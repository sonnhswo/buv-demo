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0785E" w14:textId="549BE60C" w:rsidR="00BF43A2" w:rsidRPr="004373E8" w:rsidRDefault="00BF43A2" w:rsidP="003E1B62">
      <w:pPr>
        <w:ind w:firstLine="0"/>
        <w:jc w:val="center"/>
        <w:rPr>
          <w:rFonts w:ascii="iCiel Avenir LT Std 35 Light" w:hAnsi="iCiel Avenir LT Std 35 Light"/>
          <w:b/>
          <w:bCs/>
          <w:sz w:val="32"/>
          <w:szCs w:val="32"/>
          <w:lang w:val="vi-VN"/>
        </w:rPr>
      </w:pPr>
      <w:bookmarkStart w:id="0" w:name="_Hlk92290032"/>
      <w:r w:rsidRPr="004373E8">
        <w:rPr>
          <w:rFonts w:ascii="iCiel Avenir LT Std 35 Light" w:hAnsi="iCiel Avenir LT Std 35 Light"/>
          <w:b/>
          <w:bCs/>
          <w:sz w:val="32"/>
          <w:szCs w:val="32"/>
          <w:lang w:val="vi-VN"/>
        </w:rPr>
        <w:t>STUDENTS AND PARENTS’ FREQUENTLY ASKED QUESTIONS</w:t>
      </w:r>
    </w:p>
    <w:p w14:paraId="017533B0" w14:textId="3A3A9F46" w:rsidR="00DB3E7A" w:rsidRPr="004373E8" w:rsidRDefault="00BF43A2" w:rsidP="003E1B62">
      <w:pPr>
        <w:ind w:left="-270"/>
        <w:jc w:val="center"/>
        <w:rPr>
          <w:rFonts w:ascii="iCiel Avenir LT Std 35 Light" w:hAnsi="iCiel Avenir LT Std 35 Light"/>
          <w:b/>
          <w:bCs/>
          <w:i/>
          <w:iCs/>
          <w:lang w:val="vi-VN"/>
        </w:rPr>
      </w:pPr>
      <w:r w:rsidRPr="004373E8">
        <w:rPr>
          <w:rFonts w:ascii="iCiel Avenir LT Std 35 Light" w:hAnsi="iCiel Avenir LT Std 35 Light"/>
          <w:b/>
          <w:bCs/>
          <w:i/>
          <w:iCs/>
          <w:lang w:val="vi-VN"/>
        </w:rPr>
        <w:t>CÁC CÂU HỎI THƯỜNG GẶP DÀNH CHO SINH VIÊN</w:t>
      </w:r>
      <w:r w:rsidR="002D64E7" w:rsidRPr="004373E8">
        <w:rPr>
          <w:rFonts w:ascii="iCiel Avenir LT Std 35 Light" w:hAnsi="iCiel Avenir LT Std 35 Light"/>
          <w:b/>
          <w:bCs/>
          <w:i/>
          <w:iCs/>
          <w:lang w:val="vi-VN"/>
        </w:rPr>
        <w:t xml:space="preserve"> </w:t>
      </w:r>
      <w:r w:rsidRPr="004373E8">
        <w:rPr>
          <w:rFonts w:ascii="iCiel Avenir LT Std 35 Light" w:hAnsi="iCiel Avenir LT Std 35 Light"/>
          <w:b/>
          <w:bCs/>
          <w:i/>
          <w:iCs/>
          <w:lang w:val="vi-VN"/>
        </w:rPr>
        <w:t>VÀ PHỤ HUYNH</w:t>
      </w:r>
      <w:bookmarkStart w:id="1" w:name="_Toc106291503"/>
      <w:bookmarkEnd w:id="0"/>
    </w:p>
    <w:bookmarkEnd w:id="1" w:displacedByCustomXml="next"/>
    <w:bookmarkStart w:id="2" w:name="_Hlk85186583" w:displacedByCustomXml="next"/>
    <w:sdt>
      <w:sdtPr>
        <w:rPr>
          <w:rFonts w:ascii="iCiel Avenir LT Std 35 Light" w:eastAsia="Times New Roman" w:hAnsi="iCiel Avenir LT Std 35 Light" w:cs="Times New Roman"/>
          <w:color w:val="auto"/>
          <w:sz w:val="24"/>
          <w:szCs w:val="24"/>
          <w:lang w:val="vi-VN" w:eastAsia="en-GB"/>
        </w:rPr>
        <w:id w:val="1329563488"/>
        <w:docPartObj>
          <w:docPartGallery w:val="Table of Contents"/>
          <w:docPartUnique/>
        </w:docPartObj>
      </w:sdtPr>
      <w:sdtEndPr>
        <w:rPr>
          <w:b/>
          <w:bCs/>
          <w:noProof/>
          <w:sz w:val="22"/>
          <w:szCs w:val="22"/>
        </w:rPr>
      </w:sdtEndPr>
      <w:sdtContent>
        <w:p w14:paraId="0BE30E4F" w14:textId="77777777" w:rsidR="00265A85" w:rsidRPr="004373E8" w:rsidRDefault="00265A85" w:rsidP="003E1B62">
          <w:pPr>
            <w:pStyle w:val="TOCHeading"/>
            <w:spacing w:before="100" w:after="100" w:line="400" w:lineRule="exact"/>
            <w:rPr>
              <w:rFonts w:ascii="iCiel Avenir LT Std 35 Light" w:hAnsi="iCiel Avenir LT Std 35 Light"/>
              <w:b/>
              <w:bCs/>
              <w:sz w:val="24"/>
              <w:szCs w:val="24"/>
              <w:lang w:val="vi-VN"/>
            </w:rPr>
          </w:pPr>
          <w:r w:rsidRPr="004373E8">
            <w:rPr>
              <w:rFonts w:ascii="iCiel Avenir LT Std 35 Light" w:hAnsi="iCiel Avenir LT Std 35 Light"/>
              <w:b/>
              <w:bCs/>
              <w:sz w:val="24"/>
              <w:szCs w:val="24"/>
              <w:lang w:val="vi-VN"/>
            </w:rPr>
            <w:t>CONTENTS/</w:t>
          </w:r>
          <w:r w:rsidRPr="004373E8">
            <w:rPr>
              <w:rFonts w:ascii="iCiel Avenir LT Std 35 Light" w:hAnsi="iCiel Avenir LT Std 35 Light"/>
              <w:b/>
              <w:bCs/>
              <w:i/>
              <w:iCs/>
              <w:sz w:val="24"/>
              <w:szCs w:val="24"/>
              <w:lang w:val="vi-VN"/>
            </w:rPr>
            <w:t>MỤC LỤC</w:t>
          </w:r>
        </w:p>
        <w:p w14:paraId="7B6C91A1" w14:textId="6D6784C2" w:rsidR="000C07CA" w:rsidRDefault="00265A85">
          <w:pPr>
            <w:pStyle w:val="TOC1"/>
            <w:rPr>
              <w:ins w:id="3" w:author="An Tran, ACA (BUV)" w:date="2024-09-13T18:51:00Z" w16du:dateUtc="2024-09-13T11:51:00Z"/>
              <w:rFonts w:asciiTheme="minorHAnsi" w:eastAsiaTheme="minorEastAsia" w:hAnsiTheme="minorHAnsi" w:cstheme="minorBidi"/>
              <w:b w:val="0"/>
              <w:bCs w:val="0"/>
              <w:kern w:val="2"/>
              <w:lang w:eastAsia="en-US"/>
              <w14:ligatures w14:val="standardContextual"/>
            </w:rPr>
          </w:pPr>
          <w:r w:rsidRPr="004373E8">
            <w:rPr>
              <w:rFonts w:ascii="iCiel Avenir LT Std 35 Light" w:hAnsi="iCiel Avenir LT Std 35 Light"/>
              <w:lang w:val="vi-VN"/>
            </w:rPr>
            <w:fldChar w:fldCharType="begin"/>
          </w:r>
          <w:r w:rsidRPr="004373E8">
            <w:rPr>
              <w:rFonts w:ascii="iCiel Avenir LT Std 35 Light" w:hAnsi="iCiel Avenir LT Std 35 Light"/>
              <w:lang w:val="vi-VN"/>
            </w:rPr>
            <w:instrText xml:space="preserve"> TOC \o "1-3" \h \z \u </w:instrText>
          </w:r>
          <w:r w:rsidRPr="004373E8">
            <w:rPr>
              <w:rFonts w:ascii="iCiel Avenir LT Std 35 Light" w:hAnsi="iCiel Avenir LT Std 35 Light"/>
              <w:lang w:val="vi-VN"/>
            </w:rPr>
            <w:fldChar w:fldCharType="separate"/>
          </w:r>
          <w:ins w:id="4" w:author="An Tran, ACA (BUV)" w:date="2024-09-13T18:51:00Z" w16du:dateUtc="2024-09-13T11:51:00Z">
            <w:r w:rsidR="000C07CA" w:rsidRPr="005A7D05">
              <w:rPr>
                <w:rStyle w:val="Hyperlink"/>
              </w:rPr>
              <w:fldChar w:fldCharType="begin"/>
            </w:r>
            <w:r w:rsidR="000C07CA" w:rsidRPr="005A7D05">
              <w:rPr>
                <w:rStyle w:val="Hyperlink"/>
              </w:rPr>
              <w:instrText xml:space="preserve"> </w:instrText>
            </w:r>
            <w:r w:rsidR="000C07CA">
              <w:instrText>HYPERLINK \l "_Toc177146269"</w:instrText>
            </w:r>
            <w:r w:rsidR="000C07CA" w:rsidRPr="005A7D05">
              <w:rPr>
                <w:rStyle w:val="Hyperlink"/>
              </w:rPr>
              <w:instrText xml:space="preserve"> </w:instrText>
            </w:r>
            <w:r w:rsidR="000C07CA" w:rsidRPr="005A7D05">
              <w:rPr>
                <w:rStyle w:val="Hyperlink"/>
              </w:rPr>
            </w:r>
            <w:r w:rsidR="000C07CA" w:rsidRPr="005A7D05">
              <w:rPr>
                <w:rStyle w:val="Hyperlink"/>
              </w:rPr>
              <w:fldChar w:fldCharType="separate"/>
            </w:r>
            <w:r w:rsidR="000C07CA" w:rsidRPr="005A7D05">
              <w:rPr>
                <w:rStyle w:val="Hyperlink"/>
                <w:rFonts w:ascii="iCiel Avenir LT Std 35 Light" w:hAnsi="iCiel Avenir LT Std 35 Light"/>
                <w:lang w:val="vi-VN"/>
              </w:rPr>
              <w:t>I.</w:t>
            </w:r>
            <w:r w:rsidR="000C07CA">
              <w:rPr>
                <w:rFonts w:asciiTheme="minorHAnsi" w:eastAsiaTheme="minorEastAsia" w:hAnsiTheme="minorHAnsi" w:cstheme="minorBidi"/>
                <w:b w:val="0"/>
                <w:bCs w:val="0"/>
                <w:kern w:val="2"/>
                <w:lang w:eastAsia="en-US"/>
                <w14:ligatures w14:val="standardContextual"/>
              </w:rPr>
              <w:tab/>
            </w:r>
            <w:r w:rsidR="000C07CA" w:rsidRPr="005A7D05">
              <w:rPr>
                <w:rStyle w:val="Hyperlink"/>
                <w:rFonts w:ascii="iCiel Avenir LT Std 35 Light" w:hAnsi="iCiel Avenir LT Std 35 Light"/>
                <w:lang w:val="vi-VN"/>
              </w:rPr>
              <w:t>ACADEMIC AND STUDENT OPERATIONS</w:t>
            </w:r>
            <w:r w:rsidR="000C07CA">
              <w:rPr>
                <w:webHidden/>
              </w:rPr>
              <w:tab/>
            </w:r>
            <w:r w:rsidR="000C07CA">
              <w:rPr>
                <w:webHidden/>
              </w:rPr>
              <w:fldChar w:fldCharType="begin"/>
            </w:r>
            <w:r w:rsidR="000C07CA">
              <w:rPr>
                <w:webHidden/>
              </w:rPr>
              <w:instrText xml:space="preserve"> PAGEREF _Toc177146269 \h </w:instrText>
            </w:r>
          </w:ins>
          <w:r w:rsidR="000C07CA">
            <w:rPr>
              <w:webHidden/>
            </w:rPr>
          </w:r>
          <w:r w:rsidR="000C07CA">
            <w:rPr>
              <w:webHidden/>
            </w:rPr>
            <w:fldChar w:fldCharType="separate"/>
          </w:r>
          <w:ins w:id="5" w:author="An Tran, ACA (BUV)" w:date="2024-09-13T18:51:00Z" w16du:dateUtc="2024-09-13T11:51:00Z">
            <w:r w:rsidR="000C07CA">
              <w:rPr>
                <w:webHidden/>
              </w:rPr>
              <w:t>7</w:t>
            </w:r>
            <w:r w:rsidR="000C07CA">
              <w:rPr>
                <w:webHidden/>
              </w:rPr>
              <w:fldChar w:fldCharType="end"/>
            </w:r>
            <w:r w:rsidR="000C07CA" w:rsidRPr="005A7D05">
              <w:rPr>
                <w:rStyle w:val="Hyperlink"/>
              </w:rPr>
              <w:fldChar w:fldCharType="end"/>
            </w:r>
          </w:ins>
        </w:p>
        <w:p w14:paraId="0F1BCFCB" w14:textId="12EE00CD" w:rsidR="000C07CA" w:rsidRDefault="000C07CA">
          <w:pPr>
            <w:pStyle w:val="TOC2"/>
            <w:tabs>
              <w:tab w:val="left" w:pos="1540"/>
            </w:tabs>
            <w:rPr>
              <w:ins w:id="6" w:author="An Tran, ACA (BUV)" w:date="2024-09-13T18:51:00Z" w16du:dateUtc="2024-09-13T11:51:00Z"/>
              <w:rFonts w:asciiTheme="minorHAnsi" w:eastAsiaTheme="minorEastAsia" w:hAnsiTheme="minorHAnsi" w:cstheme="minorBidi"/>
              <w:kern w:val="2"/>
              <w:lang w:eastAsia="en-US"/>
              <w14:ligatures w14:val="standardContextual"/>
            </w:rPr>
          </w:pPr>
          <w:ins w:id="7"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"_Toc177146270"</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How can students/parents get a timetable? / </w:t>
            </w:r>
            <w:r w:rsidRPr="005A7D05">
              <w:rPr>
                <w:rStyle w:val="Hyperlink"/>
                <w:i/>
                <w:iCs/>
                <w:lang w:val="vi-VN"/>
              </w:rPr>
              <w:t>Sinh viên/phụ huynh có thể nhận thời khóa biểu ở đâu?</w:t>
            </w:r>
            <w:r>
              <w:rPr>
                <w:webHidden/>
              </w:rPr>
              <w:tab/>
            </w:r>
            <w:r>
              <w:rPr>
                <w:webHidden/>
              </w:rPr>
              <w:fldChar w:fldCharType="begin"/>
            </w:r>
            <w:r>
              <w:rPr>
                <w:webHidden/>
              </w:rPr>
              <w:instrText xml:space="preserve"> PAGEREF _Toc177146270 \h </w:instrText>
            </w:r>
          </w:ins>
          <w:r>
            <w:rPr>
              <w:webHidden/>
            </w:rPr>
          </w:r>
          <w:r>
            <w:rPr>
              <w:webHidden/>
            </w:rPr>
            <w:fldChar w:fldCharType="separate"/>
          </w:r>
          <w:ins w:id="8" w:author="An Tran, ACA (BUV)" w:date="2024-09-13T18:51:00Z" w16du:dateUtc="2024-09-13T11:51:00Z">
            <w:r>
              <w:rPr>
                <w:webHidden/>
              </w:rPr>
              <w:t>7</w:t>
            </w:r>
            <w:r>
              <w:rPr>
                <w:webHidden/>
              </w:rPr>
              <w:fldChar w:fldCharType="end"/>
            </w:r>
            <w:r w:rsidRPr="005A7D05">
              <w:rPr>
                <w:rStyle w:val="Hyperlink"/>
              </w:rPr>
              <w:fldChar w:fldCharType="end"/>
            </w:r>
          </w:ins>
        </w:p>
        <w:p w14:paraId="38FF4D6D" w14:textId="731DFDD2" w:rsidR="000C07CA" w:rsidRDefault="000C07CA">
          <w:pPr>
            <w:pStyle w:val="TOC2"/>
            <w:tabs>
              <w:tab w:val="left" w:pos="1540"/>
            </w:tabs>
            <w:rPr>
              <w:ins w:id="9" w:author="An Tran, ACA (BUV)" w:date="2024-09-13T18:51:00Z" w16du:dateUtc="2024-09-13T11:51:00Z"/>
              <w:rFonts w:asciiTheme="minorHAnsi" w:eastAsiaTheme="minorEastAsia" w:hAnsiTheme="minorHAnsi" w:cstheme="minorBidi"/>
              <w:kern w:val="2"/>
              <w:lang w:eastAsia="en-US"/>
              <w14:ligatures w14:val="standardContextual"/>
            </w:rPr>
          </w:pPr>
          <w:ins w:id="10"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"_Toc177146271"</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2.</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How does BUV record student attendance? / </w:t>
            </w:r>
            <w:r w:rsidRPr="005A7D05">
              <w:rPr>
                <w:rStyle w:val="Hyperlink"/>
                <w:i/>
                <w:iCs/>
                <w:lang w:val="vi-VN"/>
              </w:rPr>
              <w:t>Điểm chuyên cần của sinh viên được BUV quản lý như thế nào?</w:t>
            </w:r>
            <w:r>
              <w:rPr>
                <w:webHidden/>
              </w:rPr>
              <w:tab/>
            </w:r>
            <w:r>
              <w:rPr>
                <w:webHidden/>
              </w:rPr>
              <w:fldChar w:fldCharType="begin"/>
            </w:r>
            <w:r>
              <w:rPr>
                <w:webHidden/>
              </w:rPr>
              <w:instrText xml:space="preserve"> PAGEREF _Toc177146271 \h </w:instrText>
            </w:r>
          </w:ins>
          <w:r>
            <w:rPr>
              <w:webHidden/>
            </w:rPr>
          </w:r>
          <w:r>
            <w:rPr>
              <w:webHidden/>
            </w:rPr>
            <w:fldChar w:fldCharType="separate"/>
          </w:r>
          <w:ins w:id="11" w:author="An Tran, ACA (BUV)" w:date="2024-09-13T18:51:00Z" w16du:dateUtc="2024-09-13T11:51:00Z">
            <w:r>
              <w:rPr>
                <w:webHidden/>
              </w:rPr>
              <w:t>7</w:t>
            </w:r>
            <w:r>
              <w:rPr>
                <w:webHidden/>
              </w:rPr>
              <w:fldChar w:fldCharType="end"/>
            </w:r>
            <w:r w:rsidRPr="005A7D05">
              <w:rPr>
                <w:rStyle w:val="Hyperlink"/>
              </w:rPr>
              <w:fldChar w:fldCharType="end"/>
            </w:r>
          </w:ins>
        </w:p>
        <w:p w14:paraId="354A2EA8" w14:textId="6258B449" w:rsidR="000C07CA" w:rsidRDefault="000C07CA">
          <w:pPr>
            <w:pStyle w:val="TOC2"/>
            <w:tabs>
              <w:tab w:val="left" w:pos="1540"/>
            </w:tabs>
            <w:rPr>
              <w:ins w:id="12" w:author="An Tran, ACA (BUV)" w:date="2024-09-13T18:51:00Z" w16du:dateUtc="2024-09-13T11:51:00Z"/>
              <w:rFonts w:asciiTheme="minorHAnsi" w:eastAsiaTheme="minorEastAsia" w:hAnsiTheme="minorHAnsi" w:cstheme="minorBidi"/>
              <w:kern w:val="2"/>
              <w:lang w:eastAsia="en-US"/>
              <w14:ligatures w14:val="standardContextual"/>
            </w:rPr>
          </w:pPr>
          <w:ins w:id="13"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"_Toc177146272"</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3.</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What should students/parents do if students need to be absent from classes? / </w:t>
            </w:r>
            <w:r w:rsidRPr="005A7D05">
              <w:rPr>
                <w:rStyle w:val="Hyperlink"/>
                <w:i/>
                <w:iCs/>
                <w:lang w:val="vi-VN"/>
              </w:rPr>
              <w:t>Nếu sinh viên cần nghỉ học vì một lý do nào đó, sinh viên/phụ huynh cần phải làm gì?</w:t>
            </w:r>
            <w:r>
              <w:rPr>
                <w:webHidden/>
              </w:rPr>
              <w:tab/>
            </w:r>
            <w:r>
              <w:rPr>
                <w:webHidden/>
              </w:rPr>
              <w:fldChar w:fldCharType="begin"/>
            </w:r>
            <w:r>
              <w:rPr>
                <w:webHidden/>
              </w:rPr>
              <w:instrText xml:space="preserve"> PAGEREF _Toc177146272 \h </w:instrText>
            </w:r>
          </w:ins>
          <w:r>
            <w:rPr>
              <w:webHidden/>
            </w:rPr>
          </w:r>
          <w:r>
            <w:rPr>
              <w:webHidden/>
            </w:rPr>
            <w:fldChar w:fldCharType="separate"/>
          </w:r>
          <w:ins w:id="14" w:author="An Tran, ACA (BUV)" w:date="2024-09-13T18:51:00Z" w16du:dateUtc="2024-09-13T11:51:00Z">
            <w:r>
              <w:rPr>
                <w:webHidden/>
              </w:rPr>
              <w:t>11</w:t>
            </w:r>
            <w:r>
              <w:rPr>
                <w:webHidden/>
              </w:rPr>
              <w:fldChar w:fldCharType="end"/>
            </w:r>
            <w:r w:rsidRPr="005A7D05">
              <w:rPr>
                <w:rStyle w:val="Hyperlink"/>
              </w:rPr>
              <w:fldChar w:fldCharType="end"/>
            </w:r>
          </w:ins>
        </w:p>
        <w:p w14:paraId="79ECB79F" w14:textId="5B5CAE35" w:rsidR="000C07CA" w:rsidRDefault="000C07CA">
          <w:pPr>
            <w:pStyle w:val="TOC2"/>
            <w:tabs>
              <w:tab w:val="left" w:pos="1540"/>
            </w:tabs>
            <w:rPr>
              <w:ins w:id="15" w:author="An Tran, ACA (BUV)" w:date="2024-09-13T18:51:00Z" w16du:dateUtc="2024-09-13T11:51:00Z"/>
              <w:rFonts w:asciiTheme="minorHAnsi" w:eastAsiaTheme="minorEastAsia" w:hAnsiTheme="minorHAnsi" w:cstheme="minorBidi"/>
              <w:kern w:val="2"/>
              <w:lang w:eastAsia="en-US"/>
              <w14:ligatures w14:val="standardContextual"/>
            </w:rPr>
          </w:pPr>
          <w:ins w:id="16"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"_Toc177146273"</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4.</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If the academic results of students are not good enough and students/parents are worried, what can BUV support to improve their performance? / </w:t>
            </w:r>
            <w:r w:rsidRPr="005A7D05">
              <w:rPr>
                <w:rStyle w:val="Hyperlink"/>
                <w:i/>
                <w:iCs/>
                <w:lang w:val="vi-VN"/>
              </w:rPr>
              <w:t>Sinh viên/phụ huynh lo rằng kết quả học tập của sinh viên không đủ tốt, liệu nhà trường có kế hoạch gì trong việc giúp đỡ sinh viên cải thiện kết quả học tập không?</w:t>
            </w:r>
            <w:r>
              <w:rPr>
                <w:webHidden/>
              </w:rPr>
              <w:tab/>
            </w:r>
            <w:r>
              <w:rPr>
                <w:webHidden/>
              </w:rPr>
              <w:fldChar w:fldCharType="begin"/>
            </w:r>
            <w:r>
              <w:rPr>
                <w:webHidden/>
              </w:rPr>
              <w:instrText xml:space="preserve"> PAGEREF _Toc177146273 \h </w:instrText>
            </w:r>
          </w:ins>
          <w:r>
            <w:rPr>
              <w:webHidden/>
            </w:rPr>
          </w:r>
          <w:r>
            <w:rPr>
              <w:webHidden/>
            </w:rPr>
            <w:fldChar w:fldCharType="separate"/>
          </w:r>
          <w:ins w:id="17" w:author="An Tran, ACA (BUV)" w:date="2024-09-13T18:51:00Z" w16du:dateUtc="2024-09-13T11:51:00Z">
            <w:r>
              <w:rPr>
                <w:webHidden/>
              </w:rPr>
              <w:t>15</w:t>
            </w:r>
            <w:r>
              <w:rPr>
                <w:webHidden/>
              </w:rPr>
              <w:fldChar w:fldCharType="end"/>
            </w:r>
            <w:r w:rsidRPr="005A7D05">
              <w:rPr>
                <w:rStyle w:val="Hyperlink"/>
              </w:rPr>
              <w:fldChar w:fldCharType="end"/>
            </w:r>
          </w:ins>
        </w:p>
        <w:p w14:paraId="094D51BD" w14:textId="35E7F921" w:rsidR="000C07CA" w:rsidRDefault="000C07CA">
          <w:pPr>
            <w:pStyle w:val="TOC2"/>
            <w:tabs>
              <w:tab w:val="left" w:pos="1540"/>
            </w:tabs>
            <w:rPr>
              <w:ins w:id="18" w:author="An Tran, ACA (BUV)" w:date="2024-09-13T18:51:00Z" w16du:dateUtc="2024-09-13T11:51:00Z"/>
              <w:rFonts w:asciiTheme="minorHAnsi" w:eastAsiaTheme="minorEastAsia" w:hAnsiTheme="minorHAnsi" w:cstheme="minorBidi"/>
              <w:kern w:val="2"/>
              <w:lang w:eastAsia="en-US"/>
              <w14:ligatures w14:val="standardContextual"/>
            </w:rPr>
          </w:pPr>
          <w:ins w:id="19"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"_Toc177146274"</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5.</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In the students’ timetable, I have seen that the students study about 2-4 hours a day only. Should this be enough to ensure quality and what should students do besides class time? / </w:t>
            </w:r>
            <w:r w:rsidRPr="005A7D05">
              <w:rPr>
                <w:rStyle w:val="Hyperlink"/>
                <w:i/>
                <w:iCs/>
                <w:lang w:val="vi-VN"/>
              </w:rPr>
              <w:t>Trong thời khóa biểu của sinh viên, tôi thấy sinh viên chỉ học 2-4 giờ một ngày. Thời lượng học như vậy liệu có đủ để đảm bảo chất lượng học tập và sinh viên còn nên làm gì ngoài các giờ học trên lớp?</w:t>
            </w:r>
            <w:r>
              <w:rPr>
                <w:webHidden/>
              </w:rPr>
              <w:tab/>
            </w:r>
            <w:r>
              <w:rPr>
                <w:webHidden/>
              </w:rPr>
              <w:fldChar w:fldCharType="begin"/>
            </w:r>
            <w:r>
              <w:rPr>
                <w:webHidden/>
              </w:rPr>
              <w:instrText xml:space="preserve"> PAGEREF _Toc177146274 \h </w:instrText>
            </w:r>
          </w:ins>
          <w:r>
            <w:rPr>
              <w:webHidden/>
            </w:rPr>
          </w:r>
          <w:r>
            <w:rPr>
              <w:webHidden/>
            </w:rPr>
            <w:fldChar w:fldCharType="separate"/>
          </w:r>
          <w:ins w:id="20" w:author="An Tran, ACA (BUV)" w:date="2024-09-13T18:51:00Z" w16du:dateUtc="2024-09-13T11:51:00Z">
            <w:r>
              <w:rPr>
                <w:webHidden/>
              </w:rPr>
              <w:t>17</w:t>
            </w:r>
            <w:r>
              <w:rPr>
                <w:webHidden/>
              </w:rPr>
              <w:fldChar w:fldCharType="end"/>
            </w:r>
            <w:r w:rsidRPr="005A7D05">
              <w:rPr>
                <w:rStyle w:val="Hyperlink"/>
              </w:rPr>
              <w:fldChar w:fldCharType="end"/>
            </w:r>
          </w:ins>
        </w:p>
        <w:p w14:paraId="7645869D" w14:textId="7448C49A" w:rsidR="000C07CA" w:rsidRDefault="000C07CA">
          <w:pPr>
            <w:pStyle w:val="TOC2"/>
            <w:tabs>
              <w:tab w:val="left" w:pos="1540"/>
            </w:tabs>
            <w:rPr>
              <w:ins w:id="21" w:author="An Tran, ACA (BUV)" w:date="2024-09-13T18:51:00Z" w16du:dateUtc="2024-09-13T11:51:00Z"/>
              <w:rFonts w:asciiTheme="minorHAnsi" w:eastAsiaTheme="minorEastAsia" w:hAnsiTheme="minorHAnsi" w:cstheme="minorBidi"/>
              <w:kern w:val="2"/>
              <w:lang w:eastAsia="en-US"/>
              <w14:ligatures w14:val="standardContextual"/>
            </w:rPr>
          </w:pPr>
          <w:ins w:id="22"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"_Toc177146275"</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6.</w:t>
            </w:r>
            <w:r>
              <w:rPr>
                <w:rFonts w:asciiTheme="minorHAnsi" w:eastAsiaTheme="minorEastAsia" w:hAnsiTheme="minorHAnsi" w:cstheme="minorBidi"/>
                <w:kern w:val="2"/>
                <w:lang w:eastAsia="en-US"/>
                <w14:ligatures w14:val="standardContextual"/>
              </w:rPr>
              <w:tab/>
            </w:r>
            <w:r w:rsidRPr="005A7D05">
              <w:rPr>
                <w:rStyle w:val="Hyperlink"/>
                <w:lang w:val="vi-VN"/>
              </w:rPr>
              <w:t>How can students improve their English if students/parents would like to enhance their English skills? </w:t>
            </w:r>
            <w:r w:rsidRPr="005A7D05">
              <w:rPr>
                <w:rStyle w:val="Hyperlink"/>
                <w:i/>
                <w:iCs/>
                <w:lang w:val="vi-VN"/>
              </w:rPr>
              <w:t>/ Nhà trường có thể giúp gì nếu phụ huynh và sinh viên có nhu cầu cải thiện trình độ Tiếng Anh của sinh viên?</w:t>
            </w:r>
            <w:r>
              <w:rPr>
                <w:webHidden/>
              </w:rPr>
              <w:tab/>
            </w:r>
            <w:r>
              <w:rPr>
                <w:webHidden/>
              </w:rPr>
              <w:fldChar w:fldCharType="begin"/>
            </w:r>
            <w:r>
              <w:rPr>
                <w:webHidden/>
              </w:rPr>
              <w:instrText xml:space="preserve"> PAGEREF _Toc177146275 \h </w:instrText>
            </w:r>
          </w:ins>
          <w:r>
            <w:rPr>
              <w:webHidden/>
            </w:rPr>
          </w:r>
          <w:r>
            <w:rPr>
              <w:webHidden/>
            </w:rPr>
            <w:fldChar w:fldCharType="separate"/>
          </w:r>
          <w:ins w:id="23" w:author="An Tran, ACA (BUV)" w:date="2024-09-13T18:51:00Z" w16du:dateUtc="2024-09-13T11:51:00Z">
            <w:r>
              <w:rPr>
                <w:webHidden/>
              </w:rPr>
              <w:t>18</w:t>
            </w:r>
            <w:r>
              <w:rPr>
                <w:webHidden/>
              </w:rPr>
              <w:fldChar w:fldCharType="end"/>
            </w:r>
            <w:r w:rsidRPr="005A7D05">
              <w:rPr>
                <w:rStyle w:val="Hyperlink"/>
              </w:rPr>
              <w:fldChar w:fldCharType="end"/>
            </w:r>
          </w:ins>
        </w:p>
        <w:p w14:paraId="644A35C3" w14:textId="1A066B22" w:rsidR="000C07CA" w:rsidRDefault="000C07CA">
          <w:pPr>
            <w:pStyle w:val="TOC2"/>
            <w:tabs>
              <w:tab w:val="left" w:pos="1540"/>
            </w:tabs>
            <w:rPr>
              <w:ins w:id="24" w:author="An Tran, ACA (BUV)" w:date="2024-09-13T18:51:00Z" w16du:dateUtc="2024-09-13T11:51:00Z"/>
              <w:rFonts w:asciiTheme="minorHAnsi" w:eastAsiaTheme="minorEastAsia" w:hAnsiTheme="minorHAnsi" w:cstheme="minorBidi"/>
              <w:kern w:val="2"/>
              <w:lang w:eastAsia="en-US"/>
              <w14:ligatures w14:val="standardContextual"/>
            </w:rPr>
          </w:pPr>
          <w:ins w:id="25"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"_Toc177146276"</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7.</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Students have been placed on academic probation, what does this mean? / </w:t>
            </w:r>
            <w:r w:rsidRPr="005A7D05">
              <w:rPr>
                <w:rStyle w:val="Hyperlink"/>
                <w:i/>
                <w:iCs/>
                <w:lang w:val="vi-VN"/>
              </w:rPr>
              <w:t>Sinh viên đang ở trong danh sách Theo dõi đặc biệt, điều này nghĩa là gì?</w:t>
            </w:r>
            <w:r>
              <w:rPr>
                <w:webHidden/>
              </w:rPr>
              <w:tab/>
            </w:r>
            <w:r>
              <w:rPr>
                <w:webHidden/>
              </w:rPr>
              <w:fldChar w:fldCharType="begin"/>
            </w:r>
            <w:r>
              <w:rPr>
                <w:webHidden/>
              </w:rPr>
              <w:instrText xml:space="preserve"> PAGEREF _Toc177146276 \h </w:instrText>
            </w:r>
          </w:ins>
          <w:r>
            <w:rPr>
              <w:webHidden/>
            </w:rPr>
          </w:r>
          <w:r>
            <w:rPr>
              <w:webHidden/>
            </w:rPr>
            <w:fldChar w:fldCharType="separate"/>
          </w:r>
          <w:ins w:id="26" w:author="An Tran, ACA (BUV)" w:date="2024-09-13T18:51:00Z" w16du:dateUtc="2024-09-13T11:51:00Z">
            <w:r>
              <w:rPr>
                <w:webHidden/>
              </w:rPr>
              <w:t>20</w:t>
            </w:r>
            <w:r>
              <w:rPr>
                <w:webHidden/>
              </w:rPr>
              <w:fldChar w:fldCharType="end"/>
            </w:r>
            <w:r w:rsidRPr="005A7D05">
              <w:rPr>
                <w:rStyle w:val="Hyperlink"/>
              </w:rPr>
              <w:fldChar w:fldCharType="end"/>
            </w:r>
          </w:ins>
        </w:p>
        <w:p w14:paraId="0DFD5614" w14:textId="4B23E91F" w:rsidR="000C07CA" w:rsidRDefault="000C07CA">
          <w:pPr>
            <w:pStyle w:val="TOC2"/>
            <w:tabs>
              <w:tab w:val="left" w:pos="1540"/>
            </w:tabs>
            <w:rPr>
              <w:ins w:id="27" w:author="An Tran, ACA (BUV)" w:date="2024-09-13T18:51:00Z" w16du:dateUtc="2024-09-13T11:51:00Z"/>
              <w:rFonts w:asciiTheme="minorHAnsi" w:eastAsiaTheme="minorEastAsia" w:hAnsiTheme="minorHAnsi" w:cstheme="minorBidi"/>
              <w:kern w:val="2"/>
              <w:lang w:eastAsia="en-US"/>
              <w14:ligatures w14:val="standardContextual"/>
            </w:rPr>
          </w:pPr>
          <w:ins w:id="28" w:author="An Tran, ACA (BUV)" w:date="2024-09-13T18:51:00Z" w16du:dateUtc="2024-09-13T11:51:00Z">
            <w:r w:rsidRPr="005A7D05">
              <w:rPr>
                <w:rStyle w:val="Hyperlink"/>
              </w:rPr>
              <w:lastRenderedPageBreak/>
              <w:fldChar w:fldCharType="begin"/>
            </w:r>
            <w:r w:rsidRPr="005A7D05">
              <w:rPr>
                <w:rStyle w:val="Hyperlink"/>
              </w:rPr>
              <w:instrText xml:space="preserve"> </w:instrText>
            </w:r>
            <w:r>
              <w:instrText>HYPERLINK \l "_Toc177146277"</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8.</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What if BUV students want to exchange or transfer to other Universities around the world? / </w:t>
            </w:r>
            <w:r w:rsidRPr="005A7D05">
              <w:rPr>
                <w:rStyle w:val="Hyperlink"/>
                <w:i/>
                <w:iCs/>
                <w:lang w:val="vi-VN"/>
              </w:rPr>
              <w:t>Nếu sinh viên BUV muốn tham gia chương trình Trao đổi và Chuyển tiếp sinh viên tới các trường Đại học trên thế giới thì sao?</w:t>
            </w:r>
            <w:r>
              <w:rPr>
                <w:webHidden/>
              </w:rPr>
              <w:tab/>
            </w:r>
            <w:r>
              <w:rPr>
                <w:webHidden/>
              </w:rPr>
              <w:fldChar w:fldCharType="begin"/>
            </w:r>
            <w:r>
              <w:rPr>
                <w:webHidden/>
              </w:rPr>
              <w:instrText xml:space="preserve"> PAGEREF _Toc177146277 \h </w:instrText>
            </w:r>
          </w:ins>
          <w:r>
            <w:rPr>
              <w:webHidden/>
            </w:rPr>
          </w:r>
          <w:r>
            <w:rPr>
              <w:webHidden/>
            </w:rPr>
            <w:fldChar w:fldCharType="separate"/>
          </w:r>
          <w:ins w:id="29" w:author="An Tran, ACA (BUV)" w:date="2024-09-13T18:51:00Z" w16du:dateUtc="2024-09-13T11:51:00Z">
            <w:r>
              <w:rPr>
                <w:webHidden/>
              </w:rPr>
              <w:t>21</w:t>
            </w:r>
            <w:r>
              <w:rPr>
                <w:webHidden/>
              </w:rPr>
              <w:fldChar w:fldCharType="end"/>
            </w:r>
            <w:r w:rsidRPr="005A7D05">
              <w:rPr>
                <w:rStyle w:val="Hyperlink"/>
              </w:rPr>
              <w:fldChar w:fldCharType="end"/>
            </w:r>
          </w:ins>
        </w:p>
        <w:p w14:paraId="4ADC07BE" w14:textId="6AAE3590" w:rsidR="000C07CA" w:rsidRDefault="000C07CA">
          <w:pPr>
            <w:pStyle w:val="TOC2"/>
            <w:tabs>
              <w:tab w:val="left" w:pos="1540"/>
            </w:tabs>
            <w:rPr>
              <w:ins w:id="30" w:author="An Tran, ACA (BUV)" w:date="2024-09-13T18:51:00Z" w16du:dateUtc="2024-09-13T11:51:00Z"/>
              <w:rFonts w:asciiTheme="minorHAnsi" w:eastAsiaTheme="minorEastAsia" w:hAnsiTheme="minorHAnsi" w:cstheme="minorBidi"/>
              <w:kern w:val="2"/>
              <w:lang w:eastAsia="en-US"/>
              <w14:ligatures w14:val="standardContextual"/>
            </w:rPr>
          </w:pPr>
          <w:ins w:id="31"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"_Toc177146278"</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9.</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What are the procedures and policy if things don’t go as planned and students have to defer from the university? How to apply for deferment? / </w:t>
            </w:r>
            <w:r w:rsidRPr="005A7D05">
              <w:rPr>
                <w:rStyle w:val="Hyperlink"/>
                <w:i/>
                <w:iCs/>
                <w:lang w:val="vi-VN"/>
              </w:rPr>
              <w:t>Trong trường hợp sinh viên cần bảo lưu kết quả và xin nghỉ học một thời gian, quy trình và chính sách của việc bảo lưu này như thế nào?</w:t>
            </w:r>
            <w:r>
              <w:rPr>
                <w:webHidden/>
              </w:rPr>
              <w:tab/>
            </w:r>
            <w:r>
              <w:rPr>
                <w:webHidden/>
              </w:rPr>
              <w:fldChar w:fldCharType="begin"/>
            </w:r>
            <w:r>
              <w:rPr>
                <w:webHidden/>
              </w:rPr>
              <w:instrText xml:space="preserve"> PAGEREF _Toc177146278 \h </w:instrText>
            </w:r>
          </w:ins>
          <w:r>
            <w:rPr>
              <w:webHidden/>
            </w:rPr>
          </w:r>
          <w:r>
            <w:rPr>
              <w:webHidden/>
            </w:rPr>
            <w:fldChar w:fldCharType="separate"/>
          </w:r>
          <w:ins w:id="32" w:author="An Tran, ACA (BUV)" w:date="2024-09-13T18:51:00Z" w16du:dateUtc="2024-09-13T11:51:00Z">
            <w:r>
              <w:rPr>
                <w:webHidden/>
              </w:rPr>
              <w:t>24</w:t>
            </w:r>
            <w:r>
              <w:rPr>
                <w:webHidden/>
              </w:rPr>
              <w:fldChar w:fldCharType="end"/>
            </w:r>
            <w:r w:rsidRPr="005A7D05">
              <w:rPr>
                <w:rStyle w:val="Hyperlink"/>
              </w:rPr>
              <w:fldChar w:fldCharType="end"/>
            </w:r>
          </w:ins>
        </w:p>
        <w:p w14:paraId="7621F2FD" w14:textId="3ED6E7DF" w:rsidR="000C07CA" w:rsidRDefault="000C07CA">
          <w:pPr>
            <w:pStyle w:val="TOC2"/>
            <w:tabs>
              <w:tab w:val="left" w:pos="1540"/>
            </w:tabs>
            <w:rPr>
              <w:ins w:id="33" w:author="An Tran, ACA (BUV)" w:date="2024-09-13T18:51:00Z" w16du:dateUtc="2024-09-13T11:51:00Z"/>
              <w:rFonts w:asciiTheme="minorHAnsi" w:eastAsiaTheme="minorEastAsia" w:hAnsiTheme="minorHAnsi" w:cstheme="minorBidi"/>
              <w:kern w:val="2"/>
              <w:lang w:eastAsia="en-US"/>
              <w14:ligatures w14:val="standardContextual"/>
            </w:rPr>
          </w:pPr>
          <w:ins w:id="34"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"_Toc177146279"</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10.</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How can students change the programme if students/parents feel the programme is not suitable for students after a period of study? / </w:t>
            </w:r>
            <w:r w:rsidRPr="005A7D05">
              <w:rPr>
                <w:rStyle w:val="Hyperlink"/>
                <w:i/>
                <w:iCs/>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r>
              <w:rPr>
                <w:webHidden/>
              </w:rPr>
              <w:tab/>
            </w:r>
            <w:r>
              <w:rPr>
                <w:webHidden/>
              </w:rPr>
              <w:fldChar w:fldCharType="begin"/>
            </w:r>
            <w:r>
              <w:rPr>
                <w:webHidden/>
              </w:rPr>
              <w:instrText xml:space="preserve"> PAGEREF _Toc177146279 \h </w:instrText>
            </w:r>
          </w:ins>
          <w:r>
            <w:rPr>
              <w:webHidden/>
            </w:rPr>
          </w:r>
          <w:r>
            <w:rPr>
              <w:webHidden/>
            </w:rPr>
            <w:fldChar w:fldCharType="separate"/>
          </w:r>
          <w:ins w:id="35" w:author="An Tran, ACA (BUV)" w:date="2024-09-13T18:51:00Z" w16du:dateUtc="2024-09-13T11:51:00Z">
            <w:r>
              <w:rPr>
                <w:webHidden/>
              </w:rPr>
              <w:t>26</w:t>
            </w:r>
            <w:r>
              <w:rPr>
                <w:webHidden/>
              </w:rPr>
              <w:fldChar w:fldCharType="end"/>
            </w:r>
            <w:r w:rsidRPr="005A7D05">
              <w:rPr>
                <w:rStyle w:val="Hyperlink"/>
              </w:rPr>
              <w:fldChar w:fldCharType="end"/>
            </w:r>
          </w:ins>
        </w:p>
        <w:p w14:paraId="0F73D47E" w14:textId="648A8013" w:rsidR="000C07CA" w:rsidRDefault="000C07CA">
          <w:pPr>
            <w:pStyle w:val="TOC2"/>
            <w:tabs>
              <w:tab w:val="left" w:pos="1540"/>
            </w:tabs>
            <w:rPr>
              <w:ins w:id="36" w:author="An Tran, ACA (BUV)" w:date="2024-09-13T18:51:00Z" w16du:dateUtc="2024-09-13T11:51:00Z"/>
              <w:rFonts w:asciiTheme="minorHAnsi" w:eastAsiaTheme="minorEastAsia" w:hAnsiTheme="minorHAnsi" w:cstheme="minorBidi"/>
              <w:kern w:val="2"/>
              <w:lang w:eastAsia="en-US"/>
              <w14:ligatures w14:val="standardContextual"/>
            </w:rPr>
          </w:pPr>
          <w:ins w:id="37"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"_Toc177146280"</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11.</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Why do students need to buy social medical insurance at BUV? Can students cancel that as they have purchased other health insurance? / </w:t>
            </w:r>
            <w:r w:rsidRPr="005A7D05">
              <w:rPr>
                <w:rStyle w:val="Hyperlink"/>
                <w:i/>
                <w:iCs/>
                <w:lang w:val="vi-VN"/>
              </w:rPr>
              <w:t>Tại sao việc mua bảo hiểm y tế tại BUV là điều cần thiết? Nếu sinh viên đã có bảo hiểm y tế, sinh viên có thể xin huỷ bảo hiểm y tế tại BUV hay không?</w:t>
            </w:r>
            <w:r>
              <w:rPr>
                <w:webHidden/>
              </w:rPr>
              <w:tab/>
            </w:r>
            <w:r>
              <w:rPr>
                <w:webHidden/>
              </w:rPr>
              <w:fldChar w:fldCharType="begin"/>
            </w:r>
            <w:r>
              <w:rPr>
                <w:webHidden/>
              </w:rPr>
              <w:instrText xml:space="preserve"> PAGEREF _Toc177146280 \h </w:instrText>
            </w:r>
          </w:ins>
          <w:r>
            <w:rPr>
              <w:webHidden/>
            </w:rPr>
          </w:r>
          <w:r>
            <w:rPr>
              <w:webHidden/>
            </w:rPr>
            <w:fldChar w:fldCharType="separate"/>
          </w:r>
          <w:ins w:id="38" w:author="An Tran, ACA (BUV)" w:date="2024-09-13T18:51:00Z" w16du:dateUtc="2024-09-13T11:51:00Z">
            <w:r>
              <w:rPr>
                <w:webHidden/>
              </w:rPr>
              <w:t>28</w:t>
            </w:r>
            <w:r>
              <w:rPr>
                <w:webHidden/>
              </w:rPr>
              <w:fldChar w:fldCharType="end"/>
            </w:r>
            <w:r w:rsidRPr="005A7D05">
              <w:rPr>
                <w:rStyle w:val="Hyperlink"/>
              </w:rPr>
              <w:fldChar w:fldCharType="end"/>
            </w:r>
          </w:ins>
        </w:p>
        <w:p w14:paraId="69AB8D8F" w14:textId="09664392" w:rsidR="000C07CA" w:rsidRDefault="000C07CA">
          <w:pPr>
            <w:pStyle w:val="TOC2"/>
            <w:tabs>
              <w:tab w:val="left" w:pos="1540"/>
            </w:tabs>
            <w:rPr>
              <w:ins w:id="39" w:author="An Tran, ACA (BUV)" w:date="2024-09-13T18:51:00Z" w16du:dateUtc="2024-09-13T11:51:00Z"/>
              <w:rFonts w:asciiTheme="minorHAnsi" w:eastAsiaTheme="minorEastAsia" w:hAnsiTheme="minorHAnsi" w:cstheme="minorBidi"/>
              <w:kern w:val="2"/>
              <w:lang w:eastAsia="en-US"/>
              <w14:ligatures w14:val="standardContextual"/>
            </w:rPr>
          </w:pPr>
          <w:ins w:id="40"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"_Toc177146281"</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12.</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Why do parents and students get warning letters about scholarships? Does it mean the student’s scholarship is withdrawn? / </w:t>
            </w:r>
            <w:r w:rsidRPr="005A7D05">
              <w:rPr>
                <w:rStyle w:val="Hyperlink"/>
                <w:i/>
                <w:iCs/>
                <w:lang w:val="vi-VN"/>
              </w:rPr>
              <w:t>Tại sao phụ huynh và sinh viên nhận được Thư cảnh cáo về vấn đề học bổng? Có phải thư này có nghĩa là sinh viên đã mất học bổng hay không?</w:t>
            </w:r>
            <w:r>
              <w:rPr>
                <w:webHidden/>
              </w:rPr>
              <w:tab/>
            </w:r>
            <w:r>
              <w:rPr>
                <w:webHidden/>
              </w:rPr>
              <w:fldChar w:fldCharType="begin"/>
            </w:r>
            <w:r>
              <w:rPr>
                <w:webHidden/>
              </w:rPr>
              <w:instrText xml:space="preserve"> PAGEREF _Toc177146281 \h </w:instrText>
            </w:r>
          </w:ins>
          <w:r>
            <w:rPr>
              <w:webHidden/>
            </w:rPr>
          </w:r>
          <w:r>
            <w:rPr>
              <w:webHidden/>
            </w:rPr>
            <w:fldChar w:fldCharType="separate"/>
          </w:r>
          <w:ins w:id="41" w:author="An Tran, ACA (BUV)" w:date="2024-09-13T18:51:00Z" w16du:dateUtc="2024-09-13T11:51:00Z">
            <w:r>
              <w:rPr>
                <w:webHidden/>
              </w:rPr>
              <w:t>29</w:t>
            </w:r>
            <w:r>
              <w:rPr>
                <w:webHidden/>
              </w:rPr>
              <w:fldChar w:fldCharType="end"/>
            </w:r>
            <w:r w:rsidRPr="005A7D05">
              <w:rPr>
                <w:rStyle w:val="Hyperlink"/>
              </w:rPr>
              <w:fldChar w:fldCharType="end"/>
            </w:r>
          </w:ins>
        </w:p>
        <w:p w14:paraId="75629218" w14:textId="01B4DFDD" w:rsidR="000C07CA" w:rsidRDefault="000C07CA">
          <w:pPr>
            <w:pStyle w:val="TOC2"/>
            <w:tabs>
              <w:tab w:val="left" w:pos="1540"/>
            </w:tabs>
            <w:rPr>
              <w:ins w:id="42" w:author="An Tran, ACA (BUV)" w:date="2024-09-13T18:51:00Z" w16du:dateUtc="2024-09-13T11:51:00Z"/>
              <w:rFonts w:asciiTheme="minorHAnsi" w:eastAsiaTheme="minorEastAsia" w:hAnsiTheme="minorHAnsi" w:cstheme="minorBidi"/>
              <w:kern w:val="2"/>
              <w:lang w:eastAsia="en-US"/>
              <w14:ligatures w14:val="standardContextual"/>
            </w:rPr>
          </w:pPr>
          <w:ins w:id="43"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"_Toc177146298"</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13.</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Where do I get student’s scholarship maintenance criteria? / </w:t>
            </w:r>
            <w:r w:rsidRPr="005A7D05">
              <w:rPr>
                <w:rStyle w:val="Hyperlink"/>
                <w:i/>
                <w:iCs/>
                <w:lang w:val="vi-VN"/>
              </w:rPr>
              <w:t>Phụ huynh và gia đình có thể xem điều kiện học bổng của sinh viên ở đâu?</w:t>
            </w:r>
            <w:r>
              <w:rPr>
                <w:webHidden/>
              </w:rPr>
              <w:tab/>
            </w:r>
            <w:r>
              <w:rPr>
                <w:webHidden/>
              </w:rPr>
              <w:fldChar w:fldCharType="begin"/>
            </w:r>
            <w:r>
              <w:rPr>
                <w:webHidden/>
              </w:rPr>
              <w:instrText xml:space="preserve"> PAGEREF _Toc177146298 \h </w:instrText>
            </w:r>
          </w:ins>
          <w:r>
            <w:rPr>
              <w:webHidden/>
            </w:rPr>
          </w:r>
          <w:r>
            <w:rPr>
              <w:webHidden/>
            </w:rPr>
            <w:fldChar w:fldCharType="separate"/>
          </w:r>
          <w:ins w:id="44" w:author="An Tran, ACA (BUV)" w:date="2024-09-13T18:51:00Z" w16du:dateUtc="2024-09-13T11:51:00Z">
            <w:r>
              <w:rPr>
                <w:webHidden/>
              </w:rPr>
              <w:t>30</w:t>
            </w:r>
            <w:r>
              <w:rPr>
                <w:webHidden/>
              </w:rPr>
              <w:fldChar w:fldCharType="end"/>
            </w:r>
            <w:r w:rsidRPr="005A7D05">
              <w:rPr>
                <w:rStyle w:val="Hyperlink"/>
              </w:rPr>
              <w:fldChar w:fldCharType="end"/>
            </w:r>
          </w:ins>
        </w:p>
        <w:p w14:paraId="618B992E" w14:textId="61D1BA8D" w:rsidR="000C07CA" w:rsidRDefault="000C07CA">
          <w:pPr>
            <w:pStyle w:val="TOC2"/>
            <w:tabs>
              <w:tab w:val="left" w:pos="1540"/>
            </w:tabs>
            <w:rPr>
              <w:ins w:id="45" w:author="An Tran, ACA (BUV)" w:date="2024-09-13T18:51:00Z" w16du:dateUtc="2024-09-13T11:51:00Z"/>
              <w:rFonts w:asciiTheme="minorHAnsi" w:eastAsiaTheme="minorEastAsia" w:hAnsiTheme="minorHAnsi" w:cstheme="minorBidi"/>
              <w:kern w:val="2"/>
              <w:lang w:eastAsia="en-US"/>
              <w14:ligatures w14:val="standardContextual"/>
            </w:rPr>
          </w:pPr>
          <w:ins w:id="46"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"_Toc177146299"</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14.</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How do students have lunch at BUV if they have to study a full day? / </w:t>
            </w:r>
            <w:r w:rsidRPr="005A7D05">
              <w:rPr>
                <w:rStyle w:val="Hyperlink"/>
                <w:i/>
                <w:iCs/>
                <w:lang w:val="vi-VN"/>
              </w:rPr>
              <w:t>Sinh viên có thể ăn trưa ở đâu trong những ngày có lịch học cả ngày tại trường?</w:t>
            </w:r>
            <w:r>
              <w:rPr>
                <w:webHidden/>
              </w:rPr>
              <w:tab/>
            </w:r>
            <w:r>
              <w:rPr>
                <w:webHidden/>
              </w:rPr>
              <w:fldChar w:fldCharType="begin"/>
            </w:r>
            <w:r>
              <w:rPr>
                <w:webHidden/>
              </w:rPr>
              <w:instrText xml:space="preserve"> PAGEREF _Toc177146299 \h </w:instrText>
            </w:r>
          </w:ins>
          <w:r>
            <w:rPr>
              <w:webHidden/>
            </w:rPr>
          </w:r>
          <w:r>
            <w:rPr>
              <w:webHidden/>
            </w:rPr>
            <w:fldChar w:fldCharType="separate"/>
          </w:r>
          <w:ins w:id="47" w:author="An Tran, ACA (BUV)" w:date="2024-09-13T18:51:00Z" w16du:dateUtc="2024-09-13T11:51:00Z">
            <w:r>
              <w:rPr>
                <w:webHidden/>
              </w:rPr>
              <w:t>30</w:t>
            </w:r>
            <w:r>
              <w:rPr>
                <w:webHidden/>
              </w:rPr>
              <w:fldChar w:fldCharType="end"/>
            </w:r>
            <w:r w:rsidRPr="005A7D05">
              <w:rPr>
                <w:rStyle w:val="Hyperlink"/>
              </w:rPr>
              <w:fldChar w:fldCharType="end"/>
            </w:r>
          </w:ins>
        </w:p>
        <w:p w14:paraId="43805A4B" w14:textId="20058972" w:rsidR="000C07CA" w:rsidRDefault="000C07CA">
          <w:pPr>
            <w:pStyle w:val="TOC2"/>
            <w:tabs>
              <w:tab w:val="left" w:pos="1540"/>
            </w:tabs>
            <w:rPr>
              <w:ins w:id="48" w:author="An Tran, ACA (BUV)" w:date="2024-09-13T18:51:00Z" w16du:dateUtc="2024-09-13T11:51:00Z"/>
              <w:rFonts w:asciiTheme="minorHAnsi" w:eastAsiaTheme="minorEastAsia" w:hAnsiTheme="minorHAnsi" w:cstheme="minorBidi"/>
              <w:kern w:val="2"/>
              <w:lang w:eastAsia="en-US"/>
              <w14:ligatures w14:val="standardContextual"/>
            </w:rPr>
          </w:pPr>
          <w:ins w:id="49" w:author="An Tran, ACA (BUV)" w:date="2024-09-13T18:51:00Z" w16du:dateUtc="2024-09-13T11:51:00Z">
            <w:r w:rsidRPr="005A7D05">
              <w:rPr>
                <w:rStyle w:val="Hyperlink"/>
              </w:rPr>
              <w:lastRenderedPageBreak/>
              <w:fldChar w:fldCharType="begin"/>
            </w:r>
            <w:r w:rsidRPr="005A7D05">
              <w:rPr>
                <w:rStyle w:val="Hyperlink"/>
              </w:rPr>
              <w:instrText xml:space="preserve"> </w:instrText>
            </w:r>
            <w:r>
              <w:instrText>HYPERLINK \l "_Toc177146300"</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15.</w:t>
            </w:r>
            <w:r>
              <w:rPr>
                <w:rFonts w:asciiTheme="minorHAnsi" w:eastAsiaTheme="minorEastAsia" w:hAnsiTheme="minorHAnsi" w:cstheme="minorBidi"/>
                <w:kern w:val="2"/>
                <w:lang w:eastAsia="en-US"/>
                <w14:ligatures w14:val="standardContextual"/>
              </w:rPr>
              <w:tab/>
            </w:r>
            <w:r w:rsidRPr="005A7D05">
              <w:rPr>
                <w:rStyle w:val="Hyperlink"/>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r>
              <w:rPr>
                <w:webHidden/>
              </w:rPr>
              <w:tab/>
            </w:r>
            <w:r>
              <w:rPr>
                <w:webHidden/>
              </w:rPr>
              <w:fldChar w:fldCharType="begin"/>
            </w:r>
            <w:r>
              <w:rPr>
                <w:webHidden/>
              </w:rPr>
              <w:instrText xml:space="preserve"> PAGEREF _Toc177146300 \h </w:instrText>
            </w:r>
          </w:ins>
          <w:r>
            <w:rPr>
              <w:webHidden/>
            </w:rPr>
          </w:r>
          <w:r>
            <w:rPr>
              <w:webHidden/>
            </w:rPr>
            <w:fldChar w:fldCharType="separate"/>
          </w:r>
          <w:ins w:id="50" w:author="An Tran, ACA (BUV)" w:date="2024-09-13T18:51:00Z" w16du:dateUtc="2024-09-13T11:51:00Z">
            <w:r>
              <w:rPr>
                <w:webHidden/>
              </w:rPr>
              <w:t>33</w:t>
            </w:r>
            <w:r>
              <w:rPr>
                <w:webHidden/>
              </w:rPr>
              <w:fldChar w:fldCharType="end"/>
            </w:r>
            <w:r w:rsidRPr="005A7D05">
              <w:rPr>
                <w:rStyle w:val="Hyperlink"/>
              </w:rPr>
              <w:fldChar w:fldCharType="end"/>
            </w:r>
          </w:ins>
        </w:p>
        <w:p w14:paraId="2E14CE42" w14:textId="76A4E4BE" w:rsidR="000C07CA" w:rsidRDefault="000C07CA">
          <w:pPr>
            <w:pStyle w:val="TOC2"/>
            <w:tabs>
              <w:tab w:val="left" w:pos="1540"/>
            </w:tabs>
            <w:rPr>
              <w:ins w:id="51" w:author="An Tran, ACA (BUV)" w:date="2024-09-13T18:51:00Z" w16du:dateUtc="2024-09-13T11:51:00Z"/>
              <w:rFonts w:asciiTheme="minorHAnsi" w:eastAsiaTheme="minorEastAsia" w:hAnsiTheme="minorHAnsi" w:cstheme="minorBidi"/>
              <w:kern w:val="2"/>
              <w:lang w:eastAsia="en-US"/>
              <w14:ligatures w14:val="standardContextual"/>
            </w:rPr>
          </w:pPr>
          <w:ins w:id="52"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"_Toc177146301"</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16.</w:t>
            </w:r>
            <w:r>
              <w:rPr>
                <w:rFonts w:asciiTheme="minorHAnsi" w:eastAsiaTheme="minorEastAsia" w:hAnsiTheme="minorHAnsi" w:cstheme="minorBidi"/>
                <w:kern w:val="2"/>
                <w:lang w:eastAsia="en-US"/>
                <w14:ligatures w14:val="standardContextual"/>
              </w:rPr>
              <w:tab/>
            </w:r>
            <w:r w:rsidRPr="005A7D05">
              <w:rPr>
                <w:rStyle w:val="Hyperlink"/>
                <w:lang w:val="vi-VN"/>
              </w:rPr>
              <w:t>What forms of payment are accepted</w:t>
            </w:r>
            <w:r w:rsidRPr="005A7D05">
              <w:rPr>
                <w:rStyle w:val="Hyperlink"/>
              </w:rPr>
              <w:t xml:space="preserve"> for meals</w:t>
            </w:r>
            <w:r w:rsidRPr="005A7D05">
              <w:rPr>
                <w:rStyle w:val="Hyperlink"/>
                <w:lang w:val="vi-VN"/>
              </w:rPr>
              <w:t>? / Những hình thức thanh toán nào được chấp nhận</w:t>
            </w:r>
            <w:r w:rsidRPr="005A7D05">
              <w:rPr>
                <w:rStyle w:val="Hyperlink"/>
              </w:rPr>
              <w:t xml:space="preserve"> cho dịch vụ ăn uống</w:t>
            </w:r>
            <w:r w:rsidRPr="005A7D05">
              <w:rPr>
                <w:rStyle w:val="Hyperlink"/>
                <w:lang w:val="vi-VN"/>
              </w:rPr>
              <w:t>?</w:t>
            </w:r>
            <w:r>
              <w:rPr>
                <w:webHidden/>
              </w:rPr>
              <w:tab/>
            </w:r>
            <w:r>
              <w:rPr>
                <w:webHidden/>
              </w:rPr>
              <w:fldChar w:fldCharType="begin"/>
            </w:r>
            <w:r>
              <w:rPr>
                <w:webHidden/>
              </w:rPr>
              <w:instrText xml:space="preserve"> PAGEREF _Toc177146301 \h </w:instrText>
            </w:r>
          </w:ins>
          <w:r>
            <w:rPr>
              <w:webHidden/>
            </w:rPr>
          </w:r>
          <w:r>
            <w:rPr>
              <w:webHidden/>
            </w:rPr>
            <w:fldChar w:fldCharType="separate"/>
          </w:r>
          <w:ins w:id="53" w:author="An Tran, ACA (BUV)" w:date="2024-09-13T18:51:00Z" w16du:dateUtc="2024-09-13T11:51:00Z">
            <w:r>
              <w:rPr>
                <w:webHidden/>
              </w:rPr>
              <w:t>34</w:t>
            </w:r>
            <w:r>
              <w:rPr>
                <w:webHidden/>
              </w:rPr>
              <w:fldChar w:fldCharType="end"/>
            </w:r>
            <w:r w:rsidRPr="005A7D05">
              <w:rPr>
                <w:rStyle w:val="Hyperlink"/>
              </w:rPr>
              <w:fldChar w:fldCharType="end"/>
            </w:r>
          </w:ins>
        </w:p>
        <w:p w14:paraId="6F3979BD" w14:textId="38BF5752" w:rsidR="000C07CA" w:rsidRDefault="000C07CA">
          <w:pPr>
            <w:pStyle w:val="TOC2"/>
            <w:tabs>
              <w:tab w:val="left" w:pos="1540"/>
            </w:tabs>
            <w:rPr>
              <w:ins w:id="54" w:author="An Tran, ACA (BUV)" w:date="2024-09-13T18:51:00Z" w16du:dateUtc="2024-09-13T11:51:00Z"/>
              <w:rFonts w:asciiTheme="minorHAnsi" w:eastAsiaTheme="minorEastAsia" w:hAnsiTheme="minorHAnsi" w:cstheme="minorBidi"/>
              <w:kern w:val="2"/>
              <w:lang w:eastAsia="en-US"/>
              <w14:ligatures w14:val="standardContextual"/>
            </w:rPr>
          </w:pPr>
          <w:ins w:id="55"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"_Toc177146302"</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17.</w:t>
            </w:r>
            <w:r>
              <w:rPr>
                <w:rFonts w:asciiTheme="minorHAnsi" w:eastAsiaTheme="minorEastAsia" w:hAnsiTheme="minorHAnsi" w:cstheme="minorBidi"/>
                <w:kern w:val="2"/>
                <w:lang w:eastAsia="en-US"/>
                <w14:ligatures w14:val="standardContextual"/>
              </w:rPr>
              <w:tab/>
            </w:r>
            <w:r w:rsidRPr="005A7D05">
              <w:rPr>
                <w:rStyle w:val="Hyperlink"/>
                <w:lang w:val="vi-VN"/>
              </w:rPr>
              <w:t>Where can students put their belongings during class time? / Sinh viên có thể để đồ cá nhân ở đâu trong giờ học?</w:t>
            </w:r>
            <w:r>
              <w:rPr>
                <w:webHidden/>
              </w:rPr>
              <w:tab/>
            </w:r>
            <w:r>
              <w:rPr>
                <w:webHidden/>
              </w:rPr>
              <w:fldChar w:fldCharType="begin"/>
            </w:r>
            <w:r>
              <w:rPr>
                <w:webHidden/>
              </w:rPr>
              <w:instrText xml:space="preserve"> PAGEREF _Toc177146302 \h </w:instrText>
            </w:r>
          </w:ins>
          <w:r>
            <w:rPr>
              <w:webHidden/>
            </w:rPr>
          </w:r>
          <w:r>
            <w:rPr>
              <w:webHidden/>
            </w:rPr>
            <w:fldChar w:fldCharType="separate"/>
          </w:r>
          <w:ins w:id="56" w:author="An Tran, ACA (BUV)" w:date="2024-09-13T18:51:00Z" w16du:dateUtc="2024-09-13T11:51:00Z">
            <w:r>
              <w:rPr>
                <w:webHidden/>
              </w:rPr>
              <w:t>35</w:t>
            </w:r>
            <w:r>
              <w:rPr>
                <w:webHidden/>
              </w:rPr>
              <w:fldChar w:fldCharType="end"/>
            </w:r>
            <w:r w:rsidRPr="005A7D05">
              <w:rPr>
                <w:rStyle w:val="Hyperlink"/>
              </w:rPr>
              <w:fldChar w:fldCharType="end"/>
            </w:r>
          </w:ins>
        </w:p>
        <w:p w14:paraId="0B00379B" w14:textId="2787F81E" w:rsidR="000C07CA" w:rsidRDefault="000C07CA">
          <w:pPr>
            <w:pStyle w:val="TOC2"/>
            <w:tabs>
              <w:tab w:val="left" w:pos="1540"/>
            </w:tabs>
            <w:rPr>
              <w:ins w:id="57" w:author="An Tran, ACA (BUV)" w:date="2024-09-13T18:51:00Z" w16du:dateUtc="2024-09-13T11:51:00Z"/>
              <w:rFonts w:asciiTheme="minorHAnsi" w:eastAsiaTheme="minorEastAsia" w:hAnsiTheme="minorHAnsi" w:cstheme="minorBidi"/>
              <w:kern w:val="2"/>
              <w:lang w:eastAsia="en-US"/>
              <w14:ligatures w14:val="standardContextual"/>
            </w:rPr>
          </w:pPr>
          <w:ins w:id="58"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"_Toc177146303"</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18.</w:t>
            </w:r>
            <w:r>
              <w:rPr>
                <w:rFonts w:asciiTheme="minorHAnsi" w:eastAsiaTheme="minorEastAsia" w:hAnsiTheme="minorHAnsi" w:cstheme="minorBidi"/>
                <w:kern w:val="2"/>
                <w:lang w:eastAsia="en-US"/>
                <w14:ligatures w14:val="standardContextual"/>
              </w:rPr>
              <w:tab/>
            </w:r>
            <w:r w:rsidRPr="005A7D05">
              <w:rPr>
                <w:rStyle w:val="Hyperlink"/>
              </w:rPr>
              <w:t xml:space="preserve">Can students book campus facilities for self-studying during both operating hours and out-of-hours (study late)? What is the booking process? </w:t>
            </w:r>
            <w:r w:rsidRPr="005A7D05">
              <w:rPr>
                <w:rStyle w:val="Hyperlink"/>
                <w:lang w:val="vi-VN"/>
              </w:rPr>
              <w:t xml:space="preserve">/ </w:t>
            </w:r>
            <w:r w:rsidRPr="005A7D05">
              <w:rPr>
                <w:rStyle w:val="Hyperlink"/>
                <w:i/>
                <w:iCs/>
                <w:lang w:val="vi-VN"/>
              </w:rPr>
              <w:t>Sinh viên có thể đăng kí học tập tại trường ngoài giờ học (tự học) không? Quy trình đăng kí như thế nào?</w:t>
            </w:r>
            <w:r>
              <w:rPr>
                <w:webHidden/>
              </w:rPr>
              <w:tab/>
            </w:r>
            <w:r>
              <w:rPr>
                <w:webHidden/>
              </w:rPr>
              <w:fldChar w:fldCharType="begin"/>
            </w:r>
            <w:r>
              <w:rPr>
                <w:webHidden/>
              </w:rPr>
              <w:instrText xml:space="preserve"> PAGEREF _Toc177146303 \h </w:instrText>
            </w:r>
          </w:ins>
          <w:r>
            <w:rPr>
              <w:webHidden/>
            </w:rPr>
          </w:r>
          <w:r>
            <w:rPr>
              <w:webHidden/>
            </w:rPr>
            <w:fldChar w:fldCharType="separate"/>
          </w:r>
          <w:ins w:id="59" w:author="An Tran, ACA (BUV)" w:date="2024-09-13T18:51:00Z" w16du:dateUtc="2024-09-13T11:51:00Z">
            <w:r>
              <w:rPr>
                <w:webHidden/>
              </w:rPr>
              <w:t>37</w:t>
            </w:r>
            <w:r>
              <w:rPr>
                <w:webHidden/>
              </w:rPr>
              <w:fldChar w:fldCharType="end"/>
            </w:r>
            <w:r w:rsidRPr="005A7D05">
              <w:rPr>
                <w:rStyle w:val="Hyperlink"/>
              </w:rPr>
              <w:fldChar w:fldCharType="end"/>
            </w:r>
          </w:ins>
        </w:p>
        <w:p w14:paraId="2261F72C" w14:textId="5C633E6D" w:rsidR="000C07CA" w:rsidRDefault="000C07CA">
          <w:pPr>
            <w:pStyle w:val="TOC2"/>
            <w:tabs>
              <w:tab w:val="left" w:pos="1540"/>
            </w:tabs>
            <w:rPr>
              <w:ins w:id="60" w:author="An Tran, ACA (BUV)" w:date="2024-09-13T18:51:00Z" w16du:dateUtc="2024-09-13T11:51:00Z"/>
              <w:rFonts w:asciiTheme="minorHAnsi" w:eastAsiaTheme="minorEastAsia" w:hAnsiTheme="minorHAnsi" w:cstheme="minorBidi"/>
              <w:kern w:val="2"/>
              <w:lang w:eastAsia="en-US"/>
              <w14:ligatures w14:val="standardContextual"/>
            </w:rPr>
          </w:pPr>
          <w:ins w:id="61"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"_Toc177146304"</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19.</w:t>
            </w:r>
            <w:r>
              <w:rPr>
                <w:rFonts w:asciiTheme="minorHAnsi" w:eastAsiaTheme="minorEastAsia" w:hAnsiTheme="minorHAnsi" w:cstheme="minorBidi"/>
                <w:kern w:val="2"/>
                <w:lang w:eastAsia="en-US"/>
                <w14:ligatures w14:val="standardContextual"/>
              </w:rPr>
              <w:tab/>
            </w:r>
            <w:r w:rsidRPr="005A7D05">
              <w:rPr>
                <w:rStyle w:val="Hyperlink"/>
                <w:lang w:val="vi-VN"/>
              </w:rPr>
              <w:t xml:space="preserve">How can I obtain a confirmation letter? How long does the confirmation letter issuance process take? / </w:t>
            </w:r>
            <w:r w:rsidRPr="005A7D05">
              <w:rPr>
                <w:rStyle w:val="Hyperlink"/>
                <w:i/>
                <w:iCs/>
                <w:lang w:val="vi-VN"/>
              </w:rPr>
              <w:t>Làm thế nào để tôi có thể nhận được thư xác nhận sinh viên? Quy trình cấp thư xác nhận mất bao lâu?</w:t>
            </w:r>
            <w:r>
              <w:rPr>
                <w:webHidden/>
              </w:rPr>
              <w:tab/>
            </w:r>
            <w:r>
              <w:rPr>
                <w:webHidden/>
              </w:rPr>
              <w:fldChar w:fldCharType="begin"/>
            </w:r>
            <w:r>
              <w:rPr>
                <w:webHidden/>
              </w:rPr>
              <w:instrText xml:space="preserve"> PAGEREF _Toc177146304 \h </w:instrText>
            </w:r>
          </w:ins>
          <w:r>
            <w:rPr>
              <w:webHidden/>
            </w:rPr>
          </w:r>
          <w:r>
            <w:rPr>
              <w:webHidden/>
            </w:rPr>
            <w:fldChar w:fldCharType="separate"/>
          </w:r>
          <w:ins w:id="62" w:author="An Tran, ACA (BUV)" w:date="2024-09-13T18:51:00Z" w16du:dateUtc="2024-09-13T11:51:00Z">
            <w:r>
              <w:rPr>
                <w:webHidden/>
              </w:rPr>
              <w:t>38</w:t>
            </w:r>
            <w:r>
              <w:rPr>
                <w:webHidden/>
              </w:rPr>
              <w:fldChar w:fldCharType="end"/>
            </w:r>
            <w:r w:rsidRPr="005A7D05">
              <w:rPr>
                <w:rStyle w:val="Hyperlink"/>
              </w:rPr>
              <w:fldChar w:fldCharType="end"/>
            </w:r>
          </w:ins>
        </w:p>
        <w:p w14:paraId="23541FDD" w14:textId="7169E9A0" w:rsidR="000C07CA" w:rsidRDefault="000C07CA">
          <w:pPr>
            <w:pStyle w:val="TOC2"/>
            <w:tabs>
              <w:tab w:val="left" w:pos="1540"/>
            </w:tabs>
            <w:rPr>
              <w:ins w:id="63" w:author="An Tran, ACA (BUV)" w:date="2024-09-13T18:51:00Z" w16du:dateUtc="2024-09-13T11:51:00Z"/>
              <w:rFonts w:asciiTheme="minorHAnsi" w:eastAsiaTheme="minorEastAsia" w:hAnsiTheme="minorHAnsi" w:cstheme="minorBidi"/>
              <w:kern w:val="2"/>
              <w:lang w:eastAsia="en-US"/>
              <w14:ligatures w14:val="standardContextual"/>
            </w:rPr>
          </w:pPr>
          <w:ins w:id="64"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"_Toc177146305"</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20.</w:t>
            </w:r>
            <w:r>
              <w:rPr>
                <w:rFonts w:asciiTheme="minorHAnsi" w:eastAsiaTheme="minorEastAsia" w:hAnsiTheme="minorHAnsi" w:cstheme="minorBidi"/>
                <w:kern w:val="2"/>
                <w:lang w:eastAsia="en-US"/>
                <w14:ligatures w14:val="standardContextual"/>
              </w:rPr>
              <w:tab/>
            </w:r>
            <w:r w:rsidRPr="005A7D05">
              <w:rPr>
                <w:rStyle w:val="Hyperlink"/>
              </w:rPr>
              <w:t xml:space="preserve">If students forgot/lost the student card during the exam period, are they allowed to use other documents as a replacement? / </w:t>
            </w:r>
            <w:r w:rsidRPr="005A7D05">
              <w:rPr>
                <w:rStyle w:val="Hyperlink"/>
                <w:i/>
                <w:iCs/>
              </w:rPr>
              <w:t>Trong trường hợp quên/mất thẻ sinh viên khi thi và kiểm tra, sinh viên có được phép sử dụng giấy tờ tùy thân khác để thay thế không?</w:t>
            </w:r>
            <w:r>
              <w:rPr>
                <w:webHidden/>
              </w:rPr>
              <w:tab/>
            </w:r>
            <w:r>
              <w:rPr>
                <w:webHidden/>
              </w:rPr>
              <w:fldChar w:fldCharType="begin"/>
            </w:r>
            <w:r>
              <w:rPr>
                <w:webHidden/>
              </w:rPr>
              <w:instrText xml:space="preserve"> PAGEREF _Toc177146305 \h </w:instrText>
            </w:r>
          </w:ins>
          <w:r>
            <w:rPr>
              <w:webHidden/>
            </w:rPr>
          </w:r>
          <w:r>
            <w:rPr>
              <w:webHidden/>
            </w:rPr>
            <w:fldChar w:fldCharType="separate"/>
          </w:r>
          <w:ins w:id="65" w:author="An Tran, ACA (BUV)" w:date="2024-09-13T18:51:00Z" w16du:dateUtc="2024-09-13T11:51:00Z">
            <w:r>
              <w:rPr>
                <w:webHidden/>
              </w:rPr>
              <w:t>39</w:t>
            </w:r>
            <w:r>
              <w:rPr>
                <w:webHidden/>
              </w:rPr>
              <w:fldChar w:fldCharType="end"/>
            </w:r>
            <w:r w:rsidRPr="005A7D05">
              <w:rPr>
                <w:rStyle w:val="Hyperlink"/>
              </w:rPr>
              <w:fldChar w:fldCharType="end"/>
            </w:r>
          </w:ins>
        </w:p>
        <w:p w14:paraId="6D5722B2" w14:textId="4D86DBD8" w:rsidR="000C07CA" w:rsidRDefault="000C07CA">
          <w:pPr>
            <w:pStyle w:val="TOC2"/>
            <w:tabs>
              <w:tab w:val="left" w:pos="1540"/>
            </w:tabs>
            <w:rPr>
              <w:ins w:id="66" w:author="An Tran, ACA (BUV)" w:date="2024-09-13T18:51:00Z" w16du:dateUtc="2024-09-13T11:51:00Z"/>
              <w:rFonts w:asciiTheme="minorHAnsi" w:eastAsiaTheme="minorEastAsia" w:hAnsiTheme="minorHAnsi" w:cstheme="minorBidi"/>
              <w:kern w:val="2"/>
              <w:lang w:eastAsia="en-US"/>
              <w14:ligatures w14:val="standardContextual"/>
            </w:rPr>
          </w:pPr>
          <w:ins w:id="67"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"_Toc177146306"</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21.</w:t>
            </w:r>
            <w:r>
              <w:rPr>
                <w:rFonts w:asciiTheme="minorHAnsi" w:eastAsiaTheme="minorEastAsia" w:hAnsiTheme="minorHAnsi" w:cstheme="minorBidi"/>
                <w:kern w:val="2"/>
                <w:lang w:eastAsia="en-US"/>
                <w14:ligatures w14:val="standardContextual"/>
              </w:rPr>
              <w:tab/>
            </w:r>
            <w:r w:rsidRPr="005A7D05">
              <w:rPr>
                <w:rStyle w:val="Hyperlink"/>
              </w:rPr>
              <w:t>How can I find information about BUV's student accommodation services?/ Làm thế nào để tôi có thể tìm thông tin về dịch vụ Ký túc xá của BUV?</w:t>
            </w:r>
            <w:r>
              <w:rPr>
                <w:webHidden/>
              </w:rPr>
              <w:tab/>
            </w:r>
            <w:r>
              <w:rPr>
                <w:webHidden/>
              </w:rPr>
              <w:fldChar w:fldCharType="begin"/>
            </w:r>
            <w:r>
              <w:rPr>
                <w:webHidden/>
              </w:rPr>
              <w:instrText xml:space="preserve"> PAGEREF _Toc177146306 \h </w:instrText>
            </w:r>
          </w:ins>
          <w:r>
            <w:rPr>
              <w:webHidden/>
            </w:rPr>
          </w:r>
          <w:r>
            <w:rPr>
              <w:webHidden/>
            </w:rPr>
            <w:fldChar w:fldCharType="separate"/>
          </w:r>
          <w:ins w:id="68" w:author="An Tran, ACA (BUV)" w:date="2024-09-13T18:51:00Z" w16du:dateUtc="2024-09-13T11:51:00Z">
            <w:r>
              <w:rPr>
                <w:webHidden/>
              </w:rPr>
              <w:t>39</w:t>
            </w:r>
            <w:r>
              <w:rPr>
                <w:webHidden/>
              </w:rPr>
              <w:fldChar w:fldCharType="end"/>
            </w:r>
            <w:r w:rsidRPr="005A7D05">
              <w:rPr>
                <w:rStyle w:val="Hyperlink"/>
              </w:rPr>
              <w:fldChar w:fldCharType="end"/>
            </w:r>
          </w:ins>
        </w:p>
        <w:p w14:paraId="42DAF675" w14:textId="725639F0" w:rsidR="000C07CA" w:rsidRDefault="000C07CA">
          <w:pPr>
            <w:pStyle w:val="TOC1"/>
            <w:rPr>
              <w:ins w:id="69" w:author="An Tran, ACA (BUV)" w:date="2024-09-13T18:51:00Z" w16du:dateUtc="2024-09-13T11:51:00Z"/>
              <w:rFonts w:asciiTheme="minorHAnsi" w:eastAsiaTheme="minorEastAsia" w:hAnsiTheme="minorHAnsi" w:cstheme="minorBidi"/>
              <w:b w:val="0"/>
              <w:bCs w:val="0"/>
              <w:kern w:val="2"/>
              <w:lang w:eastAsia="en-US"/>
              <w14:ligatures w14:val="standardContextual"/>
            </w:rPr>
          </w:pPr>
          <w:ins w:id="70"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"_Toc177146307"</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rFonts w:ascii="iCiel Avenir LT Std 35 Light" w:hAnsi="iCiel Avenir LT Std 35 Light"/>
                <w:lang w:val="vi-VN"/>
              </w:rPr>
              <w:t>II.</w:t>
            </w:r>
            <w:r>
              <w:rPr>
                <w:rFonts w:asciiTheme="minorHAnsi" w:eastAsiaTheme="minorEastAsia" w:hAnsiTheme="minorHAnsi" w:cstheme="minorBidi"/>
                <w:b w:val="0"/>
                <w:bCs w:val="0"/>
                <w:kern w:val="2"/>
                <w:lang w:eastAsia="en-US"/>
                <w14:ligatures w14:val="standardContextual"/>
              </w:rPr>
              <w:tab/>
            </w:r>
            <w:r w:rsidRPr="005A7D05">
              <w:rPr>
                <w:rStyle w:val="Hyperlink"/>
                <w:rFonts w:ascii="iCiel Avenir LT Std 35 Light" w:hAnsi="iCiel Avenir LT Std 35 Light"/>
                <w:lang w:val="vi-VN"/>
              </w:rPr>
              <w:t>BUS SERVICE</w:t>
            </w:r>
            <w:r>
              <w:rPr>
                <w:webHidden/>
              </w:rPr>
              <w:tab/>
            </w:r>
            <w:r>
              <w:rPr>
                <w:webHidden/>
              </w:rPr>
              <w:fldChar w:fldCharType="begin"/>
            </w:r>
            <w:r>
              <w:rPr>
                <w:webHidden/>
              </w:rPr>
              <w:instrText xml:space="preserve"> PAGEREF _Toc177146307 \h </w:instrText>
            </w:r>
          </w:ins>
          <w:r>
            <w:rPr>
              <w:webHidden/>
            </w:rPr>
          </w:r>
          <w:r>
            <w:rPr>
              <w:webHidden/>
            </w:rPr>
            <w:fldChar w:fldCharType="separate"/>
          </w:r>
          <w:ins w:id="71" w:author="An Tran, ACA (BUV)" w:date="2024-09-13T18:51:00Z" w16du:dateUtc="2024-09-13T11:51:00Z">
            <w:r>
              <w:rPr>
                <w:webHidden/>
              </w:rPr>
              <w:t>40</w:t>
            </w:r>
            <w:r>
              <w:rPr>
                <w:webHidden/>
              </w:rPr>
              <w:fldChar w:fldCharType="end"/>
            </w:r>
            <w:r w:rsidRPr="005A7D05">
              <w:rPr>
                <w:rStyle w:val="Hyperlink"/>
              </w:rPr>
              <w:fldChar w:fldCharType="end"/>
            </w:r>
          </w:ins>
        </w:p>
        <w:p w14:paraId="652DC0A4" w14:textId="5F491F4F" w:rsidR="000C07CA" w:rsidRDefault="000C07CA">
          <w:pPr>
            <w:pStyle w:val="TOC2"/>
            <w:tabs>
              <w:tab w:val="left" w:pos="1540"/>
            </w:tabs>
            <w:rPr>
              <w:ins w:id="72" w:author="An Tran, ACA (BUV)" w:date="2024-09-13T18:51:00Z" w16du:dateUtc="2024-09-13T11:51:00Z"/>
              <w:rFonts w:asciiTheme="minorHAnsi" w:eastAsiaTheme="minorEastAsia" w:hAnsiTheme="minorHAnsi" w:cstheme="minorBidi"/>
              <w:kern w:val="2"/>
              <w:lang w:eastAsia="en-US"/>
              <w14:ligatures w14:val="standardContextual"/>
            </w:rPr>
          </w:pPr>
          <w:ins w:id="73"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"_Toc177146308"</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w:t>
            </w:r>
            <w:r>
              <w:rPr>
                <w:rFonts w:asciiTheme="minorHAnsi" w:eastAsiaTheme="minorEastAsia" w:hAnsiTheme="minorHAnsi" w:cstheme="minorBidi"/>
                <w:kern w:val="2"/>
                <w:lang w:eastAsia="en-US"/>
                <w14:ligatures w14:val="standardContextual"/>
              </w:rPr>
              <w:tab/>
            </w:r>
            <w:r w:rsidRPr="005A7D05">
              <w:rPr>
                <w:rStyle w:val="Hyperlink"/>
                <w:lang w:val="vi-VN"/>
              </w:rPr>
              <w:t>Can we have information about BUV bus services and how students get to school? Do we have to register when using buses? / Tôi muốn biết thêm thông tin về dịch vụ xe buýt của BUV. Sinh viên có phải đăng ký để sử dụng dịch vụ này hay không?</w:t>
            </w:r>
            <w:r>
              <w:rPr>
                <w:webHidden/>
              </w:rPr>
              <w:tab/>
            </w:r>
            <w:r>
              <w:rPr>
                <w:webHidden/>
              </w:rPr>
              <w:fldChar w:fldCharType="begin"/>
            </w:r>
            <w:r>
              <w:rPr>
                <w:webHidden/>
              </w:rPr>
              <w:instrText xml:space="preserve"> PAGEREF _Toc177146308 \h </w:instrText>
            </w:r>
          </w:ins>
          <w:r>
            <w:rPr>
              <w:webHidden/>
            </w:rPr>
          </w:r>
          <w:r>
            <w:rPr>
              <w:webHidden/>
            </w:rPr>
            <w:fldChar w:fldCharType="separate"/>
          </w:r>
          <w:ins w:id="74" w:author="An Tran, ACA (BUV)" w:date="2024-09-13T18:51:00Z" w16du:dateUtc="2024-09-13T11:51:00Z">
            <w:r>
              <w:rPr>
                <w:webHidden/>
              </w:rPr>
              <w:t>40</w:t>
            </w:r>
            <w:r>
              <w:rPr>
                <w:webHidden/>
              </w:rPr>
              <w:fldChar w:fldCharType="end"/>
            </w:r>
            <w:r w:rsidRPr="005A7D05">
              <w:rPr>
                <w:rStyle w:val="Hyperlink"/>
              </w:rPr>
              <w:fldChar w:fldCharType="end"/>
            </w:r>
          </w:ins>
        </w:p>
        <w:p w14:paraId="27444120" w14:textId="74184597" w:rsidR="000C07CA" w:rsidRDefault="000C07CA">
          <w:pPr>
            <w:pStyle w:val="TOC2"/>
            <w:tabs>
              <w:tab w:val="left" w:pos="1540"/>
            </w:tabs>
            <w:rPr>
              <w:ins w:id="75" w:author="An Tran, ACA (BUV)" w:date="2024-09-13T18:51:00Z" w16du:dateUtc="2024-09-13T11:51:00Z"/>
              <w:rFonts w:asciiTheme="minorHAnsi" w:eastAsiaTheme="minorEastAsia" w:hAnsiTheme="minorHAnsi" w:cstheme="minorBidi"/>
              <w:kern w:val="2"/>
              <w:lang w:eastAsia="en-US"/>
              <w14:ligatures w14:val="standardContextual"/>
            </w:rPr>
          </w:pPr>
          <w:ins w:id="76"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"_Toc177146309"</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2.</w:t>
            </w:r>
            <w:r>
              <w:rPr>
                <w:rFonts w:asciiTheme="minorHAnsi" w:eastAsiaTheme="minorEastAsia" w:hAnsiTheme="minorHAnsi" w:cstheme="minorBidi"/>
                <w:kern w:val="2"/>
                <w:lang w:eastAsia="en-US"/>
                <w14:ligatures w14:val="standardContextual"/>
              </w:rPr>
              <w:tab/>
            </w:r>
            <w:r w:rsidRPr="005A7D05">
              <w:rPr>
                <w:rStyle w:val="Hyperlink"/>
                <w:lang w:val="vi-VN"/>
              </w:rPr>
              <w:t>How can I receive bus schedule? / Làm thế nào để tôi có thể nhận được lịch xe bus.</w:t>
            </w:r>
            <w:r>
              <w:rPr>
                <w:webHidden/>
              </w:rPr>
              <w:tab/>
            </w:r>
            <w:r>
              <w:rPr>
                <w:webHidden/>
              </w:rPr>
              <w:fldChar w:fldCharType="begin"/>
            </w:r>
            <w:r>
              <w:rPr>
                <w:webHidden/>
              </w:rPr>
              <w:instrText xml:space="preserve"> PAGEREF _Toc177146309 \h </w:instrText>
            </w:r>
          </w:ins>
          <w:r>
            <w:rPr>
              <w:webHidden/>
            </w:rPr>
          </w:r>
          <w:r>
            <w:rPr>
              <w:webHidden/>
            </w:rPr>
            <w:fldChar w:fldCharType="separate"/>
          </w:r>
          <w:ins w:id="77" w:author="An Tran, ACA (BUV)" w:date="2024-09-13T18:51:00Z" w16du:dateUtc="2024-09-13T11:51:00Z">
            <w:r>
              <w:rPr>
                <w:webHidden/>
              </w:rPr>
              <w:t>40</w:t>
            </w:r>
            <w:r>
              <w:rPr>
                <w:webHidden/>
              </w:rPr>
              <w:fldChar w:fldCharType="end"/>
            </w:r>
            <w:r w:rsidRPr="005A7D05">
              <w:rPr>
                <w:rStyle w:val="Hyperlink"/>
              </w:rPr>
              <w:fldChar w:fldCharType="end"/>
            </w:r>
          </w:ins>
        </w:p>
        <w:p w14:paraId="00833189" w14:textId="79AFBD43" w:rsidR="000C07CA" w:rsidRDefault="000C07CA">
          <w:pPr>
            <w:pStyle w:val="TOC2"/>
            <w:tabs>
              <w:tab w:val="left" w:pos="1540"/>
            </w:tabs>
            <w:rPr>
              <w:ins w:id="78" w:author="An Tran, ACA (BUV)" w:date="2024-09-13T18:51:00Z" w16du:dateUtc="2024-09-13T11:51:00Z"/>
              <w:rFonts w:asciiTheme="minorHAnsi" w:eastAsiaTheme="minorEastAsia" w:hAnsiTheme="minorHAnsi" w:cstheme="minorBidi"/>
              <w:kern w:val="2"/>
              <w:lang w:eastAsia="en-US"/>
              <w14:ligatures w14:val="standardContextual"/>
            </w:rPr>
          </w:pPr>
          <w:ins w:id="79" w:author="An Tran, ACA (BUV)" w:date="2024-09-13T18:51:00Z" w16du:dateUtc="2024-09-13T11:51:00Z">
            <w:r w:rsidRPr="005A7D05">
              <w:rPr>
                <w:rStyle w:val="Hyperlink"/>
              </w:rPr>
              <w:lastRenderedPageBreak/>
              <w:fldChar w:fldCharType="begin"/>
            </w:r>
            <w:r w:rsidRPr="005A7D05">
              <w:rPr>
                <w:rStyle w:val="Hyperlink"/>
              </w:rPr>
              <w:instrText xml:space="preserve"> </w:instrText>
            </w:r>
            <w:r>
              <w:instrText>HYPERLINK \l "_Toc177146310"</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3.</w:t>
            </w:r>
            <w:r>
              <w:rPr>
                <w:rFonts w:asciiTheme="minorHAnsi" w:eastAsiaTheme="minorEastAsia" w:hAnsiTheme="minorHAnsi" w:cstheme="minorBidi"/>
                <w:kern w:val="2"/>
                <w:lang w:eastAsia="en-US"/>
                <w14:ligatures w14:val="standardContextual"/>
              </w:rPr>
              <w:tab/>
            </w:r>
            <w:r w:rsidRPr="005A7D05">
              <w:rPr>
                <w:rStyle w:val="Hyperlink"/>
                <w:lang w:val="vi-VN"/>
              </w:rPr>
              <w:t>What should students do if the bus does not arrive on time at the pick-up point? / Sinh viên cần làm gì nếu xe buýt không đến đúng giờ tại điểm đón?</w:t>
            </w:r>
            <w:r>
              <w:rPr>
                <w:webHidden/>
              </w:rPr>
              <w:tab/>
            </w:r>
            <w:r>
              <w:rPr>
                <w:webHidden/>
              </w:rPr>
              <w:fldChar w:fldCharType="begin"/>
            </w:r>
            <w:r>
              <w:rPr>
                <w:webHidden/>
              </w:rPr>
              <w:instrText xml:space="preserve"> PAGEREF _Toc177146310 \h </w:instrText>
            </w:r>
          </w:ins>
          <w:r>
            <w:rPr>
              <w:webHidden/>
            </w:rPr>
          </w:r>
          <w:r>
            <w:rPr>
              <w:webHidden/>
            </w:rPr>
            <w:fldChar w:fldCharType="separate"/>
          </w:r>
          <w:ins w:id="80" w:author="An Tran, ACA (BUV)" w:date="2024-09-13T18:51:00Z" w16du:dateUtc="2024-09-13T11:51:00Z">
            <w:r>
              <w:rPr>
                <w:webHidden/>
              </w:rPr>
              <w:t>41</w:t>
            </w:r>
            <w:r>
              <w:rPr>
                <w:webHidden/>
              </w:rPr>
              <w:fldChar w:fldCharType="end"/>
            </w:r>
            <w:r w:rsidRPr="005A7D05">
              <w:rPr>
                <w:rStyle w:val="Hyperlink"/>
              </w:rPr>
              <w:fldChar w:fldCharType="end"/>
            </w:r>
          </w:ins>
        </w:p>
        <w:p w14:paraId="440FFE21" w14:textId="235DE59B" w:rsidR="000C07CA" w:rsidRDefault="000C07CA">
          <w:pPr>
            <w:pStyle w:val="TOC2"/>
            <w:tabs>
              <w:tab w:val="left" w:pos="1540"/>
            </w:tabs>
            <w:rPr>
              <w:ins w:id="81" w:author="An Tran, ACA (BUV)" w:date="2024-09-13T18:51:00Z" w16du:dateUtc="2024-09-13T11:51:00Z"/>
              <w:rFonts w:asciiTheme="minorHAnsi" w:eastAsiaTheme="minorEastAsia" w:hAnsiTheme="minorHAnsi" w:cstheme="minorBidi"/>
              <w:kern w:val="2"/>
              <w:lang w:eastAsia="en-US"/>
              <w14:ligatures w14:val="standardContextual"/>
            </w:rPr>
          </w:pPr>
          <w:ins w:id="82"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"_Toc177146311"</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4.</w:t>
            </w:r>
            <w:r>
              <w:rPr>
                <w:rFonts w:asciiTheme="minorHAnsi" w:eastAsiaTheme="minorEastAsia" w:hAnsiTheme="minorHAnsi" w:cstheme="minorBidi"/>
                <w:kern w:val="2"/>
                <w:lang w:eastAsia="en-US"/>
                <w14:ligatures w14:val="standardContextual"/>
              </w:rPr>
              <w:tab/>
            </w:r>
            <w:r w:rsidRPr="005A7D05">
              <w:rPr>
                <w:rStyle w:val="Hyperlink"/>
                <w:lang w:val="vi-VN"/>
              </w:rPr>
              <w:t>Can BUV adjust the bus schedule to suit the student's classes? / Nhà trường có thể điều chỉnh lịch trình xe buýt theo lịch học của sinh viên?</w:t>
            </w:r>
            <w:r>
              <w:rPr>
                <w:webHidden/>
              </w:rPr>
              <w:tab/>
            </w:r>
            <w:r>
              <w:rPr>
                <w:webHidden/>
              </w:rPr>
              <w:fldChar w:fldCharType="begin"/>
            </w:r>
            <w:r>
              <w:rPr>
                <w:webHidden/>
              </w:rPr>
              <w:instrText xml:space="preserve"> PAGEREF _Toc177146311 \h </w:instrText>
            </w:r>
          </w:ins>
          <w:r>
            <w:rPr>
              <w:webHidden/>
            </w:rPr>
          </w:r>
          <w:r>
            <w:rPr>
              <w:webHidden/>
            </w:rPr>
            <w:fldChar w:fldCharType="separate"/>
          </w:r>
          <w:ins w:id="83" w:author="An Tran, ACA (BUV)" w:date="2024-09-13T18:51:00Z" w16du:dateUtc="2024-09-13T11:51:00Z">
            <w:r>
              <w:rPr>
                <w:webHidden/>
              </w:rPr>
              <w:t>42</w:t>
            </w:r>
            <w:r>
              <w:rPr>
                <w:webHidden/>
              </w:rPr>
              <w:fldChar w:fldCharType="end"/>
            </w:r>
            <w:r w:rsidRPr="005A7D05">
              <w:rPr>
                <w:rStyle w:val="Hyperlink"/>
              </w:rPr>
              <w:fldChar w:fldCharType="end"/>
            </w:r>
          </w:ins>
        </w:p>
        <w:p w14:paraId="34951C05" w14:textId="4BCFA943" w:rsidR="000C07CA" w:rsidRDefault="000C07CA">
          <w:pPr>
            <w:pStyle w:val="TOC2"/>
            <w:tabs>
              <w:tab w:val="left" w:pos="1540"/>
            </w:tabs>
            <w:rPr>
              <w:ins w:id="84" w:author="An Tran, ACA (BUV)" w:date="2024-09-13T18:51:00Z" w16du:dateUtc="2024-09-13T11:51:00Z"/>
              <w:rFonts w:asciiTheme="minorHAnsi" w:eastAsiaTheme="minorEastAsia" w:hAnsiTheme="minorHAnsi" w:cstheme="minorBidi"/>
              <w:kern w:val="2"/>
              <w:lang w:eastAsia="en-US"/>
              <w14:ligatures w14:val="standardContextual"/>
            </w:rPr>
          </w:pPr>
          <w:ins w:id="85"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"_Toc177146312"</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5.</w:t>
            </w:r>
            <w:r>
              <w:rPr>
                <w:rFonts w:asciiTheme="minorHAnsi" w:eastAsiaTheme="minorEastAsia" w:hAnsiTheme="minorHAnsi" w:cstheme="minorBidi"/>
                <w:kern w:val="2"/>
                <w:lang w:eastAsia="en-US"/>
                <w14:ligatures w14:val="standardContextual"/>
              </w:rPr>
              <w:tab/>
            </w:r>
            <w:r w:rsidRPr="005A7D05">
              <w:rPr>
                <w:rStyle w:val="Hyperlink"/>
                <w:lang w:val="vi-VN"/>
              </w:rPr>
              <w:t>What should I do in the event of “inclement weather”? / Tôi nên làm gì khi gặp phải thời tiết khác nghiệt khi đứng chờ xe buýt.</w:t>
            </w:r>
            <w:r>
              <w:rPr>
                <w:webHidden/>
              </w:rPr>
              <w:tab/>
            </w:r>
            <w:r>
              <w:rPr>
                <w:webHidden/>
              </w:rPr>
              <w:fldChar w:fldCharType="begin"/>
            </w:r>
            <w:r>
              <w:rPr>
                <w:webHidden/>
              </w:rPr>
              <w:instrText xml:space="preserve"> PAGEREF _Toc177146312 \h </w:instrText>
            </w:r>
          </w:ins>
          <w:r>
            <w:rPr>
              <w:webHidden/>
            </w:rPr>
          </w:r>
          <w:r>
            <w:rPr>
              <w:webHidden/>
            </w:rPr>
            <w:fldChar w:fldCharType="separate"/>
          </w:r>
          <w:ins w:id="86" w:author="An Tran, ACA (BUV)" w:date="2024-09-13T18:51:00Z" w16du:dateUtc="2024-09-13T11:51:00Z">
            <w:r>
              <w:rPr>
                <w:webHidden/>
              </w:rPr>
              <w:t>43</w:t>
            </w:r>
            <w:r>
              <w:rPr>
                <w:webHidden/>
              </w:rPr>
              <w:fldChar w:fldCharType="end"/>
            </w:r>
            <w:r w:rsidRPr="005A7D05">
              <w:rPr>
                <w:rStyle w:val="Hyperlink"/>
              </w:rPr>
              <w:fldChar w:fldCharType="end"/>
            </w:r>
          </w:ins>
        </w:p>
        <w:p w14:paraId="5760BD90" w14:textId="46F404D6" w:rsidR="000C07CA" w:rsidRDefault="000C07CA">
          <w:pPr>
            <w:pStyle w:val="TOC2"/>
            <w:tabs>
              <w:tab w:val="left" w:pos="1540"/>
            </w:tabs>
            <w:rPr>
              <w:ins w:id="87" w:author="An Tran, ACA (BUV)" w:date="2024-09-13T18:51:00Z" w16du:dateUtc="2024-09-13T11:51:00Z"/>
              <w:rFonts w:asciiTheme="minorHAnsi" w:eastAsiaTheme="minorEastAsia" w:hAnsiTheme="minorHAnsi" w:cstheme="minorBidi"/>
              <w:kern w:val="2"/>
              <w:lang w:eastAsia="en-US"/>
              <w14:ligatures w14:val="standardContextual"/>
            </w:rPr>
          </w:pPr>
          <w:ins w:id="88"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"_Toc177146313"</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6.</w:t>
            </w:r>
            <w:r>
              <w:rPr>
                <w:rFonts w:asciiTheme="minorHAnsi" w:eastAsiaTheme="minorEastAsia" w:hAnsiTheme="minorHAnsi" w:cstheme="minorBidi"/>
                <w:kern w:val="2"/>
                <w:lang w:eastAsia="en-US"/>
                <w14:ligatures w14:val="standardContextual"/>
              </w:rPr>
              <w:tab/>
            </w:r>
            <w:r w:rsidRPr="005A7D05">
              <w:rPr>
                <w:rStyle w:val="Hyperlink"/>
                <w:lang w:val="vi-VN"/>
              </w:rPr>
              <w:t>If I have left an item on the bus, how do I get it returned? / Nếu tôi để quên đồ trên xe buýt, làm sao để có thể lấy lại?</w:t>
            </w:r>
            <w:r>
              <w:rPr>
                <w:webHidden/>
              </w:rPr>
              <w:tab/>
            </w:r>
            <w:r>
              <w:rPr>
                <w:webHidden/>
              </w:rPr>
              <w:fldChar w:fldCharType="begin"/>
            </w:r>
            <w:r>
              <w:rPr>
                <w:webHidden/>
              </w:rPr>
              <w:instrText xml:space="preserve"> PAGEREF _Toc177146313 \h </w:instrText>
            </w:r>
          </w:ins>
          <w:r>
            <w:rPr>
              <w:webHidden/>
            </w:rPr>
          </w:r>
          <w:r>
            <w:rPr>
              <w:webHidden/>
            </w:rPr>
            <w:fldChar w:fldCharType="separate"/>
          </w:r>
          <w:ins w:id="89" w:author="An Tran, ACA (BUV)" w:date="2024-09-13T18:51:00Z" w16du:dateUtc="2024-09-13T11:51:00Z">
            <w:r>
              <w:rPr>
                <w:webHidden/>
              </w:rPr>
              <w:t>44</w:t>
            </w:r>
            <w:r>
              <w:rPr>
                <w:webHidden/>
              </w:rPr>
              <w:fldChar w:fldCharType="end"/>
            </w:r>
            <w:r w:rsidRPr="005A7D05">
              <w:rPr>
                <w:rStyle w:val="Hyperlink"/>
              </w:rPr>
              <w:fldChar w:fldCharType="end"/>
            </w:r>
          </w:ins>
        </w:p>
        <w:p w14:paraId="35551DAC" w14:textId="2F9C6C79" w:rsidR="000C07CA" w:rsidRDefault="000C07CA">
          <w:pPr>
            <w:pStyle w:val="TOC1"/>
            <w:rPr>
              <w:ins w:id="90" w:author="An Tran, ACA (BUV)" w:date="2024-09-13T18:51:00Z" w16du:dateUtc="2024-09-13T11:51:00Z"/>
              <w:rFonts w:asciiTheme="minorHAnsi" w:eastAsiaTheme="minorEastAsia" w:hAnsiTheme="minorHAnsi" w:cstheme="minorBidi"/>
              <w:b w:val="0"/>
              <w:bCs w:val="0"/>
              <w:kern w:val="2"/>
              <w:lang w:eastAsia="en-US"/>
              <w14:ligatures w14:val="standardContextual"/>
            </w:rPr>
          </w:pPr>
          <w:ins w:id="91"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"_Toc177146656"</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rFonts w:ascii="iCiel Avenir LT Std 35 Light" w:hAnsi="iCiel Avenir LT Std 35 Light"/>
                <w:lang w:val="vi-VN"/>
              </w:rPr>
              <w:t>III.</w:t>
            </w:r>
            <w:r>
              <w:rPr>
                <w:rFonts w:asciiTheme="minorHAnsi" w:eastAsiaTheme="minorEastAsia" w:hAnsiTheme="minorHAnsi" w:cstheme="minorBidi"/>
                <w:b w:val="0"/>
                <w:bCs w:val="0"/>
                <w:kern w:val="2"/>
                <w:lang w:eastAsia="en-US"/>
                <w14:ligatures w14:val="standardContextual"/>
              </w:rPr>
              <w:tab/>
            </w:r>
            <w:r w:rsidRPr="005A7D05">
              <w:rPr>
                <w:rStyle w:val="Hyperlink"/>
                <w:rFonts w:ascii="iCiel Avenir LT Std 35 Light" w:hAnsi="iCiel Avenir LT Std 35 Light"/>
                <w:lang w:val="vi-VN"/>
              </w:rPr>
              <w:t>STUDENT EXPERIENCE</w:t>
            </w:r>
            <w:r>
              <w:rPr>
                <w:webHidden/>
              </w:rPr>
              <w:tab/>
            </w:r>
            <w:r>
              <w:rPr>
                <w:webHidden/>
              </w:rPr>
              <w:fldChar w:fldCharType="begin"/>
            </w:r>
            <w:r>
              <w:rPr>
                <w:webHidden/>
              </w:rPr>
              <w:instrText xml:space="preserve"> PAGEREF _Toc177146656 \h </w:instrText>
            </w:r>
          </w:ins>
          <w:r>
            <w:rPr>
              <w:webHidden/>
            </w:rPr>
          </w:r>
          <w:r>
            <w:rPr>
              <w:webHidden/>
            </w:rPr>
            <w:fldChar w:fldCharType="separate"/>
          </w:r>
          <w:ins w:id="92" w:author="An Tran, ACA (BUV)" w:date="2024-09-13T18:51:00Z" w16du:dateUtc="2024-09-13T11:51:00Z">
            <w:r>
              <w:rPr>
                <w:webHidden/>
              </w:rPr>
              <w:t>45</w:t>
            </w:r>
            <w:r>
              <w:rPr>
                <w:webHidden/>
              </w:rPr>
              <w:fldChar w:fldCharType="end"/>
            </w:r>
            <w:r w:rsidRPr="005A7D05">
              <w:rPr>
                <w:rStyle w:val="Hyperlink"/>
              </w:rPr>
              <w:fldChar w:fldCharType="end"/>
            </w:r>
          </w:ins>
        </w:p>
        <w:p w14:paraId="1D601997" w14:textId="00AFF80D" w:rsidR="000C07CA" w:rsidRDefault="000C07CA">
          <w:pPr>
            <w:pStyle w:val="TOC2"/>
            <w:tabs>
              <w:tab w:val="left" w:pos="1540"/>
            </w:tabs>
            <w:rPr>
              <w:ins w:id="93" w:author="An Tran, ACA (BUV)" w:date="2024-09-13T18:51:00Z" w16du:dateUtc="2024-09-13T11:51:00Z"/>
              <w:rFonts w:asciiTheme="minorHAnsi" w:eastAsiaTheme="minorEastAsia" w:hAnsiTheme="minorHAnsi" w:cstheme="minorBidi"/>
              <w:kern w:val="2"/>
              <w:lang w:eastAsia="en-US"/>
              <w14:ligatures w14:val="standardContextual"/>
            </w:rPr>
          </w:pPr>
          <w:ins w:id="94"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"_Toc177146657"</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1.</w:t>
            </w:r>
            <w:r>
              <w:rPr>
                <w:rFonts w:asciiTheme="minorHAnsi" w:eastAsiaTheme="minorEastAsia" w:hAnsiTheme="minorHAnsi" w:cstheme="minorBidi"/>
                <w:kern w:val="2"/>
                <w:lang w:eastAsia="en-US"/>
                <w14:ligatures w14:val="standardContextual"/>
              </w:rPr>
              <w:tab/>
            </w:r>
            <w:r w:rsidRPr="005A7D05">
              <w:rPr>
                <w:rStyle w:val="Hyperlink"/>
                <w:bCs/>
              </w:rPr>
              <w:t xml:space="preserve">Where do students seek support related to career, jobs, and internships? / </w:t>
            </w:r>
            <w:r w:rsidRPr="005A7D05">
              <w:rPr>
                <w:rStyle w:val="Hyperlink"/>
                <w:bCs/>
                <w:i/>
                <w:iCs/>
              </w:rPr>
              <w:t>Sinh viên tìm kiếm sự hỗ trợ liên quan đến hướng nghiệp, việc làm và thực tập ở đâu?</w:t>
            </w:r>
            <w:r>
              <w:rPr>
                <w:webHidden/>
              </w:rPr>
              <w:tab/>
            </w:r>
            <w:r>
              <w:rPr>
                <w:webHidden/>
              </w:rPr>
              <w:fldChar w:fldCharType="begin"/>
            </w:r>
            <w:r>
              <w:rPr>
                <w:webHidden/>
              </w:rPr>
              <w:instrText xml:space="preserve"> PAGEREF _Toc177146657 \h </w:instrText>
            </w:r>
          </w:ins>
          <w:r>
            <w:rPr>
              <w:webHidden/>
            </w:rPr>
          </w:r>
          <w:r>
            <w:rPr>
              <w:webHidden/>
            </w:rPr>
            <w:fldChar w:fldCharType="separate"/>
          </w:r>
          <w:ins w:id="95" w:author="An Tran, ACA (BUV)" w:date="2024-09-13T18:51:00Z" w16du:dateUtc="2024-09-13T11:51:00Z">
            <w:r>
              <w:rPr>
                <w:webHidden/>
              </w:rPr>
              <w:t>45</w:t>
            </w:r>
            <w:r>
              <w:rPr>
                <w:webHidden/>
              </w:rPr>
              <w:fldChar w:fldCharType="end"/>
            </w:r>
            <w:r w:rsidRPr="005A7D05">
              <w:rPr>
                <w:rStyle w:val="Hyperlink"/>
              </w:rPr>
              <w:fldChar w:fldCharType="end"/>
            </w:r>
          </w:ins>
        </w:p>
        <w:p w14:paraId="0AC281FC" w14:textId="06CAD5A2" w:rsidR="000C07CA" w:rsidRDefault="000C07CA">
          <w:pPr>
            <w:pStyle w:val="TOC2"/>
            <w:tabs>
              <w:tab w:val="left" w:pos="1540"/>
            </w:tabs>
            <w:rPr>
              <w:ins w:id="96" w:author="An Tran, ACA (BUV)" w:date="2024-09-13T18:51:00Z" w16du:dateUtc="2024-09-13T11:51:00Z"/>
              <w:rFonts w:asciiTheme="minorHAnsi" w:eastAsiaTheme="minorEastAsia" w:hAnsiTheme="minorHAnsi" w:cstheme="minorBidi"/>
              <w:kern w:val="2"/>
              <w:lang w:eastAsia="en-US"/>
              <w14:ligatures w14:val="standardContextual"/>
            </w:rPr>
          </w:pPr>
          <w:ins w:id="97"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"_Toc177146658"</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2.</w:t>
            </w:r>
            <w:r>
              <w:rPr>
                <w:rFonts w:asciiTheme="minorHAnsi" w:eastAsiaTheme="minorEastAsia" w:hAnsiTheme="minorHAnsi" w:cstheme="minorBidi"/>
                <w:kern w:val="2"/>
                <w:lang w:eastAsia="en-US"/>
                <w14:ligatures w14:val="standardContextual"/>
              </w:rPr>
              <w:tab/>
            </w:r>
            <w:r w:rsidRPr="005A7D05">
              <w:rPr>
                <w:rStyle w:val="Hyperlink"/>
                <w:bCs/>
              </w:rPr>
              <w:t xml:space="preserve">What are BUV Career Centre, BUV Career Platform, BUV Career Centre Platform, BUV Job Portal? Why should students use this platform? / </w:t>
            </w:r>
            <w:r w:rsidRPr="005A7D05">
              <w:rPr>
                <w:rStyle w:val="Hyperlink"/>
                <w:bCs/>
                <w:i/>
                <w:iCs/>
              </w:rPr>
              <w:t>“BUV Career Centre”, “BUV Career Platform”, “BUV Career Centre Platform”, “BUV Job Portal” là gì? Vì sao sinh viên nên sử dụng nền tảng này?</w:t>
            </w:r>
            <w:r>
              <w:rPr>
                <w:webHidden/>
              </w:rPr>
              <w:tab/>
            </w:r>
            <w:r>
              <w:rPr>
                <w:webHidden/>
              </w:rPr>
              <w:fldChar w:fldCharType="begin"/>
            </w:r>
            <w:r>
              <w:rPr>
                <w:webHidden/>
              </w:rPr>
              <w:instrText xml:space="preserve"> PAGEREF _Toc177146658 \h </w:instrText>
            </w:r>
          </w:ins>
          <w:r>
            <w:rPr>
              <w:webHidden/>
            </w:rPr>
          </w:r>
          <w:r>
            <w:rPr>
              <w:webHidden/>
            </w:rPr>
            <w:fldChar w:fldCharType="separate"/>
          </w:r>
          <w:ins w:id="98" w:author="An Tran, ACA (BUV)" w:date="2024-09-13T18:51:00Z" w16du:dateUtc="2024-09-13T11:51:00Z">
            <w:r>
              <w:rPr>
                <w:webHidden/>
              </w:rPr>
              <w:t>46</w:t>
            </w:r>
            <w:r>
              <w:rPr>
                <w:webHidden/>
              </w:rPr>
              <w:fldChar w:fldCharType="end"/>
            </w:r>
            <w:r w:rsidRPr="005A7D05">
              <w:rPr>
                <w:rStyle w:val="Hyperlink"/>
              </w:rPr>
              <w:fldChar w:fldCharType="end"/>
            </w:r>
          </w:ins>
        </w:p>
        <w:p w14:paraId="63016900" w14:textId="5F24FC80" w:rsidR="000C07CA" w:rsidRDefault="000C07CA">
          <w:pPr>
            <w:pStyle w:val="TOC2"/>
            <w:tabs>
              <w:tab w:val="left" w:pos="1540"/>
            </w:tabs>
            <w:rPr>
              <w:ins w:id="99" w:author="An Tran, ACA (BUV)" w:date="2024-09-13T18:51:00Z" w16du:dateUtc="2024-09-13T11:51:00Z"/>
              <w:rFonts w:asciiTheme="minorHAnsi" w:eastAsiaTheme="minorEastAsia" w:hAnsiTheme="minorHAnsi" w:cstheme="minorBidi"/>
              <w:kern w:val="2"/>
              <w:lang w:eastAsia="en-US"/>
              <w14:ligatures w14:val="standardContextual"/>
            </w:rPr>
          </w:pPr>
          <w:ins w:id="100"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"_Toc177146659"</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3.</w:t>
            </w:r>
            <w:r>
              <w:rPr>
                <w:rFonts w:asciiTheme="minorHAnsi" w:eastAsiaTheme="minorEastAsia" w:hAnsiTheme="minorHAnsi" w:cstheme="minorBidi"/>
                <w:kern w:val="2"/>
                <w:lang w:eastAsia="en-US"/>
                <w14:ligatures w14:val="standardContextual"/>
              </w:rPr>
              <w:tab/>
            </w:r>
            <w:r w:rsidRPr="005A7D05">
              <w:rPr>
                <w:rStyle w:val="Hyperlink"/>
              </w:rPr>
              <w:t xml:space="preserve">Is the Internship programme at BUV compulsory to students? / </w:t>
            </w:r>
            <w:r w:rsidRPr="005A7D05">
              <w:rPr>
                <w:rStyle w:val="Hyperlink"/>
                <w:i/>
                <w:iCs/>
              </w:rPr>
              <w:t>Ch</w:t>
            </w:r>
            <w:r w:rsidRPr="005A7D05">
              <w:rPr>
                <w:rStyle w:val="Hyperlink"/>
                <w:rFonts w:cs="Calibri"/>
                <w:i/>
                <w:iCs/>
              </w:rPr>
              <w:t>ươ</w:t>
            </w:r>
            <w:r w:rsidRPr="005A7D05">
              <w:rPr>
                <w:rStyle w:val="Hyperlink"/>
                <w:i/>
                <w:iCs/>
              </w:rPr>
              <w:t>ng tr</w:t>
            </w:r>
            <w:r w:rsidRPr="005A7D05">
              <w:rPr>
                <w:rStyle w:val="Hyperlink"/>
                <w:rFonts w:cs="Avenir Next LT Pro"/>
                <w:i/>
                <w:iCs/>
              </w:rPr>
              <w:t>ì</w:t>
            </w:r>
            <w:r w:rsidRPr="005A7D05">
              <w:rPr>
                <w:rStyle w:val="Hyperlink"/>
                <w:i/>
                <w:iCs/>
              </w:rPr>
              <w:t>nh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t</w:t>
            </w:r>
            <w:r w:rsidRPr="005A7D05">
              <w:rPr>
                <w:rStyle w:val="Hyperlink"/>
                <w:rFonts w:cs="Calibri"/>
                <w:i/>
                <w:iCs/>
              </w:rPr>
              <w:t>ạ</w:t>
            </w:r>
            <w:r w:rsidRPr="005A7D05">
              <w:rPr>
                <w:rStyle w:val="Hyperlink"/>
                <w:i/>
                <w:iCs/>
              </w:rPr>
              <w:t>i BUV có b</w:t>
            </w:r>
            <w:r w:rsidRPr="005A7D05">
              <w:rPr>
                <w:rStyle w:val="Hyperlink"/>
                <w:rFonts w:cs="Calibri"/>
                <w:i/>
                <w:iCs/>
              </w:rPr>
              <w:t>ắ</w:t>
            </w:r>
            <w:r w:rsidRPr="005A7D05">
              <w:rPr>
                <w:rStyle w:val="Hyperlink"/>
                <w:i/>
                <w:iCs/>
              </w:rPr>
              <w:t>t bu</w:t>
            </w:r>
            <w:r w:rsidRPr="005A7D05">
              <w:rPr>
                <w:rStyle w:val="Hyperlink"/>
                <w:rFonts w:cs="Calibri"/>
                <w:i/>
                <w:iCs/>
              </w:rPr>
              <w:t>ộ</w:t>
            </w:r>
            <w:r w:rsidRPr="005A7D05">
              <w:rPr>
                <w:rStyle w:val="Hyperlink"/>
                <w:i/>
                <w:iCs/>
              </w:rPr>
              <w:t>c đ</w:t>
            </w:r>
            <w:r w:rsidRPr="005A7D05">
              <w:rPr>
                <w:rStyle w:val="Hyperlink"/>
                <w:rFonts w:cs="Calibri"/>
                <w:i/>
                <w:iCs/>
              </w:rPr>
              <w:t>ố</w:t>
            </w:r>
            <w:r w:rsidRPr="005A7D05">
              <w:rPr>
                <w:rStyle w:val="Hyperlink"/>
                <w:i/>
                <w:iCs/>
              </w:rPr>
              <w:t>i v</w:t>
            </w:r>
            <w:r w:rsidRPr="005A7D05">
              <w:rPr>
                <w:rStyle w:val="Hyperlink"/>
                <w:rFonts w:cs="Calibri"/>
                <w:i/>
                <w:iCs/>
              </w:rPr>
              <w:t>ớ</w:t>
            </w:r>
            <w:r w:rsidRPr="005A7D05">
              <w:rPr>
                <w:rStyle w:val="Hyperlink"/>
                <w:i/>
                <w:iCs/>
              </w:rPr>
              <w:t>i sinh viên không?</w:t>
            </w:r>
            <w:r>
              <w:rPr>
                <w:webHidden/>
              </w:rPr>
              <w:tab/>
            </w:r>
            <w:r>
              <w:rPr>
                <w:webHidden/>
              </w:rPr>
              <w:fldChar w:fldCharType="begin"/>
            </w:r>
            <w:r>
              <w:rPr>
                <w:webHidden/>
              </w:rPr>
              <w:instrText xml:space="preserve"> PAGEREF _Toc177146659 \h </w:instrText>
            </w:r>
          </w:ins>
          <w:r>
            <w:rPr>
              <w:webHidden/>
            </w:rPr>
          </w:r>
          <w:r>
            <w:rPr>
              <w:webHidden/>
            </w:rPr>
            <w:fldChar w:fldCharType="separate"/>
          </w:r>
          <w:ins w:id="101" w:author="An Tran, ACA (BUV)" w:date="2024-09-13T18:51:00Z" w16du:dateUtc="2024-09-13T11:51:00Z">
            <w:r>
              <w:rPr>
                <w:webHidden/>
              </w:rPr>
              <w:t>48</w:t>
            </w:r>
            <w:r>
              <w:rPr>
                <w:webHidden/>
              </w:rPr>
              <w:fldChar w:fldCharType="end"/>
            </w:r>
            <w:r w:rsidRPr="005A7D05">
              <w:rPr>
                <w:rStyle w:val="Hyperlink"/>
              </w:rPr>
              <w:fldChar w:fldCharType="end"/>
            </w:r>
          </w:ins>
        </w:p>
        <w:p w14:paraId="482617A4" w14:textId="3227B481" w:rsidR="000C07CA" w:rsidRDefault="000C07CA">
          <w:pPr>
            <w:pStyle w:val="TOC2"/>
            <w:tabs>
              <w:tab w:val="left" w:pos="1540"/>
            </w:tabs>
            <w:rPr>
              <w:ins w:id="102" w:author="An Tran, ACA (BUV)" w:date="2024-09-13T18:51:00Z" w16du:dateUtc="2024-09-13T11:51:00Z"/>
              <w:rFonts w:asciiTheme="minorHAnsi" w:eastAsiaTheme="minorEastAsia" w:hAnsiTheme="minorHAnsi" w:cstheme="minorBidi"/>
              <w:kern w:val="2"/>
              <w:lang w:eastAsia="en-US"/>
              <w14:ligatures w14:val="standardContextual"/>
            </w:rPr>
          </w:pPr>
          <w:ins w:id="103"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"_Toc177146660"</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4.</w:t>
            </w:r>
            <w:r>
              <w:rPr>
                <w:rFonts w:asciiTheme="minorHAnsi" w:eastAsiaTheme="minorEastAsia" w:hAnsiTheme="minorHAnsi" w:cstheme="minorBidi"/>
                <w:kern w:val="2"/>
                <w:lang w:eastAsia="en-US"/>
                <w14:ligatures w14:val="standardContextual"/>
              </w:rPr>
              <w:tab/>
            </w:r>
            <w:r w:rsidRPr="005A7D05">
              <w:rPr>
                <w:rStyle w:val="Hyperlink"/>
              </w:rPr>
              <w:t xml:space="preserve">How does BUV support students with their internships? / </w:t>
            </w:r>
            <w:r w:rsidRPr="005A7D05">
              <w:rPr>
                <w:rStyle w:val="Hyperlink"/>
                <w:i/>
                <w:iCs/>
              </w:rPr>
              <w:t>Sinh viên đ</w:t>
            </w:r>
            <w:r w:rsidRPr="005A7D05">
              <w:rPr>
                <w:rStyle w:val="Hyperlink"/>
                <w:rFonts w:cs="Calibri"/>
                <w:i/>
                <w:iCs/>
              </w:rPr>
              <w:t>ượ</w:t>
            </w:r>
            <w:r w:rsidRPr="005A7D05">
              <w:rPr>
                <w:rStyle w:val="Hyperlink"/>
                <w:i/>
                <w:iCs/>
              </w:rPr>
              <w:t>c BUV h</w:t>
            </w:r>
            <w:r w:rsidRPr="005A7D05">
              <w:rPr>
                <w:rStyle w:val="Hyperlink"/>
                <w:rFonts w:cs="Calibri"/>
                <w:i/>
                <w:iCs/>
              </w:rPr>
              <w:t>ỗ</w:t>
            </w:r>
            <w:r w:rsidRPr="005A7D05">
              <w:rPr>
                <w:rStyle w:val="Hyperlink"/>
                <w:i/>
                <w:iCs/>
              </w:rPr>
              <w:t xml:space="preserve"> tr</w:t>
            </w:r>
            <w:r w:rsidRPr="005A7D05">
              <w:rPr>
                <w:rStyle w:val="Hyperlink"/>
                <w:rFonts w:cs="Calibri"/>
                <w:i/>
                <w:iCs/>
              </w:rPr>
              <w:t>ợ</w:t>
            </w:r>
            <w:r w:rsidRPr="005A7D05">
              <w:rPr>
                <w:rStyle w:val="Hyperlink"/>
                <w:i/>
                <w:iCs/>
              </w:rPr>
              <w:t xml:space="preserve"> trong công tác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nh</w:t>
            </w:r>
            <w:r w:rsidRPr="005A7D05">
              <w:rPr>
                <w:rStyle w:val="Hyperlink"/>
                <w:rFonts w:cs="Calibri"/>
                <w:i/>
                <w:iCs/>
              </w:rPr>
              <w:t>ư</w:t>
            </w:r>
            <w:r w:rsidRPr="005A7D05">
              <w:rPr>
                <w:rStyle w:val="Hyperlink"/>
                <w:i/>
                <w:iCs/>
              </w:rPr>
              <w:t xml:space="preserve"> th</w:t>
            </w:r>
            <w:r w:rsidRPr="005A7D05">
              <w:rPr>
                <w:rStyle w:val="Hyperlink"/>
                <w:rFonts w:cs="Calibri"/>
                <w:i/>
                <w:iCs/>
              </w:rPr>
              <w:t>ế</w:t>
            </w:r>
            <w:r w:rsidRPr="005A7D05">
              <w:rPr>
                <w:rStyle w:val="Hyperlink"/>
                <w:i/>
                <w:iCs/>
              </w:rPr>
              <w:t xml:space="preserve"> nào?</w:t>
            </w:r>
            <w:r>
              <w:rPr>
                <w:webHidden/>
              </w:rPr>
              <w:tab/>
            </w:r>
            <w:r>
              <w:rPr>
                <w:webHidden/>
              </w:rPr>
              <w:fldChar w:fldCharType="begin"/>
            </w:r>
            <w:r>
              <w:rPr>
                <w:webHidden/>
              </w:rPr>
              <w:instrText xml:space="preserve"> PAGEREF _Toc177146660 \h </w:instrText>
            </w:r>
          </w:ins>
          <w:r>
            <w:rPr>
              <w:webHidden/>
            </w:rPr>
          </w:r>
          <w:r>
            <w:rPr>
              <w:webHidden/>
            </w:rPr>
            <w:fldChar w:fldCharType="separate"/>
          </w:r>
          <w:ins w:id="104" w:author="An Tran, ACA (BUV)" w:date="2024-09-13T18:51:00Z" w16du:dateUtc="2024-09-13T11:51:00Z">
            <w:r>
              <w:rPr>
                <w:webHidden/>
              </w:rPr>
              <w:t>50</w:t>
            </w:r>
            <w:r>
              <w:rPr>
                <w:webHidden/>
              </w:rPr>
              <w:fldChar w:fldCharType="end"/>
            </w:r>
            <w:r w:rsidRPr="005A7D05">
              <w:rPr>
                <w:rStyle w:val="Hyperlink"/>
              </w:rPr>
              <w:fldChar w:fldCharType="end"/>
            </w:r>
          </w:ins>
        </w:p>
        <w:p w14:paraId="7865C4F8" w14:textId="6D8938B4" w:rsidR="000C07CA" w:rsidRDefault="000C07CA">
          <w:pPr>
            <w:pStyle w:val="TOC2"/>
            <w:tabs>
              <w:tab w:val="left" w:pos="1540"/>
            </w:tabs>
            <w:rPr>
              <w:ins w:id="105" w:author="An Tran, ACA (BUV)" w:date="2024-09-13T18:51:00Z" w16du:dateUtc="2024-09-13T11:51:00Z"/>
              <w:rFonts w:asciiTheme="minorHAnsi" w:eastAsiaTheme="minorEastAsia" w:hAnsiTheme="minorHAnsi" w:cstheme="minorBidi"/>
              <w:kern w:val="2"/>
              <w:lang w:eastAsia="en-US"/>
              <w14:ligatures w14:val="standardContextual"/>
            </w:rPr>
          </w:pPr>
          <w:ins w:id="106"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"_Toc177146661"</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5.</w:t>
            </w:r>
            <w:r>
              <w:rPr>
                <w:rFonts w:asciiTheme="minorHAnsi" w:eastAsiaTheme="minorEastAsia" w:hAnsiTheme="minorHAnsi" w:cstheme="minorBidi"/>
                <w:kern w:val="2"/>
                <w:lang w:eastAsia="en-US"/>
                <w14:ligatures w14:val="standardContextual"/>
              </w:rPr>
              <w:tab/>
            </w:r>
            <w:r w:rsidRPr="005A7D05">
              <w:rPr>
                <w:rStyle w:val="Hyperlink"/>
              </w:rPr>
              <w:t xml:space="preserve">Can first year students go for internships? / </w:t>
            </w:r>
            <w:r w:rsidRPr="005A7D05">
              <w:rPr>
                <w:rStyle w:val="Hyperlink"/>
                <w:i/>
                <w:iCs/>
              </w:rPr>
              <w:t>Sinh viên năm nh</w:t>
            </w:r>
            <w:r w:rsidRPr="005A7D05">
              <w:rPr>
                <w:rStyle w:val="Hyperlink"/>
                <w:rFonts w:cs="Calibri"/>
                <w:i/>
                <w:iCs/>
              </w:rPr>
              <w:t>ấ</w:t>
            </w:r>
            <w:r w:rsidRPr="005A7D05">
              <w:rPr>
                <w:rStyle w:val="Hyperlink"/>
                <w:i/>
                <w:iCs/>
              </w:rPr>
              <w:t>t có th</w:t>
            </w:r>
            <w:r w:rsidRPr="005A7D05">
              <w:rPr>
                <w:rStyle w:val="Hyperlink"/>
                <w:rFonts w:cs="Calibri"/>
                <w:i/>
                <w:iCs/>
              </w:rPr>
              <w:t>ể</w:t>
            </w:r>
            <w:r w:rsidRPr="005A7D05">
              <w:rPr>
                <w:rStyle w:val="Hyperlink"/>
                <w:i/>
                <w:iCs/>
              </w:rPr>
              <w:t xml:space="preserve"> đi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đ</w:t>
            </w:r>
            <w:r w:rsidRPr="005A7D05">
              <w:rPr>
                <w:rStyle w:val="Hyperlink"/>
                <w:rFonts w:cs="Calibri"/>
                <w:i/>
                <w:iCs/>
              </w:rPr>
              <w:t>ượ</w:t>
            </w:r>
            <w:r w:rsidRPr="005A7D05">
              <w:rPr>
                <w:rStyle w:val="Hyperlink"/>
                <w:i/>
                <w:iCs/>
              </w:rPr>
              <w:t>c không?</w:t>
            </w:r>
            <w:r>
              <w:rPr>
                <w:webHidden/>
              </w:rPr>
              <w:tab/>
            </w:r>
            <w:r>
              <w:rPr>
                <w:webHidden/>
              </w:rPr>
              <w:fldChar w:fldCharType="begin"/>
            </w:r>
            <w:r>
              <w:rPr>
                <w:webHidden/>
              </w:rPr>
              <w:instrText xml:space="preserve"> PAGEREF _Toc177146661 \h </w:instrText>
            </w:r>
          </w:ins>
          <w:r>
            <w:rPr>
              <w:webHidden/>
            </w:rPr>
          </w:r>
          <w:r>
            <w:rPr>
              <w:webHidden/>
            </w:rPr>
            <w:fldChar w:fldCharType="separate"/>
          </w:r>
          <w:ins w:id="107" w:author="An Tran, ACA (BUV)" w:date="2024-09-13T18:51:00Z" w16du:dateUtc="2024-09-13T11:51:00Z">
            <w:r>
              <w:rPr>
                <w:webHidden/>
              </w:rPr>
              <w:t>53</w:t>
            </w:r>
            <w:r>
              <w:rPr>
                <w:webHidden/>
              </w:rPr>
              <w:fldChar w:fldCharType="end"/>
            </w:r>
            <w:r w:rsidRPr="005A7D05">
              <w:rPr>
                <w:rStyle w:val="Hyperlink"/>
              </w:rPr>
              <w:fldChar w:fldCharType="end"/>
            </w:r>
          </w:ins>
        </w:p>
        <w:p w14:paraId="7342487D" w14:textId="537BEA9E" w:rsidR="000C07CA" w:rsidRDefault="000C07CA">
          <w:pPr>
            <w:pStyle w:val="TOC2"/>
            <w:tabs>
              <w:tab w:val="left" w:pos="1540"/>
            </w:tabs>
            <w:rPr>
              <w:ins w:id="108" w:author="An Tran, ACA (BUV)" w:date="2024-09-13T18:51:00Z" w16du:dateUtc="2024-09-13T11:51:00Z"/>
              <w:rFonts w:asciiTheme="minorHAnsi" w:eastAsiaTheme="minorEastAsia" w:hAnsiTheme="minorHAnsi" w:cstheme="minorBidi"/>
              <w:kern w:val="2"/>
              <w:lang w:eastAsia="en-US"/>
              <w14:ligatures w14:val="standardContextual"/>
            </w:rPr>
          </w:pPr>
          <w:ins w:id="109"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"_Toc177146662"</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6.</w:t>
            </w:r>
            <w:r>
              <w:rPr>
                <w:rFonts w:asciiTheme="minorHAnsi" w:eastAsiaTheme="minorEastAsia" w:hAnsiTheme="minorHAnsi" w:cstheme="minorBidi"/>
                <w:kern w:val="2"/>
                <w:lang w:eastAsia="en-US"/>
                <w14:ligatures w14:val="standardContextual"/>
              </w:rPr>
              <w:tab/>
            </w:r>
            <w:r w:rsidRPr="005A7D05">
              <w:rPr>
                <w:rStyle w:val="Hyperlink"/>
              </w:rPr>
              <w:t xml:space="preserve">Can BUV guarantee that every student will have an internship during the semester break? / </w:t>
            </w:r>
            <w:r w:rsidRPr="005A7D05">
              <w:rPr>
                <w:rStyle w:val="Hyperlink"/>
                <w:i/>
                <w:iCs/>
              </w:rPr>
              <w:t>Nhà tr</w:t>
            </w:r>
            <w:r w:rsidRPr="005A7D05">
              <w:rPr>
                <w:rStyle w:val="Hyperlink"/>
                <w:rFonts w:cs="Calibri"/>
                <w:i/>
                <w:iCs/>
              </w:rPr>
              <w:t>ườ</w:t>
            </w:r>
            <w:r w:rsidRPr="005A7D05">
              <w:rPr>
                <w:rStyle w:val="Hyperlink"/>
                <w:i/>
                <w:iCs/>
              </w:rPr>
              <w:t>ng có th</w:t>
            </w:r>
            <w:r w:rsidRPr="005A7D05">
              <w:rPr>
                <w:rStyle w:val="Hyperlink"/>
                <w:rFonts w:cs="Calibri"/>
                <w:i/>
                <w:iCs/>
              </w:rPr>
              <w:t>ể</w:t>
            </w:r>
            <w:r w:rsidRPr="005A7D05">
              <w:rPr>
                <w:rStyle w:val="Hyperlink"/>
                <w:i/>
                <w:iCs/>
              </w:rPr>
              <w:t xml:space="preserve"> đ</w:t>
            </w:r>
            <w:r w:rsidRPr="005A7D05">
              <w:rPr>
                <w:rStyle w:val="Hyperlink"/>
                <w:rFonts w:cs="Calibri"/>
                <w:i/>
                <w:iCs/>
              </w:rPr>
              <w:t>ả</w:t>
            </w:r>
            <w:r w:rsidRPr="005A7D05">
              <w:rPr>
                <w:rStyle w:val="Hyperlink"/>
                <w:i/>
                <w:iCs/>
              </w:rPr>
              <w:t>m b</w:t>
            </w:r>
            <w:r w:rsidRPr="005A7D05">
              <w:rPr>
                <w:rStyle w:val="Hyperlink"/>
                <w:rFonts w:cs="Calibri"/>
                <w:i/>
                <w:iCs/>
              </w:rPr>
              <w:t>ả</w:t>
            </w:r>
            <w:r w:rsidRPr="005A7D05">
              <w:rPr>
                <w:rStyle w:val="Hyperlink"/>
                <w:i/>
                <w:iCs/>
              </w:rPr>
              <w:t>o r</w:t>
            </w:r>
            <w:r w:rsidRPr="005A7D05">
              <w:rPr>
                <w:rStyle w:val="Hyperlink"/>
                <w:rFonts w:cs="Calibri"/>
                <w:i/>
                <w:iCs/>
              </w:rPr>
              <w:t>ằ</w:t>
            </w:r>
            <w:r w:rsidRPr="005A7D05">
              <w:rPr>
                <w:rStyle w:val="Hyperlink"/>
                <w:i/>
                <w:iCs/>
              </w:rPr>
              <w:t>ng t</w:t>
            </w:r>
            <w:r w:rsidRPr="005A7D05">
              <w:rPr>
                <w:rStyle w:val="Hyperlink"/>
                <w:rFonts w:cs="Calibri"/>
                <w:i/>
                <w:iCs/>
              </w:rPr>
              <w:t>ấ</w:t>
            </w:r>
            <w:r w:rsidRPr="005A7D05">
              <w:rPr>
                <w:rStyle w:val="Hyperlink"/>
                <w:i/>
                <w:iCs/>
              </w:rPr>
              <w:t>t c</w:t>
            </w:r>
            <w:r w:rsidRPr="005A7D05">
              <w:rPr>
                <w:rStyle w:val="Hyperlink"/>
                <w:rFonts w:cs="Calibri"/>
                <w:i/>
                <w:iCs/>
              </w:rPr>
              <w:t>ả</w:t>
            </w:r>
            <w:r w:rsidRPr="005A7D05">
              <w:rPr>
                <w:rStyle w:val="Hyperlink"/>
                <w:i/>
                <w:iCs/>
              </w:rPr>
              <w:t xml:space="preserve"> các sinh viên đ</w:t>
            </w:r>
            <w:r w:rsidRPr="005A7D05">
              <w:rPr>
                <w:rStyle w:val="Hyperlink"/>
                <w:rFonts w:cs="Calibri"/>
                <w:i/>
                <w:iCs/>
              </w:rPr>
              <w:t>ề</w:t>
            </w:r>
            <w:r w:rsidRPr="005A7D05">
              <w:rPr>
                <w:rStyle w:val="Hyperlink"/>
                <w:i/>
                <w:iCs/>
              </w:rPr>
              <w:t>u đ</w:t>
            </w:r>
            <w:r w:rsidRPr="005A7D05">
              <w:rPr>
                <w:rStyle w:val="Hyperlink"/>
                <w:rFonts w:cs="Calibri"/>
                <w:i/>
                <w:iCs/>
              </w:rPr>
              <w:t>ượ</w:t>
            </w:r>
            <w:r w:rsidRPr="005A7D05">
              <w:rPr>
                <w:rStyle w:val="Hyperlink"/>
                <w:i/>
                <w:iCs/>
              </w:rPr>
              <w:t>c đi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vào k</w:t>
            </w:r>
            <w:r w:rsidRPr="005A7D05">
              <w:rPr>
                <w:rStyle w:val="Hyperlink"/>
                <w:rFonts w:cs="Calibri"/>
                <w:i/>
                <w:iCs/>
              </w:rPr>
              <w:t>ỳ</w:t>
            </w:r>
            <w:r w:rsidRPr="005A7D05">
              <w:rPr>
                <w:rStyle w:val="Hyperlink"/>
                <w:i/>
                <w:iCs/>
              </w:rPr>
              <w:t xml:space="preserve"> ngh</w:t>
            </w:r>
            <w:r w:rsidRPr="005A7D05">
              <w:rPr>
                <w:rStyle w:val="Hyperlink"/>
                <w:rFonts w:cs="Calibri"/>
                <w:i/>
                <w:iCs/>
              </w:rPr>
              <w:t>ỉ</w:t>
            </w:r>
            <w:r w:rsidRPr="005A7D05">
              <w:rPr>
                <w:rStyle w:val="Hyperlink"/>
                <w:i/>
                <w:iCs/>
              </w:rPr>
              <w:t xml:space="preserve"> gi</w:t>
            </w:r>
            <w:r w:rsidRPr="005A7D05">
              <w:rPr>
                <w:rStyle w:val="Hyperlink"/>
                <w:rFonts w:cs="Calibri"/>
                <w:i/>
                <w:iCs/>
              </w:rPr>
              <w:t>ữ</w:t>
            </w:r>
            <w:r w:rsidRPr="005A7D05">
              <w:rPr>
                <w:rStyle w:val="Hyperlink"/>
                <w:i/>
                <w:iCs/>
              </w:rPr>
              <w:t>a h</w:t>
            </w:r>
            <w:r w:rsidRPr="005A7D05">
              <w:rPr>
                <w:rStyle w:val="Hyperlink"/>
                <w:rFonts w:cs="Calibri"/>
                <w:i/>
                <w:iCs/>
              </w:rPr>
              <w:t>ọ</w:t>
            </w:r>
            <w:r w:rsidRPr="005A7D05">
              <w:rPr>
                <w:rStyle w:val="Hyperlink"/>
                <w:i/>
                <w:iCs/>
              </w:rPr>
              <w:t>c k</w:t>
            </w:r>
            <w:r w:rsidRPr="005A7D05">
              <w:rPr>
                <w:rStyle w:val="Hyperlink"/>
                <w:rFonts w:cs="Calibri"/>
                <w:i/>
                <w:iCs/>
              </w:rPr>
              <w:t>ỳ</w:t>
            </w:r>
            <w:r w:rsidRPr="005A7D05">
              <w:rPr>
                <w:rStyle w:val="Hyperlink"/>
                <w:i/>
                <w:iCs/>
              </w:rPr>
              <w:t xml:space="preserve"> không?</w:t>
            </w:r>
            <w:r>
              <w:rPr>
                <w:webHidden/>
              </w:rPr>
              <w:tab/>
            </w:r>
            <w:r>
              <w:rPr>
                <w:webHidden/>
              </w:rPr>
              <w:fldChar w:fldCharType="begin"/>
            </w:r>
            <w:r>
              <w:rPr>
                <w:webHidden/>
              </w:rPr>
              <w:instrText xml:space="preserve"> PAGEREF _Toc177146662 \h </w:instrText>
            </w:r>
          </w:ins>
          <w:r>
            <w:rPr>
              <w:webHidden/>
            </w:rPr>
          </w:r>
          <w:r>
            <w:rPr>
              <w:webHidden/>
            </w:rPr>
            <w:fldChar w:fldCharType="separate"/>
          </w:r>
          <w:ins w:id="110" w:author="An Tran, ACA (BUV)" w:date="2024-09-13T18:51:00Z" w16du:dateUtc="2024-09-13T11:51:00Z">
            <w:r>
              <w:rPr>
                <w:webHidden/>
              </w:rPr>
              <w:t>55</w:t>
            </w:r>
            <w:r>
              <w:rPr>
                <w:webHidden/>
              </w:rPr>
              <w:fldChar w:fldCharType="end"/>
            </w:r>
            <w:r w:rsidRPr="005A7D05">
              <w:rPr>
                <w:rStyle w:val="Hyperlink"/>
              </w:rPr>
              <w:fldChar w:fldCharType="end"/>
            </w:r>
          </w:ins>
        </w:p>
        <w:p w14:paraId="50E3E0EA" w14:textId="72E94D66" w:rsidR="000C07CA" w:rsidRDefault="000C07CA">
          <w:pPr>
            <w:pStyle w:val="TOC2"/>
            <w:tabs>
              <w:tab w:val="left" w:pos="1540"/>
            </w:tabs>
            <w:rPr>
              <w:ins w:id="111" w:author="An Tran, ACA (BUV)" w:date="2024-09-13T18:51:00Z" w16du:dateUtc="2024-09-13T11:51:00Z"/>
              <w:rFonts w:asciiTheme="minorHAnsi" w:eastAsiaTheme="minorEastAsia" w:hAnsiTheme="minorHAnsi" w:cstheme="minorBidi"/>
              <w:kern w:val="2"/>
              <w:lang w:eastAsia="en-US"/>
              <w14:ligatures w14:val="standardContextual"/>
            </w:rPr>
          </w:pPr>
          <w:ins w:id="112" w:author="An Tran, ACA (BUV)" w:date="2024-09-13T18:51:00Z" w16du:dateUtc="2024-09-13T11:51:00Z">
            <w:r w:rsidRPr="005A7D05">
              <w:rPr>
                <w:rStyle w:val="Hyperlink"/>
              </w:rPr>
              <w:lastRenderedPageBreak/>
              <w:fldChar w:fldCharType="begin"/>
            </w:r>
            <w:r w:rsidRPr="005A7D05">
              <w:rPr>
                <w:rStyle w:val="Hyperlink"/>
              </w:rPr>
              <w:instrText xml:space="preserve"> </w:instrText>
            </w:r>
            <w:r>
              <w:instrText>HYPERLINK \l "_Toc177146663"</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7.</w:t>
            </w:r>
            <w:r>
              <w:rPr>
                <w:rFonts w:asciiTheme="minorHAnsi" w:eastAsiaTheme="minorEastAsia" w:hAnsiTheme="minorHAnsi" w:cstheme="minorBidi"/>
                <w:kern w:val="2"/>
                <w:lang w:eastAsia="en-US"/>
                <w14:ligatures w14:val="standardContextual"/>
              </w:rPr>
              <w:tab/>
            </w:r>
            <w:r w:rsidRPr="005A7D05">
              <w:rPr>
                <w:rStyle w:val="Hyperlink"/>
              </w:rPr>
              <w:t xml:space="preserve">What can students do during 3 months break if they do not go for internships? / </w:t>
            </w:r>
            <w:r w:rsidRPr="005A7D05">
              <w:rPr>
                <w:rStyle w:val="Hyperlink"/>
                <w:i/>
                <w:iCs/>
              </w:rPr>
              <w:t>N</w:t>
            </w:r>
            <w:r w:rsidRPr="005A7D05">
              <w:rPr>
                <w:rStyle w:val="Hyperlink"/>
                <w:rFonts w:cs="Calibri"/>
                <w:i/>
                <w:iCs/>
              </w:rPr>
              <w:t>ế</w:t>
            </w:r>
            <w:r w:rsidRPr="005A7D05">
              <w:rPr>
                <w:rStyle w:val="Hyperlink"/>
                <w:i/>
                <w:iCs/>
              </w:rPr>
              <w:t>u trong 3 tháng ngh</w:t>
            </w:r>
            <w:r w:rsidRPr="005A7D05">
              <w:rPr>
                <w:rStyle w:val="Hyperlink"/>
                <w:rFonts w:cs="Calibri"/>
                <w:i/>
                <w:iCs/>
              </w:rPr>
              <w:t>ỉ</w:t>
            </w:r>
            <w:r w:rsidRPr="005A7D05">
              <w:rPr>
                <w:rStyle w:val="Hyperlink"/>
                <w:i/>
                <w:iCs/>
              </w:rPr>
              <w:t xml:space="preserve"> gi</w:t>
            </w:r>
            <w:r w:rsidRPr="005A7D05">
              <w:rPr>
                <w:rStyle w:val="Hyperlink"/>
                <w:rFonts w:cs="Calibri"/>
                <w:i/>
                <w:iCs/>
              </w:rPr>
              <w:t>ữ</w:t>
            </w:r>
            <w:r w:rsidRPr="005A7D05">
              <w:rPr>
                <w:rStyle w:val="Hyperlink"/>
                <w:i/>
                <w:iCs/>
              </w:rPr>
              <w:t>a k</w:t>
            </w:r>
            <w:r w:rsidRPr="005A7D05">
              <w:rPr>
                <w:rStyle w:val="Hyperlink"/>
                <w:rFonts w:cs="Calibri"/>
                <w:i/>
                <w:iCs/>
              </w:rPr>
              <w:t>ỳ</w:t>
            </w:r>
            <w:r w:rsidRPr="005A7D05">
              <w:rPr>
                <w:rStyle w:val="Hyperlink"/>
                <w:i/>
                <w:iCs/>
              </w:rPr>
              <w:t xml:space="preserve"> sinh viên không đi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thì có th</w:t>
            </w:r>
            <w:r w:rsidRPr="005A7D05">
              <w:rPr>
                <w:rStyle w:val="Hyperlink"/>
                <w:rFonts w:cs="Calibri"/>
                <w:i/>
                <w:iCs/>
              </w:rPr>
              <w:t>ể</w:t>
            </w:r>
            <w:r w:rsidRPr="005A7D05">
              <w:rPr>
                <w:rStyle w:val="Hyperlink"/>
                <w:i/>
                <w:iCs/>
              </w:rPr>
              <w:t xml:space="preserve"> làm gì?</w:t>
            </w:r>
            <w:r>
              <w:rPr>
                <w:webHidden/>
              </w:rPr>
              <w:tab/>
            </w:r>
            <w:r>
              <w:rPr>
                <w:webHidden/>
              </w:rPr>
              <w:fldChar w:fldCharType="begin"/>
            </w:r>
            <w:r>
              <w:rPr>
                <w:webHidden/>
              </w:rPr>
              <w:instrText xml:space="preserve"> PAGEREF _Toc177146663 \h </w:instrText>
            </w:r>
          </w:ins>
          <w:r>
            <w:rPr>
              <w:webHidden/>
            </w:rPr>
          </w:r>
          <w:r>
            <w:rPr>
              <w:webHidden/>
            </w:rPr>
            <w:fldChar w:fldCharType="separate"/>
          </w:r>
          <w:ins w:id="113" w:author="An Tran, ACA (BUV)" w:date="2024-09-13T18:51:00Z" w16du:dateUtc="2024-09-13T11:51:00Z">
            <w:r>
              <w:rPr>
                <w:webHidden/>
              </w:rPr>
              <w:t>57</w:t>
            </w:r>
            <w:r>
              <w:rPr>
                <w:webHidden/>
              </w:rPr>
              <w:fldChar w:fldCharType="end"/>
            </w:r>
            <w:r w:rsidRPr="005A7D05">
              <w:rPr>
                <w:rStyle w:val="Hyperlink"/>
              </w:rPr>
              <w:fldChar w:fldCharType="end"/>
            </w:r>
          </w:ins>
        </w:p>
        <w:p w14:paraId="51385470" w14:textId="3DDA70D9" w:rsidR="000C07CA" w:rsidRDefault="000C07CA">
          <w:pPr>
            <w:pStyle w:val="TOC2"/>
            <w:tabs>
              <w:tab w:val="left" w:pos="1540"/>
            </w:tabs>
            <w:rPr>
              <w:ins w:id="114" w:author="An Tran, ACA (BUV)" w:date="2024-09-13T18:51:00Z" w16du:dateUtc="2024-09-13T11:51:00Z"/>
              <w:rFonts w:asciiTheme="minorHAnsi" w:eastAsiaTheme="minorEastAsia" w:hAnsiTheme="minorHAnsi" w:cstheme="minorBidi"/>
              <w:kern w:val="2"/>
              <w:lang w:eastAsia="en-US"/>
              <w14:ligatures w14:val="standardContextual"/>
            </w:rPr>
          </w:pPr>
          <w:ins w:id="115"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"_Toc177146664"</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en-GB"/>
              </w:rPr>
              <w:t>8.</w:t>
            </w:r>
            <w:r>
              <w:rPr>
                <w:rFonts w:asciiTheme="minorHAnsi" w:eastAsiaTheme="minorEastAsia" w:hAnsiTheme="minorHAnsi" w:cstheme="minorBidi"/>
                <w:kern w:val="2"/>
                <w:lang w:eastAsia="en-US"/>
                <w14:ligatures w14:val="standardContextual"/>
              </w:rPr>
              <w:tab/>
            </w:r>
            <w:r w:rsidRPr="005A7D05">
              <w:rPr>
                <w:rStyle w:val="Hyperlink"/>
                <w:lang w:val="en-GB"/>
              </w:rPr>
              <w:t xml:space="preserve">Where can I get the information about the internships, extra-curricular activities, short courses that BUV is offering? / </w:t>
            </w:r>
            <w:r w:rsidRPr="005A7D05">
              <w:rPr>
                <w:rStyle w:val="Hyperlink"/>
                <w:i/>
                <w:iCs/>
                <w:lang w:val="en-GB"/>
              </w:rPr>
              <w:t>Chúng tôi có th</w:t>
            </w:r>
            <w:r w:rsidRPr="005A7D05">
              <w:rPr>
                <w:rStyle w:val="Hyperlink"/>
                <w:rFonts w:cs="Calibri"/>
                <w:i/>
                <w:iCs/>
                <w:lang w:val="en-GB"/>
              </w:rPr>
              <w:t>ể</w:t>
            </w:r>
            <w:r w:rsidRPr="005A7D05">
              <w:rPr>
                <w:rStyle w:val="Hyperlink"/>
                <w:i/>
                <w:iCs/>
                <w:lang w:val="en-GB"/>
              </w:rPr>
              <w:t xml:space="preserve"> c</w:t>
            </w:r>
            <w:r w:rsidRPr="005A7D05">
              <w:rPr>
                <w:rStyle w:val="Hyperlink"/>
                <w:rFonts w:cs="Calibri"/>
                <w:i/>
                <w:iCs/>
                <w:lang w:val="en-GB"/>
              </w:rPr>
              <w:t>ậ</w:t>
            </w:r>
            <w:r w:rsidRPr="005A7D05">
              <w:rPr>
                <w:rStyle w:val="Hyperlink"/>
                <w:i/>
                <w:iCs/>
                <w:lang w:val="en-GB"/>
              </w:rPr>
              <w:t>p nh</w:t>
            </w:r>
            <w:r w:rsidRPr="005A7D05">
              <w:rPr>
                <w:rStyle w:val="Hyperlink"/>
                <w:rFonts w:cs="Calibri"/>
                <w:i/>
                <w:iCs/>
                <w:lang w:val="en-GB"/>
              </w:rPr>
              <w:t>ậ</w:t>
            </w:r>
            <w:r w:rsidRPr="005A7D05">
              <w:rPr>
                <w:rStyle w:val="Hyperlink"/>
                <w:i/>
                <w:iCs/>
                <w:lang w:val="en-GB"/>
              </w:rPr>
              <w:t>t các thông tin v</w:t>
            </w:r>
            <w:r w:rsidRPr="005A7D05">
              <w:rPr>
                <w:rStyle w:val="Hyperlink"/>
                <w:rFonts w:cs="Calibri"/>
                <w:i/>
                <w:iCs/>
                <w:lang w:val="en-GB"/>
              </w:rPr>
              <w:t>ề</w:t>
            </w:r>
            <w:r w:rsidRPr="005A7D05">
              <w:rPr>
                <w:rStyle w:val="Hyperlink"/>
                <w:i/>
                <w:iCs/>
                <w:lang w:val="en-GB"/>
              </w:rPr>
              <w:t xml:space="preserve"> c</w:t>
            </w:r>
            <w:r w:rsidRPr="005A7D05">
              <w:rPr>
                <w:rStyle w:val="Hyperlink"/>
                <w:rFonts w:cs="Calibri"/>
                <w:i/>
                <w:iCs/>
                <w:lang w:val="en-GB"/>
              </w:rPr>
              <w:t>ơ</w:t>
            </w:r>
            <w:r w:rsidRPr="005A7D05">
              <w:rPr>
                <w:rStyle w:val="Hyperlink"/>
                <w:i/>
                <w:iCs/>
                <w:lang w:val="en-GB"/>
              </w:rPr>
              <w:t xml:space="preserve"> h</w:t>
            </w:r>
            <w:r w:rsidRPr="005A7D05">
              <w:rPr>
                <w:rStyle w:val="Hyperlink"/>
                <w:rFonts w:cs="Calibri"/>
                <w:i/>
                <w:iCs/>
                <w:lang w:val="en-GB"/>
              </w:rPr>
              <w:t>ộ</w:t>
            </w:r>
            <w:r w:rsidRPr="005A7D05">
              <w:rPr>
                <w:rStyle w:val="Hyperlink"/>
                <w:i/>
                <w:iCs/>
                <w:lang w:val="en-GB"/>
              </w:rPr>
              <w:t>i th</w:t>
            </w:r>
            <w:r w:rsidRPr="005A7D05">
              <w:rPr>
                <w:rStyle w:val="Hyperlink"/>
                <w:rFonts w:cs="Calibri"/>
                <w:i/>
                <w:iCs/>
                <w:lang w:val="en-GB"/>
              </w:rPr>
              <w:t>ự</w:t>
            </w:r>
            <w:r w:rsidRPr="005A7D05">
              <w:rPr>
                <w:rStyle w:val="Hyperlink"/>
                <w:i/>
                <w:iCs/>
                <w:lang w:val="en-GB"/>
              </w:rPr>
              <w:t>c t</w:t>
            </w:r>
            <w:r w:rsidRPr="005A7D05">
              <w:rPr>
                <w:rStyle w:val="Hyperlink"/>
                <w:rFonts w:cs="Calibri"/>
                <w:i/>
                <w:iCs/>
                <w:lang w:val="en-GB"/>
              </w:rPr>
              <w:t>ậ</w:t>
            </w:r>
            <w:r w:rsidRPr="005A7D05">
              <w:rPr>
                <w:rStyle w:val="Hyperlink"/>
                <w:i/>
                <w:iCs/>
                <w:lang w:val="en-GB"/>
              </w:rPr>
              <w:t>p, ho</w:t>
            </w:r>
            <w:r w:rsidRPr="005A7D05">
              <w:rPr>
                <w:rStyle w:val="Hyperlink"/>
                <w:rFonts w:cs="Calibri"/>
                <w:i/>
                <w:iCs/>
                <w:lang w:val="en-GB"/>
              </w:rPr>
              <w:t>ạ</w:t>
            </w:r>
            <w:r w:rsidRPr="005A7D05">
              <w:rPr>
                <w:rStyle w:val="Hyperlink"/>
                <w:i/>
                <w:iCs/>
                <w:lang w:val="en-GB"/>
              </w:rPr>
              <w:t xml:space="preserve">t </w:t>
            </w:r>
            <w:r w:rsidRPr="005A7D05">
              <w:rPr>
                <w:rStyle w:val="Hyperlink"/>
                <w:rFonts w:cs="Calibri"/>
                <w:i/>
                <w:iCs/>
                <w:lang w:val="en-GB"/>
              </w:rPr>
              <w:t>độ</w:t>
            </w:r>
            <w:r w:rsidRPr="005A7D05">
              <w:rPr>
                <w:rStyle w:val="Hyperlink"/>
                <w:i/>
                <w:iCs/>
                <w:lang w:val="en-GB"/>
              </w:rPr>
              <w:t>ng ngo</w:t>
            </w:r>
            <w:r w:rsidRPr="005A7D05">
              <w:rPr>
                <w:rStyle w:val="Hyperlink"/>
                <w:rFonts w:cs="Calibri"/>
                <w:i/>
                <w:iCs/>
                <w:lang w:val="en-GB"/>
              </w:rPr>
              <w:t>ạ</w:t>
            </w:r>
            <w:r w:rsidRPr="005A7D05">
              <w:rPr>
                <w:rStyle w:val="Hyperlink"/>
                <w:i/>
                <w:iCs/>
                <w:lang w:val="en-GB"/>
              </w:rPr>
              <w:t>i khóa và các khóa h</w:t>
            </w:r>
            <w:r w:rsidRPr="005A7D05">
              <w:rPr>
                <w:rStyle w:val="Hyperlink"/>
                <w:rFonts w:cs="Calibri"/>
                <w:i/>
                <w:iCs/>
                <w:lang w:val="en-GB"/>
              </w:rPr>
              <w:t>ọ</w:t>
            </w:r>
            <w:r w:rsidRPr="005A7D05">
              <w:rPr>
                <w:rStyle w:val="Hyperlink"/>
                <w:i/>
                <w:iCs/>
                <w:lang w:val="en-GB"/>
              </w:rPr>
              <w:t>c ng</w:t>
            </w:r>
            <w:r w:rsidRPr="005A7D05">
              <w:rPr>
                <w:rStyle w:val="Hyperlink"/>
                <w:rFonts w:cs="Calibri"/>
                <w:i/>
                <w:iCs/>
                <w:lang w:val="en-GB"/>
              </w:rPr>
              <w:t>ắ</w:t>
            </w:r>
            <w:r w:rsidRPr="005A7D05">
              <w:rPr>
                <w:rStyle w:val="Hyperlink"/>
                <w:i/>
                <w:iCs/>
                <w:lang w:val="en-GB"/>
              </w:rPr>
              <w:t>n h</w:t>
            </w:r>
            <w:r w:rsidRPr="005A7D05">
              <w:rPr>
                <w:rStyle w:val="Hyperlink"/>
                <w:rFonts w:cs="Calibri"/>
                <w:i/>
                <w:iCs/>
                <w:lang w:val="en-GB"/>
              </w:rPr>
              <w:t>ạ</w:t>
            </w:r>
            <w:r w:rsidRPr="005A7D05">
              <w:rPr>
                <w:rStyle w:val="Hyperlink"/>
                <w:i/>
                <w:iCs/>
                <w:lang w:val="en-GB"/>
              </w:rPr>
              <w:t xml:space="preserve">n BUV </w:t>
            </w:r>
            <w:r w:rsidRPr="005A7D05">
              <w:rPr>
                <w:rStyle w:val="Hyperlink"/>
                <w:rFonts w:cs="Calibri"/>
                <w:i/>
                <w:iCs/>
                <w:lang w:val="en-GB"/>
              </w:rPr>
              <w:t>đ</w:t>
            </w:r>
            <w:r w:rsidRPr="005A7D05">
              <w:rPr>
                <w:rStyle w:val="Hyperlink"/>
                <w:i/>
                <w:iCs/>
                <w:lang w:val="en-GB"/>
              </w:rPr>
              <w:t>ang cung c</w:t>
            </w:r>
            <w:r w:rsidRPr="005A7D05">
              <w:rPr>
                <w:rStyle w:val="Hyperlink"/>
                <w:rFonts w:cs="Calibri"/>
                <w:i/>
                <w:iCs/>
                <w:lang w:val="en-GB"/>
              </w:rPr>
              <w:t>ấ</w:t>
            </w:r>
            <w:r w:rsidRPr="005A7D05">
              <w:rPr>
                <w:rStyle w:val="Hyperlink"/>
                <w:i/>
                <w:iCs/>
                <w:lang w:val="en-GB"/>
              </w:rPr>
              <w:t xml:space="preserve">p </w:t>
            </w:r>
            <w:r w:rsidRPr="005A7D05">
              <w:rPr>
                <w:rStyle w:val="Hyperlink"/>
                <w:rFonts w:cs="Calibri"/>
                <w:i/>
                <w:iCs/>
                <w:lang w:val="en-GB"/>
              </w:rPr>
              <w:t>ở</w:t>
            </w:r>
            <w:r w:rsidRPr="005A7D05">
              <w:rPr>
                <w:rStyle w:val="Hyperlink"/>
                <w:i/>
                <w:iCs/>
                <w:lang w:val="en-GB"/>
              </w:rPr>
              <w:t xml:space="preserve"> </w:t>
            </w:r>
            <w:r w:rsidRPr="005A7D05">
              <w:rPr>
                <w:rStyle w:val="Hyperlink"/>
                <w:rFonts w:cs="Calibri"/>
                <w:i/>
                <w:iCs/>
                <w:lang w:val="en-GB"/>
              </w:rPr>
              <w:t>đ</w:t>
            </w:r>
            <w:r w:rsidRPr="005A7D05">
              <w:rPr>
                <w:rStyle w:val="Hyperlink"/>
                <w:rFonts w:cs="Avenir LT Std 35 Light"/>
                <w:i/>
                <w:iCs/>
                <w:lang w:val="en-GB"/>
              </w:rPr>
              <w:t>â</w:t>
            </w:r>
            <w:r w:rsidRPr="005A7D05">
              <w:rPr>
                <w:rStyle w:val="Hyperlink"/>
                <w:i/>
                <w:iCs/>
                <w:lang w:val="en-GB"/>
              </w:rPr>
              <w:t>u?</w:t>
            </w:r>
            <w:r>
              <w:rPr>
                <w:webHidden/>
              </w:rPr>
              <w:tab/>
            </w:r>
            <w:r>
              <w:rPr>
                <w:webHidden/>
              </w:rPr>
              <w:fldChar w:fldCharType="begin"/>
            </w:r>
            <w:r>
              <w:rPr>
                <w:webHidden/>
              </w:rPr>
              <w:instrText xml:space="preserve"> PAGEREF _Toc177146664 \h </w:instrText>
            </w:r>
          </w:ins>
          <w:r>
            <w:rPr>
              <w:webHidden/>
            </w:rPr>
          </w:r>
          <w:r>
            <w:rPr>
              <w:webHidden/>
            </w:rPr>
            <w:fldChar w:fldCharType="separate"/>
          </w:r>
          <w:ins w:id="116" w:author="An Tran, ACA (BUV)" w:date="2024-09-13T18:51:00Z" w16du:dateUtc="2024-09-13T11:51:00Z">
            <w:r>
              <w:rPr>
                <w:webHidden/>
              </w:rPr>
              <w:t>58</w:t>
            </w:r>
            <w:r>
              <w:rPr>
                <w:webHidden/>
              </w:rPr>
              <w:fldChar w:fldCharType="end"/>
            </w:r>
            <w:r w:rsidRPr="005A7D05">
              <w:rPr>
                <w:rStyle w:val="Hyperlink"/>
              </w:rPr>
              <w:fldChar w:fldCharType="end"/>
            </w:r>
          </w:ins>
        </w:p>
        <w:p w14:paraId="790C27F2" w14:textId="35421D17" w:rsidR="000C07CA" w:rsidRDefault="000C07CA">
          <w:pPr>
            <w:pStyle w:val="TOC2"/>
            <w:tabs>
              <w:tab w:val="left" w:pos="1540"/>
            </w:tabs>
            <w:rPr>
              <w:ins w:id="117" w:author="An Tran, ACA (BUV)" w:date="2024-09-13T18:51:00Z" w16du:dateUtc="2024-09-13T11:51:00Z"/>
              <w:rFonts w:asciiTheme="minorHAnsi" w:eastAsiaTheme="minorEastAsia" w:hAnsiTheme="minorHAnsi" w:cstheme="minorBidi"/>
              <w:kern w:val="2"/>
              <w:lang w:eastAsia="en-US"/>
              <w14:ligatures w14:val="standardContextual"/>
            </w:rPr>
          </w:pPr>
          <w:ins w:id="118"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"_Toc177146665"</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en-GB"/>
              </w:rPr>
              <w:t>9.</w:t>
            </w:r>
            <w:r>
              <w:rPr>
                <w:rFonts w:asciiTheme="minorHAnsi" w:eastAsiaTheme="minorEastAsia" w:hAnsiTheme="minorHAnsi" w:cstheme="minorBidi"/>
                <w:kern w:val="2"/>
                <w:lang w:eastAsia="en-US"/>
                <w14:ligatures w14:val="standardContextual"/>
              </w:rPr>
              <w:tab/>
            </w:r>
            <w:r w:rsidRPr="005A7D05">
              <w:rPr>
                <w:rStyle w:val="Hyperlink"/>
                <w:lang w:val="en-GB"/>
              </w:rPr>
              <w:t xml:space="preserve">What is the point of going for an internship which is not relevant to student’s major? / </w:t>
            </w:r>
            <w:r w:rsidRPr="005A7D05">
              <w:rPr>
                <w:rStyle w:val="Hyperlink"/>
                <w:i/>
                <w:iCs/>
                <w:lang w:val="en-GB"/>
              </w:rPr>
              <w:t>N</w:t>
            </w:r>
            <w:r w:rsidRPr="005A7D05">
              <w:rPr>
                <w:rStyle w:val="Hyperlink"/>
                <w:rFonts w:cs="Calibri"/>
                <w:i/>
                <w:iCs/>
                <w:lang w:val="en-GB"/>
              </w:rPr>
              <w:t>ế</w:t>
            </w:r>
            <w:r w:rsidRPr="005A7D05">
              <w:rPr>
                <w:rStyle w:val="Hyperlink"/>
                <w:i/>
                <w:iCs/>
                <w:lang w:val="en-GB"/>
              </w:rPr>
              <w:t xml:space="preserve">u sinh viên </w:t>
            </w:r>
            <w:r w:rsidRPr="005A7D05">
              <w:rPr>
                <w:rStyle w:val="Hyperlink"/>
                <w:rFonts w:cs="Calibri"/>
                <w:i/>
                <w:iCs/>
                <w:lang w:val="en-GB"/>
              </w:rPr>
              <w:t>đ</w:t>
            </w:r>
            <w:r w:rsidRPr="005A7D05">
              <w:rPr>
                <w:rStyle w:val="Hyperlink"/>
                <w:i/>
                <w:iCs/>
                <w:lang w:val="en-GB"/>
              </w:rPr>
              <w:t>i th</w:t>
            </w:r>
            <w:r w:rsidRPr="005A7D05">
              <w:rPr>
                <w:rStyle w:val="Hyperlink"/>
                <w:rFonts w:cs="Calibri"/>
                <w:i/>
                <w:iCs/>
                <w:lang w:val="en-GB"/>
              </w:rPr>
              <w:t>ự</w:t>
            </w:r>
            <w:r w:rsidRPr="005A7D05">
              <w:rPr>
                <w:rStyle w:val="Hyperlink"/>
                <w:i/>
                <w:iCs/>
                <w:lang w:val="en-GB"/>
              </w:rPr>
              <w:t>c t</w:t>
            </w:r>
            <w:r w:rsidRPr="005A7D05">
              <w:rPr>
                <w:rStyle w:val="Hyperlink"/>
                <w:rFonts w:cs="Calibri"/>
                <w:i/>
                <w:iCs/>
                <w:lang w:val="en-GB"/>
              </w:rPr>
              <w:t>ậ</w:t>
            </w:r>
            <w:r w:rsidRPr="005A7D05">
              <w:rPr>
                <w:rStyle w:val="Hyperlink"/>
                <w:i/>
                <w:iCs/>
                <w:lang w:val="en-GB"/>
              </w:rPr>
              <w:t>p trong m</w:t>
            </w:r>
            <w:r w:rsidRPr="005A7D05">
              <w:rPr>
                <w:rStyle w:val="Hyperlink"/>
                <w:rFonts w:cs="Calibri"/>
                <w:i/>
                <w:iCs/>
                <w:lang w:val="en-GB"/>
              </w:rPr>
              <w:t>ả</w:t>
            </w:r>
            <w:r w:rsidRPr="005A7D05">
              <w:rPr>
                <w:rStyle w:val="Hyperlink"/>
                <w:i/>
                <w:iCs/>
                <w:lang w:val="en-GB"/>
              </w:rPr>
              <w:t>ng không liên quan t</w:t>
            </w:r>
            <w:r w:rsidRPr="005A7D05">
              <w:rPr>
                <w:rStyle w:val="Hyperlink"/>
                <w:rFonts w:cs="Calibri"/>
                <w:i/>
                <w:iCs/>
                <w:lang w:val="en-GB"/>
              </w:rPr>
              <w:t>ớ</w:t>
            </w:r>
            <w:r w:rsidRPr="005A7D05">
              <w:rPr>
                <w:rStyle w:val="Hyperlink"/>
                <w:i/>
                <w:iCs/>
                <w:lang w:val="en-GB"/>
              </w:rPr>
              <w:t>i ngành h</w:t>
            </w:r>
            <w:r w:rsidRPr="005A7D05">
              <w:rPr>
                <w:rStyle w:val="Hyperlink"/>
                <w:rFonts w:cs="Calibri"/>
                <w:i/>
                <w:iCs/>
                <w:lang w:val="en-GB"/>
              </w:rPr>
              <w:t>ọ</w:t>
            </w:r>
            <w:r w:rsidRPr="005A7D05">
              <w:rPr>
                <w:rStyle w:val="Hyperlink"/>
                <w:i/>
                <w:iCs/>
                <w:lang w:val="en-GB"/>
              </w:rPr>
              <w:t>c thì có tác d</w:t>
            </w:r>
            <w:r w:rsidRPr="005A7D05">
              <w:rPr>
                <w:rStyle w:val="Hyperlink"/>
                <w:rFonts w:cs="Calibri"/>
                <w:i/>
                <w:iCs/>
                <w:lang w:val="en-GB"/>
              </w:rPr>
              <w:t>ụ</w:t>
            </w:r>
            <w:r w:rsidRPr="005A7D05">
              <w:rPr>
                <w:rStyle w:val="Hyperlink"/>
                <w:i/>
                <w:iCs/>
                <w:lang w:val="en-GB"/>
              </w:rPr>
              <w:t>ng gì?</w:t>
            </w:r>
            <w:r>
              <w:rPr>
                <w:webHidden/>
              </w:rPr>
              <w:tab/>
            </w:r>
            <w:r>
              <w:rPr>
                <w:webHidden/>
              </w:rPr>
              <w:fldChar w:fldCharType="begin"/>
            </w:r>
            <w:r>
              <w:rPr>
                <w:webHidden/>
              </w:rPr>
              <w:instrText xml:space="preserve"> PAGEREF _Toc177146665 \h </w:instrText>
            </w:r>
          </w:ins>
          <w:r>
            <w:rPr>
              <w:webHidden/>
            </w:rPr>
          </w:r>
          <w:r>
            <w:rPr>
              <w:webHidden/>
            </w:rPr>
            <w:fldChar w:fldCharType="separate"/>
          </w:r>
          <w:ins w:id="119" w:author="An Tran, ACA (BUV)" w:date="2024-09-13T18:51:00Z" w16du:dateUtc="2024-09-13T11:51:00Z">
            <w:r>
              <w:rPr>
                <w:webHidden/>
              </w:rPr>
              <w:t>60</w:t>
            </w:r>
            <w:r>
              <w:rPr>
                <w:webHidden/>
              </w:rPr>
              <w:fldChar w:fldCharType="end"/>
            </w:r>
            <w:r w:rsidRPr="005A7D05">
              <w:rPr>
                <w:rStyle w:val="Hyperlink"/>
              </w:rPr>
              <w:fldChar w:fldCharType="end"/>
            </w:r>
          </w:ins>
        </w:p>
        <w:p w14:paraId="62657841" w14:textId="44A75A6E" w:rsidR="000C07CA" w:rsidRDefault="000C07CA">
          <w:pPr>
            <w:pStyle w:val="TOC2"/>
            <w:tabs>
              <w:tab w:val="left" w:pos="1540"/>
            </w:tabs>
            <w:rPr>
              <w:ins w:id="120" w:author="An Tran, ACA (BUV)" w:date="2024-09-13T18:51:00Z" w16du:dateUtc="2024-09-13T11:51:00Z"/>
              <w:rFonts w:asciiTheme="minorHAnsi" w:eastAsiaTheme="minorEastAsia" w:hAnsiTheme="minorHAnsi" w:cstheme="minorBidi"/>
              <w:kern w:val="2"/>
              <w:lang w:eastAsia="en-US"/>
              <w14:ligatures w14:val="standardContextual"/>
            </w:rPr>
          </w:pPr>
          <w:ins w:id="121"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"_Toc177146666"</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10.</w:t>
            </w:r>
            <w:r>
              <w:rPr>
                <w:rFonts w:asciiTheme="minorHAnsi" w:eastAsiaTheme="minorEastAsia" w:hAnsiTheme="minorHAnsi" w:cstheme="minorBidi"/>
                <w:kern w:val="2"/>
                <w:lang w:eastAsia="en-US"/>
                <w14:ligatures w14:val="standardContextual"/>
              </w:rPr>
              <w:tab/>
            </w:r>
            <w:r w:rsidRPr="005A7D05">
              <w:rPr>
                <w:rStyle w:val="Hyperlink"/>
              </w:rPr>
              <w:t xml:space="preserve">Does BUV have any solutions if students </w:t>
            </w:r>
            <w:r w:rsidRPr="005A7D05">
              <w:rPr>
                <w:rStyle w:val="Hyperlink"/>
                <w:bCs/>
              </w:rPr>
              <w:t>cannot</w:t>
            </w:r>
            <w:r w:rsidRPr="005A7D05">
              <w:rPr>
                <w:rStyle w:val="Hyperlink"/>
              </w:rPr>
              <w:t xml:space="preserve"> pass internship interviews many times? / </w:t>
            </w:r>
            <w:r w:rsidRPr="005A7D05">
              <w:rPr>
                <w:rStyle w:val="Hyperlink"/>
                <w:i/>
                <w:iCs/>
              </w:rPr>
              <w:t>Nhà tr</w:t>
            </w:r>
            <w:r w:rsidRPr="005A7D05">
              <w:rPr>
                <w:rStyle w:val="Hyperlink"/>
                <w:rFonts w:cs="Calibri"/>
                <w:i/>
                <w:iCs/>
              </w:rPr>
              <w:t>ườ</w:t>
            </w:r>
            <w:r w:rsidRPr="005A7D05">
              <w:rPr>
                <w:rStyle w:val="Hyperlink"/>
                <w:i/>
                <w:iCs/>
              </w:rPr>
              <w:t>ng có ph</w:t>
            </w:r>
            <w:r w:rsidRPr="005A7D05">
              <w:rPr>
                <w:rStyle w:val="Hyperlink"/>
                <w:rFonts w:cs="Calibri"/>
                <w:i/>
                <w:iCs/>
              </w:rPr>
              <w:t>ươ</w:t>
            </w:r>
            <w:r w:rsidRPr="005A7D05">
              <w:rPr>
                <w:rStyle w:val="Hyperlink"/>
                <w:i/>
                <w:iCs/>
              </w:rPr>
              <w:t xml:space="preserve">ng </w:t>
            </w:r>
            <w:r w:rsidRPr="005A7D05">
              <w:rPr>
                <w:rStyle w:val="Hyperlink"/>
                <w:rFonts w:cs="Avenir Next LT Pro"/>
                <w:i/>
                <w:iCs/>
              </w:rPr>
              <w:t>á</w:t>
            </w:r>
            <w:r w:rsidRPr="005A7D05">
              <w:rPr>
                <w:rStyle w:val="Hyperlink"/>
                <w:i/>
                <w:iCs/>
              </w:rPr>
              <w:t>n g</w:t>
            </w:r>
            <w:r w:rsidRPr="005A7D05">
              <w:rPr>
                <w:rStyle w:val="Hyperlink"/>
                <w:rFonts w:cs="Avenir Next LT Pro"/>
                <w:i/>
                <w:iCs/>
              </w:rPr>
              <w:t>ì</w:t>
            </w:r>
            <w:r w:rsidRPr="005A7D05">
              <w:rPr>
                <w:rStyle w:val="Hyperlink"/>
                <w:i/>
                <w:iCs/>
              </w:rPr>
              <w:t xml:space="preserve"> n</w:t>
            </w:r>
            <w:r w:rsidRPr="005A7D05">
              <w:rPr>
                <w:rStyle w:val="Hyperlink"/>
                <w:rFonts w:cs="Calibri"/>
                <w:i/>
                <w:iCs/>
              </w:rPr>
              <w:t>ế</w:t>
            </w:r>
            <w:r w:rsidRPr="005A7D05">
              <w:rPr>
                <w:rStyle w:val="Hyperlink"/>
                <w:i/>
                <w:iCs/>
              </w:rPr>
              <w:t>u sinh viên liên t</w:t>
            </w:r>
            <w:r w:rsidRPr="005A7D05">
              <w:rPr>
                <w:rStyle w:val="Hyperlink"/>
                <w:rFonts w:cs="Calibri"/>
                <w:i/>
                <w:iCs/>
              </w:rPr>
              <w:t>ụ</w:t>
            </w:r>
            <w:r w:rsidRPr="005A7D05">
              <w:rPr>
                <w:rStyle w:val="Hyperlink"/>
                <w:i/>
                <w:iCs/>
              </w:rPr>
              <w:t>c không đ</w:t>
            </w:r>
            <w:r w:rsidRPr="005A7D05">
              <w:rPr>
                <w:rStyle w:val="Hyperlink"/>
                <w:rFonts w:cs="Calibri"/>
                <w:i/>
                <w:iCs/>
              </w:rPr>
              <w:t>ỗ</w:t>
            </w:r>
            <w:r w:rsidRPr="005A7D05">
              <w:rPr>
                <w:rStyle w:val="Hyperlink"/>
                <w:i/>
                <w:iCs/>
              </w:rPr>
              <w:t xml:space="preserve"> các vòng ph</w:t>
            </w:r>
            <w:r w:rsidRPr="005A7D05">
              <w:rPr>
                <w:rStyle w:val="Hyperlink"/>
                <w:rFonts w:cs="Calibri"/>
                <w:i/>
                <w:iCs/>
              </w:rPr>
              <w:t>ỏ</w:t>
            </w:r>
            <w:r w:rsidRPr="005A7D05">
              <w:rPr>
                <w:rStyle w:val="Hyperlink"/>
                <w:i/>
                <w:iCs/>
              </w:rPr>
              <w:t>ng v</w:t>
            </w:r>
            <w:r w:rsidRPr="005A7D05">
              <w:rPr>
                <w:rStyle w:val="Hyperlink"/>
                <w:rFonts w:cs="Calibri"/>
                <w:i/>
                <w:iCs/>
              </w:rPr>
              <w:t>ấ</w:t>
            </w:r>
            <w:r w:rsidRPr="005A7D05">
              <w:rPr>
                <w:rStyle w:val="Hyperlink"/>
                <w:i/>
                <w:iCs/>
              </w:rPr>
              <w:t>n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v</w:t>
            </w:r>
            <w:r w:rsidRPr="005A7D05">
              <w:rPr>
                <w:rStyle w:val="Hyperlink"/>
                <w:rFonts w:cs="Calibri"/>
                <w:i/>
                <w:iCs/>
              </w:rPr>
              <w:t>ớ</w:t>
            </w:r>
            <w:r w:rsidRPr="005A7D05">
              <w:rPr>
                <w:rStyle w:val="Hyperlink"/>
                <w:i/>
                <w:iCs/>
              </w:rPr>
              <w:t>i công ty?</w:t>
            </w:r>
            <w:r>
              <w:rPr>
                <w:webHidden/>
              </w:rPr>
              <w:tab/>
            </w:r>
            <w:r>
              <w:rPr>
                <w:webHidden/>
              </w:rPr>
              <w:fldChar w:fldCharType="begin"/>
            </w:r>
            <w:r>
              <w:rPr>
                <w:webHidden/>
              </w:rPr>
              <w:instrText xml:space="preserve"> PAGEREF _Toc177146666 \h </w:instrText>
            </w:r>
          </w:ins>
          <w:r>
            <w:rPr>
              <w:webHidden/>
            </w:rPr>
          </w:r>
          <w:r>
            <w:rPr>
              <w:webHidden/>
            </w:rPr>
            <w:fldChar w:fldCharType="separate"/>
          </w:r>
          <w:ins w:id="122" w:author="An Tran, ACA (BUV)" w:date="2024-09-13T18:51:00Z" w16du:dateUtc="2024-09-13T11:51:00Z">
            <w:r>
              <w:rPr>
                <w:webHidden/>
              </w:rPr>
              <w:t>62</w:t>
            </w:r>
            <w:r>
              <w:rPr>
                <w:webHidden/>
              </w:rPr>
              <w:fldChar w:fldCharType="end"/>
            </w:r>
            <w:r w:rsidRPr="005A7D05">
              <w:rPr>
                <w:rStyle w:val="Hyperlink"/>
              </w:rPr>
              <w:fldChar w:fldCharType="end"/>
            </w:r>
          </w:ins>
        </w:p>
        <w:p w14:paraId="69C353DD" w14:textId="0CB1037E" w:rsidR="000C07CA" w:rsidRDefault="000C07CA">
          <w:pPr>
            <w:pStyle w:val="TOC2"/>
            <w:tabs>
              <w:tab w:val="left" w:pos="1540"/>
            </w:tabs>
            <w:rPr>
              <w:ins w:id="123" w:author="An Tran, ACA (BUV)" w:date="2024-09-13T18:51:00Z" w16du:dateUtc="2024-09-13T11:51:00Z"/>
              <w:rFonts w:asciiTheme="minorHAnsi" w:eastAsiaTheme="minorEastAsia" w:hAnsiTheme="minorHAnsi" w:cstheme="minorBidi"/>
              <w:kern w:val="2"/>
              <w:lang w:eastAsia="en-US"/>
              <w14:ligatures w14:val="standardContextual"/>
            </w:rPr>
          </w:pPr>
          <w:ins w:id="124"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"_Toc177146667"</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11.</w:t>
            </w:r>
            <w:r>
              <w:rPr>
                <w:rFonts w:asciiTheme="minorHAnsi" w:eastAsiaTheme="minorEastAsia" w:hAnsiTheme="minorHAnsi" w:cstheme="minorBidi"/>
                <w:kern w:val="2"/>
                <w:lang w:eastAsia="en-US"/>
                <w14:ligatures w14:val="standardContextual"/>
              </w:rPr>
              <w:tab/>
            </w:r>
            <w:r w:rsidRPr="005A7D05">
              <w:rPr>
                <w:rStyle w:val="Hyperlink"/>
              </w:rPr>
              <w:t xml:space="preserve">Are the internships that BUV support students paid or unpaid? / </w:t>
            </w:r>
            <w:r w:rsidRPr="005A7D05">
              <w:rPr>
                <w:rStyle w:val="Hyperlink"/>
                <w:i/>
                <w:iCs/>
              </w:rPr>
              <w:t>Các c</w:t>
            </w:r>
            <w:r w:rsidRPr="005A7D05">
              <w:rPr>
                <w:rStyle w:val="Hyperlink"/>
                <w:rFonts w:cs="Calibri"/>
                <w:i/>
                <w:iCs/>
              </w:rPr>
              <w:t>ơ</w:t>
            </w:r>
            <w:r w:rsidRPr="005A7D05">
              <w:rPr>
                <w:rStyle w:val="Hyperlink"/>
                <w:i/>
                <w:iCs/>
              </w:rPr>
              <w:t xml:space="preserve"> h</w:t>
            </w:r>
            <w:r w:rsidRPr="005A7D05">
              <w:rPr>
                <w:rStyle w:val="Hyperlink"/>
                <w:rFonts w:cs="Calibri"/>
                <w:i/>
                <w:iCs/>
              </w:rPr>
              <w:t>ộ</w:t>
            </w:r>
            <w:r w:rsidRPr="005A7D05">
              <w:rPr>
                <w:rStyle w:val="Hyperlink"/>
                <w:i/>
                <w:iCs/>
              </w:rPr>
              <w:t>i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đ</w:t>
            </w:r>
            <w:r w:rsidRPr="005A7D05">
              <w:rPr>
                <w:rStyle w:val="Hyperlink"/>
                <w:rFonts w:cs="Calibri"/>
                <w:i/>
                <w:iCs/>
              </w:rPr>
              <w:t>ượ</w:t>
            </w:r>
            <w:r w:rsidRPr="005A7D05">
              <w:rPr>
                <w:rStyle w:val="Hyperlink"/>
                <w:i/>
                <w:iCs/>
              </w:rPr>
              <w:t>c cung c</w:t>
            </w:r>
            <w:r w:rsidRPr="005A7D05">
              <w:rPr>
                <w:rStyle w:val="Hyperlink"/>
                <w:rFonts w:cs="Calibri"/>
                <w:i/>
                <w:iCs/>
              </w:rPr>
              <w:t>ấ</w:t>
            </w:r>
            <w:r w:rsidRPr="005A7D05">
              <w:rPr>
                <w:rStyle w:val="Hyperlink"/>
                <w:i/>
                <w:iCs/>
              </w:rPr>
              <w:t>p t</w:t>
            </w:r>
            <w:r w:rsidRPr="005A7D05">
              <w:rPr>
                <w:rStyle w:val="Hyperlink"/>
                <w:rFonts w:cs="Calibri"/>
                <w:i/>
                <w:iCs/>
              </w:rPr>
              <w:t>ạ</w:t>
            </w:r>
            <w:r w:rsidRPr="005A7D05">
              <w:rPr>
                <w:rStyle w:val="Hyperlink"/>
                <w:i/>
                <w:iCs/>
              </w:rPr>
              <w:t>i BUV có ph</w:t>
            </w:r>
            <w:r w:rsidRPr="005A7D05">
              <w:rPr>
                <w:rStyle w:val="Hyperlink"/>
                <w:rFonts w:cs="Calibri"/>
                <w:i/>
                <w:iCs/>
              </w:rPr>
              <w:t>ụ</w:t>
            </w:r>
            <w:r w:rsidRPr="005A7D05">
              <w:rPr>
                <w:rStyle w:val="Hyperlink"/>
                <w:i/>
                <w:iCs/>
              </w:rPr>
              <w:t xml:space="preserve"> c</w:t>
            </w:r>
            <w:r w:rsidRPr="005A7D05">
              <w:rPr>
                <w:rStyle w:val="Hyperlink"/>
                <w:rFonts w:cs="Calibri"/>
                <w:i/>
                <w:iCs/>
              </w:rPr>
              <w:t>ấ</w:t>
            </w:r>
            <w:r w:rsidRPr="005A7D05">
              <w:rPr>
                <w:rStyle w:val="Hyperlink"/>
                <w:i/>
                <w:iCs/>
              </w:rPr>
              <w:t>p hay không?</w:t>
            </w:r>
            <w:r>
              <w:rPr>
                <w:webHidden/>
              </w:rPr>
              <w:tab/>
            </w:r>
            <w:r>
              <w:rPr>
                <w:webHidden/>
              </w:rPr>
              <w:fldChar w:fldCharType="begin"/>
            </w:r>
            <w:r>
              <w:rPr>
                <w:webHidden/>
              </w:rPr>
              <w:instrText xml:space="preserve"> PAGEREF _Toc177146667 \h </w:instrText>
            </w:r>
          </w:ins>
          <w:r>
            <w:rPr>
              <w:webHidden/>
            </w:rPr>
          </w:r>
          <w:r>
            <w:rPr>
              <w:webHidden/>
            </w:rPr>
            <w:fldChar w:fldCharType="separate"/>
          </w:r>
          <w:ins w:id="125" w:author="An Tran, ACA (BUV)" w:date="2024-09-13T18:51:00Z" w16du:dateUtc="2024-09-13T11:51:00Z">
            <w:r>
              <w:rPr>
                <w:webHidden/>
              </w:rPr>
              <w:t>63</w:t>
            </w:r>
            <w:r>
              <w:rPr>
                <w:webHidden/>
              </w:rPr>
              <w:fldChar w:fldCharType="end"/>
            </w:r>
            <w:r w:rsidRPr="005A7D05">
              <w:rPr>
                <w:rStyle w:val="Hyperlink"/>
              </w:rPr>
              <w:fldChar w:fldCharType="end"/>
            </w:r>
          </w:ins>
        </w:p>
        <w:p w14:paraId="057547F7" w14:textId="25C64C68" w:rsidR="000C07CA" w:rsidRDefault="000C07CA">
          <w:pPr>
            <w:pStyle w:val="TOC2"/>
            <w:tabs>
              <w:tab w:val="left" w:pos="1540"/>
            </w:tabs>
            <w:rPr>
              <w:ins w:id="126" w:author="An Tran, ACA (BUV)" w:date="2024-09-13T18:51:00Z" w16du:dateUtc="2024-09-13T11:51:00Z"/>
              <w:rFonts w:asciiTheme="minorHAnsi" w:eastAsiaTheme="minorEastAsia" w:hAnsiTheme="minorHAnsi" w:cstheme="minorBidi"/>
              <w:kern w:val="2"/>
              <w:lang w:eastAsia="en-US"/>
              <w14:ligatures w14:val="standardContextual"/>
            </w:rPr>
          </w:pPr>
          <w:ins w:id="127"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"_Toc177146668"</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12.</w:t>
            </w:r>
            <w:r>
              <w:rPr>
                <w:rFonts w:asciiTheme="minorHAnsi" w:eastAsiaTheme="minorEastAsia" w:hAnsiTheme="minorHAnsi" w:cstheme="minorBidi"/>
                <w:kern w:val="2"/>
                <w:lang w:eastAsia="en-US"/>
                <w14:ligatures w14:val="standardContextual"/>
              </w:rPr>
              <w:tab/>
            </w:r>
            <w:r w:rsidRPr="005A7D05">
              <w:rPr>
                <w:rStyle w:val="Hyperlink"/>
              </w:rPr>
              <w:t xml:space="preserve">How does BUV evaluate students’ internship? Is any post-internship report required from students to prove they have done it? / </w:t>
            </w:r>
            <w:r w:rsidRPr="005A7D05">
              <w:rPr>
                <w:rStyle w:val="Hyperlink"/>
                <w:i/>
                <w:iCs/>
              </w:rPr>
              <w:t>Nhà tr</w:t>
            </w:r>
            <w:r w:rsidRPr="005A7D05">
              <w:rPr>
                <w:rStyle w:val="Hyperlink"/>
                <w:rFonts w:cs="Calibri"/>
                <w:i/>
                <w:iCs/>
              </w:rPr>
              <w:t>ườ</w:t>
            </w:r>
            <w:r w:rsidRPr="005A7D05">
              <w:rPr>
                <w:rStyle w:val="Hyperlink"/>
                <w:i/>
                <w:iCs/>
              </w:rPr>
              <w:t>ng đánh giá k</w:t>
            </w:r>
            <w:r w:rsidRPr="005A7D05">
              <w:rPr>
                <w:rStyle w:val="Hyperlink"/>
                <w:rFonts w:cs="Calibri"/>
                <w:i/>
                <w:iCs/>
              </w:rPr>
              <w:t>ế</w:t>
            </w:r>
            <w:r w:rsidRPr="005A7D05">
              <w:rPr>
                <w:rStyle w:val="Hyperlink"/>
                <w:i/>
                <w:iCs/>
              </w:rPr>
              <w:t>t qu</w:t>
            </w:r>
            <w:r w:rsidRPr="005A7D05">
              <w:rPr>
                <w:rStyle w:val="Hyperlink"/>
                <w:rFonts w:cs="Calibri"/>
                <w:i/>
                <w:iCs/>
              </w:rPr>
              <w:t>ả</w:t>
            </w:r>
            <w:r w:rsidRPr="005A7D05">
              <w:rPr>
                <w:rStyle w:val="Hyperlink"/>
                <w:i/>
                <w:iCs/>
              </w:rPr>
              <w:t xml:space="preserve">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c</w:t>
            </w:r>
            <w:r w:rsidRPr="005A7D05">
              <w:rPr>
                <w:rStyle w:val="Hyperlink"/>
                <w:rFonts w:cs="Calibri"/>
                <w:i/>
                <w:iCs/>
              </w:rPr>
              <w:t>ủ</w:t>
            </w:r>
            <w:r w:rsidRPr="005A7D05">
              <w:rPr>
                <w:rStyle w:val="Hyperlink"/>
                <w:i/>
                <w:iCs/>
              </w:rPr>
              <w:t>a sinh viên th</w:t>
            </w:r>
            <w:r w:rsidRPr="005A7D05">
              <w:rPr>
                <w:rStyle w:val="Hyperlink"/>
                <w:rFonts w:cs="Calibri"/>
                <w:i/>
                <w:iCs/>
              </w:rPr>
              <w:t>ế</w:t>
            </w:r>
            <w:r w:rsidRPr="005A7D05">
              <w:rPr>
                <w:rStyle w:val="Hyperlink"/>
                <w:i/>
                <w:iCs/>
              </w:rPr>
              <w:t xml:space="preserve"> nào? Nhà tr</w:t>
            </w:r>
            <w:r w:rsidRPr="005A7D05">
              <w:rPr>
                <w:rStyle w:val="Hyperlink"/>
                <w:rFonts w:cs="Calibri"/>
                <w:i/>
                <w:iCs/>
              </w:rPr>
              <w:t>ườ</w:t>
            </w:r>
            <w:r w:rsidRPr="005A7D05">
              <w:rPr>
                <w:rStyle w:val="Hyperlink"/>
                <w:i/>
                <w:iCs/>
              </w:rPr>
              <w:t>ng có yêu c</w:t>
            </w:r>
            <w:r w:rsidRPr="005A7D05">
              <w:rPr>
                <w:rStyle w:val="Hyperlink"/>
                <w:rFonts w:cs="Calibri"/>
                <w:i/>
                <w:iCs/>
              </w:rPr>
              <w:t>ầ</w:t>
            </w:r>
            <w:r w:rsidRPr="005A7D05">
              <w:rPr>
                <w:rStyle w:val="Hyperlink"/>
                <w:i/>
                <w:iCs/>
              </w:rPr>
              <w:t>u báo cáo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cu</w:t>
            </w:r>
            <w:r w:rsidRPr="005A7D05">
              <w:rPr>
                <w:rStyle w:val="Hyperlink"/>
                <w:rFonts w:cs="Calibri"/>
                <w:i/>
                <w:iCs/>
              </w:rPr>
              <w:t>ố</w:t>
            </w:r>
            <w:r w:rsidRPr="005A7D05">
              <w:rPr>
                <w:rStyle w:val="Hyperlink"/>
                <w:i/>
                <w:iCs/>
              </w:rPr>
              <w:t>i k</w:t>
            </w:r>
            <w:r w:rsidRPr="005A7D05">
              <w:rPr>
                <w:rStyle w:val="Hyperlink"/>
                <w:rFonts w:cs="Calibri"/>
                <w:i/>
                <w:iCs/>
              </w:rPr>
              <w:t>ỳ</w:t>
            </w:r>
            <w:r w:rsidRPr="005A7D05">
              <w:rPr>
                <w:rStyle w:val="Hyperlink"/>
                <w:i/>
                <w:iCs/>
              </w:rPr>
              <w:t xml:space="preserve"> t</w:t>
            </w:r>
            <w:r w:rsidRPr="005A7D05">
              <w:rPr>
                <w:rStyle w:val="Hyperlink"/>
                <w:rFonts w:cs="Calibri"/>
                <w:i/>
                <w:iCs/>
              </w:rPr>
              <w:t>ừ</w:t>
            </w:r>
            <w:r w:rsidRPr="005A7D05">
              <w:rPr>
                <w:rStyle w:val="Hyperlink"/>
                <w:i/>
                <w:iCs/>
              </w:rPr>
              <w:t xml:space="preserve"> sinh viên đ</w:t>
            </w:r>
            <w:r w:rsidRPr="005A7D05">
              <w:rPr>
                <w:rStyle w:val="Hyperlink"/>
                <w:rFonts w:cs="Calibri"/>
                <w:i/>
                <w:iCs/>
              </w:rPr>
              <w:t>ể</w:t>
            </w:r>
            <w:r w:rsidRPr="005A7D05">
              <w:rPr>
                <w:rStyle w:val="Hyperlink"/>
                <w:i/>
                <w:iCs/>
              </w:rPr>
              <w:t xml:space="preserve"> có b</w:t>
            </w:r>
            <w:r w:rsidRPr="005A7D05">
              <w:rPr>
                <w:rStyle w:val="Hyperlink"/>
                <w:rFonts w:cs="Calibri"/>
                <w:i/>
                <w:iCs/>
              </w:rPr>
              <w:t>ằ</w:t>
            </w:r>
            <w:r w:rsidRPr="005A7D05">
              <w:rPr>
                <w:rStyle w:val="Hyperlink"/>
                <w:i/>
                <w:iCs/>
              </w:rPr>
              <w:t>ng ch</w:t>
            </w:r>
            <w:r w:rsidRPr="005A7D05">
              <w:rPr>
                <w:rStyle w:val="Hyperlink"/>
                <w:rFonts w:cs="Calibri"/>
                <w:i/>
                <w:iCs/>
              </w:rPr>
              <w:t>ứ</w:t>
            </w:r>
            <w:r w:rsidRPr="005A7D05">
              <w:rPr>
                <w:rStyle w:val="Hyperlink"/>
                <w:i/>
                <w:iCs/>
              </w:rPr>
              <w:t>ng đã hoàn thành th</w:t>
            </w:r>
            <w:r w:rsidRPr="005A7D05">
              <w:rPr>
                <w:rStyle w:val="Hyperlink"/>
                <w:rFonts w:cs="Calibri"/>
                <w:i/>
                <w:iCs/>
              </w:rPr>
              <w:t>ự</w:t>
            </w:r>
            <w:r w:rsidRPr="005A7D05">
              <w:rPr>
                <w:rStyle w:val="Hyperlink"/>
                <w:i/>
                <w:iCs/>
              </w:rPr>
              <w:t>c t</w:t>
            </w:r>
            <w:r w:rsidRPr="005A7D05">
              <w:rPr>
                <w:rStyle w:val="Hyperlink"/>
                <w:rFonts w:cs="Calibri"/>
                <w:i/>
                <w:iCs/>
              </w:rPr>
              <w:t>ậ</w:t>
            </w:r>
            <w:r w:rsidRPr="005A7D05">
              <w:rPr>
                <w:rStyle w:val="Hyperlink"/>
                <w:i/>
                <w:iCs/>
              </w:rPr>
              <w:t>p không?</w:t>
            </w:r>
            <w:r>
              <w:rPr>
                <w:webHidden/>
              </w:rPr>
              <w:tab/>
            </w:r>
            <w:r>
              <w:rPr>
                <w:webHidden/>
              </w:rPr>
              <w:fldChar w:fldCharType="begin"/>
            </w:r>
            <w:r>
              <w:rPr>
                <w:webHidden/>
              </w:rPr>
              <w:instrText xml:space="preserve"> PAGEREF _Toc177146668 \h </w:instrText>
            </w:r>
          </w:ins>
          <w:r>
            <w:rPr>
              <w:webHidden/>
            </w:rPr>
          </w:r>
          <w:r>
            <w:rPr>
              <w:webHidden/>
            </w:rPr>
            <w:fldChar w:fldCharType="separate"/>
          </w:r>
          <w:ins w:id="128" w:author="An Tran, ACA (BUV)" w:date="2024-09-13T18:51:00Z" w16du:dateUtc="2024-09-13T11:51:00Z">
            <w:r>
              <w:rPr>
                <w:webHidden/>
              </w:rPr>
              <w:t>65</w:t>
            </w:r>
            <w:r>
              <w:rPr>
                <w:webHidden/>
              </w:rPr>
              <w:fldChar w:fldCharType="end"/>
            </w:r>
            <w:r w:rsidRPr="005A7D05">
              <w:rPr>
                <w:rStyle w:val="Hyperlink"/>
              </w:rPr>
              <w:fldChar w:fldCharType="end"/>
            </w:r>
          </w:ins>
        </w:p>
        <w:p w14:paraId="7F5679D0" w14:textId="785997EF" w:rsidR="000C07CA" w:rsidRDefault="000C07CA">
          <w:pPr>
            <w:pStyle w:val="TOC2"/>
            <w:tabs>
              <w:tab w:val="left" w:pos="1540"/>
            </w:tabs>
            <w:rPr>
              <w:ins w:id="129" w:author="An Tran, ACA (BUV)" w:date="2024-09-13T18:51:00Z" w16du:dateUtc="2024-09-13T11:51:00Z"/>
              <w:rFonts w:asciiTheme="minorHAnsi" w:eastAsiaTheme="minorEastAsia" w:hAnsiTheme="minorHAnsi" w:cstheme="minorBidi"/>
              <w:kern w:val="2"/>
              <w:lang w:eastAsia="en-US"/>
              <w14:ligatures w14:val="standardContextual"/>
            </w:rPr>
          </w:pPr>
          <w:ins w:id="130"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"_Toc177146669"</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en-GB"/>
              </w:rPr>
              <w:t>13.</w:t>
            </w:r>
            <w:r>
              <w:rPr>
                <w:rFonts w:asciiTheme="minorHAnsi" w:eastAsiaTheme="minorEastAsia" w:hAnsiTheme="minorHAnsi" w:cstheme="minorBidi"/>
                <w:kern w:val="2"/>
                <w:lang w:eastAsia="en-US"/>
                <w14:ligatures w14:val="standardContextual"/>
              </w:rPr>
              <w:tab/>
            </w:r>
            <w:r w:rsidRPr="005A7D05">
              <w:rPr>
                <w:rStyle w:val="Hyperlink"/>
                <w:lang w:val="en-GB"/>
              </w:rPr>
              <w:t xml:space="preserve">Who are normally the companies that host BUV students for internships? How can internships take place if companies continue to work from home with social distancing? / </w:t>
            </w:r>
            <w:r w:rsidRPr="005A7D05">
              <w:rPr>
                <w:rStyle w:val="Hyperlink"/>
                <w:i/>
                <w:iCs/>
                <w:lang w:val="en-GB"/>
              </w:rPr>
              <w:t>Các công ty nh</w:t>
            </w:r>
            <w:r w:rsidRPr="005A7D05">
              <w:rPr>
                <w:rStyle w:val="Hyperlink"/>
                <w:rFonts w:cs="Calibri"/>
                <w:i/>
                <w:iCs/>
                <w:lang w:val="en-GB"/>
              </w:rPr>
              <w:t>ậ</w:t>
            </w:r>
            <w:r w:rsidRPr="005A7D05">
              <w:rPr>
                <w:rStyle w:val="Hyperlink"/>
                <w:i/>
                <w:iCs/>
                <w:lang w:val="en-GB"/>
              </w:rPr>
              <w:t>n sinh viên th</w:t>
            </w:r>
            <w:r w:rsidRPr="005A7D05">
              <w:rPr>
                <w:rStyle w:val="Hyperlink"/>
                <w:rFonts w:cs="Calibri"/>
                <w:i/>
                <w:iCs/>
                <w:lang w:val="en-GB"/>
              </w:rPr>
              <w:t>ự</w:t>
            </w:r>
            <w:r w:rsidRPr="005A7D05">
              <w:rPr>
                <w:rStyle w:val="Hyperlink"/>
                <w:i/>
                <w:iCs/>
                <w:lang w:val="en-GB"/>
              </w:rPr>
              <w:t>c t</w:t>
            </w:r>
            <w:r w:rsidRPr="005A7D05">
              <w:rPr>
                <w:rStyle w:val="Hyperlink"/>
                <w:rFonts w:cs="Calibri"/>
                <w:i/>
                <w:iCs/>
                <w:lang w:val="en-GB"/>
              </w:rPr>
              <w:t>ậ</w:t>
            </w:r>
            <w:r w:rsidRPr="005A7D05">
              <w:rPr>
                <w:rStyle w:val="Hyperlink"/>
                <w:i/>
                <w:iCs/>
                <w:lang w:val="en-GB"/>
              </w:rPr>
              <w:t>p t</w:t>
            </w:r>
            <w:r w:rsidRPr="005A7D05">
              <w:rPr>
                <w:rStyle w:val="Hyperlink"/>
                <w:rFonts w:cs="Calibri"/>
                <w:i/>
                <w:iCs/>
                <w:lang w:val="en-GB"/>
              </w:rPr>
              <w:t>ừ</w:t>
            </w:r>
            <w:r w:rsidRPr="005A7D05">
              <w:rPr>
                <w:rStyle w:val="Hyperlink"/>
                <w:i/>
                <w:iCs/>
                <w:lang w:val="en-GB"/>
              </w:rPr>
              <w:t xml:space="preserve"> BUV th</w:t>
            </w:r>
            <w:r w:rsidRPr="005A7D05">
              <w:rPr>
                <w:rStyle w:val="Hyperlink"/>
                <w:rFonts w:cs="Calibri"/>
                <w:i/>
                <w:iCs/>
                <w:lang w:val="en-GB"/>
              </w:rPr>
              <w:t>ườ</w:t>
            </w:r>
            <w:r w:rsidRPr="005A7D05">
              <w:rPr>
                <w:rStyle w:val="Hyperlink"/>
                <w:i/>
                <w:iCs/>
                <w:lang w:val="en-GB"/>
              </w:rPr>
              <w:t>ng là nh</w:t>
            </w:r>
            <w:r w:rsidRPr="005A7D05">
              <w:rPr>
                <w:rStyle w:val="Hyperlink"/>
                <w:rFonts w:cs="Calibri"/>
                <w:i/>
                <w:iCs/>
                <w:lang w:val="en-GB"/>
              </w:rPr>
              <w:t>ữ</w:t>
            </w:r>
            <w:r w:rsidRPr="005A7D05">
              <w:rPr>
                <w:rStyle w:val="Hyperlink"/>
                <w:i/>
                <w:iCs/>
                <w:lang w:val="en-GB"/>
              </w:rPr>
              <w:t>ng công ty nào? N</w:t>
            </w:r>
            <w:r w:rsidRPr="005A7D05">
              <w:rPr>
                <w:rStyle w:val="Hyperlink"/>
                <w:rFonts w:cs="Calibri"/>
                <w:i/>
                <w:iCs/>
                <w:lang w:val="en-GB"/>
              </w:rPr>
              <w:t>ế</w:t>
            </w:r>
            <w:r w:rsidRPr="005A7D05">
              <w:rPr>
                <w:rStyle w:val="Hyperlink"/>
                <w:i/>
                <w:iCs/>
                <w:lang w:val="en-GB"/>
              </w:rPr>
              <w:t>u các công ty ti</w:t>
            </w:r>
            <w:r w:rsidRPr="005A7D05">
              <w:rPr>
                <w:rStyle w:val="Hyperlink"/>
                <w:rFonts w:cs="Calibri"/>
                <w:i/>
                <w:iCs/>
                <w:lang w:val="en-GB"/>
              </w:rPr>
              <w:t>ế</w:t>
            </w:r>
            <w:r w:rsidRPr="005A7D05">
              <w:rPr>
                <w:rStyle w:val="Hyperlink"/>
                <w:i/>
                <w:iCs/>
                <w:lang w:val="en-GB"/>
              </w:rPr>
              <w:t>p t</w:t>
            </w:r>
            <w:r w:rsidRPr="005A7D05">
              <w:rPr>
                <w:rStyle w:val="Hyperlink"/>
                <w:rFonts w:cs="Calibri"/>
                <w:i/>
                <w:iCs/>
                <w:lang w:val="en-GB"/>
              </w:rPr>
              <w:t>ụ</w:t>
            </w:r>
            <w:r w:rsidRPr="005A7D05">
              <w:rPr>
                <w:rStyle w:val="Hyperlink"/>
                <w:i/>
                <w:iCs/>
                <w:lang w:val="en-GB"/>
              </w:rPr>
              <w:t>c làm vi</w:t>
            </w:r>
            <w:r w:rsidRPr="005A7D05">
              <w:rPr>
                <w:rStyle w:val="Hyperlink"/>
                <w:rFonts w:cs="Calibri"/>
                <w:i/>
                <w:iCs/>
                <w:lang w:val="en-GB"/>
              </w:rPr>
              <w:t>ệ</w:t>
            </w:r>
            <w:r w:rsidRPr="005A7D05">
              <w:rPr>
                <w:rStyle w:val="Hyperlink"/>
                <w:i/>
                <w:iCs/>
                <w:lang w:val="en-GB"/>
              </w:rPr>
              <w:t>c t</w:t>
            </w:r>
            <w:r w:rsidRPr="005A7D05">
              <w:rPr>
                <w:rStyle w:val="Hyperlink"/>
                <w:rFonts w:cs="Calibri"/>
                <w:i/>
                <w:iCs/>
                <w:lang w:val="en-GB"/>
              </w:rPr>
              <w:t>ừ</w:t>
            </w:r>
            <w:r w:rsidRPr="005A7D05">
              <w:rPr>
                <w:rStyle w:val="Hyperlink"/>
                <w:i/>
                <w:iCs/>
                <w:lang w:val="en-GB"/>
              </w:rPr>
              <w:t xml:space="preserve"> xa do giãn cách thì sinh viên có th</w:t>
            </w:r>
            <w:r w:rsidRPr="005A7D05">
              <w:rPr>
                <w:rStyle w:val="Hyperlink"/>
                <w:rFonts w:cs="Calibri"/>
                <w:i/>
                <w:iCs/>
                <w:lang w:val="en-GB"/>
              </w:rPr>
              <w:t>ể</w:t>
            </w:r>
            <w:r w:rsidRPr="005A7D05">
              <w:rPr>
                <w:rStyle w:val="Hyperlink"/>
                <w:i/>
                <w:iCs/>
                <w:lang w:val="en-GB"/>
              </w:rPr>
              <w:t xml:space="preserve"> </w:t>
            </w:r>
            <w:r w:rsidRPr="005A7D05">
              <w:rPr>
                <w:rStyle w:val="Hyperlink"/>
                <w:rFonts w:cs="Calibri"/>
                <w:i/>
                <w:iCs/>
                <w:lang w:val="en-GB"/>
              </w:rPr>
              <w:t>đ</w:t>
            </w:r>
            <w:r w:rsidRPr="005A7D05">
              <w:rPr>
                <w:rStyle w:val="Hyperlink"/>
                <w:i/>
                <w:iCs/>
                <w:lang w:val="en-GB"/>
              </w:rPr>
              <w:t>i th</w:t>
            </w:r>
            <w:r w:rsidRPr="005A7D05">
              <w:rPr>
                <w:rStyle w:val="Hyperlink"/>
                <w:rFonts w:cs="Calibri"/>
                <w:i/>
                <w:iCs/>
                <w:lang w:val="en-GB"/>
              </w:rPr>
              <w:t>ự</w:t>
            </w:r>
            <w:r w:rsidRPr="005A7D05">
              <w:rPr>
                <w:rStyle w:val="Hyperlink"/>
                <w:i/>
                <w:iCs/>
                <w:lang w:val="en-GB"/>
              </w:rPr>
              <w:t>c t</w:t>
            </w:r>
            <w:r w:rsidRPr="005A7D05">
              <w:rPr>
                <w:rStyle w:val="Hyperlink"/>
                <w:rFonts w:cs="Calibri"/>
                <w:i/>
                <w:iCs/>
                <w:lang w:val="en-GB"/>
              </w:rPr>
              <w:t>ậ</w:t>
            </w:r>
            <w:r w:rsidRPr="005A7D05">
              <w:rPr>
                <w:rStyle w:val="Hyperlink"/>
                <w:i/>
                <w:iCs/>
                <w:lang w:val="en-GB"/>
              </w:rPr>
              <w:t>p không?</w:t>
            </w:r>
            <w:r>
              <w:rPr>
                <w:webHidden/>
              </w:rPr>
              <w:tab/>
            </w:r>
            <w:r>
              <w:rPr>
                <w:webHidden/>
              </w:rPr>
              <w:fldChar w:fldCharType="begin"/>
            </w:r>
            <w:r>
              <w:rPr>
                <w:webHidden/>
              </w:rPr>
              <w:instrText xml:space="preserve"> PAGEREF _Toc177146669 \h </w:instrText>
            </w:r>
          </w:ins>
          <w:r>
            <w:rPr>
              <w:webHidden/>
            </w:rPr>
          </w:r>
          <w:r>
            <w:rPr>
              <w:webHidden/>
            </w:rPr>
            <w:fldChar w:fldCharType="separate"/>
          </w:r>
          <w:ins w:id="131" w:author="An Tran, ACA (BUV)" w:date="2024-09-13T18:51:00Z" w16du:dateUtc="2024-09-13T11:51:00Z">
            <w:r>
              <w:rPr>
                <w:webHidden/>
              </w:rPr>
              <w:t>69</w:t>
            </w:r>
            <w:r>
              <w:rPr>
                <w:webHidden/>
              </w:rPr>
              <w:fldChar w:fldCharType="end"/>
            </w:r>
            <w:r w:rsidRPr="005A7D05">
              <w:rPr>
                <w:rStyle w:val="Hyperlink"/>
              </w:rPr>
              <w:fldChar w:fldCharType="end"/>
            </w:r>
          </w:ins>
        </w:p>
        <w:p w14:paraId="338C0B69" w14:textId="5AD28D5B" w:rsidR="000C07CA" w:rsidRDefault="000C07CA">
          <w:pPr>
            <w:pStyle w:val="TOC2"/>
            <w:tabs>
              <w:tab w:val="left" w:pos="1540"/>
            </w:tabs>
            <w:rPr>
              <w:ins w:id="132" w:author="An Tran, ACA (BUV)" w:date="2024-09-13T18:51:00Z" w16du:dateUtc="2024-09-13T11:51:00Z"/>
              <w:rFonts w:asciiTheme="minorHAnsi" w:eastAsiaTheme="minorEastAsia" w:hAnsiTheme="minorHAnsi" w:cstheme="minorBidi"/>
              <w:kern w:val="2"/>
              <w:lang w:eastAsia="en-US"/>
              <w14:ligatures w14:val="standardContextual"/>
            </w:rPr>
          </w:pPr>
          <w:ins w:id="133"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"_Toc177146670"</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14.</w:t>
            </w:r>
            <w:r>
              <w:rPr>
                <w:rFonts w:asciiTheme="minorHAnsi" w:eastAsiaTheme="minorEastAsia" w:hAnsiTheme="minorHAnsi" w:cstheme="minorBidi"/>
                <w:kern w:val="2"/>
                <w:lang w:eastAsia="en-US"/>
                <w14:ligatures w14:val="standardContextual"/>
              </w:rPr>
              <w:tab/>
            </w:r>
            <w:r w:rsidRPr="005A7D05">
              <w:rPr>
                <w:rStyle w:val="Hyperlink"/>
                <w:lang w:val="en-GB"/>
              </w:rPr>
              <w:t xml:space="preserve">How does BUV evaluate companies/organisations to send students for internship? Will BUV check in on students' performance &amp; working environment during their internship to ensure fairness and safety? / </w:t>
            </w:r>
            <w:r w:rsidRPr="005A7D05">
              <w:rPr>
                <w:rStyle w:val="Hyperlink"/>
                <w:i/>
                <w:iCs/>
                <w:lang w:val="en-GB"/>
              </w:rPr>
              <w:t xml:space="preserve">BUV đánh giá các doanh nghiệp như thế </w:t>
            </w:r>
            <w:r w:rsidRPr="005A7D05">
              <w:rPr>
                <w:rStyle w:val="Hyperlink"/>
                <w:i/>
                <w:iCs/>
                <w:lang w:val="en-GB"/>
              </w:rPr>
              <w:lastRenderedPageBreak/>
              <w:t>nào trước khi gửi sinh viên đi thực tập. BUV có kiểm tra môi trường làm việc của sinh viên trong quá trình thực tập hay không?</w:t>
            </w:r>
            <w:r>
              <w:rPr>
                <w:webHidden/>
              </w:rPr>
              <w:tab/>
            </w:r>
            <w:r>
              <w:rPr>
                <w:webHidden/>
              </w:rPr>
              <w:fldChar w:fldCharType="begin"/>
            </w:r>
            <w:r>
              <w:rPr>
                <w:webHidden/>
              </w:rPr>
              <w:instrText xml:space="preserve"> PAGEREF _Toc177146670 \h </w:instrText>
            </w:r>
          </w:ins>
          <w:r>
            <w:rPr>
              <w:webHidden/>
            </w:rPr>
          </w:r>
          <w:r>
            <w:rPr>
              <w:webHidden/>
            </w:rPr>
            <w:fldChar w:fldCharType="separate"/>
          </w:r>
          <w:ins w:id="134" w:author="An Tran, ACA (BUV)" w:date="2024-09-13T18:51:00Z" w16du:dateUtc="2024-09-13T11:51:00Z">
            <w:r>
              <w:rPr>
                <w:webHidden/>
              </w:rPr>
              <w:t>72</w:t>
            </w:r>
            <w:r>
              <w:rPr>
                <w:webHidden/>
              </w:rPr>
              <w:fldChar w:fldCharType="end"/>
            </w:r>
            <w:r w:rsidRPr="005A7D05">
              <w:rPr>
                <w:rStyle w:val="Hyperlink"/>
              </w:rPr>
              <w:fldChar w:fldCharType="end"/>
            </w:r>
          </w:ins>
        </w:p>
        <w:p w14:paraId="1E9E95E3" w14:textId="38611C12" w:rsidR="000C07CA" w:rsidRDefault="000C07CA">
          <w:pPr>
            <w:pStyle w:val="TOC2"/>
            <w:tabs>
              <w:tab w:val="left" w:pos="1540"/>
            </w:tabs>
            <w:rPr>
              <w:ins w:id="135" w:author="An Tran, ACA (BUV)" w:date="2024-09-13T18:51:00Z" w16du:dateUtc="2024-09-13T11:51:00Z"/>
              <w:rFonts w:asciiTheme="minorHAnsi" w:eastAsiaTheme="minorEastAsia" w:hAnsiTheme="minorHAnsi" w:cstheme="minorBidi"/>
              <w:kern w:val="2"/>
              <w:lang w:eastAsia="en-US"/>
              <w14:ligatures w14:val="standardContextual"/>
            </w:rPr>
          </w:pPr>
          <w:ins w:id="136"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"_Toc177146671"</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vi-VN"/>
              </w:rPr>
              <w:t>15.</w:t>
            </w:r>
            <w:r>
              <w:rPr>
                <w:rFonts w:asciiTheme="minorHAnsi" w:eastAsiaTheme="minorEastAsia" w:hAnsiTheme="minorHAnsi" w:cstheme="minorBidi"/>
                <w:kern w:val="2"/>
                <w:lang w:eastAsia="en-US"/>
                <w14:ligatures w14:val="standardContextual"/>
              </w:rPr>
              <w:tab/>
            </w:r>
            <w:r w:rsidRPr="005A7D05">
              <w:rPr>
                <w:rStyle w:val="Hyperlink"/>
                <w:lang w:val="en-GB"/>
              </w:rPr>
              <w:t xml:space="preserve">Does BUV and partnered companies/organisations have plans to conduct the internship and training programme to offer full-time recruitment for students after graduation? / </w:t>
            </w:r>
            <w:r w:rsidRPr="005A7D05">
              <w:rPr>
                <w:rStyle w:val="Hyperlink"/>
                <w:i/>
                <w:iCs/>
                <w:lang w:val="en-GB"/>
              </w:rPr>
              <w:t>BUV và các đối tác có quan hệ chiến lược lâu dài trong kế hoạch tuyển thực tập sinh và sau đó là tuyển dụng các vị trí chính thức cho sinh viên sau khi tốt nghiệp hay không?</w:t>
            </w:r>
            <w:r>
              <w:rPr>
                <w:webHidden/>
              </w:rPr>
              <w:tab/>
            </w:r>
            <w:r>
              <w:rPr>
                <w:webHidden/>
              </w:rPr>
              <w:fldChar w:fldCharType="begin"/>
            </w:r>
            <w:r>
              <w:rPr>
                <w:webHidden/>
              </w:rPr>
              <w:instrText xml:space="preserve"> PAGEREF _Toc177146671 \h </w:instrText>
            </w:r>
          </w:ins>
          <w:r>
            <w:rPr>
              <w:webHidden/>
            </w:rPr>
          </w:r>
          <w:r>
            <w:rPr>
              <w:webHidden/>
            </w:rPr>
            <w:fldChar w:fldCharType="separate"/>
          </w:r>
          <w:ins w:id="137" w:author="An Tran, ACA (BUV)" w:date="2024-09-13T18:51:00Z" w16du:dateUtc="2024-09-13T11:51:00Z">
            <w:r>
              <w:rPr>
                <w:webHidden/>
              </w:rPr>
              <w:t>73</w:t>
            </w:r>
            <w:r>
              <w:rPr>
                <w:webHidden/>
              </w:rPr>
              <w:fldChar w:fldCharType="end"/>
            </w:r>
            <w:r w:rsidRPr="005A7D05">
              <w:rPr>
                <w:rStyle w:val="Hyperlink"/>
              </w:rPr>
              <w:fldChar w:fldCharType="end"/>
            </w:r>
          </w:ins>
        </w:p>
        <w:p w14:paraId="44E8D7AB" w14:textId="373C5EF4" w:rsidR="000C07CA" w:rsidRDefault="000C07CA">
          <w:pPr>
            <w:pStyle w:val="TOC2"/>
            <w:tabs>
              <w:tab w:val="left" w:pos="1540"/>
            </w:tabs>
            <w:rPr>
              <w:ins w:id="138" w:author="An Tran, ACA (BUV)" w:date="2024-09-13T18:51:00Z" w16du:dateUtc="2024-09-13T11:51:00Z"/>
              <w:rFonts w:asciiTheme="minorHAnsi" w:eastAsiaTheme="minorEastAsia" w:hAnsiTheme="minorHAnsi" w:cstheme="minorBidi"/>
              <w:kern w:val="2"/>
              <w:lang w:eastAsia="en-US"/>
              <w14:ligatures w14:val="standardContextual"/>
            </w:rPr>
          </w:pPr>
          <w:ins w:id="139"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"_Toc177146672"</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lang w:val="en-GB"/>
              </w:rPr>
              <w:t>16.</w:t>
            </w:r>
            <w:r>
              <w:rPr>
                <w:rFonts w:asciiTheme="minorHAnsi" w:eastAsiaTheme="minorEastAsia" w:hAnsiTheme="minorHAnsi" w:cstheme="minorBidi"/>
                <w:kern w:val="2"/>
                <w:lang w:eastAsia="en-US"/>
                <w14:ligatures w14:val="standardContextual"/>
              </w:rPr>
              <w:tab/>
            </w:r>
            <w:r w:rsidRPr="005A7D05">
              <w:rPr>
                <w:rStyle w:val="Hyperlink"/>
                <w:lang w:val="en-GB"/>
              </w:rPr>
              <w:t xml:space="preserve">Where to get support when students have concerns about their wellbeing and personal life? Who can parents/students contact if students need help with stress and anxiety at school? / </w:t>
            </w:r>
            <w:r w:rsidRPr="005A7D05">
              <w:rPr>
                <w:rStyle w:val="Hyperlink"/>
                <w:i/>
                <w:iCs/>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r>
              <w:rPr>
                <w:webHidden/>
              </w:rPr>
              <w:tab/>
            </w:r>
            <w:r>
              <w:rPr>
                <w:webHidden/>
              </w:rPr>
              <w:fldChar w:fldCharType="begin"/>
            </w:r>
            <w:r>
              <w:rPr>
                <w:webHidden/>
              </w:rPr>
              <w:instrText xml:space="preserve"> PAGEREF _Toc177146672 \h </w:instrText>
            </w:r>
          </w:ins>
          <w:r>
            <w:rPr>
              <w:webHidden/>
            </w:rPr>
          </w:r>
          <w:r>
            <w:rPr>
              <w:webHidden/>
            </w:rPr>
            <w:fldChar w:fldCharType="separate"/>
          </w:r>
          <w:ins w:id="140" w:author="An Tran, ACA (BUV)" w:date="2024-09-13T18:51:00Z" w16du:dateUtc="2024-09-13T11:51:00Z">
            <w:r>
              <w:rPr>
                <w:webHidden/>
              </w:rPr>
              <w:t>74</w:t>
            </w:r>
            <w:r>
              <w:rPr>
                <w:webHidden/>
              </w:rPr>
              <w:fldChar w:fldCharType="end"/>
            </w:r>
            <w:r w:rsidRPr="005A7D05">
              <w:rPr>
                <w:rStyle w:val="Hyperlink"/>
              </w:rPr>
              <w:fldChar w:fldCharType="end"/>
            </w:r>
          </w:ins>
        </w:p>
        <w:p w14:paraId="33A6896C" w14:textId="07209A26" w:rsidR="000C07CA" w:rsidRDefault="000C07CA">
          <w:pPr>
            <w:pStyle w:val="TOC2"/>
            <w:tabs>
              <w:tab w:val="left" w:pos="1540"/>
            </w:tabs>
            <w:rPr>
              <w:ins w:id="141" w:author="An Tran, ACA (BUV)" w:date="2024-09-13T18:51:00Z" w16du:dateUtc="2024-09-13T11:51:00Z"/>
              <w:rFonts w:asciiTheme="minorHAnsi" w:eastAsiaTheme="minorEastAsia" w:hAnsiTheme="minorHAnsi" w:cstheme="minorBidi"/>
              <w:kern w:val="2"/>
              <w:lang w:eastAsia="en-US"/>
              <w14:ligatures w14:val="standardContextual"/>
            </w:rPr>
          </w:pPr>
          <w:ins w:id="142"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"_Toc177146673"</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17.</w:t>
            </w:r>
            <w:r>
              <w:rPr>
                <w:rFonts w:asciiTheme="minorHAnsi" w:eastAsiaTheme="minorEastAsia" w:hAnsiTheme="minorHAnsi" w:cstheme="minorBidi"/>
                <w:kern w:val="2"/>
                <w:lang w:eastAsia="en-US"/>
                <w14:ligatures w14:val="standardContextual"/>
              </w:rPr>
              <w:tab/>
            </w:r>
            <w:r w:rsidRPr="005A7D05">
              <w:rPr>
                <w:rStyle w:val="Hyperlink"/>
                <w:bCs/>
              </w:rPr>
              <w:t xml:space="preserve">What clubs does BUV offer, and how can students join them? / </w:t>
            </w:r>
            <w:r w:rsidRPr="005A7D05">
              <w:rPr>
                <w:rStyle w:val="Hyperlink"/>
                <w:bCs/>
                <w:i/>
                <w:iCs/>
              </w:rPr>
              <w:t xml:space="preserve">BUV </w:t>
            </w:r>
            <w:r w:rsidRPr="005A7D05">
              <w:rPr>
                <w:rStyle w:val="Hyperlink"/>
                <w:rFonts w:cs="Calibri"/>
                <w:bCs/>
                <w:i/>
                <w:iCs/>
              </w:rPr>
              <w:t>đ</w:t>
            </w:r>
            <w:r w:rsidRPr="005A7D05">
              <w:rPr>
                <w:rStyle w:val="Hyperlink"/>
                <w:bCs/>
                <w:i/>
                <w:iCs/>
              </w:rPr>
              <w:t>ang c</w:t>
            </w:r>
            <w:r w:rsidRPr="005A7D05">
              <w:rPr>
                <w:rStyle w:val="Hyperlink"/>
                <w:rFonts w:cs="Avenir LT Std 35 Light"/>
                <w:bCs/>
                <w:i/>
                <w:iCs/>
              </w:rPr>
              <w:t>ó</w:t>
            </w:r>
            <w:r w:rsidRPr="005A7D05">
              <w:rPr>
                <w:rStyle w:val="Hyperlink"/>
                <w:bCs/>
                <w:i/>
                <w:iCs/>
              </w:rPr>
              <w:t xml:space="preserve"> nh</w:t>
            </w:r>
            <w:r w:rsidRPr="005A7D05">
              <w:rPr>
                <w:rStyle w:val="Hyperlink"/>
                <w:rFonts w:cs="Calibri"/>
                <w:bCs/>
                <w:i/>
                <w:iCs/>
              </w:rPr>
              <w:t>ữ</w:t>
            </w:r>
            <w:r w:rsidRPr="005A7D05">
              <w:rPr>
                <w:rStyle w:val="Hyperlink"/>
                <w:bCs/>
                <w:i/>
                <w:iCs/>
              </w:rPr>
              <w:t>ng Câu l</w:t>
            </w:r>
            <w:r w:rsidRPr="005A7D05">
              <w:rPr>
                <w:rStyle w:val="Hyperlink"/>
                <w:rFonts w:cs="Calibri"/>
                <w:bCs/>
                <w:i/>
                <w:iCs/>
              </w:rPr>
              <w:t>ạ</w:t>
            </w:r>
            <w:r w:rsidRPr="005A7D05">
              <w:rPr>
                <w:rStyle w:val="Hyperlink"/>
                <w:bCs/>
                <w:i/>
                <w:iCs/>
              </w:rPr>
              <w:t>c b</w:t>
            </w:r>
            <w:r w:rsidRPr="005A7D05">
              <w:rPr>
                <w:rStyle w:val="Hyperlink"/>
                <w:rFonts w:cs="Calibri"/>
                <w:bCs/>
                <w:i/>
                <w:iCs/>
              </w:rPr>
              <w:t>ộ</w:t>
            </w:r>
            <w:r w:rsidRPr="005A7D05">
              <w:rPr>
                <w:rStyle w:val="Hyperlink"/>
                <w:bCs/>
                <w:i/>
                <w:iCs/>
              </w:rPr>
              <w:t xml:space="preserve"> nào và làm th</w:t>
            </w:r>
            <w:r w:rsidRPr="005A7D05">
              <w:rPr>
                <w:rStyle w:val="Hyperlink"/>
                <w:rFonts w:cs="Calibri"/>
                <w:bCs/>
                <w:i/>
                <w:iCs/>
              </w:rPr>
              <w:t>ế</w:t>
            </w:r>
            <w:r w:rsidRPr="005A7D05">
              <w:rPr>
                <w:rStyle w:val="Hyperlink"/>
                <w:bCs/>
                <w:i/>
                <w:iCs/>
              </w:rPr>
              <w:t xml:space="preserve"> nào </w:t>
            </w:r>
            <w:r w:rsidRPr="005A7D05">
              <w:rPr>
                <w:rStyle w:val="Hyperlink"/>
                <w:rFonts w:cs="Calibri"/>
                <w:bCs/>
                <w:i/>
                <w:iCs/>
              </w:rPr>
              <w:t>để</w:t>
            </w:r>
            <w:r w:rsidRPr="005A7D05">
              <w:rPr>
                <w:rStyle w:val="Hyperlink"/>
                <w:bCs/>
                <w:i/>
                <w:iCs/>
              </w:rPr>
              <w:t xml:space="preserve"> sinh viên có th</w:t>
            </w:r>
            <w:r w:rsidRPr="005A7D05">
              <w:rPr>
                <w:rStyle w:val="Hyperlink"/>
                <w:rFonts w:cs="Calibri"/>
                <w:bCs/>
                <w:i/>
                <w:iCs/>
              </w:rPr>
              <w:t>ể</w:t>
            </w:r>
            <w:r w:rsidRPr="005A7D05">
              <w:rPr>
                <w:rStyle w:val="Hyperlink"/>
                <w:bCs/>
                <w:i/>
                <w:iCs/>
              </w:rPr>
              <w:t xml:space="preserve"> tham gia vào các Câu l</w:t>
            </w:r>
            <w:r w:rsidRPr="005A7D05">
              <w:rPr>
                <w:rStyle w:val="Hyperlink"/>
                <w:rFonts w:cs="Calibri"/>
                <w:bCs/>
                <w:i/>
                <w:iCs/>
              </w:rPr>
              <w:t>ạ</w:t>
            </w:r>
            <w:r w:rsidRPr="005A7D05">
              <w:rPr>
                <w:rStyle w:val="Hyperlink"/>
                <w:bCs/>
                <w:i/>
                <w:iCs/>
              </w:rPr>
              <w:t>c b</w:t>
            </w:r>
            <w:r w:rsidRPr="005A7D05">
              <w:rPr>
                <w:rStyle w:val="Hyperlink"/>
                <w:rFonts w:cs="Calibri"/>
                <w:bCs/>
                <w:i/>
                <w:iCs/>
              </w:rPr>
              <w:t>ộ</w:t>
            </w:r>
            <w:r w:rsidRPr="005A7D05">
              <w:rPr>
                <w:rStyle w:val="Hyperlink"/>
                <w:bCs/>
                <w:i/>
                <w:iCs/>
              </w:rPr>
              <w:t xml:space="preserve"> </w:t>
            </w:r>
            <w:r w:rsidRPr="005A7D05">
              <w:rPr>
                <w:rStyle w:val="Hyperlink"/>
                <w:rFonts w:cs="Calibri"/>
                <w:bCs/>
                <w:i/>
                <w:iCs/>
              </w:rPr>
              <w:t>đ</w:t>
            </w:r>
            <w:r w:rsidRPr="005A7D05">
              <w:rPr>
                <w:rStyle w:val="Hyperlink"/>
                <w:bCs/>
                <w:i/>
                <w:iCs/>
              </w:rPr>
              <w:t>ó?</w:t>
            </w:r>
            <w:r>
              <w:rPr>
                <w:webHidden/>
              </w:rPr>
              <w:tab/>
            </w:r>
            <w:r>
              <w:rPr>
                <w:webHidden/>
              </w:rPr>
              <w:fldChar w:fldCharType="begin"/>
            </w:r>
            <w:r>
              <w:rPr>
                <w:webHidden/>
              </w:rPr>
              <w:instrText xml:space="preserve"> PAGEREF _Toc177146673 \h </w:instrText>
            </w:r>
          </w:ins>
          <w:r>
            <w:rPr>
              <w:webHidden/>
            </w:rPr>
          </w:r>
          <w:r>
            <w:rPr>
              <w:webHidden/>
            </w:rPr>
            <w:fldChar w:fldCharType="separate"/>
          </w:r>
          <w:ins w:id="143" w:author="An Tran, ACA (BUV)" w:date="2024-09-13T18:51:00Z" w16du:dateUtc="2024-09-13T11:51:00Z">
            <w:r>
              <w:rPr>
                <w:webHidden/>
              </w:rPr>
              <w:t>75</w:t>
            </w:r>
            <w:r>
              <w:rPr>
                <w:webHidden/>
              </w:rPr>
              <w:fldChar w:fldCharType="end"/>
            </w:r>
            <w:r w:rsidRPr="005A7D05">
              <w:rPr>
                <w:rStyle w:val="Hyperlink"/>
              </w:rPr>
              <w:fldChar w:fldCharType="end"/>
            </w:r>
          </w:ins>
        </w:p>
        <w:p w14:paraId="16F2C6F5" w14:textId="77E1D039" w:rsidR="000C07CA" w:rsidRDefault="000C07CA">
          <w:pPr>
            <w:pStyle w:val="TOC2"/>
            <w:tabs>
              <w:tab w:val="left" w:pos="1540"/>
            </w:tabs>
            <w:rPr>
              <w:ins w:id="144" w:author="An Tran, ACA (BUV)" w:date="2024-09-13T18:51:00Z" w16du:dateUtc="2024-09-13T11:51:00Z"/>
              <w:rFonts w:asciiTheme="minorHAnsi" w:eastAsiaTheme="minorEastAsia" w:hAnsiTheme="minorHAnsi" w:cstheme="minorBidi"/>
              <w:kern w:val="2"/>
              <w:lang w:eastAsia="en-US"/>
              <w14:ligatures w14:val="standardContextual"/>
            </w:rPr>
          </w:pPr>
          <w:ins w:id="145"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"_Toc177146674"</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18.</w:t>
            </w:r>
            <w:r>
              <w:rPr>
                <w:rFonts w:asciiTheme="minorHAnsi" w:eastAsiaTheme="minorEastAsia" w:hAnsiTheme="minorHAnsi" w:cstheme="minorBidi"/>
                <w:kern w:val="2"/>
                <w:lang w:eastAsia="en-US"/>
                <w14:ligatures w14:val="standardContextual"/>
              </w:rPr>
              <w:tab/>
            </w:r>
            <w:r w:rsidRPr="005A7D05">
              <w:rPr>
                <w:rStyle w:val="Hyperlink"/>
              </w:rPr>
              <w:t xml:space="preserve">How can students start a new club at BUV? / </w:t>
            </w:r>
            <w:r w:rsidRPr="005A7D05">
              <w:rPr>
                <w:rStyle w:val="Hyperlink"/>
                <w:i/>
                <w:iCs/>
              </w:rPr>
              <w:t>Sinh viên mu</w:t>
            </w:r>
            <w:r w:rsidRPr="005A7D05">
              <w:rPr>
                <w:rStyle w:val="Hyperlink"/>
                <w:rFonts w:cs="Calibri"/>
                <w:i/>
                <w:iCs/>
              </w:rPr>
              <w:t>ố</w:t>
            </w:r>
            <w:r w:rsidRPr="005A7D05">
              <w:rPr>
                <w:rStyle w:val="Hyperlink"/>
                <w:i/>
                <w:iCs/>
              </w:rPr>
              <w:t>n m</w:t>
            </w:r>
            <w:r w:rsidRPr="005A7D05">
              <w:rPr>
                <w:rStyle w:val="Hyperlink"/>
                <w:rFonts w:cs="Calibri"/>
                <w:i/>
                <w:iCs/>
              </w:rPr>
              <w:t>ở</w:t>
            </w:r>
            <w:r w:rsidRPr="005A7D05">
              <w:rPr>
                <w:rStyle w:val="Hyperlink"/>
                <w:i/>
                <w:iCs/>
              </w:rPr>
              <w:t xml:space="preserve"> C</w:t>
            </w:r>
            <w:r w:rsidRPr="005A7D05">
              <w:rPr>
                <w:rStyle w:val="Hyperlink"/>
                <w:rFonts w:cs="Avenir LT Std 35 Light"/>
                <w:i/>
                <w:iCs/>
              </w:rPr>
              <w:t>â</w:t>
            </w:r>
            <w:r w:rsidRPr="005A7D05">
              <w:rPr>
                <w:rStyle w:val="Hyperlink"/>
                <w:i/>
                <w:iCs/>
              </w:rPr>
              <w:t>u l</w:t>
            </w:r>
            <w:r w:rsidRPr="005A7D05">
              <w:rPr>
                <w:rStyle w:val="Hyperlink"/>
                <w:rFonts w:cs="Calibri"/>
                <w:i/>
                <w:iCs/>
              </w:rPr>
              <w:t>ạ</w:t>
            </w:r>
            <w:r w:rsidRPr="005A7D05">
              <w:rPr>
                <w:rStyle w:val="Hyperlink"/>
                <w:i/>
                <w:iCs/>
              </w:rPr>
              <w:t>c b</w:t>
            </w:r>
            <w:r w:rsidRPr="005A7D05">
              <w:rPr>
                <w:rStyle w:val="Hyperlink"/>
                <w:rFonts w:cs="Calibri"/>
                <w:i/>
                <w:iCs/>
              </w:rPr>
              <w:t>ộ</w:t>
            </w:r>
            <w:r w:rsidRPr="005A7D05">
              <w:rPr>
                <w:rStyle w:val="Hyperlink"/>
                <w:i/>
                <w:iCs/>
              </w:rPr>
              <w:t xml:space="preserve"> m</w:t>
            </w:r>
            <w:r w:rsidRPr="005A7D05">
              <w:rPr>
                <w:rStyle w:val="Hyperlink"/>
                <w:rFonts w:cs="Calibri"/>
                <w:i/>
                <w:iCs/>
              </w:rPr>
              <w:t>ớ</w:t>
            </w:r>
            <w:r w:rsidRPr="005A7D05">
              <w:rPr>
                <w:rStyle w:val="Hyperlink"/>
                <w:i/>
                <w:iCs/>
              </w:rPr>
              <w:t>i t</w:t>
            </w:r>
            <w:r w:rsidRPr="005A7D05">
              <w:rPr>
                <w:rStyle w:val="Hyperlink"/>
                <w:rFonts w:cs="Calibri"/>
                <w:i/>
                <w:iCs/>
              </w:rPr>
              <w:t>ạ</w:t>
            </w:r>
            <w:r w:rsidRPr="005A7D05">
              <w:rPr>
                <w:rStyle w:val="Hyperlink"/>
                <w:i/>
                <w:iCs/>
              </w:rPr>
              <w:t>i BUV th</w:t>
            </w:r>
            <w:r w:rsidRPr="005A7D05">
              <w:rPr>
                <w:rStyle w:val="Hyperlink"/>
                <w:rFonts w:cs="Avenir LT Std 35 Light"/>
                <w:i/>
                <w:iCs/>
              </w:rPr>
              <w:t>ì</w:t>
            </w:r>
            <w:r w:rsidRPr="005A7D05">
              <w:rPr>
                <w:rStyle w:val="Hyperlink"/>
                <w:i/>
                <w:iCs/>
              </w:rPr>
              <w:t xml:space="preserve"> ph</w:t>
            </w:r>
            <w:r w:rsidRPr="005A7D05">
              <w:rPr>
                <w:rStyle w:val="Hyperlink"/>
                <w:rFonts w:cs="Calibri"/>
                <w:i/>
                <w:iCs/>
              </w:rPr>
              <w:t>ả</w:t>
            </w:r>
            <w:r w:rsidRPr="005A7D05">
              <w:rPr>
                <w:rStyle w:val="Hyperlink"/>
                <w:i/>
                <w:iCs/>
              </w:rPr>
              <w:t>i l</w:t>
            </w:r>
            <w:r w:rsidRPr="005A7D05">
              <w:rPr>
                <w:rStyle w:val="Hyperlink"/>
                <w:rFonts w:cs="Avenir LT Std 35 Light"/>
                <w:i/>
                <w:iCs/>
              </w:rPr>
              <w:t>à</w:t>
            </w:r>
            <w:r w:rsidRPr="005A7D05">
              <w:rPr>
                <w:rStyle w:val="Hyperlink"/>
                <w:i/>
                <w:iCs/>
              </w:rPr>
              <w:t>m nh</w:t>
            </w:r>
            <w:r w:rsidRPr="005A7D05">
              <w:rPr>
                <w:rStyle w:val="Hyperlink"/>
                <w:rFonts w:cs="Calibri"/>
                <w:i/>
                <w:iCs/>
              </w:rPr>
              <w:t>ư</w:t>
            </w:r>
            <w:r w:rsidRPr="005A7D05">
              <w:rPr>
                <w:rStyle w:val="Hyperlink"/>
                <w:i/>
                <w:iCs/>
              </w:rPr>
              <w:t xml:space="preserve"> nào?</w:t>
            </w:r>
            <w:r>
              <w:rPr>
                <w:webHidden/>
              </w:rPr>
              <w:tab/>
            </w:r>
            <w:r>
              <w:rPr>
                <w:webHidden/>
              </w:rPr>
              <w:fldChar w:fldCharType="begin"/>
            </w:r>
            <w:r>
              <w:rPr>
                <w:webHidden/>
              </w:rPr>
              <w:instrText xml:space="preserve"> PAGEREF _Toc177146674 \h </w:instrText>
            </w:r>
          </w:ins>
          <w:r>
            <w:rPr>
              <w:webHidden/>
            </w:rPr>
          </w:r>
          <w:r>
            <w:rPr>
              <w:webHidden/>
            </w:rPr>
            <w:fldChar w:fldCharType="separate"/>
          </w:r>
          <w:ins w:id="146" w:author="An Tran, ACA (BUV)" w:date="2024-09-13T18:51:00Z" w16du:dateUtc="2024-09-13T11:51:00Z">
            <w:r>
              <w:rPr>
                <w:webHidden/>
              </w:rPr>
              <w:t>75</w:t>
            </w:r>
            <w:r>
              <w:rPr>
                <w:webHidden/>
              </w:rPr>
              <w:fldChar w:fldCharType="end"/>
            </w:r>
            <w:r w:rsidRPr="005A7D05">
              <w:rPr>
                <w:rStyle w:val="Hyperlink"/>
              </w:rPr>
              <w:fldChar w:fldCharType="end"/>
            </w:r>
          </w:ins>
        </w:p>
        <w:p w14:paraId="7AC76CDB" w14:textId="26E9E8C9" w:rsidR="000C07CA" w:rsidRDefault="000C07CA">
          <w:pPr>
            <w:pStyle w:val="TOC2"/>
            <w:tabs>
              <w:tab w:val="left" w:pos="1540"/>
            </w:tabs>
            <w:rPr>
              <w:ins w:id="147" w:author="An Tran, ACA (BUV)" w:date="2024-09-13T18:51:00Z" w16du:dateUtc="2024-09-13T11:51:00Z"/>
              <w:rFonts w:asciiTheme="minorHAnsi" w:eastAsiaTheme="minorEastAsia" w:hAnsiTheme="minorHAnsi" w:cstheme="minorBidi"/>
              <w:kern w:val="2"/>
              <w:lang w:eastAsia="en-US"/>
              <w14:ligatures w14:val="standardContextual"/>
            </w:rPr>
          </w:pPr>
          <w:ins w:id="148"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"_Toc177146675"</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19.</w:t>
            </w:r>
            <w:r>
              <w:rPr>
                <w:rFonts w:asciiTheme="minorHAnsi" w:eastAsiaTheme="minorEastAsia" w:hAnsiTheme="minorHAnsi" w:cstheme="minorBidi"/>
                <w:kern w:val="2"/>
                <w:lang w:eastAsia="en-US"/>
                <w14:ligatures w14:val="standardContextual"/>
              </w:rPr>
              <w:tab/>
            </w:r>
            <w:r w:rsidRPr="005A7D05">
              <w:rPr>
                <w:rStyle w:val="Hyperlink"/>
              </w:rPr>
              <w:t xml:space="preserve">What support is available for students who want to start a new student-led project? / </w:t>
            </w:r>
            <w:r w:rsidRPr="005A7D05">
              <w:rPr>
                <w:rStyle w:val="Hyperlink"/>
                <w:i/>
                <w:iCs/>
              </w:rPr>
              <w:t>Sinh viên s</w:t>
            </w:r>
            <w:r w:rsidRPr="005A7D05">
              <w:rPr>
                <w:rStyle w:val="Hyperlink"/>
                <w:rFonts w:cs="Calibri"/>
                <w:i/>
                <w:iCs/>
              </w:rPr>
              <w:t>ẽ</w:t>
            </w:r>
            <w:r w:rsidRPr="005A7D05">
              <w:rPr>
                <w:rStyle w:val="Hyperlink"/>
                <w:i/>
                <w:iCs/>
              </w:rPr>
              <w:t xml:space="preserve"> </w:t>
            </w:r>
            <w:r w:rsidRPr="005A7D05">
              <w:rPr>
                <w:rStyle w:val="Hyperlink"/>
                <w:rFonts w:cs="Calibri"/>
                <w:i/>
                <w:iCs/>
              </w:rPr>
              <w:t>đượ</w:t>
            </w:r>
            <w:r w:rsidRPr="005A7D05">
              <w:rPr>
                <w:rStyle w:val="Hyperlink"/>
                <w:i/>
                <w:iCs/>
              </w:rPr>
              <w:t>c h</w:t>
            </w:r>
            <w:r w:rsidRPr="005A7D05">
              <w:rPr>
                <w:rStyle w:val="Hyperlink"/>
                <w:rFonts w:cs="Calibri"/>
                <w:i/>
                <w:iCs/>
              </w:rPr>
              <w:t>ỗ</w:t>
            </w:r>
            <w:r w:rsidRPr="005A7D05">
              <w:rPr>
                <w:rStyle w:val="Hyperlink"/>
                <w:i/>
                <w:iCs/>
              </w:rPr>
              <w:t xml:space="preserve"> tr</w:t>
            </w:r>
            <w:r w:rsidRPr="005A7D05">
              <w:rPr>
                <w:rStyle w:val="Hyperlink"/>
                <w:rFonts w:cs="Calibri"/>
                <w:i/>
                <w:iCs/>
              </w:rPr>
              <w:t>ợ</w:t>
            </w:r>
            <w:r w:rsidRPr="005A7D05">
              <w:rPr>
                <w:rStyle w:val="Hyperlink"/>
                <w:i/>
                <w:iCs/>
              </w:rPr>
              <w:t xml:space="preserve"> nh</w:t>
            </w:r>
            <w:r w:rsidRPr="005A7D05">
              <w:rPr>
                <w:rStyle w:val="Hyperlink"/>
                <w:rFonts w:cs="Calibri"/>
                <w:i/>
                <w:iCs/>
              </w:rPr>
              <w:t>ư</w:t>
            </w:r>
            <w:r w:rsidRPr="005A7D05">
              <w:rPr>
                <w:rStyle w:val="Hyperlink"/>
                <w:i/>
                <w:iCs/>
              </w:rPr>
              <w:t xml:space="preserve"> th</w:t>
            </w:r>
            <w:r w:rsidRPr="005A7D05">
              <w:rPr>
                <w:rStyle w:val="Hyperlink"/>
                <w:rFonts w:cs="Calibri"/>
                <w:i/>
                <w:iCs/>
              </w:rPr>
              <w:t>ế</w:t>
            </w:r>
            <w:r w:rsidRPr="005A7D05">
              <w:rPr>
                <w:rStyle w:val="Hyperlink"/>
                <w:i/>
                <w:iCs/>
              </w:rPr>
              <w:t xml:space="preserve"> nào n</w:t>
            </w:r>
            <w:r w:rsidRPr="005A7D05">
              <w:rPr>
                <w:rStyle w:val="Hyperlink"/>
                <w:rFonts w:cs="Calibri"/>
                <w:i/>
                <w:iCs/>
              </w:rPr>
              <w:t>ế</w:t>
            </w:r>
            <w:r w:rsidRPr="005A7D05">
              <w:rPr>
                <w:rStyle w:val="Hyperlink"/>
                <w:i/>
                <w:iCs/>
              </w:rPr>
              <w:t>u mu</w:t>
            </w:r>
            <w:r w:rsidRPr="005A7D05">
              <w:rPr>
                <w:rStyle w:val="Hyperlink"/>
                <w:rFonts w:cs="Calibri"/>
                <w:i/>
                <w:iCs/>
              </w:rPr>
              <w:t>ố</w:t>
            </w:r>
            <w:r w:rsidRPr="005A7D05">
              <w:rPr>
                <w:rStyle w:val="Hyperlink"/>
                <w:i/>
                <w:iCs/>
              </w:rPr>
              <w:t>n b</w:t>
            </w:r>
            <w:r w:rsidRPr="005A7D05">
              <w:rPr>
                <w:rStyle w:val="Hyperlink"/>
                <w:rFonts w:cs="Calibri"/>
                <w:i/>
                <w:iCs/>
              </w:rPr>
              <w:t>ắ</w:t>
            </w:r>
            <w:r w:rsidRPr="005A7D05">
              <w:rPr>
                <w:rStyle w:val="Hyperlink"/>
                <w:i/>
                <w:iCs/>
              </w:rPr>
              <w:t xml:space="preserve">t </w:t>
            </w:r>
            <w:r w:rsidRPr="005A7D05">
              <w:rPr>
                <w:rStyle w:val="Hyperlink"/>
                <w:rFonts w:cs="Calibri"/>
                <w:i/>
                <w:iCs/>
              </w:rPr>
              <w:t>đầ</w:t>
            </w:r>
            <w:r w:rsidRPr="005A7D05">
              <w:rPr>
                <w:rStyle w:val="Hyperlink"/>
                <w:i/>
                <w:iCs/>
              </w:rPr>
              <w:t>u m</w:t>
            </w:r>
            <w:r w:rsidRPr="005A7D05">
              <w:rPr>
                <w:rStyle w:val="Hyperlink"/>
                <w:rFonts w:cs="Calibri"/>
                <w:i/>
                <w:iCs/>
              </w:rPr>
              <w:t>ộ</w:t>
            </w:r>
            <w:r w:rsidRPr="005A7D05">
              <w:rPr>
                <w:rStyle w:val="Hyperlink"/>
                <w:i/>
                <w:iCs/>
              </w:rPr>
              <w:t>t D</w:t>
            </w:r>
            <w:r w:rsidRPr="005A7D05">
              <w:rPr>
                <w:rStyle w:val="Hyperlink"/>
                <w:rFonts w:cs="Calibri"/>
                <w:i/>
                <w:iCs/>
              </w:rPr>
              <w:t>ự</w:t>
            </w:r>
            <w:r w:rsidRPr="005A7D05">
              <w:rPr>
                <w:rStyle w:val="Hyperlink"/>
                <w:i/>
                <w:iCs/>
              </w:rPr>
              <w:t xml:space="preserve"> án m</w:t>
            </w:r>
            <w:r w:rsidRPr="005A7D05">
              <w:rPr>
                <w:rStyle w:val="Hyperlink"/>
                <w:rFonts w:cs="Calibri"/>
                <w:i/>
                <w:iCs/>
              </w:rPr>
              <w:t>ớ</w:t>
            </w:r>
            <w:r w:rsidRPr="005A7D05">
              <w:rPr>
                <w:rStyle w:val="Hyperlink"/>
                <w:i/>
                <w:iCs/>
              </w:rPr>
              <w:t>i?</w:t>
            </w:r>
            <w:r>
              <w:rPr>
                <w:webHidden/>
              </w:rPr>
              <w:tab/>
            </w:r>
            <w:r>
              <w:rPr>
                <w:webHidden/>
              </w:rPr>
              <w:fldChar w:fldCharType="begin"/>
            </w:r>
            <w:r>
              <w:rPr>
                <w:webHidden/>
              </w:rPr>
              <w:instrText xml:space="preserve"> PAGEREF _Toc177146675 \h </w:instrText>
            </w:r>
          </w:ins>
          <w:r>
            <w:rPr>
              <w:webHidden/>
            </w:rPr>
          </w:r>
          <w:r>
            <w:rPr>
              <w:webHidden/>
            </w:rPr>
            <w:fldChar w:fldCharType="separate"/>
          </w:r>
          <w:ins w:id="149" w:author="An Tran, ACA (BUV)" w:date="2024-09-13T18:51:00Z" w16du:dateUtc="2024-09-13T11:51:00Z">
            <w:r>
              <w:rPr>
                <w:webHidden/>
              </w:rPr>
              <w:t>76</w:t>
            </w:r>
            <w:r>
              <w:rPr>
                <w:webHidden/>
              </w:rPr>
              <w:fldChar w:fldCharType="end"/>
            </w:r>
            <w:r w:rsidRPr="005A7D05">
              <w:rPr>
                <w:rStyle w:val="Hyperlink"/>
              </w:rPr>
              <w:fldChar w:fldCharType="end"/>
            </w:r>
          </w:ins>
        </w:p>
        <w:p w14:paraId="4FA8152E" w14:textId="5FEEEF2D" w:rsidR="000C07CA" w:rsidRDefault="000C07CA">
          <w:pPr>
            <w:pStyle w:val="TOC2"/>
            <w:tabs>
              <w:tab w:val="left" w:pos="1540"/>
            </w:tabs>
            <w:rPr>
              <w:ins w:id="150" w:author="An Tran, ACA (BUV)" w:date="2024-09-13T18:51:00Z" w16du:dateUtc="2024-09-13T11:51:00Z"/>
              <w:rFonts w:asciiTheme="minorHAnsi" w:eastAsiaTheme="minorEastAsia" w:hAnsiTheme="minorHAnsi" w:cstheme="minorBidi"/>
              <w:kern w:val="2"/>
              <w:lang w:eastAsia="en-US"/>
              <w14:ligatures w14:val="standardContextual"/>
            </w:rPr>
          </w:pPr>
          <w:ins w:id="151"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"_Toc177146676"</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20.</w:t>
            </w:r>
            <w:r>
              <w:rPr>
                <w:rFonts w:asciiTheme="minorHAnsi" w:eastAsiaTheme="minorEastAsia" w:hAnsiTheme="minorHAnsi" w:cstheme="minorBidi"/>
                <w:kern w:val="2"/>
                <w:lang w:eastAsia="en-US"/>
                <w14:ligatures w14:val="standardContextual"/>
              </w:rPr>
              <w:tab/>
            </w:r>
            <w:r w:rsidRPr="005A7D05">
              <w:rPr>
                <w:rStyle w:val="Hyperlink"/>
              </w:rPr>
              <w:t xml:space="preserve">What is the Student Association Committee? How can students join the BUV Student Association Committee? / </w:t>
            </w:r>
            <w:r w:rsidRPr="005A7D05">
              <w:rPr>
                <w:rStyle w:val="Hyperlink"/>
                <w:i/>
                <w:iCs/>
              </w:rPr>
              <w:t>H</w:t>
            </w:r>
            <w:r w:rsidRPr="005A7D05">
              <w:rPr>
                <w:rStyle w:val="Hyperlink"/>
                <w:rFonts w:cs="Calibri"/>
                <w:i/>
                <w:iCs/>
              </w:rPr>
              <w:t>ộ</w:t>
            </w:r>
            <w:r w:rsidRPr="005A7D05">
              <w:rPr>
                <w:rStyle w:val="Hyperlink"/>
                <w:i/>
                <w:iCs/>
              </w:rPr>
              <w:t xml:space="preserve">i </w:t>
            </w:r>
            <w:r w:rsidRPr="005A7D05">
              <w:rPr>
                <w:rStyle w:val="Hyperlink"/>
                <w:rFonts w:cs="Calibri"/>
                <w:i/>
                <w:iCs/>
              </w:rPr>
              <w:t>đồ</w:t>
            </w:r>
            <w:r w:rsidRPr="005A7D05">
              <w:rPr>
                <w:rStyle w:val="Hyperlink"/>
                <w:i/>
                <w:iCs/>
              </w:rPr>
              <w:t>ng Sinh viên BUV là gì? Sinh viên có th</w:t>
            </w:r>
            <w:r w:rsidRPr="005A7D05">
              <w:rPr>
                <w:rStyle w:val="Hyperlink"/>
                <w:rFonts w:cs="Calibri"/>
                <w:i/>
                <w:iCs/>
              </w:rPr>
              <w:t>ể</w:t>
            </w:r>
            <w:r w:rsidRPr="005A7D05">
              <w:rPr>
                <w:rStyle w:val="Hyperlink"/>
                <w:i/>
                <w:iCs/>
              </w:rPr>
              <w:t xml:space="preserve"> tham gia v</w:t>
            </w:r>
            <w:r w:rsidRPr="005A7D05">
              <w:rPr>
                <w:rStyle w:val="Hyperlink"/>
                <w:rFonts w:cs="Avenir LT Std 35 Light"/>
                <w:i/>
                <w:iCs/>
              </w:rPr>
              <w:t>à</w:t>
            </w:r>
            <w:r w:rsidRPr="005A7D05">
              <w:rPr>
                <w:rStyle w:val="Hyperlink"/>
                <w:i/>
                <w:iCs/>
              </w:rPr>
              <w:t>o H</w:t>
            </w:r>
            <w:r w:rsidRPr="005A7D05">
              <w:rPr>
                <w:rStyle w:val="Hyperlink"/>
                <w:rFonts w:cs="Calibri"/>
                <w:i/>
                <w:iCs/>
              </w:rPr>
              <w:t>ộ</w:t>
            </w:r>
            <w:r w:rsidRPr="005A7D05">
              <w:rPr>
                <w:rStyle w:val="Hyperlink"/>
                <w:i/>
                <w:iCs/>
              </w:rPr>
              <w:t xml:space="preserve">i </w:t>
            </w:r>
            <w:r w:rsidRPr="005A7D05">
              <w:rPr>
                <w:rStyle w:val="Hyperlink"/>
                <w:rFonts w:cs="Calibri"/>
                <w:i/>
                <w:iCs/>
              </w:rPr>
              <w:t>đồ</w:t>
            </w:r>
            <w:r w:rsidRPr="005A7D05">
              <w:rPr>
                <w:rStyle w:val="Hyperlink"/>
                <w:i/>
                <w:iCs/>
              </w:rPr>
              <w:t>ng sinh vi</w:t>
            </w:r>
            <w:r w:rsidRPr="005A7D05">
              <w:rPr>
                <w:rStyle w:val="Hyperlink"/>
                <w:rFonts w:cs="Avenir LT Std 35 Light"/>
                <w:i/>
                <w:iCs/>
              </w:rPr>
              <w:t>ê</w:t>
            </w:r>
            <w:r w:rsidRPr="005A7D05">
              <w:rPr>
                <w:rStyle w:val="Hyperlink"/>
                <w:i/>
                <w:iCs/>
              </w:rPr>
              <w:t>n BUV b</w:t>
            </w:r>
            <w:r w:rsidRPr="005A7D05">
              <w:rPr>
                <w:rStyle w:val="Hyperlink"/>
                <w:rFonts w:cs="Calibri"/>
                <w:i/>
                <w:iCs/>
              </w:rPr>
              <w:t>ằ</w:t>
            </w:r>
            <w:r w:rsidRPr="005A7D05">
              <w:rPr>
                <w:rStyle w:val="Hyperlink"/>
                <w:i/>
                <w:iCs/>
              </w:rPr>
              <w:t>ng cách nào?</w:t>
            </w:r>
            <w:r>
              <w:rPr>
                <w:webHidden/>
              </w:rPr>
              <w:tab/>
            </w:r>
            <w:r>
              <w:rPr>
                <w:webHidden/>
              </w:rPr>
              <w:fldChar w:fldCharType="begin"/>
            </w:r>
            <w:r>
              <w:rPr>
                <w:webHidden/>
              </w:rPr>
              <w:instrText xml:space="preserve"> PAGEREF _Toc177146676 \h </w:instrText>
            </w:r>
          </w:ins>
          <w:r>
            <w:rPr>
              <w:webHidden/>
            </w:rPr>
          </w:r>
          <w:r>
            <w:rPr>
              <w:webHidden/>
            </w:rPr>
            <w:fldChar w:fldCharType="separate"/>
          </w:r>
          <w:ins w:id="152" w:author="An Tran, ACA (BUV)" w:date="2024-09-13T18:51:00Z" w16du:dateUtc="2024-09-13T11:51:00Z">
            <w:r>
              <w:rPr>
                <w:webHidden/>
              </w:rPr>
              <w:t>76</w:t>
            </w:r>
            <w:r>
              <w:rPr>
                <w:webHidden/>
              </w:rPr>
              <w:fldChar w:fldCharType="end"/>
            </w:r>
            <w:r w:rsidRPr="005A7D05">
              <w:rPr>
                <w:rStyle w:val="Hyperlink"/>
              </w:rPr>
              <w:fldChar w:fldCharType="end"/>
            </w:r>
          </w:ins>
        </w:p>
        <w:p w14:paraId="7E4156DB" w14:textId="27D00F73" w:rsidR="000C07CA" w:rsidRDefault="000C07CA">
          <w:pPr>
            <w:pStyle w:val="TOC2"/>
            <w:tabs>
              <w:tab w:val="left" w:pos="1540"/>
            </w:tabs>
            <w:rPr>
              <w:ins w:id="153" w:author="An Tran, ACA (BUV)" w:date="2024-09-13T18:51:00Z" w16du:dateUtc="2024-09-13T11:51:00Z"/>
              <w:rFonts w:asciiTheme="minorHAnsi" w:eastAsiaTheme="minorEastAsia" w:hAnsiTheme="minorHAnsi" w:cstheme="minorBidi"/>
              <w:kern w:val="2"/>
              <w:lang w:eastAsia="en-US"/>
              <w14:ligatures w14:val="standardContextual"/>
            </w:rPr>
          </w:pPr>
          <w:ins w:id="154" w:author="An Tran, ACA (BUV)" w:date="2024-09-13T18:51:00Z" w16du:dateUtc="2024-09-13T11:51:00Z">
            <w:r w:rsidRPr="005A7D05">
              <w:rPr>
                <w:rStyle w:val="Hyperlink"/>
              </w:rPr>
              <w:fldChar w:fldCharType="begin"/>
            </w:r>
            <w:r w:rsidRPr="005A7D05">
              <w:rPr>
                <w:rStyle w:val="Hyperlink"/>
              </w:rPr>
              <w:instrText xml:space="preserve"> </w:instrText>
            </w:r>
            <w:r>
              <w:instrText>HYPERLINK \l "_Toc177146677"</w:instrText>
            </w:r>
            <w:r w:rsidRPr="005A7D05">
              <w:rPr>
                <w:rStyle w:val="Hyperlink"/>
              </w:rPr>
              <w:instrText xml:space="preserve"> </w:instrText>
            </w:r>
            <w:r w:rsidRPr="005A7D05">
              <w:rPr>
                <w:rStyle w:val="Hyperlink"/>
              </w:rPr>
            </w:r>
            <w:r w:rsidRPr="005A7D05">
              <w:rPr>
                <w:rStyle w:val="Hyperlink"/>
              </w:rPr>
              <w:fldChar w:fldCharType="separate"/>
            </w:r>
            <w:r w:rsidRPr="005A7D05">
              <w:rPr>
                <w:rStyle w:val="Hyperlink"/>
                <w:bCs/>
              </w:rPr>
              <w:t>21.</w:t>
            </w:r>
            <w:r>
              <w:rPr>
                <w:rFonts w:asciiTheme="minorHAnsi" w:eastAsiaTheme="minorEastAsia" w:hAnsiTheme="minorHAnsi" w:cstheme="minorBidi"/>
                <w:kern w:val="2"/>
                <w:lang w:eastAsia="en-US"/>
                <w14:ligatures w14:val="standardContextual"/>
              </w:rPr>
              <w:tab/>
            </w:r>
            <w:r w:rsidRPr="005A7D05">
              <w:rPr>
                <w:rStyle w:val="Hyperlink"/>
              </w:rPr>
              <w:t xml:space="preserve">How can students find out about upcoming activities at the university? / </w:t>
            </w:r>
            <w:r w:rsidRPr="005A7D05">
              <w:rPr>
                <w:rStyle w:val="Hyperlink"/>
                <w:i/>
                <w:iCs/>
              </w:rPr>
              <w:t>Làm th</w:t>
            </w:r>
            <w:r w:rsidRPr="005A7D05">
              <w:rPr>
                <w:rStyle w:val="Hyperlink"/>
                <w:rFonts w:cs="Calibri"/>
                <w:i/>
                <w:iCs/>
              </w:rPr>
              <w:t>ế</w:t>
            </w:r>
            <w:r w:rsidRPr="005A7D05">
              <w:rPr>
                <w:rStyle w:val="Hyperlink"/>
                <w:i/>
                <w:iCs/>
              </w:rPr>
              <w:t xml:space="preserve"> n</w:t>
            </w:r>
            <w:r w:rsidRPr="005A7D05">
              <w:rPr>
                <w:rStyle w:val="Hyperlink"/>
                <w:rFonts w:cs="Avenir LT Std 35 Light"/>
                <w:i/>
                <w:iCs/>
              </w:rPr>
              <w:t>à</w:t>
            </w:r>
            <w:r w:rsidRPr="005A7D05">
              <w:rPr>
                <w:rStyle w:val="Hyperlink"/>
                <w:i/>
                <w:iCs/>
              </w:rPr>
              <w:t xml:space="preserve">o </w:t>
            </w:r>
            <w:r w:rsidRPr="005A7D05">
              <w:rPr>
                <w:rStyle w:val="Hyperlink"/>
                <w:rFonts w:cs="Calibri"/>
                <w:i/>
                <w:iCs/>
              </w:rPr>
              <w:t>để</w:t>
            </w:r>
            <w:r w:rsidRPr="005A7D05">
              <w:rPr>
                <w:rStyle w:val="Hyperlink"/>
                <w:i/>
                <w:iCs/>
              </w:rPr>
              <w:t xml:space="preserve"> Sinh vi</w:t>
            </w:r>
            <w:r w:rsidRPr="005A7D05">
              <w:rPr>
                <w:rStyle w:val="Hyperlink"/>
                <w:rFonts w:cs="Avenir LT Std 35 Light"/>
                <w:i/>
                <w:iCs/>
              </w:rPr>
              <w:t>ê</w:t>
            </w:r>
            <w:r w:rsidRPr="005A7D05">
              <w:rPr>
                <w:rStyle w:val="Hyperlink"/>
                <w:i/>
                <w:iCs/>
              </w:rPr>
              <w:t>n c</w:t>
            </w:r>
            <w:r w:rsidRPr="005A7D05">
              <w:rPr>
                <w:rStyle w:val="Hyperlink"/>
                <w:rFonts w:cs="Avenir LT Std 35 Light"/>
                <w:i/>
                <w:iCs/>
              </w:rPr>
              <w:t>ó</w:t>
            </w:r>
            <w:r w:rsidRPr="005A7D05">
              <w:rPr>
                <w:rStyle w:val="Hyperlink"/>
                <w:i/>
                <w:iCs/>
              </w:rPr>
              <w:t xml:space="preserve"> th</w:t>
            </w:r>
            <w:r w:rsidRPr="005A7D05">
              <w:rPr>
                <w:rStyle w:val="Hyperlink"/>
                <w:rFonts w:cs="Calibri"/>
                <w:i/>
                <w:iCs/>
              </w:rPr>
              <w:t>ể</w:t>
            </w:r>
            <w:r w:rsidRPr="005A7D05">
              <w:rPr>
                <w:rStyle w:val="Hyperlink"/>
                <w:i/>
                <w:iCs/>
              </w:rPr>
              <w:t xml:space="preserve"> bi</w:t>
            </w:r>
            <w:r w:rsidRPr="005A7D05">
              <w:rPr>
                <w:rStyle w:val="Hyperlink"/>
                <w:rFonts w:cs="Calibri"/>
                <w:i/>
                <w:iCs/>
              </w:rPr>
              <w:t>ế</w:t>
            </w:r>
            <w:r w:rsidRPr="005A7D05">
              <w:rPr>
                <w:rStyle w:val="Hyperlink"/>
                <w:i/>
                <w:iCs/>
              </w:rPr>
              <w:t xml:space="preserve">t </w:t>
            </w:r>
            <w:r w:rsidRPr="005A7D05">
              <w:rPr>
                <w:rStyle w:val="Hyperlink"/>
                <w:rFonts w:cs="Calibri"/>
                <w:i/>
                <w:iCs/>
              </w:rPr>
              <w:t>đượ</w:t>
            </w:r>
            <w:r w:rsidRPr="005A7D05">
              <w:rPr>
                <w:rStyle w:val="Hyperlink"/>
                <w:i/>
                <w:iCs/>
              </w:rPr>
              <w:t>c c</w:t>
            </w:r>
            <w:r w:rsidRPr="005A7D05">
              <w:rPr>
                <w:rStyle w:val="Hyperlink"/>
                <w:rFonts w:cs="Avenir LT Std 35 Light"/>
                <w:i/>
                <w:iCs/>
              </w:rPr>
              <w:t>á</w:t>
            </w:r>
            <w:r w:rsidRPr="005A7D05">
              <w:rPr>
                <w:rStyle w:val="Hyperlink"/>
                <w:i/>
                <w:iCs/>
              </w:rPr>
              <w:t>c ho</w:t>
            </w:r>
            <w:r w:rsidRPr="005A7D05">
              <w:rPr>
                <w:rStyle w:val="Hyperlink"/>
                <w:rFonts w:cs="Calibri"/>
                <w:i/>
                <w:iCs/>
              </w:rPr>
              <w:t>ạ</w:t>
            </w:r>
            <w:r w:rsidRPr="005A7D05">
              <w:rPr>
                <w:rStyle w:val="Hyperlink"/>
                <w:i/>
                <w:iCs/>
              </w:rPr>
              <w:t xml:space="preserve">t </w:t>
            </w:r>
            <w:r w:rsidRPr="005A7D05">
              <w:rPr>
                <w:rStyle w:val="Hyperlink"/>
                <w:rFonts w:cs="Calibri"/>
                <w:i/>
                <w:iCs/>
              </w:rPr>
              <w:t>độ</w:t>
            </w:r>
            <w:r w:rsidRPr="005A7D05">
              <w:rPr>
                <w:rStyle w:val="Hyperlink"/>
                <w:i/>
                <w:iCs/>
              </w:rPr>
              <w:t>ng s</w:t>
            </w:r>
            <w:r w:rsidRPr="005A7D05">
              <w:rPr>
                <w:rStyle w:val="Hyperlink"/>
                <w:rFonts w:cs="Calibri"/>
                <w:i/>
                <w:iCs/>
              </w:rPr>
              <w:t>ắ</w:t>
            </w:r>
            <w:r w:rsidRPr="005A7D05">
              <w:rPr>
                <w:rStyle w:val="Hyperlink"/>
                <w:i/>
                <w:iCs/>
              </w:rPr>
              <w:t>p t</w:t>
            </w:r>
            <w:r w:rsidRPr="005A7D05">
              <w:rPr>
                <w:rStyle w:val="Hyperlink"/>
                <w:rFonts w:cs="Calibri"/>
                <w:i/>
                <w:iCs/>
              </w:rPr>
              <w:t>ớ</w:t>
            </w:r>
            <w:r w:rsidRPr="005A7D05">
              <w:rPr>
                <w:rStyle w:val="Hyperlink"/>
                <w:i/>
                <w:iCs/>
              </w:rPr>
              <w:t>i di</w:t>
            </w:r>
            <w:r w:rsidRPr="005A7D05">
              <w:rPr>
                <w:rStyle w:val="Hyperlink"/>
                <w:rFonts w:cs="Calibri"/>
                <w:i/>
                <w:iCs/>
              </w:rPr>
              <w:t>ễ</w:t>
            </w:r>
            <w:r w:rsidRPr="005A7D05">
              <w:rPr>
                <w:rStyle w:val="Hyperlink"/>
                <w:i/>
                <w:iCs/>
              </w:rPr>
              <w:t>n ra t</w:t>
            </w:r>
            <w:r w:rsidRPr="005A7D05">
              <w:rPr>
                <w:rStyle w:val="Hyperlink"/>
                <w:rFonts w:cs="Calibri"/>
                <w:i/>
                <w:iCs/>
              </w:rPr>
              <w:t>ạ</w:t>
            </w:r>
            <w:r w:rsidRPr="005A7D05">
              <w:rPr>
                <w:rStyle w:val="Hyperlink"/>
                <w:i/>
                <w:iCs/>
              </w:rPr>
              <w:t>i tr</w:t>
            </w:r>
            <w:r w:rsidRPr="005A7D05">
              <w:rPr>
                <w:rStyle w:val="Hyperlink"/>
                <w:rFonts w:cs="Calibri"/>
                <w:i/>
                <w:iCs/>
              </w:rPr>
              <w:t>ườ</w:t>
            </w:r>
            <w:r w:rsidRPr="005A7D05">
              <w:rPr>
                <w:rStyle w:val="Hyperlink"/>
                <w:i/>
                <w:iCs/>
              </w:rPr>
              <w:t>ng?</w:t>
            </w:r>
            <w:r>
              <w:rPr>
                <w:webHidden/>
              </w:rPr>
              <w:tab/>
            </w:r>
            <w:r>
              <w:rPr>
                <w:webHidden/>
              </w:rPr>
              <w:fldChar w:fldCharType="begin"/>
            </w:r>
            <w:r>
              <w:rPr>
                <w:webHidden/>
              </w:rPr>
              <w:instrText xml:space="preserve"> PAGEREF _Toc177146677 \h </w:instrText>
            </w:r>
          </w:ins>
          <w:r>
            <w:rPr>
              <w:webHidden/>
            </w:rPr>
          </w:r>
          <w:r>
            <w:rPr>
              <w:webHidden/>
            </w:rPr>
            <w:fldChar w:fldCharType="separate"/>
          </w:r>
          <w:ins w:id="155" w:author="An Tran, ACA (BUV)" w:date="2024-09-13T18:51:00Z" w16du:dateUtc="2024-09-13T11:51:00Z">
            <w:r>
              <w:rPr>
                <w:webHidden/>
              </w:rPr>
              <w:t>77</w:t>
            </w:r>
            <w:r>
              <w:rPr>
                <w:webHidden/>
              </w:rPr>
              <w:fldChar w:fldCharType="end"/>
            </w:r>
            <w:r w:rsidRPr="005A7D05">
              <w:rPr>
                <w:rStyle w:val="Hyperlink"/>
              </w:rPr>
              <w:fldChar w:fldCharType="end"/>
            </w:r>
          </w:ins>
        </w:p>
        <w:p w14:paraId="7014FC3B" w14:textId="2BAE04E6" w:rsidR="00262D6E" w:rsidDel="001F569A" w:rsidRDefault="00262D6E">
          <w:pPr>
            <w:pStyle w:val="TOC1"/>
            <w:rPr>
              <w:del w:id="156" w:author="An Tran, ACA (BUV)" w:date="2024-09-13T10:43:00Z" w16du:dateUtc="2024-09-13T03:43:00Z"/>
              <w:rFonts w:asciiTheme="minorHAnsi" w:eastAsiaTheme="minorEastAsia" w:hAnsiTheme="minorHAnsi" w:cstheme="minorBidi"/>
              <w:b w:val="0"/>
              <w:bCs w:val="0"/>
              <w:kern w:val="2"/>
              <w:lang w:eastAsia="en-US"/>
              <w14:ligatures w14:val="standardContextual"/>
            </w:rPr>
          </w:pPr>
          <w:del w:id="157" w:author="An Tran, ACA (BUV)" w:date="2024-09-13T10:43:00Z" w16du:dateUtc="2024-09-13T03:43:00Z">
            <w:r w:rsidRPr="001F569A" w:rsidDel="001F569A">
              <w:rPr>
                <w:rPrChange w:id="158" w:author="An Tran, ACA (BUV)" w:date="2024-09-13T10:43:00Z" w16du:dateUtc="2024-09-13T03:43:00Z">
                  <w:rPr>
                    <w:rStyle w:val="Hyperlink"/>
                    <w:rFonts w:ascii="iCiel Avenir LT Std 35 Light" w:hAnsi="iCiel Avenir LT Std 35 Light"/>
                    <w:b w:val="0"/>
                    <w:bCs w:val="0"/>
                    <w:lang w:val="vi-VN"/>
                  </w:rPr>
                </w:rPrChange>
              </w:rPr>
              <w:delText>I.</w:delText>
            </w:r>
            <w:r w:rsidDel="001F569A">
              <w:rPr>
                <w:rFonts w:asciiTheme="minorHAnsi" w:eastAsiaTheme="minorEastAsia" w:hAnsiTheme="minorHAnsi" w:cstheme="minorBidi"/>
                <w:b w:val="0"/>
                <w:bCs w:val="0"/>
                <w:kern w:val="2"/>
                <w:lang w:eastAsia="en-US"/>
                <w14:ligatures w14:val="standardContextual"/>
              </w:rPr>
              <w:tab/>
            </w:r>
            <w:r w:rsidRPr="001F569A" w:rsidDel="001F569A">
              <w:rPr>
                <w:rPrChange w:id="159" w:author="An Tran, ACA (BUV)" w:date="2024-09-13T10:43:00Z" w16du:dateUtc="2024-09-13T03:43:00Z">
                  <w:rPr>
                    <w:rStyle w:val="Hyperlink"/>
                    <w:rFonts w:ascii="iCiel Avenir LT Std 35 Light" w:hAnsi="iCiel Avenir LT Std 35 Light"/>
                    <w:b w:val="0"/>
                    <w:bCs w:val="0"/>
                    <w:lang w:val="vi-VN"/>
                  </w:rPr>
                </w:rPrChange>
              </w:rPr>
              <w:delText>ACADEMIC AND STUDENT OPERATIONS</w:delText>
            </w:r>
            <w:r w:rsidDel="001F569A">
              <w:rPr>
                <w:webHidden/>
              </w:rPr>
              <w:tab/>
            </w:r>
            <w:r w:rsidR="004A3396" w:rsidDel="001F569A">
              <w:rPr>
                <w:webHidden/>
              </w:rPr>
              <w:delText>12</w:delText>
            </w:r>
          </w:del>
        </w:p>
        <w:p w14:paraId="701D59BE" w14:textId="5BE5730F" w:rsidR="00262D6E" w:rsidDel="001F569A" w:rsidRDefault="00262D6E">
          <w:pPr>
            <w:pStyle w:val="TOC2"/>
            <w:tabs>
              <w:tab w:val="left" w:pos="1540"/>
            </w:tabs>
            <w:rPr>
              <w:del w:id="160" w:author="An Tran, ACA (BUV)" w:date="2024-09-13T10:43:00Z" w16du:dateUtc="2024-09-13T03:43:00Z"/>
              <w:rFonts w:asciiTheme="minorHAnsi" w:eastAsiaTheme="minorEastAsia" w:hAnsiTheme="minorHAnsi" w:cstheme="minorBidi"/>
              <w:kern w:val="2"/>
              <w:lang w:eastAsia="en-US"/>
              <w14:ligatures w14:val="standardContextual"/>
            </w:rPr>
          </w:pPr>
          <w:del w:id="161" w:author="An Tran, ACA (BUV)" w:date="2024-09-13T10:43:00Z" w16du:dateUtc="2024-09-13T03:43:00Z">
            <w:r w:rsidRPr="001F569A" w:rsidDel="001F569A">
              <w:rPr>
                <w:rPrChange w:id="162" w:author="An Tran, ACA (BUV)" w:date="2024-09-13T10:43:00Z" w16du:dateUtc="2024-09-13T03:43:00Z">
                  <w:rPr>
                    <w:rStyle w:val="Hyperlink"/>
                    <w:bCs/>
                    <w:lang w:val="vi-VN"/>
                  </w:rPr>
                </w:rPrChange>
              </w:rPr>
              <w:delText>1.</w:delText>
            </w:r>
            <w:r w:rsidDel="001F569A">
              <w:rPr>
                <w:rFonts w:asciiTheme="minorHAnsi" w:eastAsiaTheme="minorEastAsia" w:hAnsiTheme="minorHAnsi" w:cstheme="minorBidi"/>
                <w:kern w:val="2"/>
                <w:lang w:eastAsia="en-US"/>
                <w14:ligatures w14:val="standardContextual"/>
              </w:rPr>
              <w:tab/>
            </w:r>
            <w:r w:rsidRPr="001F569A" w:rsidDel="001F569A">
              <w:rPr>
                <w:rPrChange w:id="163" w:author="An Tran, ACA (BUV)" w:date="2024-09-13T10:43:00Z" w16du:dateUtc="2024-09-13T03:43:00Z">
                  <w:rPr>
                    <w:rStyle w:val="Hyperlink"/>
                    <w:lang w:val="vi-VN"/>
                  </w:rPr>
                </w:rPrChange>
              </w:rPr>
              <w:delText xml:space="preserve">How can students/parents get a timetable? / </w:delText>
            </w:r>
            <w:r w:rsidRPr="001F569A" w:rsidDel="001F569A">
              <w:rPr>
                <w:rPrChange w:id="164" w:author="An Tran, ACA (BUV)" w:date="2024-09-13T10:43:00Z" w16du:dateUtc="2024-09-13T03:43:00Z">
                  <w:rPr>
                    <w:rStyle w:val="Hyperlink"/>
                    <w:i/>
                    <w:iCs/>
                    <w:lang w:val="vi-VN"/>
                  </w:rPr>
                </w:rPrChange>
              </w:rPr>
              <w:delText>Sinh viên/phụ huynh có thể nhận thời khóa biểu ở đâu?</w:delText>
            </w:r>
            <w:r w:rsidDel="001F569A">
              <w:rPr>
                <w:webHidden/>
              </w:rPr>
              <w:tab/>
            </w:r>
            <w:r w:rsidR="004A3396" w:rsidDel="001F569A">
              <w:rPr>
                <w:webHidden/>
              </w:rPr>
              <w:delText>12</w:delText>
            </w:r>
          </w:del>
        </w:p>
        <w:p w14:paraId="3108C709" w14:textId="09B173DF" w:rsidR="00262D6E" w:rsidDel="001F569A" w:rsidRDefault="00262D6E">
          <w:pPr>
            <w:pStyle w:val="TOC2"/>
            <w:tabs>
              <w:tab w:val="left" w:pos="1540"/>
            </w:tabs>
            <w:rPr>
              <w:del w:id="165" w:author="An Tran, ACA (BUV)" w:date="2024-09-13T10:43:00Z" w16du:dateUtc="2024-09-13T03:43:00Z"/>
              <w:rFonts w:asciiTheme="minorHAnsi" w:eastAsiaTheme="minorEastAsia" w:hAnsiTheme="minorHAnsi" w:cstheme="minorBidi"/>
              <w:kern w:val="2"/>
              <w:lang w:eastAsia="en-US"/>
              <w14:ligatures w14:val="standardContextual"/>
            </w:rPr>
          </w:pPr>
          <w:del w:id="166" w:author="An Tran, ACA (BUV)" w:date="2024-09-13T10:43:00Z" w16du:dateUtc="2024-09-13T03:43:00Z">
            <w:r w:rsidRPr="001F569A" w:rsidDel="001F569A">
              <w:rPr>
                <w:rPrChange w:id="167" w:author="An Tran, ACA (BUV)" w:date="2024-09-13T10:43:00Z" w16du:dateUtc="2024-09-13T03:43:00Z">
                  <w:rPr>
                    <w:rStyle w:val="Hyperlink"/>
                    <w:bCs/>
                    <w:lang w:val="vi-VN"/>
                  </w:rPr>
                </w:rPrChange>
              </w:rPr>
              <w:delText>2.</w:delText>
            </w:r>
            <w:r w:rsidDel="001F569A">
              <w:rPr>
                <w:rFonts w:asciiTheme="minorHAnsi" w:eastAsiaTheme="minorEastAsia" w:hAnsiTheme="minorHAnsi" w:cstheme="minorBidi"/>
                <w:kern w:val="2"/>
                <w:lang w:eastAsia="en-US"/>
                <w14:ligatures w14:val="standardContextual"/>
              </w:rPr>
              <w:tab/>
            </w:r>
            <w:r w:rsidRPr="001F569A" w:rsidDel="001F569A">
              <w:rPr>
                <w:rPrChange w:id="168" w:author="An Tran, ACA (BUV)" w:date="2024-09-13T10:43:00Z" w16du:dateUtc="2024-09-13T03:43:00Z">
                  <w:rPr>
                    <w:rStyle w:val="Hyperlink"/>
                    <w:lang w:val="vi-VN"/>
                  </w:rPr>
                </w:rPrChange>
              </w:rPr>
              <w:delText xml:space="preserve">How does BUV record student attendance? / </w:delText>
            </w:r>
            <w:r w:rsidRPr="001F569A" w:rsidDel="001F569A">
              <w:rPr>
                <w:rPrChange w:id="169" w:author="An Tran, ACA (BUV)" w:date="2024-09-13T10:43:00Z" w16du:dateUtc="2024-09-13T03:43:00Z">
                  <w:rPr>
                    <w:rStyle w:val="Hyperlink"/>
                    <w:i/>
                    <w:iCs/>
                    <w:lang w:val="vi-VN"/>
                  </w:rPr>
                </w:rPrChange>
              </w:rPr>
              <w:delText>Điểm chuyên cần của sinh viên được BUV quản lý như thế nào?</w:delText>
            </w:r>
            <w:r w:rsidDel="001F569A">
              <w:rPr>
                <w:webHidden/>
              </w:rPr>
              <w:tab/>
            </w:r>
            <w:r w:rsidR="004A3396" w:rsidDel="001F569A">
              <w:rPr>
                <w:webHidden/>
              </w:rPr>
              <w:delText>12</w:delText>
            </w:r>
          </w:del>
        </w:p>
        <w:p w14:paraId="38C8653C" w14:textId="092810EE" w:rsidR="00262D6E" w:rsidDel="001F569A" w:rsidRDefault="00262D6E">
          <w:pPr>
            <w:pStyle w:val="TOC2"/>
            <w:tabs>
              <w:tab w:val="left" w:pos="1540"/>
            </w:tabs>
            <w:rPr>
              <w:del w:id="170" w:author="An Tran, ACA (BUV)" w:date="2024-09-13T10:43:00Z" w16du:dateUtc="2024-09-13T03:43:00Z"/>
              <w:rFonts w:asciiTheme="minorHAnsi" w:eastAsiaTheme="minorEastAsia" w:hAnsiTheme="minorHAnsi" w:cstheme="minorBidi"/>
              <w:kern w:val="2"/>
              <w:lang w:eastAsia="en-US"/>
              <w14:ligatures w14:val="standardContextual"/>
            </w:rPr>
          </w:pPr>
          <w:del w:id="171" w:author="An Tran, ACA (BUV)" w:date="2024-09-13T10:43:00Z" w16du:dateUtc="2024-09-13T03:43:00Z">
            <w:r w:rsidRPr="001F569A" w:rsidDel="001F569A">
              <w:rPr>
                <w:rPrChange w:id="172" w:author="An Tran, ACA (BUV)" w:date="2024-09-13T10:43:00Z" w16du:dateUtc="2024-09-13T03:43:00Z">
                  <w:rPr>
                    <w:rStyle w:val="Hyperlink"/>
                    <w:bCs/>
                    <w:lang w:val="vi-VN"/>
                  </w:rPr>
                </w:rPrChange>
              </w:rPr>
              <w:delText>3.</w:delText>
            </w:r>
            <w:r w:rsidDel="001F569A">
              <w:rPr>
                <w:rFonts w:asciiTheme="minorHAnsi" w:eastAsiaTheme="minorEastAsia" w:hAnsiTheme="minorHAnsi" w:cstheme="minorBidi"/>
                <w:kern w:val="2"/>
                <w:lang w:eastAsia="en-US"/>
                <w14:ligatures w14:val="standardContextual"/>
              </w:rPr>
              <w:tab/>
            </w:r>
            <w:r w:rsidRPr="001F569A" w:rsidDel="001F569A">
              <w:rPr>
                <w:rPrChange w:id="173" w:author="An Tran, ACA (BUV)" w:date="2024-09-13T10:43:00Z" w16du:dateUtc="2024-09-13T03:43:00Z">
                  <w:rPr>
                    <w:rStyle w:val="Hyperlink"/>
                    <w:lang w:val="vi-VN"/>
                  </w:rPr>
                </w:rPrChange>
              </w:rPr>
              <w:delText xml:space="preserve">What should students/parents do if students need to be absent from classes? / </w:delText>
            </w:r>
            <w:r w:rsidRPr="001F569A" w:rsidDel="001F569A">
              <w:rPr>
                <w:rPrChange w:id="174" w:author="An Tran, ACA (BUV)" w:date="2024-09-13T10:43:00Z" w16du:dateUtc="2024-09-13T03:43:00Z">
                  <w:rPr>
                    <w:rStyle w:val="Hyperlink"/>
                    <w:i/>
                    <w:iCs/>
                    <w:lang w:val="vi-VN"/>
                  </w:rPr>
                </w:rPrChange>
              </w:rPr>
              <w:delText>Nếu sinh viên cần nghỉ học vì một lý do nào đó, sinh viên/phụ huynh cần phải làm gì?</w:delText>
            </w:r>
            <w:r w:rsidDel="001F569A">
              <w:rPr>
                <w:webHidden/>
              </w:rPr>
              <w:tab/>
            </w:r>
            <w:r w:rsidR="004A3396" w:rsidDel="001F569A">
              <w:rPr>
                <w:webHidden/>
              </w:rPr>
              <w:delText>16</w:delText>
            </w:r>
          </w:del>
        </w:p>
        <w:p w14:paraId="7AE074C7" w14:textId="0A16C66B" w:rsidR="00262D6E" w:rsidDel="001F569A" w:rsidRDefault="00262D6E">
          <w:pPr>
            <w:pStyle w:val="TOC2"/>
            <w:tabs>
              <w:tab w:val="left" w:pos="1540"/>
            </w:tabs>
            <w:rPr>
              <w:del w:id="175" w:author="An Tran, ACA (BUV)" w:date="2024-09-13T10:43:00Z" w16du:dateUtc="2024-09-13T03:43:00Z"/>
              <w:rFonts w:asciiTheme="minorHAnsi" w:eastAsiaTheme="minorEastAsia" w:hAnsiTheme="minorHAnsi" w:cstheme="minorBidi"/>
              <w:kern w:val="2"/>
              <w:lang w:eastAsia="en-US"/>
              <w14:ligatures w14:val="standardContextual"/>
            </w:rPr>
          </w:pPr>
          <w:del w:id="176" w:author="An Tran, ACA (BUV)" w:date="2024-09-13T10:43:00Z" w16du:dateUtc="2024-09-13T03:43:00Z">
            <w:r w:rsidRPr="001F569A" w:rsidDel="001F569A">
              <w:rPr>
                <w:rPrChange w:id="177" w:author="An Tran, ACA (BUV)" w:date="2024-09-13T10:43:00Z" w16du:dateUtc="2024-09-13T03:43:00Z">
                  <w:rPr>
                    <w:rStyle w:val="Hyperlink"/>
                    <w:bCs/>
                    <w:lang w:val="vi-VN"/>
                  </w:rPr>
                </w:rPrChange>
              </w:rPr>
              <w:delText>4.</w:delText>
            </w:r>
            <w:r w:rsidDel="001F569A">
              <w:rPr>
                <w:rFonts w:asciiTheme="minorHAnsi" w:eastAsiaTheme="minorEastAsia" w:hAnsiTheme="minorHAnsi" w:cstheme="minorBidi"/>
                <w:kern w:val="2"/>
                <w:lang w:eastAsia="en-US"/>
                <w14:ligatures w14:val="standardContextual"/>
              </w:rPr>
              <w:tab/>
            </w:r>
            <w:r w:rsidRPr="001F569A" w:rsidDel="001F569A">
              <w:rPr>
                <w:rPrChange w:id="178" w:author="An Tran, ACA (BUV)" w:date="2024-09-13T10:43:00Z" w16du:dateUtc="2024-09-13T03:43:00Z">
                  <w:rPr>
                    <w:rStyle w:val="Hyperlink"/>
                    <w:lang w:val="vi-VN"/>
                  </w:rPr>
                </w:rPrChange>
              </w:rPr>
              <w:delText xml:space="preserve">If the academic results of students are not good enough and students/parents are worried, what can BUV support to improve their performance? / </w:delText>
            </w:r>
            <w:r w:rsidRPr="001F569A" w:rsidDel="001F569A">
              <w:rPr>
                <w:rPrChange w:id="179" w:author="An Tran, ACA (BUV)" w:date="2024-09-13T10:43:00Z" w16du:dateUtc="2024-09-13T03:43:00Z">
                  <w:rPr>
                    <w:rStyle w:val="Hyperlink"/>
                    <w:i/>
                    <w:iCs/>
                    <w:lang w:val="vi-VN"/>
                  </w:rPr>
                </w:rPrChange>
              </w:rPr>
              <w:delText>Sinh viên/phụ huynh lo rằng kết quả học tập của sinh viên không đủ tốt, liệu nhà trường có kế hoạch gì trong việc giúp đỡ sinh viên cải thiện kết quả học tập không?</w:delText>
            </w:r>
            <w:r w:rsidDel="001F569A">
              <w:rPr>
                <w:webHidden/>
              </w:rPr>
              <w:tab/>
            </w:r>
            <w:r w:rsidR="004A3396" w:rsidDel="001F569A">
              <w:rPr>
                <w:webHidden/>
              </w:rPr>
              <w:delText>20</w:delText>
            </w:r>
          </w:del>
        </w:p>
        <w:p w14:paraId="0FECE929" w14:textId="2BAC5AE7" w:rsidR="00262D6E" w:rsidDel="001F569A" w:rsidRDefault="00262D6E">
          <w:pPr>
            <w:pStyle w:val="TOC2"/>
            <w:tabs>
              <w:tab w:val="left" w:pos="1540"/>
            </w:tabs>
            <w:rPr>
              <w:del w:id="180" w:author="An Tran, ACA (BUV)" w:date="2024-09-13T10:43:00Z" w16du:dateUtc="2024-09-13T03:43:00Z"/>
              <w:rFonts w:asciiTheme="minorHAnsi" w:eastAsiaTheme="minorEastAsia" w:hAnsiTheme="minorHAnsi" w:cstheme="minorBidi"/>
              <w:kern w:val="2"/>
              <w:lang w:eastAsia="en-US"/>
              <w14:ligatures w14:val="standardContextual"/>
            </w:rPr>
          </w:pPr>
          <w:del w:id="181" w:author="An Tran, ACA (BUV)" w:date="2024-09-13T10:43:00Z" w16du:dateUtc="2024-09-13T03:43:00Z">
            <w:r w:rsidRPr="001F569A" w:rsidDel="001F569A">
              <w:rPr>
                <w:rPrChange w:id="182" w:author="An Tran, ACA (BUV)" w:date="2024-09-13T10:43:00Z" w16du:dateUtc="2024-09-13T03:43:00Z">
                  <w:rPr>
                    <w:rStyle w:val="Hyperlink"/>
                    <w:bCs/>
                    <w:lang w:val="vi-VN"/>
                  </w:rPr>
                </w:rPrChange>
              </w:rPr>
              <w:delText>5.</w:delText>
            </w:r>
            <w:r w:rsidDel="001F569A">
              <w:rPr>
                <w:rFonts w:asciiTheme="minorHAnsi" w:eastAsiaTheme="minorEastAsia" w:hAnsiTheme="minorHAnsi" w:cstheme="minorBidi"/>
                <w:kern w:val="2"/>
                <w:lang w:eastAsia="en-US"/>
                <w14:ligatures w14:val="standardContextual"/>
              </w:rPr>
              <w:tab/>
            </w:r>
            <w:r w:rsidRPr="001F569A" w:rsidDel="001F569A">
              <w:rPr>
                <w:rPrChange w:id="183" w:author="An Tran, ACA (BUV)" w:date="2024-09-13T10:43:00Z" w16du:dateUtc="2024-09-13T03:43:00Z">
                  <w:rPr>
                    <w:rStyle w:val="Hyperlink"/>
                    <w:lang w:val="vi-VN"/>
                  </w:rPr>
                </w:rPrChange>
              </w:rPr>
              <w:delText xml:space="preserve">In the students’ timetable, I have seen that the students study about 2-4 hours a day only. Should this be enough to ensure quality and what should students do besides class time? / </w:delText>
            </w:r>
            <w:r w:rsidRPr="001F569A" w:rsidDel="001F569A">
              <w:rPr>
                <w:rPrChange w:id="184" w:author="An Tran, ACA (BUV)" w:date="2024-09-13T10:43:00Z" w16du:dateUtc="2024-09-13T03:43:00Z">
                  <w:rPr>
                    <w:rStyle w:val="Hyperlink"/>
                    <w:i/>
                    <w:iCs/>
                    <w:lang w:val="vi-VN"/>
                  </w:rPr>
                </w:rPrChange>
              </w:rPr>
              <w:delText>Trong thời khóa biểu của sinh viên, tôi thấy sinh viên chỉ học 2-4 giờ một ngày. Thời lượng học như vậy liệu có đủ để đảm bảo chất lượng học tập và sinh viên còn nên làm gì ngoài các giờ học trên lớp?</w:delText>
            </w:r>
            <w:r w:rsidDel="001F569A">
              <w:rPr>
                <w:webHidden/>
              </w:rPr>
              <w:tab/>
            </w:r>
            <w:r w:rsidR="004A3396" w:rsidDel="001F569A">
              <w:rPr>
                <w:webHidden/>
              </w:rPr>
              <w:delText>22</w:delText>
            </w:r>
          </w:del>
        </w:p>
        <w:p w14:paraId="0EB98EE8" w14:textId="763E405E" w:rsidR="00262D6E" w:rsidDel="001F569A" w:rsidRDefault="00262D6E">
          <w:pPr>
            <w:pStyle w:val="TOC2"/>
            <w:tabs>
              <w:tab w:val="left" w:pos="1540"/>
            </w:tabs>
            <w:rPr>
              <w:del w:id="185" w:author="An Tran, ACA (BUV)" w:date="2024-09-13T10:43:00Z" w16du:dateUtc="2024-09-13T03:43:00Z"/>
              <w:rFonts w:asciiTheme="minorHAnsi" w:eastAsiaTheme="minorEastAsia" w:hAnsiTheme="minorHAnsi" w:cstheme="minorBidi"/>
              <w:kern w:val="2"/>
              <w:lang w:eastAsia="en-US"/>
              <w14:ligatures w14:val="standardContextual"/>
            </w:rPr>
          </w:pPr>
          <w:del w:id="186" w:author="An Tran, ACA (BUV)" w:date="2024-09-13T10:43:00Z" w16du:dateUtc="2024-09-13T03:43:00Z">
            <w:r w:rsidRPr="001F569A" w:rsidDel="001F569A">
              <w:rPr>
                <w:rPrChange w:id="187" w:author="An Tran, ACA (BUV)" w:date="2024-09-13T10:43:00Z" w16du:dateUtc="2024-09-13T03:43:00Z">
                  <w:rPr>
                    <w:rStyle w:val="Hyperlink"/>
                    <w:bCs/>
                    <w:lang w:val="vi-VN"/>
                  </w:rPr>
                </w:rPrChange>
              </w:rPr>
              <w:delText>6.</w:delText>
            </w:r>
            <w:r w:rsidDel="001F569A">
              <w:rPr>
                <w:rFonts w:asciiTheme="minorHAnsi" w:eastAsiaTheme="minorEastAsia" w:hAnsiTheme="minorHAnsi" w:cstheme="minorBidi"/>
                <w:kern w:val="2"/>
                <w:lang w:eastAsia="en-US"/>
                <w14:ligatures w14:val="standardContextual"/>
              </w:rPr>
              <w:tab/>
            </w:r>
            <w:r w:rsidRPr="001F569A" w:rsidDel="001F569A">
              <w:rPr>
                <w:rPrChange w:id="188" w:author="An Tran, ACA (BUV)" w:date="2024-09-13T10:43:00Z" w16du:dateUtc="2024-09-13T03:43:00Z">
                  <w:rPr>
                    <w:rStyle w:val="Hyperlink"/>
                    <w:lang w:val="vi-VN"/>
                  </w:rPr>
                </w:rPrChange>
              </w:rPr>
              <w:delText>How can students improve their English if students/parents would like to enhance their English skills? </w:delText>
            </w:r>
            <w:r w:rsidRPr="001F569A" w:rsidDel="001F569A">
              <w:rPr>
                <w:rPrChange w:id="189" w:author="An Tran, ACA (BUV)" w:date="2024-09-13T10:43:00Z" w16du:dateUtc="2024-09-13T03:43:00Z">
                  <w:rPr>
                    <w:rStyle w:val="Hyperlink"/>
                    <w:i/>
                    <w:iCs/>
                    <w:lang w:val="vi-VN"/>
                  </w:rPr>
                </w:rPrChange>
              </w:rPr>
              <w:delText>/ Nhà trường có thể giúp gì nếu phụ huynh và sinh viên có nhu cầu cải thiện trình độ Tiếng Anh của sinh viên?</w:delText>
            </w:r>
            <w:r w:rsidDel="001F569A">
              <w:rPr>
                <w:webHidden/>
              </w:rPr>
              <w:tab/>
            </w:r>
            <w:r w:rsidR="004A3396" w:rsidDel="001F569A">
              <w:rPr>
                <w:webHidden/>
              </w:rPr>
              <w:delText>23</w:delText>
            </w:r>
          </w:del>
        </w:p>
        <w:p w14:paraId="7FAC18EB" w14:textId="71FD636C" w:rsidR="00262D6E" w:rsidDel="001F569A" w:rsidRDefault="00262D6E">
          <w:pPr>
            <w:pStyle w:val="TOC2"/>
            <w:tabs>
              <w:tab w:val="left" w:pos="1540"/>
            </w:tabs>
            <w:rPr>
              <w:del w:id="190" w:author="An Tran, ACA (BUV)" w:date="2024-09-13T10:43:00Z" w16du:dateUtc="2024-09-13T03:43:00Z"/>
              <w:rFonts w:asciiTheme="minorHAnsi" w:eastAsiaTheme="minorEastAsia" w:hAnsiTheme="minorHAnsi" w:cstheme="minorBidi"/>
              <w:kern w:val="2"/>
              <w:lang w:eastAsia="en-US"/>
              <w14:ligatures w14:val="standardContextual"/>
            </w:rPr>
          </w:pPr>
          <w:del w:id="191" w:author="An Tran, ACA (BUV)" w:date="2024-09-13T10:43:00Z" w16du:dateUtc="2024-09-13T03:43:00Z">
            <w:r w:rsidRPr="001F569A" w:rsidDel="001F569A">
              <w:rPr>
                <w:rPrChange w:id="192" w:author="An Tran, ACA (BUV)" w:date="2024-09-13T10:43:00Z" w16du:dateUtc="2024-09-13T03:43:00Z">
                  <w:rPr>
                    <w:rStyle w:val="Hyperlink"/>
                    <w:bCs/>
                    <w:lang w:val="vi-VN"/>
                  </w:rPr>
                </w:rPrChange>
              </w:rPr>
              <w:delText>7.</w:delText>
            </w:r>
            <w:r w:rsidDel="001F569A">
              <w:rPr>
                <w:rFonts w:asciiTheme="minorHAnsi" w:eastAsiaTheme="minorEastAsia" w:hAnsiTheme="minorHAnsi" w:cstheme="minorBidi"/>
                <w:kern w:val="2"/>
                <w:lang w:eastAsia="en-US"/>
                <w14:ligatures w14:val="standardContextual"/>
              </w:rPr>
              <w:tab/>
            </w:r>
            <w:r w:rsidRPr="001F569A" w:rsidDel="001F569A">
              <w:rPr>
                <w:rPrChange w:id="193" w:author="An Tran, ACA (BUV)" w:date="2024-09-13T10:43:00Z" w16du:dateUtc="2024-09-13T03:43:00Z">
                  <w:rPr>
                    <w:rStyle w:val="Hyperlink"/>
                    <w:lang w:val="vi-VN"/>
                  </w:rPr>
                </w:rPrChange>
              </w:rPr>
              <w:delText xml:space="preserve">Students have been placed on academic probation, what does this mean? / </w:delText>
            </w:r>
            <w:r w:rsidRPr="001F569A" w:rsidDel="001F569A">
              <w:rPr>
                <w:rPrChange w:id="194" w:author="An Tran, ACA (BUV)" w:date="2024-09-13T10:43:00Z" w16du:dateUtc="2024-09-13T03:43:00Z">
                  <w:rPr>
                    <w:rStyle w:val="Hyperlink"/>
                    <w:i/>
                    <w:iCs/>
                    <w:lang w:val="vi-VN"/>
                  </w:rPr>
                </w:rPrChange>
              </w:rPr>
              <w:delText>Sinh viên đang ở trong danh sách Theo dõi đặc biệt, điều này nghĩa là gì?</w:delText>
            </w:r>
            <w:r w:rsidDel="001F569A">
              <w:rPr>
                <w:webHidden/>
              </w:rPr>
              <w:tab/>
            </w:r>
            <w:r w:rsidR="004A3396" w:rsidDel="001F569A">
              <w:rPr>
                <w:webHidden/>
              </w:rPr>
              <w:delText>24</w:delText>
            </w:r>
          </w:del>
        </w:p>
        <w:p w14:paraId="0844E9E2" w14:textId="75EFE0AA" w:rsidR="00262D6E" w:rsidDel="001F569A" w:rsidRDefault="00262D6E">
          <w:pPr>
            <w:pStyle w:val="TOC2"/>
            <w:tabs>
              <w:tab w:val="left" w:pos="1540"/>
            </w:tabs>
            <w:rPr>
              <w:del w:id="195" w:author="An Tran, ACA (BUV)" w:date="2024-09-13T10:43:00Z" w16du:dateUtc="2024-09-13T03:43:00Z"/>
              <w:rFonts w:asciiTheme="minorHAnsi" w:eastAsiaTheme="minorEastAsia" w:hAnsiTheme="minorHAnsi" w:cstheme="minorBidi"/>
              <w:kern w:val="2"/>
              <w:lang w:eastAsia="en-US"/>
              <w14:ligatures w14:val="standardContextual"/>
            </w:rPr>
          </w:pPr>
          <w:del w:id="196" w:author="An Tran, ACA (BUV)" w:date="2024-09-13T10:43:00Z" w16du:dateUtc="2024-09-13T03:43:00Z">
            <w:r w:rsidRPr="001F569A" w:rsidDel="001F569A">
              <w:rPr>
                <w:rPrChange w:id="197" w:author="An Tran, ACA (BUV)" w:date="2024-09-13T10:43:00Z" w16du:dateUtc="2024-09-13T03:43:00Z">
                  <w:rPr>
                    <w:rStyle w:val="Hyperlink"/>
                    <w:bCs/>
                    <w:lang w:val="vi-VN"/>
                  </w:rPr>
                </w:rPrChange>
              </w:rPr>
              <w:delText>8.</w:delText>
            </w:r>
            <w:r w:rsidDel="001F569A">
              <w:rPr>
                <w:rFonts w:asciiTheme="minorHAnsi" w:eastAsiaTheme="minorEastAsia" w:hAnsiTheme="minorHAnsi" w:cstheme="minorBidi"/>
                <w:kern w:val="2"/>
                <w:lang w:eastAsia="en-US"/>
                <w14:ligatures w14:val="standardContextual"/>
              </w:rPr>
              <w:tab/>
            </w:r>
            <w:r w:rsidRPr="001F569A" w:rsidDel="001F569A">
              <w:rPr>
                <w:rPrChange w:id="198" w:author="An Tran, ACA (BUV)" w:date="2024-09-13T10:43:00Z" w16du:dateUtc="2024-09-13T03:43:00Z">
                  <w:rPr>
                    <w:rStyle w:val="Hyperlink"/>
                    <w:lang w:val="vi-VN"/>
                  </w:rPr>
                </w:rPrChange>
              </w:rPr>
              <w:delText xml:space="preserve">What if BUV students want to exchange or transfer to other Universities around the world? / </w:delText>
            </w:r>
            <w:r w:rsidRPr="001F569A" w:rsidDel="001F569A">
              <w:rPr>
                <w:rPrChange w:id="199" w:author="An Tran, ACA (BUV)" w:date="2024-09-13T10:43:00Z" w16du:dateUtc="2024-09-13T03:43:00Z">
                  <w:rPr>
                    <w:rStyle w:val="Hyperlink"/>
                    <w:i/>
                    <w:iCs/>
                    <w:lang w:val="vi-VN"/>
                  </w:rPr>
                </w:rPrChange>
              </w:rPr>
              <w:delText>Nếu sinh viên BUV muốn tham gia chương trình Trao đổi và Chuyển tiếp sinh viên tới các trường Đại học trên thế giới thì sao?</w:delText>
            </w:r>
            <w:r w:rsidDel="001F569A">
              <w:rPr>
                <w:webHidden/>
              </w:rPr>
              <w:tab/>
            </w:r>
            <w:r w:rsidR="004A3396" w:rsidDel="001F569A">
              <w:rPr>
                <w:webHidden/>
              </w:rPr>
              <w:delText>25</w:delText>
            </w:r>
          </w:del>
        </w:p>
        <w:p w14:paraId="56CD35FA" w14:textId="298A78C4" w:rsidR="00262D6E" w:rsidDel="001F569A" w:rsidRDefault="00262D6E">
          <w:pPr>
            <w:pStyle w:val="TOC2"/>
            <w:tabs>
              <w:tab w:val="left" w:pos="1540"/>
            </w:tabs>
            <w:rPr>
              <w:del w:id="200" w:author="An Tran, ACA (BUV)" w:date="2024-09-13T10:43:00Z" w16du:dateUtc="2024-09-13T03:43:00Z"/>
              <w:rFonts w:asciiTheme="minorHAnsi" w:eastAsiaTheme="minorEastAsia" w:hAnsiTheme="minorHAnsi" w:cstheme="minorBidi"/>
              <w:kern w:val="2"/>
              <w:lang w:eastAsia="en-US"/>
              <w14:ligatures w14:val="standardContextual"/>
            </w:rPr>
          </w:pPr>
          <w:del w:id="201" w:author="An Tran, ACA (BUV)" w:date="2024-09-13T10:43:00Z" w16du:dateUtc="2024-09-13T03:43:00Z">
            <w:r w:rsidRPr="001F569A" w:rsidDel="001F569A">
              <w:rPr>
                <w:rPrChange w:id="202" w:author="An Tran, ACA (BUV)" w:date="2024-09-13T10:43:00Z" w16du:dateUtc="2024-09-13T03:43:00Z">
                  <w:rPr>
                    <w:rStyle w:val="Hyperlink"/>
                    <w:bCs/>
                    <w:lang w:val="vi-VN"/>
                  </w:rPr>
                </w:rPrChange>
              </w:rPr>
              <w:delText>9.</w:delText>
            </w:r>
            <w:r w:rsidDel="001F569A">
              <w:rPr>
                <w:rFonts w:asciiTheme="minorHAnsi" w:eastAsiaTheme="minorEastAsia" w:hAnsiTheme="minorHAnsi" w:cstheme="minorBidi"/>
                <w:kern w:val="2"/>
                <w:lang w:eastAsia="en-US"/>
                <w14:ligatures w14:val="standardContextual"/>
              </w:rPr>
              <w:tab/>
            </w:r>
            <w:r w:rsidRPr="001F569A" w:rsidDel="001F569A">
              <w:rPr>
                <w:rPrChange w:id="203" w:author="An Tran, ACA (BUV)" w:date="2024-09-13T10:43:00Z" w16du:dateUtc="2024-09-13T03:43:00Z">
                  <w:rPr>
                    <w:rStyle w:val="Hyperlink"/>
                    <w:lang w:val="vi-VN"/>
                  </w:rPr>
                </w:rPrChange>
              </w:rPr>
              <w:delText xml:space="preserve">What are the procedures and policy if things don’t go as planned and students have to defer from the university? How to apply for deferment? / </w:delText>
            </w:r>
            <w:r w:rsidRPr="001F569A" w:rsidDel="001F569A">
              <w:rPr>
                <w:rPrChange w:id="204" w:author="An Tran, ACA (BUV)" w:date="2024-09-13T10:43:00Z" w16du:dateUtc="2024-09-13T03:43:00Z">
                  <w:rPr>
                    <w:rStyle w:val="Hyperlink"/>
                    <w:i/>
                    <w:iCs/>
                    <w:lang w:val="vi-VN"/>
                  </w:rPr>
                </w:rPrChange>
              </w:rPr>
              <w:delText>Trong trường hợp sinh viên cần bảo lưu kết quả và xin nghỉ học một thời gian, quy trình và chính sách của việc bảo lưu này như thế nào?</w:delText>
            </w:r>
            <w:r w:rsidDel="001F569A">
              <w:rPr>
                <w:webHidden/>
              </w:rPr>
              <w:tab/>
            </w:r>
            <w:r w:rsidR="004A3396" w:rsidDel="001F569A">
              <w:rPr>
                <w:webHidden/>
              </w:rPr>
              <w:delText>28</w:delText>
            </w:r>
          </w:del>
        </w:p>
        <w:p w14:paraId="199C9E7A" w14:textId="06D95709" w:rsidR="00262D6E" w:rsidDel="001F569A" w:rsidRDefault="00262D6E">
          <w:pPr>
            <w:pStyle w:val="TOC2"/>
            <w:tabs>
              <w:tab w:val="left" w:pos="1540"/>
            </w:tabs>
            <w:rPr>
              <w:del w:id="205" w:author="An Tran, ACA (BUV)" w:date="2024-09-13T10:43:00Z" w16du:dateUtc="2024-09-13T03:43:00Z"/>
              <w:rFonts w:asciiTheme="minorHAnsi" w:eastAsiaTheme="minorEastAsia" w:hAnsiTheme="minorHAnsi" w:cstheme="minorBidi"/>
              <w:kern w:val="2"/>
              <w:lang w:eastAsia="en-US"/>
              <w14:ligatures w14:val="standardContextual"/>
            </w:rPr>
          </w:pPr>
          <w:del w:id="206" w:author="An Tran, ACA (BUV)" w:date="2024-09-13T10:43:00Z" w16du:dateUtc="2024-09-13T03:43:00Z">
            <w:r w:rsidRPr="001F569A" w:rsidDel="001F569A">
              <w:rPr>
                <w:rPrChange w:id="207" w:author="An Tran, ACA (BUV)" w:date="2024-09-13T10:43:00Z" w16du:dateUtc="2024-09-13T03:43:00Z">
                  <w:rPr>
                    <w:rStyle w:val="Hyperlink"/>
                    <w:bCs/>
                    <w:lang w:val="vi-VN"/>
                  </w:rPr>
                </w:rPrChange>
              </w:rPr>
              <w:delText>10.</w:delText>
            </w:r>
            <w:r w:rsidDel="001F569A">
              <w:rPr>
                <w:rFonts w:asciiTheme="minorHAnsi" w:eastAsiaTheme="minorEastAsia" w:hAnsiTheme="minorHAnsi" w:cstheme="minorBidi"/>
                <w:kern w:val="2"/>
                <w:lang w:eastAsia="en-US"/>
                <w14:ligatures w14:val="standardContextual"/>
              </w:rPr>
              <w:tab/>
            </w:r>
            <w:r w:rsidRPr="001F569A" w:rsidDel="001F569A">
              <w:rPr>
                <w:rPrChange w:id="208" w:author="An Tran, ACA (BUV)" w:date="2024-09-13T10:43:00Z" w16du:dateUtc="2024-09-13T03:43:00Z">
                  <w:rPr>
                    <w:rStyle w:val="Hyperlink"/>
                    <w:lang w:val="vi-VN"/>
                  </w:rPr>
                </w:rPrChange>
              </w:rPr>
              <w:delText xml:space="preserve">How can students change the programme if students/parents feel the programme is not suitable for students after a period of study? / </w:delText>
            </w:r>
            <w:r w:rsidRPr="001F569A" w:rsidDel="001F569A">
              <w:rPr>
                <w:rPrChange w:id="209" w:author="An Tran, ACA (BUV)" w:date="2024-09-13T10:43:00Z" w16du:dateUtc="2024-09-13T03:43:00Z">
                  <w:rPr>
                    <w:rStyle w:val="Hyperlink"/>
                    <w:i/>
                    <w:iCs/>
                    <w:lang w:val="vi-VN"/>
                  </w:rPr>
                </w:rPrChange>
              </w:rPr>
              <w:delTex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delText>
            </w:r>
            <w:r w:rsidDel="001F569A">
              <w:rPr>
                <w:webHidden/>
              </w:rPr>
              <w:tab/>
            </w:r>
            <w:r w:rsidR="004A3396" w:rsidDel="001F569A">
              <w:rPr>
                <w:webHidden/>
              </w:rPr>
              <w:delText>30</w:delText>
            </w:r>
          </w:del>
        </w:p>
        <w:p w14:paraId="28785BF4" w14:textId="1CEA2BEC" w:rsidR="00262D6E" w:rsidDel="001F569A" w:rsidRDefault="00262D6E">
          <w:pPr>
            <w:pStyle w:val="TOC2"/>
            <w:tabs>
              <w:tab w:val="left" w:pos="1540"/>
            </w:tabs>
            <w:rPr>
              <w:del w:id="210" w:author="An Tran, ACA (BUV)" w:date="2024-09-13T10:43:00Z" w16du:dateUtc="2024-09-13T03:43:00Z"/>
              <w:rFonts w:asciiTheme="minorHAnsi" w:eastAsiaTheme="minorEastAsia" w:hAnsiTheme="minorHAnsi" w:cstheme="minorBidi"/>
              <w:kern w:val="2"/>
              <w:lang w:eastAsia="en-US"/>
              <w14:ligatures w14:val="standardContextual"/>
            </w:rPr>
          </w:pPr>
          <w:del w:id="211" w:author="An Tran, ACA (BUV)" w:date="2024-09-13T10:43:00Z" w16du:dateUtc="2024-09-13T03:43:00Z">
            <w:r w:rsidRPr="001F569A" w:rsidDel="001F569A">
              <w:rPr>
                <w:rPrChange w:id="212" w:author="An Tran, ACA (BUV)" w:date="2024-09-13T10:43:00Z" w16du:dateUtc="2024-09-13T03:43:00Z">
                  <w:rPr>
                    <w:rStyle w:val="Hyperlink"/>
                    <w:bCs/>
                    <w:lang w:val="vi-VN"/>
                  </w:rPr>
                </w:rPrChange>
              </w:rPr>
              <w:delText>11.</w:delText>
            </w:r>
            <w:r w:rsidDel="001F569A">
              <w:rPr>
                <w:rFonts w:asciiTheme="minorHAnsi" w:eastAsiaTheme="minorEastAsia" w:hAnsiTheme="minorHAnsi" w:cstheme="minorBidi"/>
                <w:kern w:val="2"/>
                <w:lang w:eastAsia="en-US"/>
                <w14:ligatures w14:val="standardContextual"/>
              </w:rPr>
              <w:tab/>
            </w:r>
            <w:r w:rsidRPr="001F569A" w:rsidDel="001F569A">
              <w:rPr>
                <w:rPrChange w:id="213" w:author="An Tran, ACA (BUV)" w:date="2024-09-13T10:43:00Z" w16du:dateUtc="2024-09-13T03:43:00Z">
                  <w:rPr>
                    <w:rStyle w:val="Hyperlink"/>
                    <w:lang w:val="vi-VN"/>
                  </w:rPr>
                </w:rPrChange>
              </w:rPr>
              <w:delText xml:space="preserve">Why do students need to buy social medical insurance at BUV? Can students cancel that as they have purchased other health insurance? / </w:delText>
            </w:r>
            <w:r w:rsidRPr="001F569A" w:rsidDel="001F569A">
              <w:rPr>
                <w:rPrChange w:id="214" w:author="An Tran, ACA (BUV)" w:date="2024-09-13T10:43:00Z" w16du:dateUtc="2024-09-13T03:43:00Z">
                  <w:rPr>
                    <w:rStyle w:val="Hyperlink"/>
                    <w:i/>
                    <w:iCs/>
                    <w:lang w:val="vi-VN"/>
                  </w:rPr>
                </w:rPrChange>
              </w:rPr>
              <w:delText>Tại sao việc mua bảo hiểm y tế tại BUV là điều cần thiết? Nếu sinh viên đã có bảo hiểm y tế, sinh viên có thể xin huỷ bảo hiểm y tế tại BUV hay không?</w:delText>
            </w:r>
            <w:r w:rsidDel="001F569A">
              <w:rPr>
                <w:webHidden/>
              </w:rPr>
              <w:tab/>
            </w:r>
            <w:r w:rsidR="004A3396" w:rsidDel="001F569A">
              <w:rPr>
                <w:webHidden/>
              </w:rPr>
              <w:delText>31</w:delText>
            </w:r>
          </w:del>
        </w:p>
        <w:p w14:paraId="2C6C6ADF" w14:textId="6DF3AC43" w:rsidR="00262D6E" w:rsidDel="001F569A" w:rsidRDefault="00262D6E">
          <w:pPr>
            <w:pStyle w:val="TOC2"/>
            <w:tabs>
              <w:tab w:val="left" w:pos="1540"/>
            </w:tabs>
            <w:rPr>
              <w:del w:id="215" w:author="An Tran, ACA (BUV)" w:date="2024-09-13T10:43:00Z" w16du:dateUtc="2024-09-13T03:43:00Z"/>
              <w:rFonts w:asciiTheme="minorHAnsi" w:eastAsiaTheme="minorEastAsia" w:hAnsiTheme="minorHAnsi" w:cstheme="minorBidi"/>
              <w:kern w:val="2"/>
              <w:lang w:eastAsia="en-US"/>
              <w14:ligatures w14:val="standardContextual"/>
            </w:rPr>
          </w:pPr>
          <w:del w:id="216" w:author="An Tran, ACA (BUV)" w:date="2024-09-13T10:43:00Z" w16du:dateUtc="2024-09-13T03:43:00Z">
            <w:r w:rsidRPr="001F569A" w:rsidDel="001F569A">
              <w:rPr>
                <w:rPrChange w:id="217" w:author="An Tran, ACA (BUV)" w:date="2024-09-13T10:43:00Z" w16du:dateUtc="2024-09-13T03:43:00Z">
                  <w:rPr>
                    <w:rStyle w:val="Hyperlink"/>
                    <w:bCs/>
                    <w:lang w:val="vi-VN"/>
                  </w:rPr>
                </w:rPrChange>
              </w:rPr>
              <w:delText>12.</w:delText>
            </w:r>
            <w:r w:rsidDel="001F569A">
              <w:rPr>
                <w:rFonts w:asciiTheme="minorHAnsi" w:eastAsiaTheme="minorEastAsia" w:hAnsiTheme="minorHAnsi" w:cstheme="minorBidi"/>
                <w:kern w:val="2"/>
                <w:lang w:eastAsia="en-US"/>
                <w14:ligatures w14:val="standardContextual"/>
              </w:rPr>
              <w:tab/>
            </w:r>
            <w:r w:rsidRPr="001F569A" w:rsidDel="001F569A">
              <w:rPr>
                <w:rPrChange w:id="218" w:author="An Tran, ACA (BUV)" w:date="2024-09-13T10:43:00Z" w16du:dateUtc="2024-09-13T03:43:00Z">
                  <w:rPr>
                    <w:rStyle w:val="Hyperlink"/>
                    <w:lang w:val="vi-VN"/>
                  </w:rPr>
                </w:rPrChange>
              </w:rPr>
              <w:delText xml:space="preserve">Why do parents and students get warning letters about scholarships? Does it mean the student’s scholarship is withdrawn? / </w:delText>
            </w:r>
            <w:r w:rsidRPr="001F569A" w:rsidDel="001F569A">
              <w:rPr>
                <w:rPrChange w:id="219" w:author="An Tran, ACA (BUV)" w:date="2024-09-13T10:43:00Z" w16du:dateUtc="2024-09-13T03:43:00Z">
                  <w:rPr>
                    <w:rStyle w:val="Hyperlink"/>
                    <w:i/>
                    <w:iCs/>
                    <w:lang w:val="vi-VN"/>
                  </w:rPr>
                </w:rPrChange>
              </w:rPr>
              <w:delText>Tại sao phụ huynh và sinh viên nhận được Thư cảnh cáo về vấn đề học bổng? Có phải thư này có nghĩa là sinh viên đã mất học bổng hay không?</w:delText>
            </w:r>
            <w:r w:rsidDel="001F569A">
              <w:rPr>
                <w:webHidden/>
              </w:rPr>
              <w:tab/>
            </w:r>
            <w:r w:rsidR="004A3396" w:rsidDel="001F569A">
              <w:rPr>
                <w:webHidden/>
              </w:rPr>
              <w:delText>33</w:delText>
            </w:r>
          </w:del>
        </w:p>
        <w:p w14:paraId="564CAE93" w14:textId="3E2EE143" w:rsidR="00262D6E" w:rsidDel="001F569A" w:rsidRDefault="00262D6E">
          <w:pPr>
            <w:pStyle w:val="TOC2"/>
            <w:tabs>
              <w:tab w:val="left" w:pos="1540"/>
            </w:tabs>
            <w:rPr>
              <w:del w:id="220" w:author="An Tran, ACA (BUV)" w:date="2024-09-13T10:43:00Z" w16du:dateUtc="2024-09-13T03:43:00Z"/>
              <w:rFonts w:asciiTheme="minorHAnsi" w:eastAsiaTheme="minorEastAsia" w:hAnsiTheme="minorHAnsi" w:cstheme="minorBidi"/>
              <w:kern w:val="2"/>
              <w:lang w:eastAsia="en-US"/>
              <w14:ligatures w14:val="standardContextual"/>
            </w:rPr>
          </w:pPr>
          <w:del w:id="221" w:author="An Tran, ACA (BUV)" w:date="2024-09-13T10:43:00Z" w16du:dateUtc="2024-09-13T03:43:00Z">
            <w:r w:rsidRPr="001F569A" w:rsidDel="001F569A">
              <w:rPr>
                <w:rPrChange w:id="222" w:author="An Tran, ACA (BUV)" w:date="2024-09-13T10:43:00Z" w16du:dateUtc="2024-09-13T03:43:00Z">
                  <w:rPr>
                    <w:rStyle w:val="Hyperlink"/>
                    <w:bCs/>
                    <w:lang w:val="vi-VN"/>
                  </w:rPr>
                </w:rPrChange>
              </w:rPr>
              <w:delText>13.</w:delText>
            </w:r>
            <w:r w:rsidDel="001F569A">
              <w:rPr>
                <w:rFonts w:asciiTheme="minorHAnsi" w:eastAsiaTheme="minorEastAsia" w:hAnsiTheme="minorHAnsi" w:cstheme="minorBidi"/>
                <w:kern w:val="2"/>
                <w:lang w:eastAsia="en-US"/>
                <w14:ligatures w14:val="standardContextual"/>
              </w:rPr>
              <w:tab/>
            </w:r>
            <w:r w:rsidRPr="001F569A" w:rsidDel="001F569A">
              <w:rPr>
                <w:rPrChange w:id="223" w:author="An Tran, ACA (BUV)" w:date="2024-09-13T10:43:00Z" w16du:dateUtc="2024-09-13T03:43:00Z">
                  <w:rPr>
                    <w:rStyle w:val="Hyperlink"/>
                    <w:lang w:val="vi-VN"/>
                  </w:rPr>
                </w:rPrChange>
              </w:rPr>
              <w:delText xml:space="preserve">Where do I get student’s scholarship maintenance criteria? / </w:delText>
            </w:r>
            <w:r w:rsidRPr="001F569A" w:rsidDel="001F569A">
              <w:rPr>
                <w:rPrChange w:id="224" w:author="An Tran, ACA (BUV)" w:date="2024-09-13T10:43:00Z" w16du:dateUtc="2024-09-13T03:43:00Z">
                  <w:rPr>
                    <w:rStyle w:val="Hyperlink"/>
                    <w:i/>
                    <w:iCs/>
                    <w:lang w:val="vi-VN"/>
                  </w:rPr>
                </w:rPrChange>
              </w:rPr>
              <w:delText>Phụ huynh và gia đình có thể xem điều kiện học bổng của sinh viên ở đâu?</w:delText>
            </w:r>
            <w:r w:rsidDel="001F569A">
              <w:rPr>
                <w:webHidden/>
              </w:rPr>
              <w:tab/>
            </w:r>
            <w:r w:rsidR="004A3396" w:rsidDel="001F569A">
              <w:rPr>
                <w:webHidden/>
              </w:rPr>
              <w:delText>33</w:delText>
            </w:r>
          </w:del>
        </w:p>
        <w:p w14:paraId="56D214C5" w14:textId="7D74BBD3" w:rsidR="00262D6E" w:rsidDel="001F569A" w:rsidRDefault="00262D6E">
          <w:pPr>
            <w:pStyle w:val="TOC2"/>
            <w:tabs>
              <w:tab w:val="left" w:pos="1540"/>
            </w:tabs>
            <w:rPr>
              <w:del w:id="225" w:author="An Tran, ACA (BUV)" w:date="2024-09-13T10:43:00Z" w16du:dateUtc="2024-09-13T03:43:00Z"/>
              <w:rFonts w:asciiTheme="minorHAnsi" w:eastAsiaTheme="minorEastAsia" w:hAnsiTheme="minorHAnsi" w:cstheme="minorBidi"/>
              <w:kern w:val="2"/>
              <w:lang w:eastAsia="en-US"/>
              <w14:ligatures w14:val="standardContextual"/>
            </w:rPr>
          </w:pPr>
          <w:del w:id="226" w:author="An Tran, ACA (BUV)" w:date="2024-09-13T10:43:00Z" w16du:dateUtc="2024-09-13T03:43:00Z">
            <w:r w:rsidRPr="001F569A" w:rsidDel="001F569A">
              <w:rPr>
                <w:rPrChange w:id="227" w:author="An Tran, ACA (BUV)" w:date="2024-09-13T10:43:00Z" w16du:dateUtc="2024-09-13T03:43:00Z">
                  <w:rPr>
                    <w:rStyle w:val="Hyperlink"/>
                    <w:bCs/>
                    <w:lang w:val="vi-VN"/>
                  </w:rPr>
                </w:rPrChange>
              </w:rPr>
              <w:delText>14.</w:delText>
            </w:r>
            <w:r w:rsidDel="001F569A">
              <w:rPr>
                <w:rFonts w:asciiTheme="minorHAnsi" w:eastAsiaTheme="minorEastAsia" w:hAnsiTheme="minorHAnsi" w:cstheme="minorBidi"/>
                <w:kern w:val="2"/>
                <w:lang w:eastAsia="en-US"/>
                <w14:ligatures w14:val="standardContextual"/>
              </w:rPr>
              <w:tab/>
            </w:r>
            <w:r w:rsidRPr="001F569A" w:rsidDel="001F569A">
              <w:rPr>
                <w:rPrChange w:id="228" w:author="An Tran, ACA (BUV)" w:date="2024-09-13T10:43:00Z" w16du:dateUtc="2024-09-13T03:43:00Z">
                  <w:rPr>
                    <w:rStyle w:val="Hyperlink"/>
                    <w:lang w:val="vi-VN"/>
                  </w:rPr>
                </w:rPrChange>
              </w:rPr>
              <w:delText xml:space="preserve">How do students have lunch at BUV if they have to study a full day? / </w:delText>
            </w:r>
            <w:r w:rsidRPr="001F569A" w:rsidDel="001F569A">
              <w:rPr>
                <w:rPrChange w:id="229" w:author="An Tran, ACA (BUV)" w:date="2024-09-13T10:43:00Z" w16du:dateUtc="2024-09-13T03:43:00Z">
                  <w:rPr>
                    <w:rStyle w:val="Hyperlink"/>
                    <w:i/>
                    <w:iCs/>
                    <w:lang w:val="vi-VN"/>
                  </w:rPr>
                </w:rPrChange>
              </w:rPr>
              <w:delText>Sinh viên có thể ăn trưa ở đâu trong những ngày có lịch học cả ngày tại trường?</w:delText>
            </w:r>
            <w:r w:rsidDel="001F569A">
              <w:rPr>
                <w:webHidden/>
              </w:rPr>
              <w:tab/>
            </w:r>
            <w:r w:rsidR="004A3396" w:rsidDel="001F569A">
              <w:rPr>
                <w:webHidden/>
              </w:rPr>
              <w:delText>34</w:delText>
            </w:r>
          </w:del>
        </w:p>
        <w:p w14:paraId="54739B76" w14:textId="1AFEC5FB" w:rsidR="00262D6E" w:rsidDel="001F569A" w:rsidRDefault="00262D6E">
          <w:pPr>
            <w:pStyle w:val="TOC2"/>
            <w:tabs>
              <w:tab w:val="left" w:pos="1540"/>
            </w:tabs>
            <w:rPr>
              <w:del w:id="230" w:author="An Tran, ACA (BUV)" w:date="2024-09-13T10:43:00Z" w16du:dateUtc="2024-09-13T03:43:00Z"/>
              <w:rFonts w:asciiTheme="minorHAnsi" w:eastAsiaTheme="minorEastAsia" w:hAnsiTheme="minorHAnsi" w:cstheme="minorBidi"/>
              <w:kern w:val="2"/>
              <w:lang w:eastAsia="en-US"/>
              <w14:ligatures w14:val="standardContextual"/>
            </w:rPr>
          </w:pPr>
          <w:del w:id="231" w:author="An Tran, ACA (BUV)" w:date="2024-09-13T10:43:00Z" w16du:dateUtc="2024-09-13T03:43:00Z">
            <w:r w:rsidRPr="001F569A" w:rsidDel="001F569A">
              <w:rPr>
                <w:rPrChange w:id="232" w:author="An Tran, ACA (BUV)" w:date="2024-09-13T10:43:00Z" w16du:dateUtc="2024-09-13T03:43:00Z">
                  <w:rPr>
                    <w:rStyle w:val="Hyperlink"/>
                    <w:bCs/>
                  </w:rPr>
                </w:rPrChange>
              </w:rPr>
              <w:delText>15.</w:delText>
            </w:r>
            <w:r w:rsidDel="001F569A">
              <w:rPr>
                <w:rFonts w:asciiTheme="minorHAnsi" w:eastAsiaTheme="minorEastAsia" w:hAnsiTheme="minorHAnsi" w:cstheme="minorBidi"/>
                <w:kern w:val="2"/>
                <w:lang w:eastAsia="en-US"/>
                <w14:ligatures w14:val="standardContextual"/>
              </w:rPr>
              <w:tab/>
            </w:r>
            <w:r w:rsidRPr="001F569A" w:rsidDel="001F569A">
              <w:rPr>
                <w:rPrChange w:id="233" w:author="An Tran, ACA (BUV)" w:date="2024-09-13T10:43:00Z" w16du:dateUtc="2024-09-13T03:43:00Z">
                  <w:rPr>
                    <w:rStyle w:val="Hyperlink"/>
                    <w:lang w:val="vi-VN"/>
                  </w:rPr>
                </w:rPrChange>
              </w:rPr>
              <w:delTex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delText>
            </w:r>
            <w:r w:rsidDel="001F569A">
              <w:rPr>
                <w:webHidden/>
              </w:rPr>
              <w:tab/>
            </w:r>
            <w:r w:rsidR="004A3396" w:rsidDel="001F569A">
              <w:rPr>
                <w:webHidden/>
              </w:rPr>
              <w:delText>36</w:delText>
            </w:r>
          </w:del>
        </w:p>
        <w:p w14:paraId="721FEC29" w14:textId="332F3E52" w:rsidR="00262D6E" w:rsidDel="001F569A" w:rsidRDefault="00262D6E">
          <w:pPr>
            <w:pStyle w:val="TOC2"/>
            <w:tabs>
              <w:tab w:val="left" w:pos="1540"/>
            </w:tabs>
            <w:rPr>
              <w:del w:id="234" w:author="An Tran, ACA (BUV)" w:date="2024-09-13T10:43:00Z" w16du:dateUtc="2024-09-13T03:43:00Z"/>
              <w:rFonts w:asciiTheme="minorHAnsi" w:eastAsiaTheme="minorEastAsia" w:hAnsiTheme="minorHAnsi" w:cstheme="minorBidi"/>
              <w:kern w:val="2"/>
              <w:lang w:eastAsia="en-US"/>
              <w14:ligatures w14:val="standardContextual"/>
            </w:rPr>
          </w:pPr>
          <w:del w:id="235" w:author="An Tran, ACA (BUV)" w:date="2024-09-13T10:43:00Z" w16du:dateUtc="2024-09-13T03:43:00Z">
            <w:r w:rsidRPr="001F569A" w:rsidDel="001F569A">
              <w:rPr>
                <w:rPrChange w:id="236" w:author="An Tran, ACA (BUV)" w:date="2024-09-13T10:43:00Z" w16du:dateUtc="2024-09-13T03:43:00Z">
                  <w:rPr>
                    <w:rStyle w:val="Hyperlink"/>
                    <w:bCs/>
                    <w:lang w:val="vi-VN"/>
                  </w:rPr>
                </w:rPrChange>
              </w:rPr>
              <w:delText>16.</w:delText>
            </w:r>
            <w:r w:rsidDel="001F569A">
              <w:rPr>
                <w:rFonts w:asciiTheme="minorHAnsi" w:eastAsiaTheme="minorEastAsia" w:hAnsiTheme="minorHAnsi" w:cstheme="minorBidi"/>
                <w:kern w:val="2"/>
                <w:lang w:eastAsia="en-US"/>
                <w14:ligatures w14:val="standardContextual"/>
              </w:rPr>
              <w:tab/>
            </w:r>
            <w:r w:rsidRPr="001F569A" w:rsidDel="001F569A">
              <w:rPr>
                <w:rPrChange w:id="237" w:author="An Tran, ACA (BUV)" w:date="2024-09-13T10:43:00Z" w16du:dateUtc="2024-09-13T03:43:00Z">
                  <w:rPr>
                    <w:rStyle w:val="Hyperlink"/>
                    <w:lang w:val="vi-VN"/>
                  </w:rPr>
                </w:rPrChange>
              </w:rPr>
              <w:delText>What forms of payment are accepted</w:delText>
            </w:r>
            <w:r w:rsidRPr="001F569A" w:rsidDel="001F569A">
              <w:rPr>
                <w:rPrChange w:id="238" w:author="An Tran, ACA (BUV)" w:date="2024-09-13T10:43:00Z" w16du:dateUtc="2024-09-13T03:43:00Z">
                  <w:rPr>
                    <w:rStyle w:val="Hyperlink"/>
                  </w:rPr>
                </w:rPrChange>
              </w:rPr>
              <w:delText xml:space="preserve"> for meals</w:delText>
            </w:r>
            <w:r w:rsidRPr="001F569A" w:rsidDel="001F569A">
              <w:rPr>
                <w:rPrChange w:id="239" w:author="An Tran, ACA (BUV)" w:date="2024-09-13T10:43:00Z" w16du:dateUtc="2024-09-13T03:43:00Z">
                  <w:rPr>
                    <w:rStyle w:val="Hyperlink"/>
                    <w:lang w:val="vi-VN"/>
                  </w:rPr>
                </w:rPrChange>
              </w:rPr>
              <w:delText>? / Những hình thức thanh toán nào được chấp nhận</w:delText>
            </w:r>
            <w:r w:rsidRPr="001F569A" w:rsidDel="001F569A">
              <w:rPr>
                <w:rPrChange w:id="240" w:author="An Tran, ACA (BUV)" w:date="2024-09-13T10:43:00Z" w16du:dateUtc="2024-09-13T03:43:00Z">
                  <w:rPr>
                    <w:rStyle w:val="Hyperlink"/>
                  </w:rPr>
                </w:rPrChange>
              </w:rPr>
              <w:delText xml:space="preserve"> cho dịch vụ ăn uống</w:delText>
            </w:r>
            <w:r w:rsidRPr="001F569A" w:rsidDel="001F569A">
              <w:rPr>
                <w:rPrChange w:id="241" w:author="An Tran, ACA (BUV)" w:date="2024-09-13T10:43:00Z" w16du:dateUtc="2024-09-13T03:43:00Z">
                  <w:rPr>
                    <w:rStyle w:val="Hyperlink"/>
                    <w:lang w:val="vi-VN"/>
                  </w:rPr>
                </w:rPrChange>
              </w:rPr>
              <w:delText>?</w:delText>
            </w:r>
            <w:r w:rsidDel="001F569A">
              <w:rPr>
                <w:webHidden/>
              </w:rPr>
              <w:tab/>
            </w:r>
            <w:r w:rsidR="004A3396" w:rsidDel="001F569A">
              <w:rPr>
                <w:webHidden/>
              </w:rPr>
              <w:delText>37</w:delText>
            </w:r>
          </w:del>
        </w:p>
        <w:p w14:paraId="4DB3C91F" w14:textId="199EFC61" w:rsidR="00262D6E" w:rsidDel="001F569A" w:rsidRDefault="00262D6E">
          <w:pPr>
            <w:pStyle w:val="TOC2"/>
            <w:tabs>
              <w:tab w:val="left" w:pos="1540"/>
            </w:tabs>
            <w:rPr>
              <w:del w:id="242" w:author="An Tran, ACA (BUV)" w:date="2024-09-13T10:43:00Z" w16du:dateUtc="2024-09-13T03:43:00Z"/>
              <w:rFonts w:asciiTheme="minorHAnsi" w:eastAsiaTheme="minorEastAsia" w:hAnsiTheme="minorHAnsi" w:cstheme="minorBidi"/>
              <w:kern w:val="2"/>
              <w:lang w:eastAsia="en-US"/>
              <w14:ligatures w14:val="standardContextual"/>
            </w:rPr>
          </w:pPr>
          <w:del w:id="243" w:author="An Tran, ACA (BUV)" w:date="2024-09-13T10:43:00Z" w16du:dateUtc="2024-09-13T03:43:00Z">
            <w:r w:rsidRPr="001F569A" w:rsidDel="001F569A">
              <w:rPr>
                <w:rPrChange w:id="244" w:author="An Tran, ACA (BUV)" w:date="2024-09-13T10:43:00Z" w16du:dateUtc="2024-09-13T03:43:00Z">
                  <w:rPr>
                    <w:rStyle w:val="Hyperlink"/>
                    <w:bCs/>
                    <w:lang w:val="vi-VN"/>
                  </w:rPr>
                </w:rPrChange>
              </w:rPr>
              <w:delText>17.</w:delText>
            </w:r>
            <w:r w:rsidDel="001F569A">
              <w:rPr>
                <w:rFonts w:asciiTheme="minorHAnsi" w:eastAsiaTheme="minorEastAsia" w:hAnsiTheme="minorHAnsi" w:cstheme="minorBidi"/>
                <w:kern w:val="2"/>
                <w:lang w:eastAsia="en-US"/>
                <w14:ligatures w14:val="standardContextual"/>
              </w:rPr>
              <w:tab/>
            </w:r>
            <w:r w:rsidRPr="001F569A" w:rsidDel="001F569A">
              <w:rPr>
                <w:rPrChange w:id="245" w:author="An Tran, ACA (BUV)" w:date="2024-09-13T10:43:00Z" w16du:dateUtc="2024-09-13T03:43:00Z">
                  <w:rPr>
                    <w:rStyle w:val="Hyperlink"/>
                    <w:lang w:val="vi-VN"/>
                  </w:rPr>
                </w:rPrChange>
              </w:rPr>
              <w:delText>Where can students put their belongings during class time? / Sinh viên có thể để đồ cá nhân ở đâu trong giờ học?</w:delText>
            </w:r>
            <w:r w:rsidDel="001F569A">
              <w:rPr>
                <w:webHidden/>
              </w:rPr>
              <w:tab/>
            </w:r>
            <w:r w:rsidR="004A3396" w:rsidDel="001F569A">
              <w:rPr>
                <w:webHidden/>
              </w:rPr>
              <w:delText>39</w:delText>
            </w:r>
          </w:del>
        </w:p>
        <w:p w14:paraId="05377738" w14:textId="6287F658" w:rsidR="00262D6E" w:rsidDel="001F569A" w:rsidRDefault="00262D6E">
          <w:pPr>
            <w:pStyle w:val="TOC2"/>
            <w:tabs>
              <w:tab w:val="left" w:pos="1540"/>
            </w:tabs>
            <w:rPr>
              <w:del w:id="246" w:author="An Tran, ACA (BUV)" w:date="2024-09-13T10:43:00Z" w16du:dateUtc="2024-09-13T03:43:00Z"/>
              <w:rFonts w:asciiTheme="minorHAnsi" w:eastAsiaTheme="minorEastAsia" w:hAnsiTheme="minorHAnsi" w:cstheme="minorBidi"/>
              <w:kern w:val="2"/>
              <w:lang w:eastAsia="en-US"/>
              <w14:ligatures w14:val="standardContextual"/>
            </w:rPr>
          </w:pPr>
          <w:del w:id="247" w:author="An Tran, ACA (BUV)" w:date="2024-09-13T10:43:00Z" w16du:dateUtc="2024-09-13T03:43:00Z">
            <w:r w:rsidRPr="001F569A" w:rsidDel="001F569A">
              <w:rPr>
                <w:rPrChange w:id="248" w:author="An Tran, ACA (BUV)" w:date="2024-09-13T10:43:00Z" w16du:dateUtc="2024-09-13T03:43:00Z">
                  <w:rPr>
                    <w:rStyle w:val="Hyperlink"/>
                    <w:bCs/>
                    <w:lang w:val="vi-VN"/>
                  </w:rPr>
                </w:rPrChange>
              </w:rPr>
              <w:delText>18.</w:delText>
            </w:r>
            <w:r w:rsidDel="001F569A">
              <w:rPr>
                <w:rFonts w:asciiTheme="minorHAnsi" w:eastAsiaTheme="minorEastAsia" w:hAnsiTheme="minorHAnsi" w:cstheme="minorBidi"/>
                <w:kern w:val="2"/>
                <w:lang w:eastAsia="en-US"/>
                <w14:ligatures w14:val="standardContextual"/>
              </w:rPr>
              <w:tab/>
            </w:r>
            <w:r w:rsidRPr="001F569A" w:rsidDel="001F569A">
              <w:rPr>
                <w:rPrChange w:id="249" w:author="An Tran, ACA (BUV)" w:date="2024-09-13T10:43:00Z" w16du:dateUtc="2024-09-13T03:43:00Z">
                  <w:rPr>
                    <w:rStyle w:val="Hyperlink"/>
                    <w:lang w:val="vi-VN"/>
                  </w:rPr>
                </w:rPrChange>
              </w:rPr>
              <w:delText xml:space="preserve">Can students book campus facilities for self-studying? What is the process? / </w:delText>
            </w:r>
            <w:r w:rsidRPr="001F569A" w:rsidDel="001F569A">
              <w:rPr>
                <w:rPrChange w:id="250" w:author="An Tran, ACA (BUV)" w:date="2024-09-13T10:43:00Z" w16du:dateUtc="2024-09-13T03:43:00Z">
                  <w:rPr>
                    <w:rStyle w:val="Hyperlink"/>
                    <w:i/>
                    <w:iCs/>
                    <w:lang w:val="vi-VN"/>
                  </w:rPr>
                </w:rPrChange>
              </w:rPr>
              <w:delText>Sinh viên có thể đăng kí học tập tại trường ngoài giờ học (tự học) không? Quy trình đăng kí như thế nào?</w:delText>
            </w:r>
            <w:r w:rsidDel="001F569A">
              <w:rPr>
                <w:webHidden/>
              </w:rPr>
              <w:tab/>
            </w:r>
            <w:r w:rsidR="004A3396" w:rsidDel="001F569A">
              <w:rPr>
                <w:webHidden/>
              </w:rPr>
              <w:delText>40</w:delText>
            </w:r>
          </w:del>
        </w:p>
        <w:p w14:paraId="3BE5415D" w14:textId="52AF1DDA" w:rsidR="00262D6E" w:rsidDel="001F569A" w:rsidRDefault="00262D6E">
          <w:pPr>
            <w:pStyle w:val="TOC2"/>
            <w:tabs>
              <w:tab w:val="left" w:pos="1540"/>
            </w:tabs>
            <w:rPr>
              <w:del w:id="251" w:author="An Tran, ACA (BUV)" w:date="2024-09-13T10:43:00Z" w16du:dateUtc="2024-09-13T03:43:00Z"/>
              <w:rFonts w:asciiTheme="minorHAnsi" w:eastAsiaTheme="minorEastAsia" w:hAnsiTheme="minorHAnsi" w:cstheme="minorBidi"/>
              <w:kern w:val="2"/>
              <w:lang w:eastAsia="en-US"/>
              <w14:ligatures w14:val="standardContextual"/>
            </w:rPr>
          </w:pPr>
          <w:del w:id="252" w:author="An Tran, ACA (BUV)" w:date="2024-09-13T10:43:00Z" w16du:dateUtc="2024-09-13T03:43:00Z">
            <w:r w:rsidRPr="001F569A" w:rsidDel="001F569A">
              <w:rPr>
                <w:rPrChange w:id="253" w:author="An Tran, ACA (BUV)" w:date="2024-09-13T10:43:00Z" w16du:dateUtc="2024-09-13T03:43:00Z">
                  <w:rPr>
                    <w:rStyle w:val="Hyperlink"/>
                    <w:bCs/>
                    <w:lang w:val="vi-VN"/>
                  </w:rPr>
                </w:rPrChange>
              </w:rPr>
              <w:delText>19.</w:delText>
            </w:r>
            <w:r w:rsidDel="001F569A">
              <w:rPr>
                <w:rFonts w:asciiTheme="minorHAnsi" w:eastAsiaTheme="minorEastAsia" w:hAnsiTheme="minorHAnsi" w:cstheme="minorBidi"/>
                <w:kern w:val="2"/>
                <w:lang w:eastAsia="en-US"/>
                <w14:ligatures w14:val="standardContextual"/>
              </w:rPr>
              <w:tab/>
            </w:r>
            <w:r w:rsidRPr="001F569A" w:rsidDel="001F569A">
              <w:rPr>
                <w:rPrChange w:id="254" w:author="An Tran, ACA (BUV)" w:date="2024-09-13T10:43:00Z" w16du:dateUtc="2024-09-13T03:43:00Z">
                  <w:rPr>
                    <w:rStyle w:val="Hyperlink"/>
                    <w:lang w:val="vi-VN"/>
                  </w:rPr>
                </w:rPrChange>
              </w:rPr>
              <w:delText xml:space="preserve">How can I obtain a confirmation letter? How long does the confirmation letter issuance process take? / </w:delText>
            </w:r>
            <w:r w:rsidRPr="001F569A" w:rsidDel="001F569A">
              <w:rPr>
                <w:rPrChange w:id="255" w:author="An Tran, ACA (BUV)" w:date="2024-09-13T10:43:00Z" w16du:dateUtc="2024-09-13T03:43:00Z">
                  <w:rPr>
                    <w:rStyle w:val="Hyperlink"/>
                    <w:i/>
                    <w:iCs/>
                    <w:lang w:val="vi-VN"/>
                  </w:rPr>
                </w:rPrChange>
              </w:rPr>
              <w:delText>Làm thế nào để tôi có thể nhận được thư xác nhận sinh viên? Quy trình cấp thư xác nhận mất bao lâu?</w:delText>
            </w:r>
            <w:r w:rsidDel="001F569A">
              <w:rPr>
                <w:webHidden/>
              </w:rPr>
              <w:tab/>
            </w:r>
            <w:r w:rsidR="004A3396" w:rsidDel="001F569A">
              <w:rPr>
                <w:webHidden/>
              </w:rPr>
              <w:delText>42</w:delText>
            </w:r>
          </w:del>
        </w:p>
        <w:p w14:paraId="65095218" w14:textId="36DE957A" w:rsidR="00262D6E" w:rsidDel="001F569A" w:rsidRDefault="00262D6E">
          <w:pPr>
            <w:pStyle w:val="TOC1"/>
            <w:rPr>
              <w:del w:id="256" w:author="An Tran, ACA (BUV)" w:date="2024-09-13T10:43:00Z" w16du:dateUtc="2024-09-13T03:43:00Z"/>
              <w:rFonts w:asciiTheme="minorHAnsi" w:eastAsiaTheme="minorEastAsia" w:hAnsiTheme="minorHAnsi" w:cstheme="minorBidi"/>
              <w:b w:val="0"/>
              <w:bCs w:val="0"/>
              <w:kern w:val="2"/>
              <w:lang w:eastAsia="en-US"/>
              <w14:ligatures w14:val="standardContextual"/>
            </w:rPr>
          </w:pPr>
          <w:del w:id="257" w:author="An Tran, ACA (BUV)" w:date="2024-09-13T10:43:00Z" w16du:dateUtc="2024-09-13T03:43:00Z">
            <w:r w:rsidRPr="001F569A" w:rsidDel="001F569A">
              <w:rPr>
                <w:rPrChange w:id="258" w:author="An Tran, ACA (BUV)" w:date="2024-09-13T10:43:00Z" w16du:dateUtc="2024-09-13T03:43:00Z">
                  <w:rPr>
                    <w:rStyle w:val="Hyperlink"/>
                    <w:rFonts w:ascii="iCiel Avenir LT Std 35 Light" w:hAnsi="iCiel Avenir LT Std 35 Light"/>
                    <w:b w:val="0"/>
                    <w:bCs w:val="0"/>
                    <w:lang w:val="vi-VN"/>
                  </w:rPr>
                </w:rPrChange>
              </w:rPr>
              <w:delText>II.</w:delText>
            </w:r>
            <w:r w:rsidDel="001F569A">
              <w:rPr>
                <w:rFonts w:asciiTheme="minorHAnsi" w:eastAsiaTheme="minorEastAsia" w:hAnsiTheme="minorHAnsi" w:cstheme="minorBidi"/>
                <w:b w:val="0"/>
                <w:bCs w:val="0"/>
                <w:kern w:val="2"/>
                <w:lang w:eastAsia="en-US"/>
                <w14:ligatures w14:val="standardContextual"/>
              </w:rPr>
              <w:tab/>
            </w:r>
            <w:r w:rsidRPr="001F569A" w:rsidDel="001F569A">
              <w:rPr>
                <w:rPrChange w:id="259" w:author="An Tran, ACA (BUV)" w:date="2024-09-13T10:43:00Z" w16du:dateUtc="2024-09-13T03:43:00Z">
                  <w:rPr>
                    <w:rStyle w:val="Hyperlink"/>
                    <w:rFonts w:ascii="iCiel Avenir LT Std 35 Light" w:hAnsi="iCiel Avenir LT Std 35 Light"/>
                    <w:b w:val="0"/>
                    <w:bCs w:val="0"/>
                    <w:lang w:val="vi-VN"/>
                  </w:rPr>
                </w:rPrChange>
              </w:rPr>
              <w:delText>BUS SERVICE</w:delText>
            </w:r>
            <w:r w:rsidDel="001F569A">
              <w:rPr>
                <w:webHidden/>
              </w:rPr>
              <w:tab/>
            </w:r>
            <w:r w:rsidR="004A3396" w:rsidDel="001F569A">
              <w:rPr>
                <w:webHidden/>
              </w:rPr>
              <w:delText>43</w:delText>
            </w:r>
          </w:del>
        </w:p>
        <w:p w14:paraId="319F3D3C" w14:textId="34E17D09" w:rsidR="00262D6E" w:rsidDel="001F569A" w:rsidRDefault="00262D6E">
          <w:pPr>
            <w:pStyle w:val="TOC2"/>
            <w:tabs>
              <w:tab w:val="left" w:pos="1540"/>
            </w:tabs>
            <w:rPr>
              <w:del w:id="260" w:author="An Tran, ACA (BUV)" w:date="2024-09-13T10:43:00Z" w16du:dateUtc="2024-09-13T03:43:00Z"/>
              <w:rFonts w:asciiTheme="minorHAnsi" w:eastAsiaTheme="minorEastAsia" w:hAnsiTheme="minorHAnsi" w:cstheme="minorBidi"/>
              <w:kern w:val="2"/>
              <w:lang w:eastAsia="en-US"/>
              <w14:ligatures w14:val="standardContextual"/>
            </w:rPr>
          </w:pPr>
          <w:del w:id="261" w:author="An Tran, ACA (BUV)" w:date="2024-09-13T10:43:00Z" w16du:dateUtc="2024-09-13T03:43:00Z">
            <w:r w:rsidRPr="001F569A" w:rsidDel="001F569A">
              <w:rPr>
                <w:rPrChange w:id="262" w:author="An Tran, ACA (BUV)" w:date="2024-09-13T10:43:00Z" w16du:dateUtc="2024-09-13T03:43:00Z">
                  <w:rPr>
                    <w:rStyle w:val="Hyperlink"/>
                    <w:bCs/>
                    <w:lang w:val="vi-VN"/>
                  </w:rPr>
                </w:rPrChange>
              </w:rPr>
              <w:delText>1.</w:delText>
            </w:r>
            <w:r w:rsidDel="001F569A">
              <w:rPr>
                <w:rFonts w:asciiTheme="minorHAnsi" w:eastAsiaTheme="minorEastAsia" w:hAnsiTheme="minorHAnsi" w:cstheme="minorBidi"/>
                <w:kern w:val="2"/>
                <w:lang w:eastAsia="en-US"/>
                <w14:ligatures w14:val="standardContextual"/>
              </w:rPr>
              <w:tab/>
            </w:r>
            <w:r w:rsidRPr="001F569A" w:rsidDel="001F569A">
              <w:rPr>
                <w:rPrChange w:id="263" w:author="An Tran, ACA (BUV)" w:date="2024-09-13T10:43:00Z" w16du:dateUtc="2024-09-13T03:43:00Z">
                  <w:rPr>
                    <w:rStyle w:val="Hyperlink"/>
                    <w:lang w:val="vi-VN"/>
                  </w:rPr>
                </w:rPrChange>
              </w:rPr>
              <w:delText>Can we have information about BUV bus services and how students get to school? Do we have to register when using buses? / Tôi muốn biết thêm thông tin về dịch vụ xe buýt của BUV. Sinh viên có phải đăng ký để sử dụng dịch vụ này hay không?</w:delText>
            </w:r>
            <w:r w:rsidDel="001F569A">
              <w:rPr>
                <w:webHidden/>
              </w:rPr>
              <w:tab/>
            </w:r>
            <w:r w:rsidR="004A3396" w:rsidDel="001F569A">
              <w:rPr>
                <w:webHidden/>
              </w:rPr>
              <w:delText>43</w:delText>
            </w:r>
          </w:del>
        </w:p>
        <w:p w14:paraId="44FCEA75" w14:textId="54667D55" w:rsidR="00262D6E" w:rsidDel="001F569A" w:rsidRDefault="00262D6E">
          <w:pPr>
            <w:pStyle w:val="TOC2"/>
            <w:tabs>
              <w:tab w:val="left" w:pos="1540"/>
            </w:tabs>
            <w:rPr>
              <w:del w:id="264" w:author="An Tran, ACA (BUV)" w:date="2024-09-13T10:43:00Z" w16du:dateUtc="2024-09-13T03:43:00Z"/>
              <w:rFonts w:asciiTheme="minorHAnsi" w:eastAsiaTheme="minorEastAsia" w:hAnsiTheme="minorHAnsi" w:cstheme="minorBidi"/>
              <w:kern w:val="2"/>
              <w:lang w:eastAsia="en-US"/>
              <w14:ligatures w14:val="standardContextual"/>
            </w:rPr>
          </w:pPr>
          <w:del w:id="265" w:author="An Tran, ACA (BUV)" w:date="2024-09-13T10:43:00Z" w16du:dateUtc="2024-09-13T03:43:00Z">
            <w:r w:rsidRPr="001F569A" w:rsidDel="001F569A">
              <w:rPr>
                <w:rPrChange w:id="266" w:author="An Tran, ACA (BUV)" w:date="2024-09-13T10:43:00Z" w16du:dateUtc="2024-09-13T03:43:00Z">
                  <w:rPr>
                    <w:rStyle w:val="Hyperlink"/>
                    <w:bCs/>
                    <w:lang w:val="vi-VN"/>
                  </w:rPr>
                </w:rPrChange>
              </w:rPr>
              <w:delText>2.</w:delText>
            </w:r>
            <w:r w:rsidDel="001F569A">
              <w:rPr>
                <w:rFonts w:asciiTheme="minorHAnsi" w:eastAsiaTheme="minorEastAsia" w:hAnsiTheme="minorHAnsi" w:cstheme="minorBidi"/>
                <w:kern w:val="2"/>
                <w:lang w:eastAsia="en-US"/>
                <w14:ligatures w14:val="standardContextual"/>
              </w:rPr>
              <w:tab/>
            </w:r>
            <w:r w:rsidRPr="001F569A" w:rsidDel="001F569A">
              <w:rPr>
                <w:rPrChange w:id="267" w:author="An Tran, ACA (BUV)" w:date="2024-09-13T10:43:00Z" w16du:dateUtc="2024-09-13T03:43:00Z">
                  <w:rPr>
                    <w:rStyle w:val="Hyperlink"/>
                    <w:lang w:val="vi-VN"/>
                  </w:rPr>
                </w:rPrChange>
              </w:rPr>
              <w:delText>How can I receive bus schedule? / Làm thế nào để tôi có thể nhận được lịch xe bus.</w:delText>
            </w:r>
            <w:r w:rsidDel="001F569A">
              <w:rPr>
                <w:webHidden/>
              </w:rPr>
              <w:tab/>
            </w:r>
            <w:r w:rsidR="004A3396" w:rsidDel="001F569A">
              <w:rPr>
                <w:webHidden/>
              </w:rPr>
              <w:delText>43</w:delText>
            </w:r>
          </w:del>
        </w:p>
        <w:p w14:paraId="35BB652B" w14:textId="30FF0226" w:rsidR="00262D6E" w:rsidDel="001F569A" w:rsidRDefault="00262D6E">
          <w:pPr>
            <w:pStyle w:val="TOC2"/>
            <w:tabs>
              <w:tab w:val="left" w:pos="1540"/>
            </w:tabs>
            <w:rPr>
              <w:del w:id="268" w:author="An Tran, ACA (BUV)" w:date="2024-09-13T10:43:00Z" w16du:dateUtc="2024-09-13T03:43:00Z"/>
              <w:rFonts w:asciiTheme="minorHAnsi" w:eastAsiaTheme="minorEastAsia" w:hAnsiTheme="minorHAnsi" w:cstheme="minorBidi"/>
              <w:kern w:val="2"/>
              <w:lang w:eastAsia="en-US"/>
              <w14:ligatures w14:val="standardContextual"/>
            </w:rPr>
          </w:pPr>
          <w:del w:id="269" w:author="An Tran, ACA (BUV)" w:date="2024-09-13T10:43:00Z" w16du:dateUtc="2024-09-13T03:43:00Z">
            <w:r w:rsidRPr="001F569A" w:rsidDel="001F569A">
              <w:rPr>
                <w:rPrChange w:id="270" w:author="An Tran, ACA (BUV)" w:date="2024-09-13T10:43:00Z" w16du:dateUtc="2024-09-13T03:43:00Z">
                  <w:rPr>
                    <w:rStyle w:val="Hyperlink"/>
                    <w:bCs/>
                    <w:lang w:val="vi-VN"/>
                  </w:rPr>
                </w:rPrChange>
              </w:rPr>
              <w:delText>3.</w:delText>
            </w:r>
            <w:r w:rsidDel="001F569A">
              <w:rPr>
                <w:rFonts w:asciiTheme="minorHAnsi" w:eastAsiaTheme="minorEastAsia" w:hAnsiTheme="minorHAnsi" w:cstheme="minorBidi"/>
                <w:kern w:val="2"/>
                <w:lang w:eastAsia="en-US"/>
                <w14:ligatures w14:val="standardContextual"/>
              </w:rPr>
              <w:tab/>
            </w:r>
            <w:r w:rsidRPr="001F569A" w:rsidDel="001F569A">
              <w:rPr>
                <w:rPrChange w:id="271" w:author="An Tran, ACA (BUV)" w:date="2024-09-13T10:43:00Z" w16du:dateUtc="2024-09-13T03:43:00Z">
                  <w:rPr>
                    <w:rStyle w:val="Hyperlink"/>
                    <w:lang w:val="vi-VN"/>
                  </w:rPr>
                </w:rPrChange>
              </w:rPr>
              <w:delText>What should students do if the bus does not arrive on time at the pick-up point? / Sinh viên cần làm gì nếu xe buýt không đến đúng giờ tại điểm đón?</w:delText>
            </w:r>
            <w:r w:rsidDel="001F569A">
              <w:rPr>
                <w:webHidden/>
              </w:rPr>
              <w:tab/>
            </w:r>
            <w:r w:rsidR="004A3396" w:rsidDel="001F569A">
              <w:rPr>
                <w:webHidden/>
              </w:rPr>
              <w:delText>44</w:delText>
            </w:r>
          </w:del>
        </w:p>
        <w:p w14:paraId="7124F437" w14:textId="7D8260ED" w:rsidR="00262D6E" w:rsidDel="001F569A" w:rsidRDefault="00262D6E">
          <w:pPr>
            <w:pStyle w:val="TOC2"/>
            <w:tabs>
              <w:tab w:val="left" w:pos="1540"/>
            </w:tabs>
            <w:rPr>
              <w:del w:id="272" w:author="An Tran, ACA (BUV)" w:date="2024-09-13T10:43:00Z" w16du:dateUtc="2024-09-13T03:43:00Z"/>
              <w:rFonts w:asciiTheme="minorHAnsi" w:eastAsiaTheme="minorEastAsia" w:hAnsiTheme="minorHAnsi" w:cstheme="minorBidi"/>
              <w:kern w:val="2"/>
              <w:lang w:eastAsia="en-US"/>
              <w14:ligatures w14:val="standardContextual"/>
            </w:rPr>
          </w:pPr>
          <w:del w:id="273" w:author="An Tran, ACA (BUV)" w:date="2024-09-13T10:43:00Z" w16du:dateUtc="2024-09-13T03:43:00Z">
            <w:r w:rsidRPr="001F569A" w:rsidDel="001F569A">
              <w:rPr>
                <w:rPrChange w:id="274" w:author="An Tran, ACA (BUV)" w:date="2024-09-13T10:43:00Z" w16du:dateUtc="2024-09-13T03:43:00Z">
                  <w:rPr>
                    <w:rStyle w:val="Hyperlink"/>
                    <w:bCs/>
                    <w:lang w:val="vi-VN"/>
                  </w:rPr>
                </w:rPrChange>
              </w:rPr>
              <w:delText>4.</w:delText>
            </w:r>
            <w:r w:rsidDel="001F569A">
              <w:rPr>
                <w:rFonts w:asciiTheme="minorHAnsi" w:eastAsiaTheme="minorEastAsia" w:hAnsiTheme="minorHAnsi" w:cstheme="minorBidi"/>
                <w:kern w:val="2"/>
                <w:lang w:eastAsia="en-US"/>
                <w14:ligatures w14:val="standardContextual"/>
              </w:rPr>
              <w:tab/>
            </w:r>
            <w:r w:rsidRPr="001F569A" w:rsidDel="001F569A">
              <w:rPr>
                <w:rPrChange w:id="275" w:author="An Tran, ACA (BUV)" w:date="2024-09-13T10:43:00Z" w16du:dateUtc="2024-09-13T03:43:00Z">
                  <w:rPr>
                    <w:rStyle w:val="Hyperlink"/>
                    <w:lang w:val="vi-VN"/>
                  </w:rPr>
                </w:rPrChange>
              </w:rPr>
              <w:delText>Can BUV adjust the bus schedule to suit the student's classes? / Nhà trường có thể điều chỉnh lịch trình xe buýt theo lịch học của sinh viên?</w:delText>
            </w:r>
            <w:r w:rsidDel="001F569A">
              <w:rPr>
                <w:webHidden/>
              </w:rPr>
              <w:tab/>
            </w:r>
            <w:r w:rsidR="004A3396" w:rsidDel="001F569A">
              <w:rPr>
                <w:webHidden/>
              </w:rPr>
              <w:delText>45</w:delText>
            </w:r>
          </w:del>
        </w:p>
        <w:p w14:paraId="31B9DAC4" w14:textId="1AD2CE71" w:rsidR="00262D6E" w:rsidDel="001F569A" w:rsidRDefault="00262D6E">
          <w:pPr>
            <w:pStyle w:val="TOC2"/>
            <w:tabs>
              <w:tab w:val="left" w:pos="1540"/>
            </w:tabs>
            <w:rPr>
              <w:del w:id="276" w:author="An Tran, ACA (BUV)" w:date="2024-09-13T10:43:00Z" w16du:dateUtc="2024-09-13T03:43:00Z"/>
              <w:rFonts w:asciiTheme="minorHAnsi" w:eastAsiaTheme="minorEastAsia" w:hAnsiTheme="minorHAnsi" w:cstheme="minorBidi"/>
              <w:kern w:val="2"/>
              <w:lang w:eastAsia="en-US"/>
              <w14:ligatures w14:val="standardContextual"/>
            </w:rPr>
          </w:pPr>
          <w:del w:id="277" w:author="An Tran, ACA (BUV)" w:date="2024-09-13T10:43:00Z" w16du:dateUtc="2024-09-13T03:43:00Z">
            <w:r w:rsidRPr="001F569A" w:rsidDel="001F569A">
              <w:rPr>
                <w:rPrChange w:id="278" w:author="An Tran, ACA (BUV)" w:date="2024-09-13T10:43:00Z" w16du:dateUtc="2024-09-13T03:43:00Z">
                  <w:rPr>
                    <w:rStyle w:val="Hyperlink"/>
                    <w:bCs/>
                    <w:lang w:val="vi-VN"/>
                  </w:rPr>
                </w:rPrChange>
              </w:rPr>
              <w:delText>5.</w:delText>
            </w:r>
            <w:r w:rsidDel="001F569A">
              <w:rPr>
                <w:rFonts w:asciiTheme="minorHAnsi" w:eastAsiaTheme="minorEastAsia" w:hAnsiTheme="minorHAnsi" w:cstheme="minorBidi"/>
                <w:kern w:val="2"/>
                <w:lang w:eastAsia="en-US"/>
                <w14:ligatures w14:val="standardContextual"/>
              </w:rPr>
              <w:tab/>
            </w:r>
            <w:r w:rsidRPr="001F569A" w:rsidDel="001F569A">
              <w:rPr>
                <w:rPrChange w:id="279" w:author="An Tran, ACA (BUV)" w:date="2024-09-13T10:43:00Z" w16du:dateUtc="2024-09-13T03:43:00Z">
                  <w:rPr>
                    <w:rStyle w:val="Hyperlink"/>
                    <w:lang w:val="vi-VN"/>
                  </w:rPr>
                </w:rPrChange>
              </w:rPr>
              <w:delText>What should I do in the event of “inclement weather”? / Tôi nên làm gì khi gặp phải thời tiết khác nghiệt khi đứng chờ xe buýt.</w:delText>
            </w:r>
            <w:r w:rsidDel="001F569A">
              <w:rPr>
                <w:webHidden/>
              </w:rPr>
              <w:tab/>
            </w:r>
            <w:r w:rsidR="004A3396" w:rsidDel="001F569A">
              <w:rPr>
                <w:webHidden/>
              </w:rPr>
              <w:delText>46</w:delText>
            </w:r>
          </w:del>
        </w:p>
        <w:p w14:paraId="420A638D" w14:textId="133491A9" w:rsidR="00262D6E" w:rsidDel="001F569A" w:rsidRDefault="00262D6E">
          <w:pPr>
            <w:pStyle w:val="TOC2"/>
            <w:tabs>
              <w:tab w:val="left" w:pos="1540"/>
            </w:tabs>
            <w:rPr>
              <w:del w:id="280" w:author="An Tran, ACA (BUV)" w:date="2024-09-13T10:43:00Z" w16du:dateUtc="2024-09-13T03:43:00Z"/>
              <w:rFonts w:asciiTheme="minorHAnsi" w:eastAsiaTheme="minorEastAsia" w:hAnsiTheme="minorHAnsi" w:cstheme="minorBidi"/>
              <w:kern w:val="2"/>
              <w:lang w:eastAsia="en-US"/>
              <w14:ligatures w14:val="standardContextual"/>
            </w:rPr>
          </w:pPr>
          <w:del w:id="281" w:author="An Tran, ACA (BUV)" w:date="2024-09-13T10:43:00Z" w16du:dateUtc="2024-09-13T03:43:00Z">
            <w:r w:rsidRPr="001F569A" w:rsidDel="001F569A">
              <w:rPr>
                <w:rPrChange w:id="282" w:author="An Tran, ACA (BUV)" w:date="2024-09-13T10:43:00Z" w16du:dateUtc="2024-09-13T03:43:00Z">
                  <w:rPr>
                    <w:rStyle w:val="Hyperlink"/>
                    <w:bCs/>
                    <w:lang w:val="vi-VN"/>
                  </w:rPr>
                </w:rPrChange>
              </w:rPr>
              <w:delText>6.</w:delText>
            </w:r>
            <w:r w:rsidDel="001F569A">
              <w:rPr>
                <w:rFonts w:asciiTheme="minorHAnsi" w:eastAsiaTheme="minorEastAsia" w:hAnsiTheme="minorHAnsi" w:cstheme="minorBidi"/>
                <w:kern w:val="2"/>
                <w:lang w:eastAsia="en-US"/>
                <w14:ligatures w14:val="standardContextual"/>
              </w:rPr>
              <w:tab/>
            </w:r>
            <w:r w:rsidRPr="001F569A" w:rsidDel="001F569A">
              <w:rPr>
                <w:rPrChange w:id="283" w:author="An Tran, ACA (BUV)" w:date="2024-09-13T10:43:00Z" w16du:dateUtc="2024-09-13T03:43:00Z">
                  <w:rPr>
                    <w:rStyle w:val="Hyperlink"/>
                    <w:lang w:val="vi-VN"/>
                  </w:rPr>
                </w:rPrChange>
              </w:rPr>
              <w:delText>If I have left an item on the bus, how do I get it returned? / Nếu tôi để quên đồ trên xe buýt, làm sao để có thể lấy lại?</w:delText>
            </w:r>
            <w:r w:rsidDel="001F569A">
              <w:rPr>
                <w:webHidden/>
              </w:rPr>
              <w:tab/>
            </w:r>
            <w:r w:rsidR="004A3396" w:rsidDel="001F569A">
              <w:rPr>
                <w:webHidden/>
              </w:rPr>
              <w:delText>47</w:delText>
            </w:r>
          </w:del>
        </w:p>
        <w:p w14:paraId="2399E39A" w14:textId="4BC3C312" w:rsidR="00262D6E" w:rsidDel="001F569A" w:rsidRDefault="00262D6E">
          <w:pPr>
            <w:pStyle w:val="TOC1"/>
            <w:rPr>
              <w:del w:id="284" w:author="An Tran, ACA (BUV)" w:date="2024-09-13T10:43:00Z" w16du:dateUtc="2024-09-13T03:43:00Z"/>
              <w:rFonts w:asciiTheme="minorHAnsi" w:eastAsiaTheme="minorEastAsia" w:hAnsiTheme="minorHAnsi" w:cstheme="minorBidi"/>
              <w:b w:val="0"/>
              <w:bCs w:val="0"/>
              <w:kern w:val="2"/>
              <w:lang w:eastAsia="en-US"/>
              <w14:ligatures w14:val="standardContextual"/>
            </w:rPr>
          </w:pPr>
          <w:del w:id="285" w:author="An Tran, ACA (BUV)" w:date="2024-09-13T10:43:00Z" w16du:dateUtc="2024-09-13T03:43:00Z">
            <w:r w:rsidRPr="001F569A" w:rsidDel="001F569A">
              <w:rPr>
                <w:rPrChange w:id="286" w:author="An Tran, ACA (BUV)" w:date="2024-09-13T10:43:00Z" w16du:dateUtc="2024-09-13T03:43:00Z">
                  <w:rPr>
                    <w:rStyle w:val="Hyperlink"/>
                    <w:rFonts w:ascii="iCiel Avenir LT Std 35 Light" w:hAnsi="iCiel Avenir LT Std 35 Light"/>
                    <w:b w:val="0"/>
                    <w:bCs w:val="0"/>
                    <w:lang w:val="vi-VN"/>
                  </w:rPr>
                </w:rPrChange>
              </w:rPr>
              <w:delText>III.</w:delText>
            </w:r>
            <w:r w:rsidDel="001F569A">
              <w:rPr>
                <w:rFonts w:asciiTheme="minorHAnsi" w:eastAsiaTheme="minorEastAsia" w:hAnsiTheme="minorHAnsi" w:cstheme="minorBidi"/>
                <w:b w:val="0"/>
                <w:bCs w:val="0"/>
                <w:kern w:val="2"/>
                <w:lang w:eastAsia="en-US"/>
                <w14:ligatures w14:val="standardContextual"/>
              </w:rPr>
              <w:tab/>
            </w:r>
            <w:r w:rsidRPr="001F569A" w:rsidDel="001F569A">
              <w:rPr>
                <w:rPrChange w:id="287" w:author="An Tran, ACA (BUV)" w:date="2024-09-13T10:43:00Z" w16du:dateUtc="2024-09-13T03:43:00Z">
                  <w:rPr>
                    <w:rStyle w:val="Hyperlink"/>
                    <w:rFonts w:ascii="iCiel Avenir LT Std 35 Light" w:hAnsi="iCiel Avenir LT Std 35 Light"/>
                    <w:b w:val="0"/>
                    <w:bCs w:val="0"/>
                    <w:lang w:val="vi-VN"/>
                  </w:rPr>
                </w:rPrChange>
              </w:rPr>
              <w:delText>REGISTRY</w:delText>
            </w:r>
            <w:r w:rsidDel="001F569A">
              <w:rPr>
                <w:webHidden/>
              </w:rPr>
              <w:tab/>
            </w:r>
            <w:r w:rsidR="004A3396" w:rsidDel="001F569A">
              <w:rPr>
                <w:webHidden/>
              </w:rPr>
              <w:delText>48</w:delText>
            </w:r>
          </w:del>
        </w:p>
        <w:p w14:paraId="61BD5A71" w14:textId="4A1AF0CD" w:rsidR="00262D6E" w:rsidDel="001F569A" w:rsidRDefault="00262D6E">
          <w:pPr>
            <w:pStyle w:val="TOC2"/>
            <w:tabs>
              <w:tab w:val="left" w:pos="1540"/>
            </w:tabs>
            <w:rPr>
              <w:del w:id="288" w:author="An Tran, ACA (BUV)" w:date="2024-09-13T10:43:00Z" w16du:dateUtc="2024-09-13T03:43:00Z"/>
              <w:rFonts w:asciiTheme="minorHAnsi" w:eastAsiaTheme="minorEastAsia" w:hAnsiTheme="minorHAnsi" w:cstheme="minorBidi"/>
              <w:kern w:val="2"/>
              <w:lang w:eastAsia="en-US"/>
              <w14:ligatures w14:val="standardContextual"/>
            </w:rPr>
          </w:pPr>
          <w:del w:id="289" w:author="An Tran, ACA (BUV)" w:date="2024-09-13T10:43:00Z" w16du:dateUtc="2024-09-13T03:43:00Z">
            <w:r w:rsidRPr="001F569A" w:rsidDel="001F569A">
              <w:rPr>
                <w:rPrChange w:id="290" w:author="An Tran, ACA (BUV)" w:date="2024-09-13T10:43:00Z" w16du:dateUtc="2024-09-13T03:43:00Z">
                  <w:rPr>
                    <w:rStyle w:val="Hyperlink"/>
                    <w:bCs/>
                    <w:lang w:val="vi-VN"/>
                  </w:rPr>
                </w:rPrChange>
              </w:rPr>
              <w:delText>1.</w:delText>
            </w:r>
            <w:r w:rsidDel="001F569A">
              <w:rPr>
                <w:rFonts w:asciiTheme="minorHAnsi" w:eastAsiaTheme="minorEastAsia" w:hAnsiTheme="minorHAnsi" w:cstheme="minorBidi"/>
                <w:kern w:val="2"/>
                <w:lang w:eastAsia="en-US"/>
                <w14:ligatures w14:val="standardContextual"/>
              </w:rPr>
              <w:tab/>
            </w:r>
            <w:r w:rsidRPr="001F569A" w:rsidDel="001F569A">
              <w:rPr>
                <w:rPrChange w:id="291" w:author="An Tran, ACA (BUV)" w:date="2024-09-13T10:43:00Z" w16du:dateUtc="2024-09-13T03:43:00Z">
                  <w:rPr>
                    <w:rStyle w:val="Hyperlink"/>
                    <w:lang w:val="vi-VN"/>
                  </w:rPr>
                </w:rPrChange>
              </w:rPr>
              <w:delText>When &amp; how can I receive student’s result this semester? / Khi nào sinh viên có kết quả học kì này và có thể xem kết quả đó ở đâu?</w:delText>
            </w:r>
            <w:r w:rsidDel="001F569A">
              <w:rPr>
                <w:webHidden/>
              </w:rPr>
              <w:tab/>
            </w:r>
            <w:r w:rsidR="004A3396" w:rsidDel="001F569A">
              <w:rPr>
                <w:webHidden/>
              </w:rPr>
              <w:delText>48</w:delText>
            </w:r>
          </w:del>
        </w:p>
        <w:p w14:paraId="3843968A" w14:textId="71695D41" w:rsidR="00262D6E" w:rsidDel="001F569A" w:rsidRDefault="00262D6E">
          <w:pPr>
            <w:pStyle w:val="TOC2"/>
            <w:tabs>
              <w:tab w:val="left" w:pos="1540"/>
            </w:tabs>
            <w:rPr>
              <w:del w:id="292" w:author="An Tran, ACA (BUV)" w:date="2024-09-13T10:43:00Z" w16du:dateUtc="2024-09-13T03:43:00Z"/>
              <w:rFonts w:asciiTheme="minorHAnsi" w:eastAsiaTheme="minorEastAsia" w:hAnsiTheme="minorHAnsi" w:cstheme="minorBidi"/>
              <w:kern w:val="2"/>
              <w:lang w:eastAsia="en-US"/>
              <w14:ligatures w14:val="standardContextual"/>
            </w:rPr>
          </w:pPr>
          <w:del w:id="293" w:author="An Tran, ACA (BUV)" w:date="2024-09-13T10:43:00Z" w16du:dateUtc="2024-09-13T03:43:00Z">
            <w:r w:rsidRPr="001F569A" w:rsidDel="001F569A">
              <w:rPr>
                <w:rPrChange w:id="294" w:author="An Tran, ACA (BUV)" w:date="2024-09-13T10:43:00Z" w16du:dateUtc="2024-09-13T03:43:00Z">
                  <w:rPr>
                    <w:rStyle w:val="Hyperlink"/>
                    <w:bCs/>
                    <w:lang w:val="vi-VN"/>
                  </w:rPr>
                </w:rPrChange>
              </w:rPr>
              <w:delText>2.</w:delText>
            </w:r>
            <w:r w:rsidDel="001F569A">
              <w:rPr>
                <w:rFonts w:asciiTheme="minorHAnsi" w:eastAsiaTheme="minorEastAsia" w:hAnsiTheme="minorHAnsi" w:cstheme="minorBidi"/>
                <w:kern w:val="2"/>
                <w:lang w:eastAsia="en-US"/>
                <w14:ligatures w14:val="standardContextual"/>
              </w:rPr>
              <w:tab/>
            </w:r>
            <w:r w:rsidRPr="001F569A" w:rsidDel="001F569A">
              <w:rPr>
                <w:rPrChange w:id="295" w:author="An Tran, ACA (BUV)" w:date="2024-09-13T10:43:00Z" w16du:dateUtc="2024-09-13T03:43:00Z">
                  <w:rPr>
                    <w:rStyle w:val="Hyperlink"/>
                    <w:lang w:val="vi-VN"/>
                  </w:rPr>
                </w:rPrChange>
              </w:rPr>
              <w:delText xml:space="preserve">Can the undergraduate students request an official transcript?/ </w:delText>
            </w:r>
            <w:r w:rsidRPr="001F569A" w:rsidDel="001F569A">
              <w:rPr>
                <w:rPrChange w:id="296" w:author="An Tran, ACA (BUV)" w:date="2024-09-13T10:43:00Z" w16du:dateUtc="2024-09-13T03:43:00Z">
                  <w:rPr>
                    <w:rStyle w:val="Hyperlink"/>
                    <w:i/>
                    <w:iCs/>
                    <w:lang w:val="vi-VN"/>
                  </w:rPr>
                </w:rPrChange>
              </w:rPr>
              <w:delText>Sinh viên chưa tốt nghiệp có thể xin cấp bảng điểm chính thức không?</w:delText>
            </w:r>
            <w:r w:rsidDel="001F569A">
              <w:rPr>
                <w:webHidden/>
              </w:rPr>
              <w:tab/>
            </w:r>
            <w:r w:rsidR="004A3396" w:rsidDel="001F569A">
              <w:rPr>
                <w:webHidden/>
              </w:rPr>
              <w:delText>49</w:delText>
            </w:r>
          </w:del>
        </w:p>
        <w:p w14:paraId="13F2FEC8" w14:textId="09707286" w:rsidR="00262D6E" w:rsidDel="001F569A" w:rsidRDefault="00262D6E">
          <w:pPr>
            <w:pStyle w:val="TOC2"/>
            <w:tabs>
              <w:tab w:val="left" w:pos="1540"/>
            </w:tabs>
            <w:rPr>
              <w:del w:id="297" w:author="An Tran, ACA (BUV)" w:date="2024-09-13T10:43:00Z" w16du:dateUtc="2024-09-13T03:43:00Z"/>
              <w:rFonts w:asciiTheme="minorHAnsi" w:eastAsiaTheme="minorEastAsia" w:hAnsiTheme="minorHAnsi" w:cstheme="minorBidi"/>
              <w:kern w:val="2"/>
              <w:lang w:eastAsia="en-US"/>
              <w14:ligatures w14:val="standardContextual"/>
            </w:rPr>
          </w:pPr>
          <w:del w:id="298" w:author="An Tran, ACA (BUV)" w:date="2024-09-13T10:43:00Z" w16du:dateUtc="2024-09-13T03:43:00Z">
            <w:r w:rsidRPr="001F569A" w:rsidDel="001F569A">
              <w:rPr>
                <w:rPrChange w:id="299" w:author="An Tran, ACA (BUV)" w:date="2024-09-13T10:43:00Z" w16du:dateUtc="2024-09-13T03:43:00Z">
                  <w:rPr>
                    <w:rStyle w:val="Hyperlink"/>
                    <w:bCs/>
                    <w:lang w:val="vi-VN"/>
                  </w:rPr>
                </w:rPrChange>
              </w:rPr>
              <w:delText>3.</w:delText>
            </w:r>
            <w:r w:rsidDel="001F569A">
              <w:rPr>
                <w:rFonts w:asciiTheme="minorHAnsi" w:eastAsiaTheme="minorEastAsia" w:hAnsiTheme="minorHAnsi" w:cstheme="minorBidi"/>
                <w:kern w:val="2"/>
                <w:lang w:eastAsia="en-US"/>
                <w14:ligatures w14:val="standardContextual"/>
              </w:rPr>
              <w:tab/>
            </w:r>
            <w:r w:rsidRPr="001F569A" w:rsidDel="001F569A">
              <w:rPr>
                <w:rPrChange w:id="300" w:author="An Tran, ACA (BUV)" w:date="2024-09-13T10:43:00Z" w16du:dateUtc="2024-09-13T03:43:00Z">
                  <w:rPr>
                    <w:rStyle w:val="Hyperlink"/>
                    <w:lang w:val="vi-VN"/>
                  </w:rPr>
                </w:rPrChange>
              </w:rPr>
              <w:delText xml:space="preserve">How can I read and understand students’ transcript? / </w:delText>
            </w:r>
            <w:r w:rsidRPr="001F569A" w:rsidDel="001F569A">
              <w:rPr>
                <w:rPrChange w:id="301" w:author="An Tran, ACA (BUV)" w:date="2024-09-13T10:43:00Z" w16du:dateUtc="2024-09-13T03:43:00Z">
                  <w:rPr>
                    <w:rStyle w:val="Hyperlink"/>
                    <w:i/>
                    <w:iCs/>
                    <w:lang w:val="vi-VN"/>
                  </w:rPr>
                </w:rPrChange>
              </w:rPr>
              <w:delText>Làm thế nào để đọc và hiểu bảng điểm của sinh viên?</w:delText>
            </w:r>
            <w:r w:rsidDel="001F569A">
              <w:rPr>
                <w:webHidden/>
              </w:rPr>
              <w:tab/>
            </w:r>
            <w:r w:rsidR="004A3396" w:rsidDel="001F569A">
              <w:rPr>
                <w:webHidden/>
              </w:rPr>
              <w:delText>49</w:delText>
            </w:r>
          </w:del>
        </w:p>
        <w:p w14:paraId="6C24FF8B" w14:textId="19753566" w:rsidR="00262D6E" w:rsidDel="001F569A" w:rsidRDefault="00262D6E">
          <w:pPr>
            <w:pStyle w:val="TOC2"/>
            <w:tabs>
              <w:tab w:val="left" w:pos="1540"/>
            </w:tabs>
            <w:rPr>
              <w:del w:id="302" w:author="An Tran, ACA (BUV)" w:date="2024-09-13T10:43:00Z" w16du:dateUtc="2024-09-13T03:43:00Z"/>
              <w:rFonts w:asciiTheme="minorHAnsi" w:eastAsiaTheme="minorEastAsia" w:hAnsiTheme="minorHAnsi" w:cstheme="minorBidi"/>
              <w:kern w:val="2"/>
              <w:lang w:eastAsia="en-US"/>
              <w14:ligatures w14:val="standardContextual"/>
            </w:rPr>
          </w:pPr>
          <w:del w:id="303" w:author="An Tran, ACA (BUV)" w:date="2024-09-13T10:43:00Z" w16du:dateUtc="2024-09-13T03:43:00Z">
            <w:r w:rsidRPr="001F569A" w:rsidDel="001F569A">
              <w:rPr>
                <w:rPrChange w:id="304" w:author="An Tran, ACA (BUV)" w:date="2024-09-13T10:43:00Z" w16du:dateUtc="2024-09-13T03:43:00Z">
                  <w:rPr>
                    <w:rStyle w:val="Hyperlink"/>
                    <w:bCs/>
                    <w:lang w:val="vi-VN"/>
                  </w:rPr>
                </w:rPrChange>
              </w:rPr>
              <w:delText>4.</w:delText>
            </w:r>
            <w:r w:rsidDel="001F569A">
              <w:rPr>
                <w:rFonts w:asciiTheme="minorHAnsi" w:eastAsiaTheme="minorEastAsia" w:hAnsiTheme="minorHAnsi" w:cstheme="minorBidi"/>
                <w:kern w:val="2"/>
                <w:lang w:eastAsia="en-US"/>
                <w14:ligatures w14:val="standardContextual"/>
              </w:rPr>
              <w:tab/>
            </w:r>
            <w:r w:rsidRPr="001F569A" w:rsidDel="001F569A">
              <w:rPr>
                <w:rPrChange w:id="305" w:author="An Tran, ACA (BUV)" w:date="2024-09-13T10:43:00Z" w16du:dateUtc="2024-09-13T03:43:00Z">
                  <w:rPr>
                    <w:rStyle w:val="Hyperlink"/>
                    <w:lang w:val="vi-VN"/>
                  </w:rPr>
                </w:rPrChange>
              </w:rPr>
              <w:delText xml:space="preserve">What is the progression condition at BUV? / </w:delText>
            </w:r>
            <w:r w:rsidRPr="001F569A" w:rsidDel="001F569A">
              <w:rPr>
                <w:rPrChange w:id="306" w:author="An Tran, ACA (BUV)" w:date="2024-09-13T10:43:00Z" w16du:dateUtc="2024-09-13T03:43:00Z">
                  <w:rPr>
                    <w:rStyle w:val="Hyperlink"/>
                    <w:i/>
                    <w:iCs/>
                    <w:lang w:val="vi-VN"/>
                  </w:rPr>
                </w:rPrChange>
              </w:rPr>
              <w:delText>Điều kiện được lên lớp ở BUV là gì?</w:delText>
            </w:r>
            <w:r w:rsidDel="001F569A">
              <w:rPr>
                <w:webHidden/>
              </w:rPr>
              <w:tab/>
            </w:r>
            <w:r w:rsidR="004A3396" w:rsidDel="001F569A">
              <w:rPr>
                <w:webHidden/>
              </w:rPr>
              <w:delText>50</w:delText>
            </w:r>
          </w:del>
        </w:p>
        <w:p w14:paraId="626C5CDF" w14:textId="2AEE4A79" w:rsidR="00262D6E" w:rsidDel="001F569A" w:rsidRDefault="00262D6E">
          <w:pPr>
            <w:pStyle w:val="TOC2"/>
            <w:tabs>
              <w:tab w:val="left" w:pos="1540"/>
            </w:tabs>
            <w:rPr>
              <w:del w:id="307" w:author="An Tran, ACA (BUV)" w:date="2024-09-13T10:43:00Z" w16du:dateUtc="2024-09-13T03:43:00Z"/>
              <w:rFonts w:asciiTheme="minorHAnsi" w:eastAsiaTheme="minorEastAsia" w:hAnsiTheme="minorHAnsi" w:cstheme="minorBidi"/>
              <w:kern w:val="2"/>
              <w:lang w:eastAsia="en-US"/>
              <w14:ligatures w14:val="standardContextual"/>
            </w:rPr>
          </w:pPr>
          <w:del w:id="308" w:author="An Tran, ACA (BUV)" w:date="2024-09-13T10:43:00Z" w16du:dateUtc="2024-09-13T03:43:00Z">
            <w:r w:rsidRPr="001F569A" w:rsidDel="001F569A">
              <w:rPr>
                <w:rPrChange w:id="309" w:author="An Tran, ACA (BUV)" w:date="2024-09-13T10:43:00Z" w16du:dateUtc="2024-09-13T03:43:00Z">
                  <w:rPr>
                    <w:rStyle w:val="Hyperlink"/>
                    <w:bCs/>
                    <w:lang w:val="vi-VN"/>
                  </w:rPr>
                </w:rPrChange>
              </w:rPr>
              <w:delText>5.</w:delText>
            </w:r>
            <w:r w:rsidDel="001F569A">
              <w:rPr>
                <w:rFonts w:asciiTheme="minorHAnsi" w:eastAsiaTheme="minorEastAsia" w:hAnsiTheme="minorHAnsi" w:cstheme="minorBidi"/>
                <w:kern w:val="2"/>
                <w:lang w:eastAsia="en-US"/>
                <w14:ligatures w14:val="standardContextual"/>
              </w:rPr>
              <w:tab/>
            </w:r>
            <w:r w:rsidRPr="001F569A" w:rsidDel="001F569A">
              <w:rPr>
                <w:rPrChange w:id="310" w:author="An Tran, ACA (BUV)" w:date="2024-09-13T10:43:00Z" w16du:dateUtc="2024-09-13T03:43:00Z">
                  <w:rPr>
                    <w:rStyle w:val="Hyperlink"/>
                    <w:lang w:val="vi-VN"/>
                  </w:rPr>
                </w:rPrChange>
              </w:rPr>
              <w:delText xml:space="preserve">How are resits at BUV regulated and what would happen if student failed the resit(s)? How many resits can student attempt? / </w:delText>
            </w:r>
            <w:r w:rsidRPr="001F569A" w:rsidDel="001F569A">
              <w:rPr>
                <w:rPrChange w:id="311" w:author="An Tran, ACA (BUV)" w:date="2024-09-13T10:43:00Z" w16du:dateUtc="2024-09-13T03:43:00Z">
                  <w:rPr>
                    <w:rStyle w:val="Hyperlink"/>
                    <w:i/>
                    <w:iCs/>
                    <w:lang w:val="vi-VN"/>
                  </w:rPr>
                </w:rPrChange>
              </w:rPr>
              <w:delText>Quy định cho việc thi lại ở BUV như thế nào và nếu con tôi trượt bài thi lại thì chuyện gì sẽ xảy ra? Sinh viên có thể thi lại bao nhiêu lần?</w:delText>
            </w:r>
            <w:r w:rsidDel="001F569A">
              <w:rPr>
                <w:webHidden/>
              </w:rPr>
              <w:tab/>
            </w:r>
            <w:r w:rsidR="004A3396" w:rsidDel="001F569A">
              <w:rPr>
                <w:webHidden/>
              </w:rPr>
              <w:delText>50</w:delText>
            </w:r>
          </w:del>
        </w:p>
        <w:p w14:paraId="7233CE12" w14:textId="1B66A876" w:rsidR="00262D6E" w:rsidDel="001F569A" w:rsidRDefault="00262D6E">
          <w:pPr>
            <w:pStyle w:val="TOC2"/>
            <w:tabs>
              <w:tab w:val="left" w:pos="1540"/>
            </w:tabs>
            <w:rPr>
              <w:del w:id="312" w:author="An Tran, ACA (BUV)" w:date="2024-09-13T10:43:00Z" w16du:dateUtc="2024-09-13T03:43:00Z"/>
              <w:rFonts w:asciiTheme="minorHAnsi" w:eastAsiaTheme="minorEastAsia" w:hAnsiTheme="minorHAnsi" w:cstheme="minorBidi"/>
              <w:kern w:val="2"/>
              <w:lang w:eastAsia="en-US"/>
              <w14:ligatures w14:val="standardContextual"/>
            </w:rPr>
          </w:pPr>
          <w:del w:id="313" w:author="An Tran, ACA (BUV)" w:date="2024-09-13T10:43:00Z" w16du:dateUtc="2024-09-13T03:43:00Z">
            <w:r w:rsidRPr="001F569A" w:rsidDel="001F569A">
              <w:rPr>
                <w:rPrChange w:id="314" w:author="An Tran, ACA (BUV)" w:date="2024-09-13T10:43:00Z" w16du:dateUtc="2024-09-13T03:43:00Z">
                  <w:rPr>
                    <w:rStyle w:val="Hyperlink"/>
                    <w:bCs/>
                    <w:lang w:val="vi-VN"/>
                  </w:rPr>
                </w:rPrChange>
              </w:rPr>
              <w:delText>6.</w:delText>
            </w:r>
            <w:r w:rsidDel="001F569A">
              <w:rPr>
                <w:rFonts w:asciiTheme="minorHAnsi" w:eastAsiaTheme="minorEastAsia" w:hAnsiTheme="minorHAnsi" w:cstheme="minorBidi"/>
                <w:kern w:val="2"/>
                <w:lang w:eastAsia="en-US"/>
                <w14:ligatures w14:val="standardContextual"/>
              </w:rPr>
              <w:tab/>
            </w:r>
            <w:r w:rsidRPr="001F569A" w:rsidDel="001F569A">
              <w:rPr>
                <w:rPrChange w:id="315" w:author="An Tran, ACA (BUV)" w:date="2024-09-13T10:43:00Z" w16du:dateUtc="2024-09-13T03:43:00Z">
                  <w:rPr>
                    <w:rStyle w:val="Hyperlink"/>
                    <w:lang w:val="vi-VN"/>
                  </w:rPr>
                </w:rPrChange>
              </w:rPr>
              <w:delText xml:space="preserve">What if student fails a component in a 2-teaching-block module (eg. The Professional Toolkit)? Do they have to retake/resit the whole module? / </w:delText>
            </w:r>
            <w:r w:rsidRPr="001F569A" w:rsidDel="001F569A">
              <w:rPr>
                <w:rPrChange w:id="316" w:author="An Tran, ACA (BUV)" w:date="2024-09-13T10:43:00Z" w16du:dateUtc="2024-09-13T03:43:00Z">
                  <w:rPr>
                    <w:rStyle w:val="Hyperlink"/>
                    <w:i/>
                    <w:iCs/>
                    <w:lang w:val="vi-VN"/>
                  </w:rPr>
                </w:rPrChange>
              </w:rPr>
              <w:delText>Nếu sinh viên không đạt điểm đỗ cho một bài thành phần của một môn học trong 2 học kỳ (ví dụ: môn The Professional Toolkit) thì có phải học/thi lại cả môn không?</w:delText>
            </w:r>
            <w:r w:rsidDel="001F569A">
              <w:rPr>
                <w:webHidden/>
              </w:rPr>
              <w:tab/>
            </w:r>
            <w:r w:rsidR="004A3396" w:rsidDel="001F569A">
              <w:rPr>
                <w:webHidden/>
              </w:rPr>
              <w:delText>52</w:delText>
            </w:r>
          </w:del>
        </w:p>
        <w:p w14:paraId="48757A6E" w14:textId="68CCDC6B" w:rsidR="00262D6E" w:rsidDel="001F569A" w:rsidRDefault="00262D6E">
          <w:pPr>
            <w:pStyle w:val="TOC2"/>
            <w:tabs>
              <w:tab w:val="left" w:pos="1540"/>
            </w:tabs>
            <w:rPr>
              <w:del w:id="317" w:author="An Tran, ACA (BUV)" w:date="2024-09-13T10:43:00Z" w16du:dateUtc="2024-09-13T03:43:00Z"/>
              <w:rFonts w:asciiTheme="minorHAnsi" w:eastAsiaTheme="minorEastAsia" w:hAnsiTheme="minorHAnsi" w:cstheme="minorBidi"/>
              <w:kern w:val="2"/>
              <w:lang w:eastAsia="en-US"/>
              <w14:ligatures w14:val="standardContextual"/>
            </w:rPr>
          </w:pPr>
          <w:del w:id="318" w:author="An Tran, ACA (BUV)" w:date="2024-09-13T10:43:00Z" w16du:dateUtc="2024-09-13T03:43:00Z">
            <w:r w:rsidRPr="001F569A" w:rsidDel="001F569A">
              <w:rPr>
                <w:rPrChange w:id="319" w:author="An Tran, ACA (BUV)" w:date="2024-09-13T10:43:00Z" w16du:dateUtc="2024-09-13T03:43:00Z">
                  <w:rPr>
                    <w:rStyle w:val="Hyperlink"/>
                    <w:bCs/>
                    <w:lang w:val="vi-VN"/>
                  </w:rPr>
                </w:rPrChange>
              </w:rPr>
              <w:delText>7.</w:delText>
            </w:r>
            <w:r w:rsidDel="001F569A">
              <w:rPr>
                <w:rFonts w:asciiTheme="minorHAnsi" w:eastAsiaTheme="minorEastAsia" w:hAnsiTheme="minorHAnsi" w:cstheme="minorBidi"/>
                <w:kern w:val="2"/>
                <w:lang w:eastAsia="en-US"/>
                <w14:ligatures w14:val="standardContextual"/>
              </w:rPr>
              <w:tab/>
            </w:r>
            <w:r w:rsidRPr="001F569A" w:rsidDel="001F569A">
              <w:rPr>
                <w:rPrChange w:id="320" w:author="An Tran, ACA (BUV)" w:date="2024-09-13T10:43:00Z" w16du:dateUtc="2024-09-13T03:43:00Z">
                  <w:rPr>
                    <w:rStyle w:val="Hyperlink"/>
                    <w:lang w:val="vi-VN"/>
                  </w:rPr>
                </w:rPrChange>
              </w:rPr>
              <w:delText xml:space="preserve">How are retakes at BUV regulated? / </w:delText>
            </w:r>
            <w:r w:rsidRPr="001F569A" w:rsidDel="001F569A">
              <w:rPr>
                <w:rPrChange w:id="321" w:author="An Tran, ACA (BUV)" w:date="2024-09-13T10:43:00Z" w16du:dateUtc="2024-09-13T03:43:00Z">
                  <w:rPr>
                    <w:rStyle w:val="Hyperlink"/>
                    <w:i/>
                    <w:iCs/>
                    <w:lang w:val="vi-VN"/>
                  </w:rPr>
                </w:rPrChange>
              </w:rPr>
              <w:delText>Quy định học lại ở BUV như thế nào?</w:delText>
            </w:r>
            <w:r w:rsidDel="001F569A">
              <w:rPr>
                <w:webHidden/>
              </w:rPr>
              <w:tab/>
            </w:r>
            <w:r w:rsidR="004A3396" w:rsidDel="001F569A">
              <w:rPr>
                <w:webHidden/>
              </w:rPr>
              <w:delText>53</w:delText>
            </w:r>
          </w:del>
        </w:p>
        <w:p w14:paraId="5DE6AB65" w14:textId="6C3DC52A" w:rsidR="00262D6E" w:rsidDel="001F569A" w:rsidRDefault="00262D6E">
          <w:pPr>
            <w:pStyle w:val="TOC2"/>
            <w:tabs>
              <w:tab w:val="left" w:pos="1540"/>
            </w:tabs>
            <w:rPr>
              <w:del w:id="322" w:author="An Tran, ACA (BUV)" w:date="2024-09-13T10:43:00Z" w16du:dateUtc="2024-09-13T03:43:00Z"/>
              <w:rFonts w:asciiTheme="minorHAnsi" w:eastAsiaTheme="minorEastAsia" w:hAnsiTheme="minorHAnsi" w:cstheme="minorBidi"/>
              <w:kern w:val="2"/>
              <w:lang w:eastAsia="en-US"/>
              <w14:ligatures w14:val="standardContextual"/>
            </w:rPr>
          </w:pPr>
          <w:del w:id="323" w:author="An Tran, ACA (BUV)" w:date="2024-09-13T10:43:00Z" w16du:dateUtc="2024-09-13T03:43:00Z">
            <w:r w:rsidRPr="001F569A" w:rsidDel="001F569A">
              <w:rPr>
                <w:rPrChange w:id="324" w:author="An Tran, ACA (BUV)" w:date="2024-09-13T10:43:00Z" w16du:dateUtc="2024-09-13T03:43:00Z">
                  <w:rPr>
                    <w:rStyle w:val="Hyperlink"/>
                    <w:bCs/>
                    <w:lang w:val="vi-VN"/>
                  </w:rPr>
                </w:rPrChange>
              </w:rPr>
              <w:delText>8.</w:delText>
            </w:r>
            <w:r w:rsidDel="001F569A">
              <w:rPr>
                <w:rFonts w:asciiTheme="minorHAnsi" w:eastAsiaTheme="minorEastAsia" w:hAnsiTheme="minorHAnsi" w:cstheme="minorBidi"/>
                <w:kern w:val="2"/>
                <w:lang w:eastAsia="en-US"/>
                <w14:ligatures w14:val="standardContextual"/>
              </w:rPr>
              <w:tab/>
            </w:r>
            <w:r w:rsidRPr="001F569A" w:rsidDel="001F569A">
              <w:rPr>
                <w:rPrChange w:id="325" w:author="An Tran, ACA (BUV)" w:date="2024-09-13T10:43:00Z" w16du:dateUtc="2024-09-13T03:43:00Z">
                  <w:rPr>
                    <w:rStyle w:val="Hyperlink"/>
                    <w:lang w:val="vi-VN"/>
                  </w:rPr>
                </w:rPrChange>
              </w:rPr>
              <w:delText xml:space="preserve">What does it mean when student is in “can’t proceed” &amp; how will the tuition fee be settled during this period? / </w:delText>
            </w:r>
            <w:r w:rsidRPr="001F569A" w:rsidDel="001F569A">
              <w:rPr>
                <w:rPrChange w:id="326" w:author="An Tran, ACA (BUV)" w:date="2024-09-13T10:43:00Z" w16du:dateUtc="2024-09-13T03:43:00Z">
                  <w:rPr>
                    <w:rStyle w:val="Hyperlink"/>
                    <w:i/>
                    <w:iCs/>
                    <w:lang w:val="vi-VN"/>
                  </w:rPr>
                </w:rPrChange>
              </w:rPr>
              <w:delText>Sinh viên trong tình trạng “Không được lên lớp” nghĩa là sao và học phí của sinh viên trong tình trạng này sẽ thế nào?</w:delText>
            </w:r>
            <w:r w:rsidDel="001F569A">
              <w:rPr>
                <w:webHidden/>
              </w:rPr>
              <w:tab/>
            </w:r>
            <w:r w:rsidR="004A3396" w:rsidDel="001F569A">
              <w:rPr>
                <w:webHidden/>
              </w:rPr>
              <w:delText>54</w:delText>
            </w:r>
          </w:del>
        </w:p>
        <w:p w14:paraId="754A2EEF" w14:textId="0D3E8E55" w:rsidR="00262D6E" w:rsidDel="001F569A" w:rsidRDefault="00262D6E">
          <w:pPr>
            <w:pStyle w:val="TOC2"/>
            <w:tabs>
              <w:tab w:val="left" w:pos="1540"/>
            </w:tabs>
            <w:rPr>
              <w:del w:id="327" w:author="An Tran, ACA (BUV)" w:date="2024-09-13T10:43:00Z" w16du:dateUtc="2024-09-13T03:43:00Z"/>
              <w:rFonts w:asciiTheme="minorHAnsi" w:eastAsiaTheme="minorEastAsia" w:hAnsiTheme="minorHAnsi" w:cstheme="minorBidi"/>
              <w:kern w:val="2"/>
              <w:lang w:eastAsia="en-US"/>
              <w14:ligatures w14:val="standardContextual"/>
            </w:rPr>
          </w:pPr>
          <w:del w:id="328" w:author="An Tran, ACA (BUV)" w:date="2024-09-13T10:43:00Z" w16du:dateUtc="2024-09-13T03:43:00Z">
            <w:r w:rsidRPr="001F569A" w:rsidDel="001F569A">
              <w:rPr>
                <w:rPrChange w:id="329" w:author="An Tran, ACA (BUV)" w:date="2024-09-13T10:43:00Z" w16du:dateUtc="2024-09-13T03:43:00Z">
                  <w:rPr>
                    <w:rStyle w:val="Hyperlink"/>
                    <w:bCs/>
                    <w:lang w:val="vi-VN"/>
                  </w:rPr>
                </w:rPrChange>
              </w:rPr>
              <w:delText>9.</w:delText>
            </w:r>
            <w:r w:rsidDel="001F569A">
              <w:rPr>
                <w:rFonts w:asciiTheme="minorHAnsi" w:eastAsiaTheme="minorEastAsia" w:hAnsiTheme="minorHAnsi" w:cstheme="minorBidi"/>
                <w:kern w:val="2"/>
                <w:lang w:eastAsia="en-US"/>
                <w14:ligatures w14:val="standardContextual"/>
              </w:rPr>
              <w:tab/>
            </w:r>
            <w:r w:rsidRPr="001F569A" w:rsidDel="001F569A">
              <w:rPr>
                <w:rPrChange w:id="330" w:author="An Tran, ACA (BUV)" w:date="2024-09-13T10:43:00Z" w16du:dateUtc="2024-09-13T03:43:00Z">
                  <w:rPr>
                    <w:rStyle w:val="Hyperlink"/>
                    <w:lang w:val="vi-VN"/>
                  </w:rPr>
                </w:rPrChange>
              </w:rPr>
              <w:delText>How can students maintain their scholarship/bursary? If students fail any modules, how’s that going to affect their scholarship? /</w:delText>
            </w:r>
            <w:r w:rsidRPr="001F569A" w:rsidDel="001F569A">
              <w:rPr>
                <w:rPrChange w:id="331" w:author="An Tran, ACA (BUV)" w:date="2024-09-13T10:43:00Z" w16du:dateUtc="2024-09-13T03:43:00Z">
                  <w:rPr>
                    <w:rStyle w:val="Hyperlink"/>
                    <w:i/>
                    <w:iCs/>
                    <w:lang w:val="vi-VN"/>
                  </w:rPr>
                </w:rPrChange>
              </w:rPr>
              <w:delText xml:space="preserve"> Làm thế nào để sinh viên duy trì học bổng? Nếu sinh viên trượt môn thì có ảnh hưởng đến học bổng của con hay không?</w:delText>
            </w:r>
            <w:r w:rsidDel="001F569A">
              <w:rPr>
                <w:webHidden/>
              </w:rPr>
              <w:tab/>
            </w:r>
            <w:r w:rsidR="004A3396" w:rsidDel="001F569A">
              <w:rPr>
                <w:webHidden/>
              </w:rPr>
              <w:delText>56</w:delText>
            </w:r>
          </w:del>
        </w:p>
        <w:p w14:paraId="39F78095" w14:textId="75C36996" w:rsidR="00262D6E" w:rsidDel="001F569A" w:rsidRDefault="00262D6E">
          <w:pPr>
            <w:pStyle w:val="TOC2"/>
            <w:tabs>
              <w:tab w:val="left" w:pos="1540"/>
            </w:tabs>
            <w:rPr>
              <w:del w:id="332" w:author="An Tran, ACA (BUV)" w:date="2024-09-13T10:43:00Z" w16du:dateUtc="2024-09-13T03:43:00Z"/>
              <w:rFonts w:asciiTheme="minorHAnsi" w:eastAsiaTheme="minorEastAsia" w:hAnsiTheme="minorHAnsi" w:cstheme="minorBidi"/>
              <w:kern w:val="2"/>
              <w:lang w:eastAsia="en-US"/>
              <w14:ligatures w14:val="standardContextual"/>
            </w:rPr>
          </w:pPr>
          <w:del w:id="333" w:author="An Tran, ACA (BUV)" w:date="2024-09-13T10:43:00Z" w16du:dateUtc="2024-09-13T03:43:00Z">
            <w:r w:rsidRPr="001F569A" w:rsidDel="001F569A">
              <w:rPr>
                <w:rPrChange w:id="334" w:author="An Tran, ACA (BUV)" w:date="2024-09-13T10:43:00Z" w16du:dateUtc="2024-09-13T03:43:00Z">
                  <w:rPr>
                    <w:rStyle w:val="Hyperlink"/>
                    <w:bCs/>
                    <w:lang w:val="vi-VN"/>
                  </w:rPr>
                </w:rPrChange>
              </w:rPr>
              <w:delText>10.</w:delText>
            </w:r>
            <w:r w:rsidDel="001F569A">
              <w:rPr>
                <w:rFonts w:asciiTheme="minorHAnsi" w:eastAsiaTheme="minorEastAsia" w:hAnsiTheme="minorHAnsi" w:cstheme="minorBidi"/>
                <w:kern w:val="2"/>
                <w:lang w:eastAsia="en-US"/>
                <w14:ligatures w14:val="standardContextual"/>
              </w:rPr>
              <w:tab/>
            </w:r>
            <w:r w:rsidRPr="001F569A" w:rsidDel="001F569A">
              <w:rPr>
                <w:rPrChange w:id="335" w:author="An Tran, ACA (BUV)" w:date="2024-09-13T10:43:00Z" w16du:dateUtc="2024-09-13T03:43:00Z">
                  <w:rPr>
                    <w:rStyle w:val="Hyperlink"/>
                  </w:rPr>
                </w:rPrChange>
              </w:rPr>
              <w:delText>What are the criteria for</w:delText>
            </w:r>
            <w:r w:rsidRPr="001F569A" w:rsidDel="001F569A">
              <w:rPr>
                <w:rPrChange w:id="336" w:author="An Tran, ACA (BUV)" w:date="2024-09-13T10:43:00Z" w16du:dateUtc="2024-09-13T03:43:00Z">
                  <w:rPr>
                    <w:rStyle w:val="Hyperlink"/>
                    <w:lang w:val="vi-VN"/>
                  </w:rPr>
                </w:rPrChange>
              </w:rPr>
              <w:delText xml:space="preserve"> Top student and</w:delText>
            </w:r>
            <w:r w:rsidRPr="001F569A" w:rsidDel="001F569A">
              <w:rPr>
                <w:rPrChange w:id="337" w:author="An Tran, ACA (BUV)" w:date="2024-09-13T10:43:00Z" w16du:dateUtc="2024-09-13T03:43:00Z">
                  <w:rPr>
                    <w:rStyle w:val="Hyperlink"/>
                  </w:rPr>
                </w:rPrChange>
              </w:rPr>
              <w:delText xml:space="preserve"> Dean award at BUV? / </w:delText>
            </w:r>
            <w:r w:rsidRPr="001F569A" w:rsidDel="001F569A">
              <w:rPr>
                <w:rPrChange w:id="338" w:author="An Tran, ACA (BUV)" w:date="2024-09-13T10:43:00Z" w16du:dateUtc="2024-09-13T03:43:00Z">
                  <w:rPr>
                    <w:rStyle w:val="Hyperlink"/>
                    <w:i/>
                    <w:iCs/>
                  </w:rPr>
                </w:rPrChange>
              </w:rPr>
              <w:delText>Tiêu chí trao thưởng về thành tích học tập xuất sắc ở BUV là gì</w:delText>
            </w:r>
            <w:r w:rsidRPr="001F569A" w:rsidDel="001F569A">
              <w:rPr>
                <w:rPrChange w:id="339" w:author="An Tran, ACA (BUV)" w:date="2024-09-13T10:43:00Z" w16du:dateUtc="2024-09-13T03:43:00Z">
                  <w:rPr>
                    <w:rStyle w:val="Hyperlink"/>
                    <w:i/>
                    <w:iCs/>
                    <w:lang w:val="vi-VN"/>
                  </w:rPr>
                </w:rPrChange>
              </w:rPr>
              <w:delText>?</w:delText>
            </w:r>
            <w:r w:rsidDel="001F569A">
              <w:rPr>
                <w:webHidden/>
              </w:rPr>
              <w:tab/>
            </w:r>
            <w:r w:rsidR="004A3396" w:rsidDel="001F569A">
              <w:rPr>
                <w:webHidden/>
              </w:rPr>
              <w:delText>57</w:delText>
            </w:r>
          </w:del>
        </w:p>
        <w:p w14:paraId="670CB469" w14:textId="3891D418" w:rsidR="00262D6E" w:rsidDel="001F569A" w:rsidRDefault="00262D6E">
          <w:pPr>
            <w:pStyle w:val="TOC2"/>
            <w:tabs>
              <w:tab w:val="left" w:pos="1540"/>
            </w:tabs>
            <w:rPr>
              <w:del w:id="340" w:author="An Tran, ACA (BUV)" w:date="2024-09-13T10:43:00Z" w16du:dateUtc="2024-09-13T03:43:00Z"/>
              <w:rFonts w:asciiTheme="minorHAnsi" w:eastAsiaTheme="minorEastAsia" w:hAnsiTheme="minorHAnsi" w:cstheme="minorBidi"/>
              <w:kern w:val="2"/>
              <w:lang w:eastAsia="en-US"/>
              <w14:ligatures w14:val="standardContextual"/>
            </w:rPr>
          </w:pPr>
          <w:del w:id="341" w:author="An Tran, ACA (BUV)" w:date="2024-09-13T10:43:00Z" w16du:dateUtc="2024-09-13T03:43:00Z">
            <w:r w:rsidRPr="001F569A" w:rsidDel="001F569A">
              <w:rPr>
                <w:rPrChange w:id="342" w:author="An Tran, ACA (BUV)" w:date="2024-09-13T10:43:00Z" w16du:dateUtc="2024-09-13T03:43:00Z">
                  <w:rPr>
                    <w:rStyle w:val="Hyperlink"/>
                    <w:bCs/>
                    <w:lang w:val="vi-VN"/>
                  </w:rPr>
                </w:rPrChange>
              </w:rPr>
              <w:delText>11.</w:delText>
            </w:r>
            <w:r w:rsidDel="001F569A">
              <w:rPr>
                <w:rFonts w:asciiTheme="minorHAnsi" w:eastAsiaTheme="minorEastAsia" w:hAnsiTheme="minorHAnsi" w:cstheme="minorBidi"/>
                <w:kern w:val="2"/>
                <w:lang w:eastAsia="en-US"/>
                <w14:ligatures w14:val="standardContextual"/>
              </w:rPr>
              <w:tab/>
            </w:r>
            <w:r w:rsidRPr="001F569A" w:rsidDel="001F569A">
              <w:rPr>
                <w:rPrChange w:id="343" w:author="An Tran, ACA (BUV)" w:date="2024-09-13T10:43:00Z" w16du:dateUtc="2024-09-13T03:43:00Z">
                  <w:rPr>
                    <w:rStyle w:val="Hyperlink"/>
                    <w:lang w:val="vi-VN"/>
                  </w:rPr>
                </w:rPrChange>
              </w:rPr>
              <w:delText xml:space="preserve">Does Staffordshire University provide Overall Average Percentage Mark (GPA) and classification for Year 1 and Year 2? / </w:delText>
            </w:r>
            <w:r w:rsidRPr="001F569A" w:rsidDel="001F569A">
              <w:rPr>
                <w:rPrChange w:id="344" w:author="An Tran, ACA (BUV)" w:date="2024-09-13T10:43:00Z" w16du:dateUtc="2024-09-13T03:43:00Z">
                  <w:rPr>
                    <w:rStyle w:val="Hyperlink"/>
                    <w:i/>
                    <w:iCs/>
                    <w:lang w:val="vi-VN"/>
                  </w:rPr>
                </w:rPrChange>
              </w:rPr>
              <w:delText>Đại học Staffordshire có cung cấp điểm trung bình (GPA) riêng cho năm nhất và năm hai không?</w:delText>
            </w:r>
            <w:r w:rsidDel="001F569A">
              <w:rPr>
                <w:webHidden/>
              </w:rPr>
              <w:tab/>
            </w:r>
            <w:r w:rsidR="004A3396" w:rsidDel="001F569A">
              <w:rPr>
                <w:webHidden/>
              </w:rPr>
              <w:delText>58</w:delText>
            </w:r>
          </w:del>
        </w:p>
        <w:p w14:paraId="6D7209A4" w14:textId="0F754F2F" w:rsidR="00262D6E" w:rsidDel="001F569A" w:rsidRDefault="00262D6E">
          <w:pPr>
            <w:pStyle w:val="TOC2"/>
            <w:tabs>
              <w:tab w:val="left" w:pos="1540"/>
            </w:tabs>
            <w:rPr>
              <w:del w:id="345" w:author="An Tran, ACA (BUV)" w:date="2024-09-13T10:43:00Z" w16du:dateUtc="2024-09-13T03:43:00Z"/>
              <w:rFonts w:asciiTheme="minorHAnsi" w:eastAsiaTheme="minorEastAsia" w:hAnsiTheme="minorHAnsi" w:cstheme="minorBidi"/>
              <w:kern w:val="2"/>
              <w:lang w:eastAsia="en-US"/>
              <w14:ligatures w14:val="standardContextual"/>
            </w:rPr>
          </w:pPr>
          <w:del w:id="346" w:author="An Tran, ACA (BUV)" w:date="2024-09-13T10:43:00Z" w16du:dateUtc="2024-09-13T03:43:00Z">
            <w:r w:rsidRPr="001F569A" w:rsidDel="001F569A">
              <w:rPr>
                <w:rPrChange w:id="347" w:author="An Tran, ACA (BUV)" w:date="2024-09-13T10:43:00Z" w16du:dateUtc="2024-09-13T03:43:00Z">
                  <w:rPr>
                    <w:rStyle w:val="Hyperlink"/>
                    <w:bCs/>
                    <w:lang w:val="vi-VN"/>
                  </w:rPr>
                </w:rPrChange>
              </w:rPr>
              <w:delText>12.</w:delText>
            </w:r>
            <w:r w:rsidDel="001F569A">
              <w:rPr>
                <w:rFonts w:asciiTheme="minorHAnsi" w:eastAsiaTheme="minorEastAsia" w:hAnsiTheme="minorHAnsi" w:cstheme="minorBidi"/>
                <w:kern w:val="2"/>
                <w:lang w:eastAsia="en-US"/>
                <w14:ligatures w14:val="standardContextual"/>
              </w:rPr>
              <w:tab/>
            </w:r>
            <w:r w:rsidRPr="001F569A" w:rsidDel="001F569A">
              <w:rPr>
                <w:rPrChange w:id="348" w:author="An Tran, ACA (BUV)" w:date="2024-09-13T10:43:00Z" w16du:dateUtc="2024-09-13T03:43:00Z">
                  <w:rPr>
                    <w:rStyle w:val="Hyperlink"/>
                    <w:lang w:val="vi-VN"/>
                  </w:rPr>
                </w:rPrChange>
              </w:rPr>
              <w:delText xml:space="preserve">When will a student’s final GPA &amp; classification be available? How are student’s GPA &amp; classification calculated? What is the graduation condition? / </w:delText>
            </w:r>
            <w:r w:rsidRPr="001F569A" w:rsidDel="001F569A">
              <w:rPr>
                <w:rPrChange w:id="349" w:author="An Tran, ACA (BUV)" w:date="2024-09-13T10:43:00Z" w16du:dateUtc="2024-09-13T03:43:00Z">
                  <w:rPr>
                    <w:rStyle w:val="Hyperlink"/>
                    <w:i/>
                    <w:iCs/>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r w:rsidDel="001F569A">
              <w:rPr>
                <w:webHidden/>
              </w:rPr>
              <w:tab/>
            </w:r>
            <w:r w:rsidR="004A3396" w:rsidDel="001F569A">
              <w:rPr>
                <w:webHidden/>
              </w:rPr>
              <w:delText>59</w:delText>
            </w:r>
          </w:del>
        </w:p>
        <w:p w14:paraId="4AE8CF30" w14:textId="203D64CE" w:rsidR="00262D6E" w:rsidDel="001F569A" w:rsidRDefault="00262D6E">
          <w:pPr>
            <w:pStyle w:val="TOC2"/>
            <w:tabs>
              <w:tab w:val="left" w:pos="1540"/>
            </w:tabs>
            <w:rPr>
              <w:del w:id="350" w:author="An Tran, ACA (BUV)" w:date="2024-09-13T10:43:00Z" w16du:dateUtc="2024-09-13T03:43:00Z"/>
              <w:rFonts w:asciiTheme="minorHAnsi" w:eastAsiaTheme="minorEastAsia" w:hAnsiTheme="minorHAnsi" w:cstheme="minorBidi"/>
              <w:kern w:val="2"/>
              <w:lang w:eastAsia="en-US"/>
              <w14:ligatures w14:val="standardContextual"/>
            </w:rPr>
          </w:pPr>
          <w:del w:id="351" w:author="An Tran, ACA (BUV)" w:date="2024-09-13T10:43:00Z" w16du:dateUtc="2024-09-13T03:43:00Z">
            <w:r w:rsidRPr="001F569A" w:rsidDel="001F569A">
              <w:rPr>
                <w:rPrChange w:id="352" w:author="An Tran, ACA (BUV)" w:date="2024-09-13T10:43:00Z" w16du:dateUtc="2024-09-13T03:43:00Z">
                  <w:rPr>
                    <w:rStyle w:val="Hyperlink"/>
                    <w:bCs/>
                    <w:lang w:val="vi-VN"/>
                  </w:rPr>
                </w:rPrChange>
              </w:rPr>
              <w:delText>13.</w:delText>
            </w:r>
            <w:r w:rsidDel="001F569A">
              <w:rPr>
                <w:rFonts w:asciiTheme="minorHAnsi" w:eastAsiaTheme="minorEastAsia" w:hAnsiTheme="minorHAnsi" w:cstheme="minorBidi"/>
                <w:kern w:val="2"/>
                <w:lang w:eastAsia="en-US"/>
                <w14:ligatures w14:val="standardContextual"/>
              </w:rPr>
              <w:tab/>
            </w:r>
            <w:r w:rsidRPr="001F569A" w:rsidDel="001F569A">
              <w:rPr>
                <w:rPrChange w:id="353" w:author="An Tran, ACA (BUV)" w:date="2024-09-13T10:43:00Z" w16du:dateUtc="2024-09-13T03:43:00Z">
                  <w:rPr>
                    <w:rStyle w:val="Hyperlink"/>
                    <w:lang w:val="vi-VN"/>
                  </w:rPr>
                </w:rPrChange>
              </w:rPr>
              <w:delText xml:space="preserve">When can I collect students’ official transcript and degree certificate? / </w:delText>
            </w:r>
            <w:r w:rsidRPr="001F569A" w:rsidDel="001F569A">
              <w:rPr>
                <w:rPrChange w:id="354" w:author="An Tran, ACA (BUV)" w:date="2024-09-13T10:43:00Z" w16du:dateUtc="2024-09-13T03:43:00Z">
                  <w:rPr>
                    <w:rStyle w:val="Hyperlink"/>
                    <w:i/>
                    <w:iCs/>
                    <w:lang w:val="vi-VN"/>
                  </w:rPr>
                </w:rPrChange>
              </w:rPr>
              <w:delText>Khi nào thì tôi nhận được bảng điểm chính thức và bằng tốt nghiệp của sinh viên?</w:delText>
            </w:r>
            <w:r w:rsidDel="001F569A">
              <w:rPr>
                <w:webHidden/>
              </w:rPr>
              <w:tab/>
            </w:r>
            <w:r w:rsidR="004A3396" w:rsidDel="001F569A">
              <w:rPr>
                <w:webHidden/>
              </w:rPr>
              <w:delText>60</w:delText>
            </w:r>
          </w:del>
        </w:p>
        <w:p w14:paraId="606152F4" w14:textId="62F9CDAB" w:rsidR="00262D6E" w:rsidDel="001F569A" w:rsidRDefault="00262D6E">
          <w:pPr>
            <w:pStyle w:val="TOC2"/>
            <w:tabs>
              <w:tab w:val="left" w:pos="1540"/>
            </w:tabs>
            <w:rPr>
              <w:del w:id="355" w:author="An Tran, ACA (BUV)" w:date="2024-09-13T10:43:00Z" w16du:dateUtc="2024-09-13T03:43:00Z"/>
              <w:rFonts w:asciiTheme="minorHAnsi" w:eastAsiaTheme="minorEastAsia" w:hAnsiTheme="minorHAnsi" w:cstheme="minorBidi"/>
              <w:kern w:val="2"/>
              <w:lang w:eastAsia="en-US"/>
              <w14:ligatures w14:val="standardContextual"/>
            </w:rPr>
          </w:pPr>
          <w:del w:id="356" w:author="An Tran, ACA (BUV)" w:date="2024-09-13T10:43:00Z" w16du:dateUtc="2024-09-13T03:43:00Z">
            <w:r w:rsidRPr="001F569A" w:rsidDel="001F569A">
              <w:rPr>
                <w:rPrChange w:id="357" w:author="An Tran, ACA (BUV)" w:date="2024-09-13T10:43:00Z" w16du:dateUtc="2024-09-13T03:43:00Z">
                  <w:rPr>
                    <w:rStyle w:val="Hyperlink"/>
                    <w:bCs/>
                    <w:lang w:val="vi-VN"/>
                  </w:rPr>
                </w:rPrChange>
              </w:rPr>
              <w:delText>14.</w:delText>
            </w:r>
            <w:r w:rsidDel="001F569A">
              <w:rPr>
                <w:rFonts w:asciiTheme="minorHAnsi" w:eastAsiaTheme="minorEastAsia" w:hAnsiTheme="minorHAnsi" w:cstheme="minorBidi"/>
                <w:kern w:val="2"/>
                <w:lang w:eastAsia="en-US"/>
                <w14:ligatures w14:val="standardContextual"/>
              </w:rPr>
              <w:tab/>
            </w:r>
            <w:r w:rsidRPr="001F569A" w:rsidDel="001F569A">
              <w:rPr>
                <w:rPrChange w:id="358" w:author="An Tran, ACA (BUV)" w:date="2024-09-13T10:43:00Z" w16du:dateUtc="2024-09-13T03:43:00Z">
                  <w:rPr>
                    <w:rStyle w:val="Hyperlink"/>
                    <w:bCs/>
                    <w:lang w:val="vi-VN"/>
                  </w:rPr>
                </w:rPrChange>
              </w:rPr>
              <w:delText xml:space="preserve">Can Staffordshire University’s grading scale and GPA be converted to the 4.0 system in the US or Germany so students can apply to higher education institution in these countries? / </w:delText>
            </w:r>
            <w:r w:rsidRPr="001F569A" w:rsidDel="001F569A">
              <w:rPr>
                <w:rPrChange w:id="359" w:author="An Tran, ACA (BUV)" w:date="2024-09-13T10:43:00Z" w16du:dateUtc="2024-09-13T03:43:00Z">
                  <w:rPr>
                    <w:rStyle w:val="Hyperlink"/>
                    <w:bCs/>
                    <w:i/>
                    <w:iCs/>
                    <w:lang w:val="vi-VN"/>
                  </w:rPr>
                </w:rPrChange>
              </w:rPr>
              <w:delText>Liệu thang điểm và GPA của trường Đại học Staffordshire có thể được chuyển đổi sang hệ thang điểm 4.0 ở Mỹ hay Đức để sinh viên có thể đăng ký học cao học tại các cở sở giáo dục ở những nước này?</w:delText>
            </w:r>
            <w:r w:rsidDel="001F569A">
              <w:rPr>
                <w:webHidden/>
              </w:rPr>
              <w:tab/>
            </w:r>
            <w:r w:rsidR="004A3396" w:rsidDel="001F569A">
              <w:rPr>
                <w:webHidden/>
              </w:rPr>
              <w:delText>60</w:delText>
            </w:r>
          </w:del>
        </w:p>
        <w:p w14:paraId="10B857C6" w14:textId="0D3155FA" w:rsidR="00262D6E" w:rsidDel="001F569A" w:rsidRDefault="00262D6E">
          <w:pPr>
            <w:pStyle w:val="TOC2"/>
            <w:tabs>
              <w:tab w:val="left" w:pos="1540"/>
            </w:tabs>
            <w:rPr>
              <w:del w:id="360" w:author="An Tran, ACA (BUV)" w:date="2024-09-13T10:43:00Z" w16du:dateUtc="2024-09-13T03:43:00Z"/>
              <w:rFonts w:asciiTheme="minorHAnsi" w:eastAsiaTheme="minorEastAsia" w:hAnsiTheme="minorHAnsi" w:cstheme="minorBidi"/>
              <w:kern w:val="2"/>
              <w:lang w:eastAsia="en-US"/>
              <w14:ligatures w14:val="standardContextual"/>
            </w:rPr>
          </w:pPr>
          <w:del w:id="361" w:author="An Tran, ACA (BUV)" w:date="2024-09-13T10:43:00Z" w16du:dateUtc="2024-09-13T03:43:00Z">
            <w:r w:rsidRPr="001F569A" w:rsidDel="001F569A">
              <w:rPr>
                <w:rPrChange w:id="362" w:author="An Tran, ACA (BUV)" w:date="2024-09-13T10:43:00Z" w16du:dateUtc="2024-09-13T03:43:00Z">
                  <w:rPr>
                    <w:rStyle w:val="Hyperlink"/>
                    <w:bCs/>
                    <w:lang w:val="vi-VN"/>
                  </w:rPr>
                </w:rPrChange>
              </w:rPr>
              <w:delText>15.</w:delText>
            </w:r>
            <w:r w:rsidDel="001F569A">
              <w:rPr>
                <w:rFonts w:asciiTheme="minorHAnsi" w:eastAsiaTheme="minorEastAsia" w:hAnsiTheme="minorHAnsi" w:cstheme="minorBidi"/>
                <w:kern w:val="2"/>
                <w:lang w:eastAsia="en-US"/>
                <w14:ligatures w14:val="standardContextual"/>
              </w:rPr>
              <w:tab/>
            </w:r>
            <w:r w:rsidRPr="001F569A" w:rsidDel="001F569A">
              <w:rPr>
                <w:rPrChange w:id="363" w:author="An Tran, ACA (BUV)" w:date="2024-09-13T10:43:00Z" w16du:dateUtc="2024-09-13T03:43:00Z">
                  <w:rPr>
                    <w:rStyle w:val="Hyperlink"/>
                    <w:lang w:val="vi-VN"/>
                  </w:rPr>
                </w:rPrChange>
              </w:rPr>
              <w:delText xml:space="preserve">How can students have a copy or a re-issued version of the transcript/degree certificate? / </w:delText>
            </w:r>
            <w:r w:rsidRPr="001F569A" w:rsidDel="001F569A">
              <w:rPr>
                <w:rPrChange w:id="364" w:author="An Tran, ACA (BUV)" w:date="2024-09-13T10:43:00Z" w16du:dateUtc="2024-09-13T03:43:00Z">
                  <w:rPr>
                    <w:rStyle w:val="Hyperlink"/>
                    <w:i/>
                    <w:iCs/>
                    <w:lang w:val="vi-VN"/>
                  </w:rPr>
                </w:rPrChange>
              </w:rPr>
              <w:delText>Làm thế nào để sinh viên có thể xin bản sao hoặc xin cấp lại bảng điểm chính thức hoặc bằng tốt nghiệp?</w:delText>
            </w:r>
            <w:r w:rsidDel="001F569A">
              <w:rPr>
                <w:webHidden/>
              </w:rPr>
              <w:tab/>
            </w:r>
            <w:r w:rsidR="004A3396" w:rsidDel="001F569A">
              <w:rPr>
                <w:webHidden/>
              </w:rPr>
              <w:delText>62</w:delText>
            </w:r>
          </w:del>
        </w:p>
        <w:p w14:paraId="0B0C0772" w14:textId="68DB1445" w:rsidR="00262D6E" w:rsidDel="001F569A" w:rsidRDefault="00262D6E">
          <w:pPr>
            <w:pStyle w:val="TOC2"/>
            <w:tabs>
              <w:tab w:val="left" w:pos="1540"/>
            </w:tabs>
            <w:rPr>
              <w:del w:id="365" w:author="An Tran, ACA (BUV)" w:date="2024-09-13T10:43:00Z" w16du:dateUtc="2024-09-13T03:43:00Z"/>
              <w:rFonts w:asciiTheme="minorHAnsi" w:eastAsiaTheme="minorEastAsia" w:hAnsiTheme="minorHAnsi" w:cstheme="minorBidi"/>
              <w:kern w:val="2"/>
              <w:lang w:eastAsia="en-US"/>
              <w14:ligatures w14:val="standardContextual"/>
            </w:rPr>
          </w:pPr>
          <w:del w:id="366" w:author="An Tran, ACA (BUV)" w:date="2024-09-13T10:43:00Z" w16du:dateUtc="2024-09-13T03:43:00Z">
            <w:r w:rsidRPr="001F569A" w:rsidDel="001F569A">
              <w:rPr>
                <w:rPrChange w:id="367" w:author="An Tran, ACA (BUV)" w:date="2024-09-13T10:43:00Z" w16du:dateUtc="2024-09-13T03:43:00Z">
                  <w:rPr>
                    <w:rStyle w:val="Hyperlink"/>
                    <w:bCs/>
                    <w:lang w:val="vi-VN"/>
                  </w:rPr>
                </w:rPrChange>
              </w:rPr>
              <w:delText>16.</w:delText>
            </w:r>
            <w:r w:rsidDel="001F569A">
              <w:rPr>
                <w:rFonts w:asciiTheme="minorHAnsi" w:eastAsiaTheme="minorEastAsia" w:hAnsiTheme="minorHAnsi" w:cstheme="minorBidi"/>
                <w:kern w:val="2"/>
                <w:lang w:eastAsia="en-US"/>
                <w14:ligatures w14:val="standardContextual"/>
              </w:rPr>
              <w:tab/>
            </w:r>
            <w:r w:rsidRPr="001F569A" w:rsidDel="001F569A">
              <w:rPr>
                <w:rPrChange w:id="368" w:author="An Tran, ACA (BUV)" w:date="2024-09-13T10:43:00Z" w16du:dateUtc="2024-09-13T03:43:00Z">
                  <w:rPr>
                    <w:rStyle w:val="Hyperlink"/>
                    <w:lang w:val="vi-VN"/>
                  </w:rPr>
                </w:rPrChange>
              </w:rPr>
              <w:delText xml:space="preserve">Can parents or siblings collect the certificate and transcript for students? Or can BUV send student’s original certificate and transcript via post? / </w:delText>
            </w:r>
            <w:r w:rsidRPr="001F569A" w:rsidDel="001F569A">
              <w:rPr>
                <w:rPrChange w:id="369" w:author="An Tran, ACA (BUV)" w:date="2024-09-13T10:43:00Z" w16du:dateUtc="2024-09-13T03:43:00Z">
                  <w:rPr>
                    <w:rStyle w:val="Hyperlink"/>
                    <w:i/>
                    <w:iCs/>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r w:rsidDel="001F569A">
              <w:rPr>
                <w:webHidden/>
              </w:rPr>
              <w:tab/>
            </w:r>
            <w:r w:rsidR="004A3396" w:rsidDel="001F569A">
              <w:rPr>
                <w:webHidden/>
              </w:rPr>
              <w:delText>62</w:delText>
            </w:r>
          </w:del>
        </w:p>
        <w:p w14:paraId="678662F3" w14:textId="318EC614" w:rsidR="00262D6E" w:rsidDel="001F569A" w:rsidRDefault="00262D6E">
          <w:pPr>
            <w:pStyle w:val="TOC2"/>
            <w:tabs>
              <w:tab w:val="left" w:pos="1540"/>
            </w:tabs>
            <w:rPr>
              <w:del w:id="370" w:author="An Tran, ACA (BUV)" w:date="2024-09-13T10:43:00Z" w16du:dateUtc="2024-09-13T03:43:00Z"/>
              <w:rFonts w:asciiTheme="minorHAnsi" w:eastAsiaTheme="minorEastAsia" w:hAnsiTheme="minorHAnsi" w:cstheme="minorBidi"/>
              <w:kern w:val="2"/>
              <w:lang w:eastAsia="en-US"/>
              <w14:ligatures w14:val="standardContextual"/>
            </w:rPr>
          </w:pPr>
          <w:del w:id="371" w:author="An Tran, ACA (BUV)" w:date="2024-09-13T10:43:00Z" w16du:dateUtc="2024-09-13T03:43:00Z">
            <w:r w:rsidRPr="001F569A" w:rsidDel="001F569A">
              <w:rPr>
                <w:rPrChange w:id="372" w:author="An Tran, ACA (BUV)" w:date="2024-09-13T10:43:00Z" w16du:dateUtc="2024-09-13T03:43:00Z">
                  <w:rPr>
                    <w:rStyle w:val="Hyperlink"/>
                    <w:bCs/>
                    <w:lang w:val="vi-VN"/>
                  </w:rPr>
                </w:rPrChange>
              </w:rPr>
              <w:delText>17.</w:delText>
            </w:r>
            <w:r w:rsidDel="001F569A">
              <w:rPr>
                <w:rFonts w:asciiTheme="minorHAnsi" w:eastAsiaTheme="minorEastAsia" w:hAnsiTheme="minorHAnsi" w:cstheme="minorBidi"/>
                <w:kern w:val="2"/>
                <w:lang w:eastAsia="en-US"/>
                <w14:ligatures w14:val="standardContextual"/>
              </w:rPr>
              <w:tab/>
            </w:r>
            <w:r w:rsidRPr="001F569A" w:rsidDel="001F569A">
              <w:rPr>
                <w:rPrChange w:id="373" w:author="An Tran, ACA (BUV)" w:date="2024-09-13T10:43:00Z" w16du:dateUtc="2024-09-13T03:43:00Z">
                  <w:rPr>
                    <w:rStyle w:val="Hyperlink"/>
                    <w:lang w:val="vi-VN"/>
                  </w:rPr>
                </w:rPrChange>
              </w:rPr>
              <w:delText xml:space="preserve">Do the students need to re-submit the assessment if the student has Exceptional Circumstance Upheld? When? / </w:delText>
            </w:r>
            <w:r w:rsidRPr="001F569A" w:rsidDel="001F569A">
              <w:rPr>
                <w:rPrChange w:id="374" w:author="An Tran, ACA (BUV)" w:date="2024-09-13T10:43:00Z" w16du:dateUtc="2024-09-13T03:43:00Z">
                  <w:rPr>
                    <w:rStyle w:val="Hyperlink"/>
                    <w:i/>
                    <w:iCs/>
                    <w:lang w:val="vi-VN"/>
                  </w:rPr>
                </w:rPrChange>
              </w:rPr>
              <w:delText>Sau khi đơn xin xét ngoại lệ của sinh viên được chấp thuận, sinh viên có phải nộp lại bài không và bao giờ nộp lại bài?</w:delText>
            </w:r>
            <w:r w:rsidDel="001F569A">
              <w:rPr>
                <w:webHidden/>
              </w:rPr>
              <w:tab/>
            </w:r>
            <w:r w:rsidR="004A3396" w:rsidDel="001F569A">
              <w:rPr>
                <w:webHidden/>
              </w:rPr>
              <w:delText>64</w:delText>
            </w:r>
          </w:del>
        </w:p>
        <w:p w14:paraId="298EE982" w14:textId="11482328" w:rsidR="00262D6E" w:rsidDel="001F569A" w:rsidRDefault="00262D6E">
          <w:pPr>
            <w:pStyle w:val="TOC2"/>
            <w:tabs>
              <w:tab w:val="left" w:pos="1540"/>
            </w:tabs>
            <w:rPr>
              <w:del w:id="375" w:author="An Tran, ACA (BUV)" w:date="2024-09-13T10:43:00Z" w16du:dateUtc="2024-09-13T03:43:00Z"/>
              <w:rFonts w:asciiTheme="minorHAnsi" w:eastAsiaTheme="minorEastAsia" w:hAnsiTheme="minorHAnsi" w:cstheme="minorBidi"/>
              <w:kern w:val="2"/>
              <w:lang w:eastAsia="en-US"/>
              <w14:ligatures w14:val="standardContextual"/>
            </w:rPr>
          </w:pPr>
          <w:del w:id="376" w:author="An Tran, ACA (BUV)" w:date="2024-09-13T10:43:00Z" w16du:dateUtc="2024-09-13T03:43:00Z">
            <w:r w:rsidRPr="001F569A" w:rsidDel="001F569A">
              <w:rPr>
                <w:rPrChange w:id="377" w:author="An Tran, ACA (BUV)" w:date="2024-09-13T10:43:00Z" w16du:dateUtc="2024-09-13T03:43:00Z">
                  <w:rPr>
                    <w:rStyle w:val="Hyperlink"/>
                    <w:bCs/>
                    <w:lang w:val="vi-VN"/>
                  </w:rPr>
                </w:rPrChange>
              </w:rPr>
              <w:delText>18.</w:delText>
            </w:r>
            <w:r w:rsidDel="001F569A">
              <w:rPr>
                <w:rFonts w:asciiTheme="minorHAnsi" w:eastAsiaTheme="minorEastAsia" w:hAnsiTheme="minorHAnsi" w:cstheme="minorBidi"/>
                <w:kern w:val="2"/>
                <w:lang w:eastAsia="en-US"/>
                <w14:ligatures w14:val="standardContextual"/>
              </w:rPr>
              <w:tab/>
            </w:r>
            <w:r w:rsidRPr="001F569A" w:rsidDel="001F569A">
              <w:rPr>
                <w:rPrChange w:id="378" w:author="An Tran, ACA (BUV)" w:date="2024-09-13T10:43:00Z" w16du:dateUtc="2024-09-13T03:43:00Z">
                  <w:rPr>
                    <w:rStyle w:val="Hyperlink"/>
                    <w:lang w:val="vi-VN"/>
                  </w:rPr>
                </w:rPrChange>
              </w:rPr>
              <w:delText xml:space="preserve">What does suffix “C” on the transcript means? Can the students ask for resit to improve the grade? / </w:delText>
            </w:r>
            <w:r w:rsidRPr="001F569A" w:rsidDel="001F569A">
              <w:rPr>
                <w:rPrChange w:id="379" w:author="An Tran, ACA (BUV)" w:date="2024-09-13T10:43:00Z" w16du:dateUtc="2024-09-13T03:43:00Z">
                  <w:rPr>
                    <w:rStyle w:val="Hyperlink"/>
                    <w:i/>
                    <w:iCs/>
                    <w:lang w:val="vi-VN"/>
                  </w:rPr>
                </w:rPrChange>
              </w:rPr>
              <w:delText>Ký hiệu “C” trong bảng điểm nghĩa là gì? Sinh viên có thể thi lại để cả thiện điểm không?</w:delText>
            </w:r>
            <w:r w:rsidDel="001F569A">
              <w:rPr>
                <w:webHidden/>
              </w:rPr>
              <w:tab/>
            </w:r>
            <w:r w:rsidR="004A3396" w:rsidDel="001F569A">
              <w:rPr>
                <w:webHidden/>
              </w:rPr>
              <w:delText>67</w:delText>
            </w:r>
          </w:del>
        </w:p>
        <w:p w14:paraId="6AA0E2E9" w14:textId="6C3154E2" w:rsidR="00262D6E" w:rsidDel="001F569A" w:rsidRDefault="00262D6E">
          <w:pPr>
            <w:pStyle w:val="TOC2"/>
            <w:tabs>
              <w:tab w:val="left" w:pos="1540"/>
            </w:tabs>
            <w:rPr>
              <w:del w:id="380" w:author="An Tran, ACA (BUV)" w:date="2024-09-13T10:43:00Z" w16du:dateUtc="2024-09-13T03:43:00Z"/>
              <w:rFonts w:asciiTheme="minorHAnsi" w:eastAsiaTheme="minorEastAsia" w:hAnsiTheme="minorHAnsi" w:cstheme="minorBidi"/>
              <w:kern w:val="2"/>
              <w:lang w:eastAsia="en-US"/>
              <w14:ligatures w14:val="standardContextual"/>
            </w:rPr>
          </w:pPr>
          <w:del w:id="381" w:author="An Tran, ACA (BUV)" w:date="2024-09-13T10:43:00Z" w16du:dateUtc="2024-09-13T03:43:00Z">
            <w:r w:rsidRPr="001F569A" w:rsidDel="001F569A">
              <w:rPr>
                <w:rPrChange w:id="382" w:author="An Tran, ACA (BUV)" w:date="2024-09-13T10:43:00Z" w16du:dateUtc="2024-09-13T03:43:00Z">
                  <w:rPr>
                    <w:rStyle w:val="Hyperlink"/>
                    <w:bCs/>
                    <w:lang w:val="vi-VN"/>
                  </w:rPr>
                </w:rPrChange>
              </w:rPr>
              <w:delText>19.</w:delText>
            </w:r>
            <w:r w:rsidDel="001F569A">
              <w:rPr>
                <w:rFonts w:asciiTheme="minorHAnsi" w:eastAsiaTheme="minorEastAsia" w:hAnsiTheme="minorHAnsi" w:cstheme="minorBidi"/>
                <w:kern w:val="2"/>
                <w:lang w:eastAsia="en-US"/>
                <w14:ligatures w14:val="standardContextual"/>
              </w:rPr>
              <w:tab/>
            </w:r>
            <w:r w:rsidRPr="001F569A" w:rsidDel="001F569A">
              <w:rPr>
                <w:rPrChange w:id="383" w:author="An Tran, ACA (BUV)" w:date="2024-09-13T10:43:00Z" w16du:dateUtc="2024-09-13T03:43:00Z">
                  <w:rPr>
                    <w:rStyle w:val="Hyperlink"/>
                    <w:lang w:val="vi-VN"/>
                  </w:rPr>
                </w:rPrChange>
              </w:rPr>
              <w:delText xml:space="preserve">Can the student take the resit instead of restudying? / </w:delText>
            </w:r>
            <w:r w:rsidRPr="001F569A" w:rsidDel="001F569A">
              <w:rPr>
                <w:rPrChange w:id="384" w:author="An Tran, ACA (BUV)" w:date="2024-09-13T10:43:00Z" w16du:dateUtc="2024-09-13T03:43:00Z">
                  <w:rPr>
                    <w:rStyle w:val="Hyperlink"/>
                    <w:i/>
                    <w:iCs/>
                    <w:lang w:val="vi-VN"/>
                  </w:rPr>
                </w:rPrChange>
              </w:rPr>
              <w:delText>Sinh viên có thể thi lại thay vì học lại không?</w:delText>
            </w:r>
            <w:r w:rsidDel="001F569A">
              <w:rPr>
                <w:webHidden/>
              </w:rPr>
              <w:tab/>
            </w:r>
            <w:r w:rsidR="004A3396" w:rsidDel="001F569A">
              <w:rPr>
                <w:webHidden/>
              </w:rPr>
              <w:delText>67</w:delText>
            </w:r>
          </w:del>
        </w:p>
        <w:p w14:paraId="392DF7CF" w14:textId="65661C8D" w:rsidR="00262D6E" w:rsidDel="001F569A" w:rsidRDefault="00262D6E">
          <w:pPr>
            <w:pStyle w:val="TOC2"/>
            <w:tabs>
              <w:tab w:val="left" w:pos="1540"/>
            </w:tabs>
            <w:rPr>
              <w:del w:id="385" w:author="An Tran, ACA (BUV)" w:date="2024-09-13T10:43:00Z" w16du:dateUtc="2024-09-13T03:43:00Z"/>
              <w:rFonts w:asciiTheme="minorHAnsi" w:eastAsiaTheme="minorEastAsia" w:hAnsiTheme="minorHAnsi" w:cstheme="minorBidi"/>
              <w:kern w:val="2"/>
              <w:lang w:eastAsia="en-US"/>
              <w14:ligatures w14:val="standardContextual"/>
            </w:rPr>
          </w:pPr>
          <w:del w:id="386" w:author="An Tran, ACA (BUV)" w:date="2024-09-13T10:43:00Z" w16du:dateUtc="2024-09-13T03:43:00Z">
            <w:r w:rsidRPr="001F569A" w:rsidDel="001F569A">
              <w:rPr>
                <w:rPrChange w:id="387" w:author="An Tran, ACA (BUV)" w:date="2024-09-13T10:43:00Z" w16du:dateUtc="2024-09-13T03:43:00Z">
                  <w:rPr>
                    <w:rStyle w:val="Hyperlink"/>
                    <w:bCs/>
                    <w:lang w:val="vi-VN"/>
                  </w:rPr>
                </w:rPrChange>
              </w:rPr>
              <w:delText>20.</w:delText>
            </w:r>
            <w:r w:rsidDel="001F569A">
              <w:rPr>
                <w:rFonts w:asciiTheme="minorHAnsi" w:eastAsiaTheme="minorEastAsia" w:hAnsiTheme="minorHAnsi" w:cstheme="minorBidi"/>
                <w:kern w:val="2"/>
                <w:lang w:eastAsia="en-US"/>
                <w14:ligatures w14:val="standardContextual"/>
              </w:rPr>
              <w:tab/>
            </w:r>
            <w:r w:rsidRPr="001F569A" w:rsidDel="001F569A">
              <w:rPr>
                <w:rPrChange w:id="388" w:author="An Tran, ACA (BUV)" w:date="2024-09-13T10:43:00Z" w16du:dateUtc="2024-09-13T03:43:00Z">
                  <w:rPr>
                    <w:rStyle w:val="Hyperlink"/>
                    <w:lang w:val="vi-VN"/>
                  </w:rPr>
                </w:rPrChange>
              </w:rPr>
              <w:delText xml:space="preserve">Why the grades are only available around 10 weeks after the final examinations? Why do the students who failed 45 credits in a year cannot attend first 2 – 3 weeks of the new semester? / </w:delText>
            </w:r>
            <w:r w:rsidRPr="001F569A" w:rsidDel="001F569A">
              <w:rPr>
                <w:rPrChange w:id="389" w:author="An Tran, ACA (BUV)" w:date="2024-09-13T10:43:00Z" w16du:dateUtc="2024-09-13T03:43:00Z">
                  <w:rPr>
                    <w:rStyle w:val="Hyperlink"/>
                    <w:i/>
                    <w:iCs/>
                    <w:lang w:val="vi-VN"/>
                  </w:rPr>
                </w:rPrChange>
              </w:rPr>
              <w:delText>Tại sao điểm của sinh viên có khoảng 10 tuần sau đợt thi cuối kỳ của sinh viên và sinh viên đang nợ từ 45 tín chỉ của 1 năm không được tham gia 2 - 3 tuần đầu tiên của kỳ học mới?</w:delText>
            </w:r>
            <w:r w:rsidDel="001F569A">
              <w:rPr>
                <w:webHidden/>
              </w:rPr>
              <w:tab/>
            </w:r>
            <w:r w:rsidR="004A3396" w:rsidDel="001F569A">
              <w:rPr>
                <w:webHidden/>
              </w:rPr>
              <w:delText>68</w:delText>
            </w:r>
          </w:del>
        </w:p>
        <w:p w14:paraId="3388A102" w14:textId="3BCCD2CD" w:rsidR="00262D6E" w:rsidDel="001F569A" w:rsidRDefault="00262D6E">
          <w:pPr>
            <w:pStyle w:val="TOC2"/>
            <w:tabs>
              <w:tab w:val="left" w:pos="1540"/>
            </w:tabs>
            <w:rPr>
              <w:del w:id="390" w:author="An Tran, ACA (BUV)" w:date="2024-09-13T10:43:00Z" w16du:dateUtc="2024-09-13T03:43:00Z"/>
              <w:rFonts w:asciiTheme="minorHAnsi" w:eastAsiaTheme="minorEastAsia" w:hAnsiTheme="minorHAnsi" w:cstheme="minorBidi"/>
              <w:kern w:val="2"/>
              <w:lang w:eastAsia="en-US"/>
              <w14:ligatures w14:val="standardContextual"/>
            </w:rPr>
          </w:pPr>
          <w:del w:id="391" w:author="An Tran, ACA (BUV)" w:date="2024-09-13T10:43:00Z" w16du:dateUtc="2024-09-13T03:43:00Z">
            <w:r w:rsidRPr="001F569A" w:rsidDel="001F569A">
              <w:rPr>
                <w:rPrChange w:id="392" w:author="An Tran, ACA (BUV)" w:date="2024-09-13T10:43:00Z" w16du:dateUtc="2024-09-13T03:43:00Z">
                  <w:rPr>
                    <w:rStyle w:val="Hyperlink"/>
                    <w:bCs/>
                    <w:lang w:val="vi-VN"/>
                  </w:rPr>
                </w:rPrChange>
              </w:rPr>
              <w:delText>21.</w:delText>
            </w:r>
            <w:r w:rsidDel="001F569A">
              <w:rPr>
                <w:rFonts w:asciiTheme="minorHAnsi" w:eastAsiaTheme="minorEastAsia" w:hAnsiTheme="minorHAnsi" w:cstheme="minorBidi"/>
                <w:kern w:val="2"/>
                <w:lang w:eastAsia="en-US"/>
                <w14:ligatures w14:val="standardContextual"/>
              </w:rPr>
              <w:tab/>
            </w:r>
            <w:r w:rsidRPr="001F569A" w:rsidDel="001F569A">
              <w:rPr>
                <w:rPrChange w:id="393" w:author="An Tran, ACA (BUV)" w:date="2024-09-13T10:43:00Z" w16du:dateUtc="2024-09-13T03:43:00Z">
                  <w:rPr>
                    <w:rStyle w:val="Hyperlink"/>
                  </w:rPr>
                </w:rPrChange>
              </w:rPr>
              <w:delText xml:space="preserve">What are the differences in the rights/priorities of </w:delText>
            </w:r>
            <w:r w:rsidRPr="001F569A" w:rsidDel="001F569A">
              <w:rPr>
                <w:rPrChange w:id="394" w:author="An Tran, ACA (BUV)" w:date="2024-09-13T10:43:00Z" w16du:dateUtc="2024-09-13T03:43:00Z">
                  <w:rPr>
                    <w:rStyle w:val="Hyperlink"/>
                    <w:lang w:val="vi-VN"/>
                  </w:rPr>
                </w:rPrChange>
              </w:rPr>
              <w:delText>top students and Dean award</w:delText>
            </w:r>
            <w:r w:rsidRPr="001F569A" w:rsidDel="001F569A">
              <w:rPr>
                <w:rPrChange w:id="395" w:author="An Tran, ACA (BUV)" w:date="2024-09-13T10:43:00Z" w16du:dateUtc="2024-09-13T03:43:00Z">
                  <w:rPr>
                    <w:rStyle w:val="Hyperlink"/>
                  </w:rPr>
                </w:rPrChange>
              </w:rPr>
              <w:delText xml:space="preserve"> students compared to the other students? / </w:delText>
            </w:r>
            <w:r w:rsidRPr="001F569A" w:rsidDel="001F569A">
              <w:rPr>
                <w:rPrChange w:id="396" w:author="An Tran, ACA (BUV)" w:date="2024-09-13T10:43:00Z" w16du:dateUtc="2024-09-13T03:43:00Z">
                  <w:rPr>
                    <w:rStyle w:val="Hyperlink"/>
                    <w:i/>
                    <w:iCs/>
                  </w:rPr>
                </w:rPrChange>
              </w:rPr>
              <w:delText>Sự khác biệt về quyền/ưu tiên của học sinh giỏi so với các học sinh khác là gì?</w:delText>
            </w:r>
            <w:r w:rsidDel="001F569A">
              <w:rPr>
                <w:webHidden/>
              </w:rPr>
              <w:tab/>
            </w:r>
            <w:r w:rsidR="004A3396" w:rsidDel="001F569A">
              <w:rPr>
                <w:webHidden/>
              </w:rPr>
              <w:delText>70</w:delText>
            </w:r>
          </w:del>
        </w:p>
        <w:p w14:paraId="1B959748" w14:textId="3499C8ED" w:rsidR="00262D6E" w:rsidDel="001F569A" w:rsidRDefault="00262D6E">
          <w:pPr>
            <w:pStyle w:val="TOC2"/>
            <w:tabs>
              <w:tab w:val="left" w:pos="1540"/>
            </w:tabs>
            <w:rPr>
              <w:del w:id="397" w:author="An Tran, ACA (BUV)" w:date="2024-09-13T10:43:00Z" w16du:dateUtc="2024-09-13T03:43:00Z"/>
              <w:rFonts w:asciiTheme="minorHAnsi" w:eastAsiaTheme="minorEastAsia" w:hAnsiTheme="minorHAnsi" w:cstheme="minorBidi"/>
              <w:kern w:val="2"/>
              <w:lang w:eastAsia="en-US"/>
              <w14:ligatures w14:val="standardContextual"/>
            </w:rPr>
          </w:pPr>
          <w:del w:id="398" w:author="An Tran, ACA (BUV)" w:date="2024-09-13T10:43:00Z" w16du:dateUtc="2024-09-13T03:43:00Z">
            <w:r w:rsidRPr="001F569A" w:rsidDel="001F569A">
              <w:rPr>
                <w:rPrChange w:id="399" w:author="An Tran, ACA (BUV)" w:date="2024-09-13T10:43:00Z" w16du:dateUtc="2024-09-13T03:43:00Z">
                  <w:rPr>
                    <w:rStyle w:val="Hyperlink"/>
                    <w:bCs/>
                    <w:lang w:val="vi-VN"/>
                  </w:rPr>
                </w:rPrChange>
              </w:rPr>
              <w:delText>22.</w:delText>
            </w:r>
            <w:r w:rsidDel="001F569A">
              <w:rPr>
                <w:rFonts w:asciiTheme="minorHAnsi" w:eastAsiaTheme="minorEastAsia" w:hAnsiTheme="minorHAnsi" w:cstheme="minorBidi"/>
                <w:kern w:val="2"/>
                <w:lang w:eastAsia="en-US"/>
                <w14:ligatures w14:val="standardContextual"/>
              </w:rPr>
              <w:tab/>
            </w:r>
            <w:r w:rsidRPr="001F569A" w:rsidDel="001F569A">
              <w:rPr>
                <w:rPrChange w:id="400" w:author="An Tran, ACA (BUV)" w:date="2024-09-13T10:43:00Z" w16du:dateUtc="2024-09-13T03:43:00Z">
                  <w:rPr>
                    <w:rStyle w:val="Hyperlink"/>
                    <w:lang w:val="vi-VN"/>
                  </w:rPr>
                </w:rPrChange>
              </w:rPr>
              <w:delText xml:space="preserve">When will the continuing students/ progression students resit if they fail the module? / </w:delText>
            </w:r>
            <w:r w:rsidRPr="001F569A" w:rsidDel="001F569A">
              <w:rPr>
                <w:rPrChange w:id="401" w:author="An Tran, ACA (BUV)" w:date="2024-09-13T10:43:00Z" w16du:dateUtc="2024-09-13T03:43:00Z">
                  <w:rPr>
                    <w:rStyle w:val="Hyperlink"/>
                    <w:i/>
                    <w:iCs/>
                    <w:lang w:val="vi-VN"/>
                  </w:rPr>
                </w:rPrChange>
              </w:rPr>
              <w:delText>Khi nào thì sinh viên thi lại nếu trượt môn học?</w:delText>
            </w:r>
            <w:r w:rsidDel="001F569A">
              <w:rPr>
                <w:webHidden/>
              </w:rPr>
              <w:tab/>
            </w:r>
            <w:r w:rsidR="004A3396" w:rsidDel="001F569A">
              <w:rPr>
                <w:webHidden/>
              </w:rPr>
              <w:delText>71</w:delText>
            </w:r>
          </w:del>
        </w:p>
        <w:p w14:paraId="54D9588E" w14:textId="5E743CDD" w:rsidR="00262D6E" w:rsidDel="001F569A" w:rsidRDefault="00262D6E">
          <w:pPr>
            <w:pStyle w:val="TOC2"/>
            <w:tabs>
              <w:tab w:val="left" w:pos="1540"/>
            </w:tabs>
            <w:rPr>
              <w:del w:id="402" w:author="An Tran, ACA (BUV)" w:date="2024-09-13T10:43:00Z" w16du:dateUtc="2024-09-13T03:43:00Z"/>
              <w:rFonts w:asciiTheme="minorHAnsi" w:eastAsiaTheme="minorEastAsia" w:hAnsiTheme="minorHAnsi" w:cstheme="minorBidi"/>
              <w:kern w:val="2"/>
              <w:lang w:eastAsia="en-US"/>
              <w14:ligatures w14:val="standardContextual"/>
            </w:rPr>
          </w:pPr>
          <w:del w:id="403" w:author="An Tran, ACA (BUV)" w:date="2024-09-13T10:43:00Z" w16du:dateUtc="2024-09-13T03:43:00Z">
            <w:r w:rsidRPr="001F569A" w:rsidDel="001F569A">
              <w:rPr>
                <w:rPrChange w:id="404" w:author="An Tran, ACA (BUV)" w:date="2024-09-13T10:43:00Z" w16du:dateUtc="2024-09-13T03:43:00Z">
                  <w:rPr>
                    <w:rStyle w:val="Hyperlink"/>
                    <w:bCs/>
                    <w:lang w:val="vi-VN"/>
                  </w:rPr>
                </w:rPrChange>
              </w:rPr>
              <w:delText>23.</w:delText>
            </w:r>
            <w:r w:rsidDel="001F569A">
              <w:rPr>
                <w:rFonts w:asciiTheme="minorHAnsi" w:eastAsiaTheme="minorEastAsia" w:hAnsiTheme="minorHAnsi" w:cstheme="minorBidi"/>
                <w:kern w:val="2"/>
                <w:lang w:eastAsia="en-US"/>
                <w14:ligatures w14:val="standardContextual"/>
              </w:rPr>
              <w:tab/>
            </w:r>
            <w:r w:rsidRPr="001F569A" w:rsidDel="001F569A">
              <w:rPr>
                <w:rPrChange w:id="405" w:author="An Tran, ACA (BUV)" w:date="2024-09-13T10:43:00Z" w16du:dateUtc="2024-09-13T03:43:00Z">
                  <w:rPr>
                    <w:rStyle w:val="Hyperlink"/>
                    <w:lang w:val="vi-VN"/>
                  </w:rPr>
                </w:rPrChange>
              </w:rPr>
              <w:delText xml:space="preserve">What is the late submission regulation at the University?/ </w:delText>
            </w:r>
            <w:r w:rsidRPr="001F569A" w:rsidDel="001F569A">
              <w:rPr>
                <w:rPrChange w:id="406" w:author="An Tran, ACA (BUV)" w:date="2024-09-13T10:43:00Z" w16du:dateUtc="2024-09-13T03:43:00Z">
                  <w:rPr>
                    <w:rStyle w:val="Hyperlink"/>
                    <w:i/>
                    <w:iCs/>
                    <w:lang w:val="vi-VN"/>
                  </w:rPr>
                </w:rPrChange>
              </w:rPr>
              <w:delText>Quy định nộp bài muộn ở Trường là gì?</w:delText>
            </w:r>
            <w:r w:rsidDel="001F569A">
              <w:rPr>
                <w:webHidden/>
              </w:rPr>
              <w:tab/>
            </w:r>
            <w:r w:rsidR="004A3396" w:rsidDel="001F569A">
              <w:rPr>
                <w:webHidden/>
              </w:rPr>
              <w:delText>72</w:delText>
            </w:r>
          </w:del>
        </w:p>
        <w:p w14:paraId="312730A7" w14:textId="19C1572B" w:rsidR="00262D6E" w:rsidDel="001F569A" w:rsidRDefault="00262D6E">
          <w:pPr>
            <w:pStyle w:val="TOC2"/>
            <w:tabs>
              <w:tab w:val="left" w:pos="1540"/>
            </w:tabs>
            <w:rPr>
              <w:del w:id="407" w:author="An Tran, ACA (BUV)" w:date="2024-09-13T10:43:00Z" w16du:dateUtc="2024-09-13T03:43:00Z"/>
              <w:rFonts w:asciiTheme="minorHAnsi" w:eastAsiaTheme="minorEastAsia" w:hAnsiTheme="minorHAnsi" w:cstheme="minorBidi"/>
              <w:kern w:val="2"/>
              <w:lang w:eastAsia="en-US"/>
              <w14:ligatures w14:val="standardContextual"/>
            </w:rPr>
          </w:pPr>
          <w:del w:id="408" w:author="An Tran, ACA (BUV)" w:date="2024-09-13T10:43:00Z" w16du:dateUtc="2024-09-13T03:43:00Z">
            <w:r w:rsidRPr="001F569A" w:rsidDel="001F569A">
              <w:rPr>
                <w:rPrChange w:id="409" w:author="An Tran, ACA (BUV)" w:date="2024-09-13T10:43:00Z" w16du:dateUtc="2024-09-13T03:43:00Z">
                  <w:rPr>
                    <w:rStyle w:val="Hyperlink"/>
                    <w:bCs/>
                    <w:lang w:val="vi-VN"/>
                  </w:rPr>
                </w:rPrChange>
              </w:rPr>
              <w:delText>24.</w:delText>
            </w:r>
            <w:r w:rsidDel="001F569A">
              <w:rPr>
                <w:rFonts w:asciiTheme="minorHAnsi" w:eastAsiaTheme="minorEastAsia" w:hAnsiTheme="minorHAnsi" w:cstheme="minorBidi"/>
                <w:kern w:val="2"/>
                <w:lang w:eastAsia="en-US"/>
                <w14:ligatures w14:val="standardContextual"/>
              </w:rPr>
              <w:tab/>
            </w:r>
            <w:r w:rsidRPr="001F569A" w:rsidDel="001F569A">
              <w:rPr>
                <w:rPrChange w:id="410" w:author="An Tran, ACA (BUV)" w:date="2024-09-13T10:43:00Z" w16du:dateUtc="2024-09-13T03:43:00Z">
                  <w:rPr>
                    <w:rStyle w:val="Hyperlink"/>
                    <w:lang w:val="vi-VN"/>
                  </w:rPr>
                </w:rPrChange>
              </w:rPr>
              <w:delText xml:space="preserve">Does the University provide information of graduation ranking? / </w:delText>
            </w:r>
            <w:r w:rsidRPr="001F569A" w:rsidDel="001F569A">
              <w:rPr>
                <w:rPrChange w:id="411" w:author="An Tran, ACA (BUV)" w:date="2024-09-13T10:43:00Z" w16du:dateUtc="2024-09-13T03:43:00Z">
                  <w:rPr>
                    <w:rStyle w:val="Hyperlink"/>
                    <w:i/>
                    <w:iCs/>
                    <w:lang w:val="vi-VN"/>
                  </w:rPr>
                </w:rPrChange>
              </w:rPr>
              <w:delText>Trường có cung cấp thông tin xếp hạng điểm tốt nghiệp của sinh viên không?</w:delText>
            </w:r>
            <w:r w:rsidDel="001F569A">
              <w:rPr>
                <w:webHidden/>
              </w:rPr>
              <w:tab/>
            </w:r>
            <w:r w:rsidR="004A3396" w:rsidDel="001F569A">
              <w:rPr>
                <w:webHidden/>
              </w:rPr>
              <w:delText>73</w:delText>
            </w:r>
          </w:del>
        </w:p>
        <w:p w14:paraId="4782542E" w14:textId="004F22E1" w:rsidR="00262D6E" w:rsidDel="001F569A" w:rsidRDefault="00262D6E">
          <w:pPr>
            <w:pStyle w:val="TOC2"/>
            <w:tabs>
              <w:tab w:val="left" w:pos="1540"/>
            </w:tabs>
            <w:rPr>
              <w:del w:id="412" w:author="An Tran, ACA (BUV)" w:date="2024-09-13T10:43:00Z" w16du:dateUtc="2024-09-13T03:43:00Z"/>
              <w:rFonts w:asciiTheme="minorHAnsi" w:eastAsiaTheme="minorEastAsia" w:hAnsiTheme="minorHAnsi" w:cstheme="minorBidi"/>
              <w:kern w:val="2"/>
              <w:lang w:eastAsia="en-US"/>
              <w14:ligatures w14:val="standardContextual"/>
            </w:rPr>
          </w:pPr>
          <w:del w:id="413" w:author="An Tran, ACA (BUV)" w:date="2024-09-13T10:43:00Z" w16du:dateUtc="2024-09-13T03:43:00Z">
            <w:r w:rsidRPr="001F569A" w:rsidDel="001F569A">
              <w:rPr>
                <w:rPrChange w:id="414" w:author="An Tran, ACA (BUV)" w:date="2024-09-13T10:43:00Z" w16du:dateUtc="2024-09-13T03:43:00Z">
                  <w:rPr>
                    <w:rStyle w:val="Hyperlink"/>
                    <w:bCs/>
                    <w:lang w:val="vi-VN"/>
                  </w:rPr>
                </w:rPrChange>
              </w:rPr>
              <w:delText>25.</w:delText>
            </w:r>
            <w:r w:rsidDel="001F569A">
              <w:rPr>
                <w:rFonts w:asciiTheme="minorHAnsi" w:eastAsiaTheme="minorEastAsia" w:hAnsiTheme="minorHAnsi" w:cstheme="minorBidi"/>
                <w:kern w:val="2"/>
                <w:lang w:eastAsia="en-US"/>
                <w14:ligatures w14:val="standardContextual"/>
              </w:rPr>
              <w:tab/>
            </w:r>
            <w:r w:rsidRPr="001F569A" w:rsidDel="001F569A">
              <w:rPr>
                <w:rPrChange w:id="415" w:author="An Tran, ACA (BUV)" w:date="2024-09-13T10:43:00Z" w16du:dateUtc="2024-09-13T03:43:00Z">
                  <w:rPr>
                    <w:rStyle w:val="Hyperlink"/>
                    <w:lang w:val="vi-VN"/>
                  </w:rPr>
                </w:rPrChange>
              </w:rPr>
              <w:delText>What are the criteria for BUV Mobility Merit Scholarship Award? / Tiêu chí được đề cử phần thưởng  chương trình học/trải nghiệm quốc tế do BUV tài trợ là gì?</w:delText>
            </w:r>
            <w:r w:rsidDel="001F569A">
              <w:rPr>
                <w:webHidden/>
              </w:rPr>
              <w:tab/>
            </w:r>
            <w:r w:rsidR="004A3396" w:rsidDel="001F569A">
              <w:rPr>
                <w:webHidden/>
              </w:rPr>
              <w:delText>73</w:delText>
            </w:r>
          </w:del>
        </w:p>
        <w:p w14:paraId="6DE4368F" w14:textId="645B619C" w:rsidR="00262D6E" w:rsidDel="001F569A" w:rsidRDefault="00262D6E">
          <w:pPr>
            <w:pStyle w:val="TOC2"/>
            <w:tabs>
              <w:tab w:val="left" w:pos="1540"/>
            </w:tabs>
            <w:rPr>
              <w:del w:id="416" w:author="An Tran, ACA (BUV)" w:date="2024-09-13T10:43:00Z" w16du:dateUtc="2024-09-13T03:43:00Z"/>
              <w:rFonts w:asciiTheme="minorHAnsi" w:eastAsiaTheme="minorEastAsia" w:hAnsiTheme="minorHAnsi" w:cstheme="minorBidi"/>
              <w:kern w:val="2"/>
              <w:lang w:eastAsia="en-US"/>
              <w14:ligatures w14:val="standardContextual"/>
            </w:rPr>
          </w:pPr>
          <w:del w:id="417" w:author="An Tran, ACA (BUV)" w:date="2024-09-13T10:43:00Z" w16du:dateUtc="2024-09-13T03:43:00Z">
            <w:r w:rsidRPr="001F569A" w:rsidDel="001F569A">
              <w:rPr>
                <w:rPrChange w:id="418" w:author="An Tran, ACA (BUV)" w:date="2024-09-13T10:43:00Z" w16du:dateUtc="2024-09-13T03:43:00Z">
                  <w:rPr>
                    <w:rStyle w:val="Hyperlink"/>
                    <w:bCs/>
                    <w:lang w:val="vi-VN"/>
                  </w:rPr>
                </w:rPrChange>
              </w:rPr>
              <w:delText>26.</w:delText>
            </w:r>
            <w:r w:rsidDel="001F569A">
              <w:rPr>
                <w:rFonts w:asciiTheme="minorHAnsi" w:eastAsiaTheme="minorEastAsia" w:hAnsiTheme="minorHAnsi" w:cstheme="minorBidi"/>
                <w:kern w:val="2"/>
                <w:lang w:eastAsia="en-US"/>
                <w14:ligatures w14:val="standardContextual"/>
              </w:rPr>
              <w:tab/>
            </w:r>
            <w:r w:rsidRPr="001F569A" w:rsidDel="001F569A">
              <w:rPr>
                <w:rPrChange w:id="419" w:author="An Tran, ACA (BUV)" w:date="2024-09-13T10:43:00Z" w16du:dateUtc="2024-09-13T03:43:00Z">
                  <w:rPr>
                    <w:rStyle w:val="Hyperlink"/>
                    <w:lang w:val="vi-VN"/>
                  </w:rPr>
                </w:rPrChange>
              </w:rPr>
              <w:delText xml:space="preserve">Can students receive the transcript and certificate for the Pathway to Stafffordshire University programme? / </w:delText>
            </w:r>
            <w:r w:rsidRPr="001F569A" w:rsidDel="001F569A">
              <w:rPr>
                <w:rPrChange w:id="420" w:author="An Tran, ACA (BUV)" w:date="2024-09-13T10:43:00Z" w16du:dateUtc="2024-09-13T03:43:00Z">
                  <w:rPr>
                    <w:rStyle w:val="Hyperlink"/>
                    <w:i/>
                    <w:iCs/>
                    <w:lang w:val="vi-VN"/>
                  </w:rPr>
                </w:rPrChange>
              </w:rPr>
              <w:delText>Liệu sinh viên có thể xin bảng điểm và chứng chỉ hoàn thành chương trình Dự bị Đại học Staffordshire không?</w:delText>
            </w:r>
            <w:r w:rsidDel="001F569A">
              <w:rPr>
                <w:webHidden/>
              </w:rPr>
              <w:tab/>
            </w:r>
            <w:r w:rsidR="004A3396" w:rsidDel="001F569A">
              <w:rPr>
                <w:webHidden/>
              </w:rPr>
              <w:delText>74</w:delText>
            </w:r>
          </w:del>
        </w:p>
        <w:p w14:paraId="670E0196" w14:textId="2FD6DE71" w:rsidR="00262D6E" w:rsidDel="001F569A" w:rsidRDefault="00262D6E">
          <w:pPr>
            <w:pStyle w:val="TOC2"/>
            <w:tabs>
              <w:tab w:val="left" w:pos="1540"/>
            </w:tabs>
            <w:rPr>
              <w:del w:id="421" w:author="An Tran, ACA (BUV)" w:date="2024-09-13T10:43:00Z" w16du:dateUtc="2024-09-13T03:43:00Z"/>
              <w:rFonts w:asciiTheme="minorHAnsi" w:eastAsiaTheme="minorEastAsia" w:hAnsiTheme="minorHAnsi" w:cstheme="minorBidi"/>
              <w:kern w:val="2"/>
              <w:lang w:eastAsia="en-US"/>
              <w14:ligatures w14:val="standardContextual"/>
            </w:rPr>
          </w:pPr>
          <w:del w:id="422" w:author="An Tran, ACA (BUV)" w:date="2024-09-13T10:43:00Z" w16du:dateUtc="2024-09-13T03:43:00Z">
            <w:r w:rsidRPr="001F569A" w:rsidDel="001F569A">
              <w:rPr>
                <w:rPrChange w:id="423" w:author="An Tran, ACA (BUV)" w:date="2024-09-13T10:43:00Z" w16du:dateUtc="2024-09-13T03:43:00Z">
                  <w:rPr>
                    <w:rStyle w:val="Hyperlink"/>
                    <w:bCs/>
                    <w:lang w:val="vi-VN"/>
                  </w:rPr>
                </w:rPrChange>
              </w:rPr>
              <w:delText>27.</w:delText>
            </w:r>
            <w:r w:rsidDel="001F569A">
              <w:rPr>
                <w:rFonts w:asciiTheme="minorHAnsi" w:eastAsiaTheme="minorEastAsia" w:hAnsiTheme="minorHAnsi" w:cstheme="minorBidi"/>
                <w:kern w:val="2"/>
                <w:lang w:eastAsia="en-US"/>
                <w14:ligatures w14:val="standardContextual"/>
              </w:rPr>
              <w:tab/>
            </w:r>
            <w:r w:rsidRPr="001F569A" w:rsidDel="001F569A">
              <w:rPr>
                <w:rPrChange w:id="424" w:author="An Tran, ACA (BUV)" w:date="2024-09-13T10:43:00Z" w16du:dateUtc="2024-09-13T03:43:00Z">
                  <w:rPr>
                    <w:rStyle w:val="Hyperlink"/>
                    <w:lang w:val="vi-VN"/>
                  </w:rPr>
                </w:rPrChange>
              </w:rPr>
              <w:delText xml:space="preserve">Can students/parents have student’s exam schedule for this semester? / </w:delText>
            </w:r>
            <w:r w:rsidRPr="001F569A" w:rsidDel="001F569A">
              <w:rPr>
                <w:rPrChange w:id="425" w:author="An Tran, ACA (BUV)" w:date="2024-09-13T10:43:00Z" w16du:dateUtc="2024-09-13T03:43:00Z">
                  <w:rPr>
                    <w:rStyle w:val="Hyperlink"/>
                    <w:i/>
                    <w:iCs/>
                    <w:lang w:val="vi-VN"/>
                  </w:rPr>
                </w:rPrChange>
              </w:rPr>
              <w:delText>Phụ huynh/sinh viên có thể xin lịch nộp bài và lịch thi của sinh viên cho học kỳ này không?</w:delText>
            </w:r>
            <w:r w:rsidDel="001F569A">
              <w:rPr>
                <w:webHidden/>
              </w:rPr>
              <w:tab/>
            </w:r>
            <w:r w:rsidR="004A3396" w:rsidDel="001F569A">
              <w:rPr>
                <w:webHidden/>
              </w:rPr>
              <w:delText>75</w:delText>
            </w:r>
          </w:del>
        </w:p>
        <w:p w14:paraId="1F5FB83A" w14:textId="7FD950DF" w:rsidR="00262D6E" w:rsidDel="001F569A" w:rsidRDefault="00262D6E">
          <w:pPr>
            <w:pStyle w:val="TOC2"/>
            <w:tabs>
              <w:tab w:val="left" w:pos="1540"/>
            </w:tabs>
            <w:rPr>
              <w:del w:id="426" w:author="An Tran, ACA (BUV)" w:date="2024-09-13T10:43:00Z" w16du:dateUtc="2024-09-13T03:43:00Z"/>
              <w:rFonts w:asciiTheme="minorHAnsi" w:eastAsiaTheme="minorEastAsia" w:hAnsiTheme="minorHAnsi" w:cstheme="minorBidi"/>
              <w:kern w:val="2"/>
              <w:lang w:eastAsia="en-US"/>
              <w14:ligatures w14:val="standardContextual"/>
            </w:rPr>
          </w:pPr>
          <w:del w:id="427" w:author="An Tran, ACA (BUV)" w:date="2024-09-13T10:43:00Z" w16du:dateUtc="2024-09-13T03:43:00Z">
            <w:r w:rsidRPr="001F569A" w:rsidDel="001F569A">
              <w:rPr>
                <w:rPrChange w:id="428" w:author="An Tran, ACA (BUV)" w:date="2024-09-13T10:43:00Z" w16du:dateUtc="2024-09-13T03:43:00Z">
                  <w:rPr>
                    <w:rStyle w:val="Hyperlink"/>
                    <w:bCs/>
                    <w:lang w:val="vi-VN"/>
                  </w:rPr>
                </w:rPrChange>
              </w:rPr>
              <w:delText>28.</w:delText>
            </w:r>
            <w:r w:rsidDel="001F569A">
              <w:rPr>
                <w:rFonts w:asciiTheme="minorHAnsi" w:eastAsiaTheme="minorEastAsia" w:hAnsiTheme="minorHAnsi" w:cstheme="minorBidi"/>
                <w:kern w:val="2"/>
                <w:lang w:eastAsia="en-US"/>
                <w14:ligatures w14:val="standardContextual"/>
              </w:rPr>
              <w:tab/>
            </w:r>
            <w:r w:rsidRPr="001F569A" w:rsidDel="001F569A">
              <w:rPr>
                <w:rPrChange w:id="429" w:author="An Tran, ACA (BUV)" w:date="2024-09-13T10:43:00Z" w16du:dateUtc="2024-09-13T03:43:00Z">
                  <w:rPr>
                    <w:rStyle w:val="Hyperlink"/>
                    <w:lang w:val="vi-VN"/>
                  </w:rPr>
                </w:rPrChange>
              </w:rPr>
              <w:delText xml:space="preserve">Students wish to take individual rather than group assessments, is this possible? / </w:delText>
            </w:r>
            <w:r w:rsidRPr="001F569A" w:rsidDel="001F569A">
              <w:rPr>
                <w:rPrChange w:id="430" w:author="An Tran, ACA (BUV)" w:date="2024-09-13T10:43:00Z" w16du:dateUtc="2024-09-13T03:43:00Z">
                  <w:rPr>
                    <w:rStyle w:val="Hyperlink"/>
                    <w:i/>
                    <w:iCs/>
                    <w:lang w:val="vi-VN"/>
                  </w:rPr>
                </w:rPrChange>
              </w:rPr>
              <w:delText>Sinh viên muốn làm bài cá nhân thay cho việc làm bài nhóm thì có được không?</w:delText>
            </w:r>
            <w:r w:rsidDel="001F569A">
              <w:rPr>
                <w:webHidden/>
              </w:rPr>
              <w:tab/>
            </w:r>
            <w:r w:rsidR="004A3396" w:rsidDel="001F569A">
              <w:rPr>
                <w:webHidden/>
              </w:rPr>
              <w:delText>75</w:delText>
            </w:r>
          </w:del>
        </w:p>
        <w:p w14:paraId="362B4FA7" w14:textId="5C07D228" w:rsidR="00262D6E" w:rsidDel="001F569A" w:rsidRDefault="00262D6E">
          <w:pPr>
            <w:pStyle w:val="TOC2"/>
            <w:tabs>
              <w:tab w:val="left" w:pos="1540"/>
            </w:tabs>
            <w:rPr>
              <w:del w:id="431" w:author="An Tran, ACA (BUV)" w:date="2024-09-13T10:43:00Z" w16du:dateUtc="2024-09-13T03:43:00Z"/>
              <w:rFonts w:asciiTheme="minorHAnsi" w:eastAsiaTheme="minorEastAsia" w:hAnsiTheme="minorHAnsi" w:cstheme="minorBidi"/>
              <w:kern w:val="2"/>
              <w:lang w:eastAsia="en-US"/>
              <w14:ligatures w14:val="standardContextual"/>
            </w:rPr>
          </w:pPr>
          <w:del w:id="432" w:author="An Tran, ACA (BUV)" w:date="2024-09-13T10:43:00Z" w16du:dateUtc="2024-09-13T03:43:00Z">
            <w:r w:rsidRPr="001F569A" w:rsidDel="001F569A">
              <w:rPr>
                <w:rPrChange w:id="433" w:author="An Tran, ACA (BUV)" w:date="2024-09-13T10:43:00Z" w16du:dateUtc="2024-09-13T03:43:00Z">
                  <w:rPr>
                    <w:rStyle w:val="Hyperlink"/>
                    <w:bCs/>
                    <w:lang w:val="vi-VN"/>
                  </w:rPr>
                </w:rPrChange>
              </w:rPr>
              <w:delText>29.</w:delText>
            </w:r>
            <w:r w:rsidDel="001F569A">
              <w:rPr>
                <w:rFonts w:asciiTheme="minorHAnsi" w:eastAsiaTheme="minorEastAsia" w:hAnsiTheme="minorHAnsi" w:cstheme="minorBidi"/>
                <w:kern w:val="2"/>
                <w:lang w:eastAsia="en-US"/>
                <w14:ligatures w14:val="standardContextual"/>
              </w:rPr>
              <w:tab/>
            </w:r>
            <w:r w:rsidRPr="001F569A" w:rsidDel="001F569A">
              <w:rPr>
                <w:rPrChange w:id="434" w:author="An Tran, ACA (BUV)" w:date="2024-09-13T10:43:00Z" w16du:dateUtc="2024-09-13T03:43:00Z">
                  <w:rPr>
                    <w:rStyle w:val="Hyperlink"/>
                    <w:lang w:val="vi-VN"/>
                  </w:rPr>
                </w:rPrChange>
              </w:rPr>
              <w:delText xml:space="preserve">The student has been asked to attend an academic conduct meeting. What does this mean? / </w:delText>
            </w:r>
            <w:r w:rsidRPr="001F569A" w:rsidDel="001F569A">
              <w:rPr>
                <w:rPrChange w:id="435" w:author="An Tran, ACA (BUV)" w:date="2024-09-13T10:43:00Z" w16du:dateUtc="2024-09-13T03:43:00Z">
                  <w:rPr>
                    <w:rStyle w:val="Hyperlink"/>
                    <w:i/>
                    <w:iCs/>
                    <w:lang w:val="vi-VN"/>
                  </w:rPr>
                </w:rPrChange>
              </w:rPr>
              <w:delText>Sinh viên được mời tham dự cuộc họp về vi phạm học thuật, như vậy có nghĩa là gì?</w:delText>
            </w:r>
            <w:r w:rsidDel="001F569A">
              <w:rPr>
                <w:webHidden/>
              </w:rPr>
              <w:tab/>
            </w:r>
            <w:r w:rsidR="004A3396" w:rsidDel="001F569A">
              <w:rPr>
                <w:webHidden/>
              </w:rPr>
              <w:delText>76</w:delText>
            </w:r>
          </w:del>
        </w:p>
        <w:p w14:paraId="369B978E" w14:textId="768A7BE7" w:rsidR="00262D6E" w:rsidDel="001F569A" w:rsidRDefault="00262D6E">
          <w:pPr>
            <w:pStyle w:val="TOC2"/>
            <w:tabs>
              <w:tab w:val="left" w:pos="1540"/>
            </w:tabs>
            <w:rPr>
              <w:del w:id="436" w:author="An Tran, ACA (BUV)" w:date="2024-09-13T10:43:00Z" w16du:dateUtc="2024-09-13T03:43:00Z"/>
              <w:rFonts w:asciiTheme="minorHAnsi" w:eastAsiaTheme="minorEastAsia" w:hAnsiTheme="minorHAnsi" w:cstheme="minorBidi"/>
              <w:kern w:val="2"/>
              <w:lang w:eastAsia="en-US"/>
              <w14:ligatures w14:val="standardContextual"/>
            </w:rPr>
          </w:pPr>
          <w:del w:id="437" w:author="An Tran, ACA (BUV)" w:date="2024-09-13T10:43:00Z" w16du:dateUtc="2024-09-13T03:43:00Z">
            <w:r w:rsidRPr="001F569A" w:rsidDel="001F569A">
              <w:rPr>
                <w:rPrChange w:id="438" w:author="An Tran, ACA (BUV)" w:date="2024-09-13T10:43:00Z" w16du:dateUtc="2024-09-13T03:43:00Z">
                  <w:rPr>
                    <w:rStyle w:val="Hyperlink"/>
                    <w:bCs/>
                    <w:lang w:val="vi-VN"/>
                  </w:rPr>
                </w:rPrChange>
              </w:rPr>
              <w:delText>30.</w:delText>
            </w:r>
            <w:r w:rsidDel="001F569A">
              <w:rPr>
                <w:rFonts w:asciiTheme="minorHAnsi" w:eastAsiaTheme="minorEastAsia" w:hAnsiTheme="minorHAnsi" w:cstheme="minorBidi"/>
                <w:kern w:val="2"/>
                <w:lang w:eastAsia="en-US"/>
                <w14:ligatures w14:val="standardContextual"/>
              </w:rPr>
              <w:tab/>
            </w:r>
            <w:r w:rsidRPr="001F569A" w:rsidDel="001F569A">
              <w:rPr>
                <w:rPrChange w:id="439" w:author="An Tran, ACA (BUV)" w:date="2024-09-13T10:43:00Z" w16du:dateUtc="2024-09-13T03:43:00Z">
                  <w:rPr>
                    <w:rStyle w:val="Hyperlink"/>
                    <w:lang w:val="vi-VN"/>
                  </w:rPr>
                </w:rPrChange>
              </w:rPr>
              <w:delText xml:space="preserve">What is a safe similarity index when students submit assignment on Turnitin? / </w:delText>
            </w:r>
            <w:r w:rsidRPr="001F569A" w:rsidDel="001F569A">
              <w:rPr>
                <w:rPrChange w:id="440" w:author="An Tran, ACA (BUV)" w:date="2024-09-13T10:43:00Z" w16du:dateUtc="2024-09-13T03:43:00Z">
                  <w:rPr>
                    <w:rStyle w:val="Hyperlink"/>
                    <w:i/>
                    <w:iCs/>
                    <w:lang w:val="vi-VN"/>
                  </w:rPr>
                </w:rPrChange>
              </w:rPr>
              <w:delText>Số phần trăm độ tương đồng như thế nào là an toàn khi sinh viên nộp bài trên hệ thống Turnitin?</w:delText>
            </w:r>
            <w:r w:rsidDel="001F569A">
              <w:rPr>
                <w:webHidden/>
              </w:rPr>
              <w:tab/>
            </w:r>
            <w:r w:rsidR="004A3396" w:rsidDel="001F569A">
              <w:rPr>
                <w:webHidden/>
              </w:rPr>
              <w:delText>76</w:delText>
            </w:r>
          </w:del>
        </w:p>
        <w:p w14:paraId="0A11ECEB" w14:textId="2158BAE4" w:rsidR="00262D6E" w:rsidDel="001F569A" w:rsidRDefault="00262D6E">
          <w:pPr>
            <w:pStyle w:val="TOC2"/>
            <w:tabs>
              <w:tab w:val="left" w:pos="1540"/>
            </w:tabs>
            <w:rPr>
              <w:del w:id="441" w:author="An Tran, ACA (BUV)" w:date="2024-09-13T10:43:00Z" w16du:dateUtc="2024-09-13T03:43:00Z"/>
              <w:rFonts w:asciiTheme="minorHAnsi" w:eastAsiaTheme="minorEastAsia" w:hAnsiTheme="minorHAnsi" w:cstheme="minorBidi"/>
              <w:kern w:val="2"/>
              <w:lang w:eastAsia="en-US"/>
              <w14:ligatures w14:val="standardContextual"/>
            </w:rPr>
          </w:pPr>
          <w:del w:id="442" w:author="An Tran, ACA (BUV)" w:date="2024-09-13T10:43:00Z" w16du:dateUtc="2024-09-13T03:43:00Z">
            <w:r w:rsidRPr="001F569A" w:rsidDel="001F569A">
              <w:rPr>
                <w:rPrChange w:id="443" w:author="An Tran, ACA (BUV)" w:date="2024-09-13T10:43:00Z" w16du:dateUtc="2024-09-13T03:43:00Z">
                  <w:rPr>
                    <w:rStyle w:val="Hyperlink"/>
                    <w:bCs/>
                    <w:lang w:val="vi-VN"/>
                  </w:rPr>
                </w:rPrChange>
              </w:rPr>
              <w:delText>31.</w:delText>
            </w:r>
            <w:r w:rsidDel="001F569A">
              <w:rPr>
                <w:rFonts w:asciiTheme="minorHAnsi" w:eastAsiaTheme="minorEastAsia" w:hAnsiTheme="minorHAnsi" w:cstheme="minorBidi"/>
                <w:kern w:val="2"/>
                <w:lang w:eastAsia="en-US"/>
                <w14:ligatures w14:val="standardContextual"/>
              </w:rPr>
              <w:tab/>
            </w:r>
            <w:r w:rsidRPr="001F569A" w:rsidDel="001F569A">
              <w:rPr>
                <w:rPrChange w:id="444" w:author="An Tran, ACA (BUV)" w:date="2024-09-13T10:43:00Z" w16du:dateUtc="2024-09-13T03:43:00Z">
                  <w:rPr>
                    <w:rStyle w:val="Hyperlink"/>
                    <w:lang w:val="vi-VN"/>
                  </w:rPr>
                </w:rPrChange>
              </w:rPr>
              <w:delText xml:space="preserve">Students submit assignments on Turnitin system and have low similarity % but later this % increase, is this an error? / </w:delText>
            </w:r>
            <w:r w:rsidRPr="001F569A" w:rsidDel="001F569A">
              <w:rPr>
                <w:rPrChange w:id="445" w:author="An Tran, ACA (BUV)" w:date="2024-09-13T10:43:00Z" w16du:dateUtc="2024-09-13T03:43:00Z">
                  <w:rPr>
                    <w:rStyle w:val="Hyperlink"/>
                    <w:i/>
                    <w:iCs/>
                    <w:lang w:val="vi-VN"/>
                  </w:rPr>
                </w:rPrChange>
              </w:rPr>
              <w:delText>Sinh viên</w:delText>
            </w:r>
            <w:r w:rsidRPr="001F569A" w:rsidDel="001F569A">
              <w:rPr>
                <w:rPrChange w:id="446" w:author="An Tran, ACA (BUV)" w:date="2024-09-13T10:43:00Z" w16du:dateUtc="2024-09-13T03:43:00Z">
                  <w:rPr>
                    <w:rStyle w:val="Hyperlink"/>
                    <w:lang w:val="vi-VN"/>
                  </w:rPr>
                </w:rPrChange>
              </w:rPr>
              <w:delText xml:space="preserve"> </w:delText>
            </w:r>
            <w:r w:rsidRPr="001F569A" w:rsidDel="001F569A">
              <w:rPr>
                <w:rPrChange w:id="447" w:author="An Tran, ACA (BUV)" w:date="2024-09-13T10:43:00Z" w16du:dateUtc="2024-09-13T03:43:00Z">
                  <w:rPr>
                    <w:rStyle w:val="Hyperlink"/>
                    <w:i/>
                    <w:iCs/>
                    <w:lang w:val="vi-VN"/>
                  </w:rPr>
                </w:rPrChange>
              </w:rPr>
              <w:delText>nộp bài trên hệ thống Turnitin và nhận được số phần trăm độ tương đồng thấp, nhưng sau đó số phần trăm này lại tăng lên. Liệu đây có phải là lỗi hệ thống hay không?</w:delText>
            </w:r>
            <w:r w:rsidDel="001F569A">
              <w:rPr>
                <w:webHidden/>
              </w:rPr>
              <w:tab/>
            </w:r>
            <w:r w:rsidR="004A3396" w:rsidDel="001F569A">
              <w:rPr>
                <w:webHidden/>
              </w:rPr>
              <w:delText>77</w:delText>
            </w:r>
          </w:del>
        </w:p>
        <w:p w14:paraId="6CBAAE0A" w14:textId="6A7E8E12" w:rsidR="00262D6E" w:rsidDel="001F569A" w:rsidRDefault="00262D6E">
          <w:pPr>
            <w:pStyle w:val="TOC2"/>
            <w:tabs>
              <w:tab w:val="left" w:pos="1540"/>
            </w:tabs>
            <w:rPr>
              <w:del w:id="448" w:author="An Tran, ACA (BUV)" w:date="2024-09-13T10:43:00Z" w16du:dateUtc="2024-09-13T03:43:00Z"/>
              <w:rFonts w:asciiTheme="minorHAnsi" w:eastAsiaTheme="minorEastAsia" w:hAnsiTheme="minorHAnsi" w:cstheme="minorBidi"/>
              <w:kern w:val="2"/>
              <w:lang w:eastAsia="en-US"/>
              <w14:ligatures w14:val="standardContextual"/>
            </w:rPr>
          </w:pPr>
          <w:del w:id="449" w:author="An Tran, ACA (BUV)" w:date="2024-09-13T10:43:00Z" w16du:dateUtc="2024-09-13T03:43:00Z">
            <w:r w:rsidRPr="001F569A" w:rsidDel="001F569A">
              <w:rPr>
                <w:rPrChange w:id="450" w:author="An Tran, ACA (BUV)" w:date="2024-09-13T10:43:00Z" w16du:dateUtc="2024-09-13T03:43:00Z">
                  <w:rPr>
                    <w:rStyle w:val="Hyperlink"/>
                    <w:bCs/>
                    <w:lang w:val="vi-VN"/>
                  </w:rPr>
                </w:rPrChange>
              </w:rPr>
              <w:delText>32.</w:delText>
            </w:r>
            <w:r w:rsidDel="001F569A">
              <w:rPr>
                <w:rFonts w:asciiTheme="minorHAnsi" w:eastAsiaTheme="minorEastAsia" w:hAnsiTheme="minorHAnsi" w:cstheme="minorBidi"/>
                <w:kern w:val="2"/>
                <w:lang w:eastAsia="en-US"/>
                <w14:ligatures w14:val="standardContextual"/>
              </w:rPr>
              <w:tab/>
            </w:r>
            <w:r w:rsidRPr="001F569A" w:rsidDel="001F569A">
              <w:rPr>
                <w:rPrChange w:id="451" w:author="An Tran, ACA (BUV)" w:date="2024-09-13T10:43:00Z" w16du:dateUtc="2024-09-13T03:43:00Z">
                  <w:rPr>
                    <w:rStyle w:val="Hyperlink"/>
                    <w:lang w:val="vi-VN"/>
                  </w:rPr>
                </w:rPrChange>
              </w:rPr>
              <w:delText xml:space="preserve">Does student have to take responsibility for an academic misconduct in group submission? / </w:delText>
            </w:r>
            <w:r w:rsidRPr="001F569A" w:rsidDel="001F569A">
              <w:rPr>
                <w:rPrChange w:id="452" w:author="An Tran, ACA (BUV)" w:date="2024-09-13T10:43:00Z" w16du:dateUtc="2024-09-13T03:43:00Z">
                  <w:rPr>
                    <w:rStyle w:val="Hyperlink"/>
                    <w:i/>
                    <w:iCs/>
                    <w:lang w:val="vi-VN"/>
                  </w:rPr>
                </w:rPrChange>
              </w:rPr>
              <w:delText>Sinh viên liệu có phải chịu trách nhiệm cho vi phạm học thuật trong bài nộp nhóm hay không?</w:delText>
            </w:r>
            <w:r w:rsidDel="001F569A">
              <w:rPr>
                <w:webHidden/>
              </w:rPr>
              <w:tab/>
            </w:r>
            <w:r w:rsidR="004A3396" w:rsidDel="001F569A">
              <w:rPr>
                <w:webHidden/>
              </w:rPr>
              <w:delText>78</w:delText>
            </w:r>
          </w:del>
        </w:p>
        <w:p w14:paraId="50B39817" w14:textId="498A45F4" w:rsidR="00262D6E" w:rsidDel="001F569A" w:rsidRDefault="00262D6E">
          <w:pPr>
            <w:pStyle w:val="TOC2"/>
            <w:tabs>
              <w:tab w:val="left" w:pos="1540"/>
            </w:tabs>
            <w:rPr>
              <w:del w:id="453" w:author="An Tran, ACA (BUV)" w:date="2024-09-13T10:43:00Z" w16du:dateUtc="2024-09-13T03:43:00Z"/>
              <w:rFonts w:asciiTheme="minorHAnsi" w:eastAsiaTheme="minorEastAsia" w:hAnsiTheme="minorHAnsi" w:cstheme="minorBidi"/>
              <w:kern w:val="2"/>
              <w:lang w:eastAsia="en-US"/>
              <w14:ligatures w14:val="standardContextual"/>
            </w:rPr>
          </w:pPr>
          <w:del w:id="454" w:author="An Tran, ACA (BUV)" w:date="2024-09-13T10:43:00Z" w16du:dateUtc="2024-09-13T03:43:00Z">
            <w:r w:rsidRPr="001F569A" w:rsidDel="001F569A">
              <w:rPr>
                <w:rPrChange w:id="455" w:author="An Tran, ACA (BUV)" w:date="2024-09-13T10:43:00Z" w16du:dateUtc="2024-09-13T03:43:00Z">
                  <w:rPr>
                    <w:rStyle w:val="Hyperlink"/>
                    <w:bCs/>
                    <w:lang w:val="vi-VN"/>
                  </w:rPr>
                </w:rPrChange>
              </w:rPr>
              <w:delText>33.</w:delText>
            </w:r>
            <w:r w:rsidDel="001F569A">
              <w:rPr>
                <w:rFonts w:asciiTheme="minorHAnsi" w:eastAsiaTheme="minorEastAsia" w:hAnsiTheme="minorHAnsi" w:cstheme="minorBidi"/>
                <w:kern w:val="2"/>
                <w:lang w:eastAsia="en-US"/>
                <w14:ligatures w14:val="standardContextual"/>
              </w:rPr>
              <w:tab/>
            </w:r>
            <w:r w:rsidRPr="001F569A" w:rsidDel="001F569A">
              <w:rPr>
                <w:rPrChange w:id="456" w:author="An Tran, ACA (BUV)" w:date="2024-09-13T10:43:00Z" w16du:dateUtc="2024-09-13T03:43:00Z">
                  <w:rPr>
                    <w:rStyle w:val="Hyperlink"/>
                    <w:lang w:val="vi-VN"/>
                  </w:rPr>
                </w:rPrChange>
              </w:rPr>
              <w:delText xml:space="preserve">How does academic misconduct affect the student’s academic performance &amp; studying progress? / </w:delText>
            </w:r>
            <w:r w:rsidRPr="001F569A" w:rsidDel="001F569A">
              <w:rPr>
                <w:rPrChange w:id="457" w:author="An Tran, ACA (BUV)" w:date="2024-09-13T10:43:00Z" w16du:dateUtc="2024-09-13T03:43:00Z">
                  <w:rPr>
                    <w:rStyle w:val="Hyperlink"/>
                    <w:i/>
                    <w:iCs/>
                    <w:lang w:val="vi-VN"/>
                  </w:rPr>
                </w:rPrChange>
              </w:rPr>
              <w:delText>Việc vi phạm học thuật có thể ảnh hưởng thế nào đến kết quả học tập và lên lớp của sinh viên?</w:delText>
            </w:r>
            <w:r w:rsidDel="001F569A">
              <w:rPr>
                <w:webHidden/>
              </w:rPr>
              <w:tab/>
            </w:r>
            <w:r w:rsidR="004A3396" w:rsidDel="001F569A">
              <w:rPr>
                <w:webHidden/>
              </w:rPr>
              <w:delText>78</w:delText>
            </w:r>
          </w:del>
        </w:p>
        <w:p w14:paraId="14DE77E9" w14:textId="17AB28A8" w:rsidR="00262D6E" w:rsidDel="001F569A" w:rsidRDefault="00262D6E">
          <w:pPr>
            <w:pStyle w:val="TOC2"/>
            <w:tabs>
              <w:tab w:val="left" w:pos="1540"/>
            </w:tabs>
            <w:rPr>
              <w:del w:id="458" w:author="An Tran, ACA (BUV)" w:date="2024-09-13T10:43:00Z" w16du:dateUtc="2024-09-13T03:43:00Z"/>
              <w:rFonts w:asciiTheme="minorHAnsi" w:eastAsiaTheme="minorEastAsia" w:hAnsiTheme="minorHAnsi" w:cstheme="minorBidi"/>
              <w:kern w:val="2"/>
              <w:lang w:eastAsia="en-US"/>
              <w14:ligatures w14:val="standardContextual"/>
            </w:rPr>
          </w:pPr>
          <w:del w:id="459" w:author="An Tran, ACA (BUV)" w:date="2024-09-13T10:43:00Z" w16du:dateUtc="2024-09-13T03:43:00Z">
            <w:r w:rsidRPr="001F569A" w:rsidDel="001F569A">
              <w:rPr>
                <w:rPrChange w:id="460" w:author="An Tran, ACA (BUV)" w:date="2024-09-13T10:43:00Z" w16du:dateUtc="2024-09-13T03:43:00Z">
                  <w:rPr>
                    <w:rStyle w:val="Hyperlink"/>
                    <w:bCs/>
                    <w:lang w:val="vi-VN"/>
                  </w:rPr>
                </w:rPrChange>
              </w:rPr>
              <w:delText>34.</w:delText>
            </w:r>
            <w:r w:rsidDel="001F569A">
              <w:rPr>
                <w:rFonts w:asciiTheme="minorHAnsi" w:eastAsiaTheme="minorEastAsia" w:hAnsiTheme="minorHAnsi" w:cstheme="minorBidi"/>
                <w:kern w:val="2"/>
                <w:lang w:eastAsia="en-US"/>
                <w14:ligatures w14:val="standardContextual"/>
              </w:rPr>
              <w:tab/>
            </w:r>
            <w:r w:rsidRPr="001F569A" w:rsidDel="001F569A">
              <w:rPr>
                <w:rPrChange w:id="461" w:author="An Tran, ACA (BUV)" w:date="2024-09-13T10:43:00Z" w16du:dateUtc="2024-09-13T03:43:00Z">
                  <w:rPr>
                    <w:rStyle w:val="Hyperlink"/>
                    <w:lang w:val="vi-VN"/>
                  </w:rPr>
                </w:rPrChange>
              </w:rPr>
              <w:delText xml:space="preserve">Students have academic misconduct; will this be displayed in transcript or degree certificate? / </w:delText>
            </w:r>
            <w:r w:rsidRPr="001F569A" w:rsidDel="001F569A">
              <w:rPr>
                <w:rPrChange w:id="462" w:author="An Tran, ACA (BUV)" w:date="2024-09-13T10:43:00Z" w16du:dateUtc="2024-09-13T03:43:00Z">
                  <w:rPr>
                    <w:rStyle w:val="Hyperlink"/>
                    <w:i/>
                    <w:iCs/>
                    <w:lang w:val="vi-VN"/>
                  </w:rPr>
                </w:rPrChange>
              </w:rPr>
              <w:delText>Sinh viên đã vi phạm quy định học thuật của nhà trường, liệu việc vi phạm này có bị ghi trong hồ sơ, học bạ, bảng điểm hoặc bằng tốt nghiệp hay không?</w:delText>
            </w:r>
            <w:r w:rsidDel="001F569A">
              <w:rPr>
                <w:webHidden/>
              </w:rPr>
              <w:tab/>
            </w:r>
            <w:r w:rsidR="004A3396" w:rsidDel="001F569A">
              <w:rPr>
                <w:webHidden/>
              </w:rPr>
              <w:delText>79</w:delText>
            </w:r>
          </w:del>
        </w:p>
        <w:p w14:paraId="35AAD90C" w14:textId="4C771FE8" w:rsidR="00262D6E" w:rsidDel="001F569A" w:rsidRDefault="00262D6E">
          <w:pPr>
            <w:pStyle w:val="TOC2"/>
            <w:tabs>
              <w:tab w:val="left" w:pos="1540"/>
            </w:tabs>
            <w:rPr>
              <w:del w:id="463" w:author="An Tran, ACA (BUV)" w:date="2024-09-13T10:43:00Z" w16du:dateUtc="2024-09-13T03:43:00Z"/>
              <w:rFonts w:asciiTheme="minorHAnsi" w:eastAsiaTheme="minorEastAsia" w:hAnsiTheme="minorHAnsi" w:cstheme="minorBidi"/>
              <w:kern w:val="2"/>
              <w:lang w:eastAsia="en-US"/>
              <w14:ligatures w14:val="standardContextual"/>
            </w:rPr>
          </w:pPr>
          <w:del w:id="464" w:author="An Tran, ACA (BUV)" w:date="2024-09-13T10:43:00Z" w16du:dateUtc="2024-09-13T03:43:00Z">
            <w:r w:rsidRPr="001F569A" w:rsidDel="001F569A">
              <w:rPr>
                <w:rPrChange w:id="465" w:author="An Tran, ACA (BUV)" w:date="2024-09-13T10:43:00Z" w16du:dateUtc="2024-09-13T03:43:00Z">
                  <w:rPr>
                    <w:rStyle w:val="Hyperlink"/>
                    <w:bCs/>
                    <w:lang w:val="vi-VN"/>
                  </w:rPr>
                </w:rPrChange>
              </w:rPr>
              <w:delText>35.</w:delText>
            </w:r>
            <w:r w:rsidDel="001F569A">
              <w:rPr>
                <w:rFonts w:asciiTheme="minorHAnsi" w:eastAsiaTheme="minorEastAsia" w:hAnsiTheme="minorHAnsi" w:cstheme="minorBidi"/>
                <w:kern w:val="2"/>
                <w:lang w:eastAsia="en-US"/>
                <w14:ligatures w14:val="standardContextual"/>
              </w:rPr>
              <w:tab/>
            </w:r>
            <w:r w:rsidRPr="001F569A" w:rsidDel="001F569A">
              <w:rPr>
                <w:rPrChange w:id="466" w:author="An Tran, ACA (BUV)" w:date="2024-09-13T10:43:00Z" w16du:dateUtc="2024-09-13T03:43:00Z">
                  <w:rPr>
                    <w:rStyle w:val="Hyperlink"/>
                    <w:lang w:val="vi-VN"/>
                  </w:rPr>
                </w:rPrChange>
              </w:rPr>
              <w:delText xml:space="preserve">If students transfer to a different programme, what will happen to their academic misconduct records? / </w:delText>
            </w:r>
            <w:r w:rsidRPr="001F569A" w:rsidDel="001F569A">
              <w:rPr>
                <w:rPrChange w:id="467" w:author="An Tran, ACA (BUV)" w:date="2024-09-13T10:43:00Z" w16du:dateUtc="2024-09-13T03:43:00Z">
                  <w:rPr>
                    <w:rStyle w:val="Hyperlink"/>
                    <w:i/>
                    <w:iCs/>
                    <w:lang w:val="vi-VN"/>
                  </w:rPr>
                </w:rPrChange>
              </w:rPr>
              <w:delText>Nếu sinh viên chuyển ngành học thì những vi phạm học thuật cũ của sinh viên sẽ được tính ra sao?</w:delText>
            </w:r>
            <w:r w:rsidDel="001F569A">
              <w:rPr>
                <w:webHidden/>
              </w:rPr>
              <w:tab/>
            </w:r>
            <w:r w:rsidR="004A3396" w:rsidDel="001F569A">
              <w:rPr>
                <w:webHidden/>
              </w:rPr>
              <w:delText>80</w:delText>
            </w:r>
          </w:del>
        </w:p>
        <w:p w14:paraId="76556C0F" w14:textId="35CF0717" w:rsidR="00262D6E" w:rsidDel="001F569A" w:rsidRDefault="00262D6E">
          <w:pPr>
            <w:pStyle w:val="TOC2"/>
            <w:tabs>
              <w:tab w:val="left" w:pos="1540"/>
            </w:tabs>
            <w:rPr>
              <w:del w:id="468" w:author="An Tran, ACA (BUV)" w:date="2024-09-13T10:43:00Z" w16du:dateUtc="2024-09-13T03:43:00Z"/>
              <w:rFonts w:asciiTheme="minorHAnsi" w:eastAsiaTheme="minorEastAsia" w:hAnsiTheme="minorHAnsi" w:cstheme="minorBidi"/>
              <w:kern w:val="2"/>
              <w:lang w:eastAsia="en-US"/>
              <w14:ligatures w14:val="standardContextual"/>
            </w:rPr>
          </w:pPr>
          <w:del w:id="469" w:author="An Tran, ACA (BUV)" w:date="2024-09-13T10:43:00Z" w16du:dateUtc="2024-09-13T03:43:00Z">
            <w:r w:rsidRPr="001F569A" w:rsidDel="001F569A">
              <w:rPr>
                <w:rPrChange w:id="470" w:author="An Tran, ACA (BUV)" w:date="2024-09-13T10:43:00Z" w16du:dateUtc="2024-09-13T03:43:00Z">
                  <w:rPr>
                    <w:rStyle w:val="Hyperlink"/>
                    <w:bCs/>
                    <w:lang w:val="vi-VN"/>
                  </w:rPr>
                </w:rPrChange>
              </w:rPr>
              <w:delText>36.</w:delText>
            </w:r>
            <w:r w:rsidDel="001F569A">
              <w:rPr>
                <w:rFonts w:asciiTheme="minorHAnsi" w:eastAsiaTheme="minorEastAsia" w:hAnsiTheme="minorHAnsi" w:cstheme="minorBidi"/>
                <w:kern w:val="2"/>
                <w:lang w:eastAsia="en-US"/>
                <w14:ligatures w14:val="standardContextual"/>
              </w:rPr>
              <w:tab/>
            </w:r>
            <w:r w:rsidRPr="001F569A" w:rsidDel="001F569A">
              <w:rPr>
                <w:rPrChange w:id="471" w:author="An Tran, ACA (BUV)" w:date="2024-09-13T10:43:00Z" w16du:dateUtc="2024-09-13T03:43:00Z">
                  <w:rPr>
                    <w:rStyle w:val="Hyperlink"/>
                    <w:lang w:val="vi-VN"/>
                  </w:rPr>
                </w:rPrChange>
              </w:rPr>
              <w:delText xml:space="preserve">Can BUV do anything to reduce the academic misconduct of students? / </w:delText>
            </w:r>
            <w:r w:rsidRPr="001F569A" w:rsidDel="001F569A">
              <w:rPr>
                <w:rPrChange w:id="472" w:author="An Tran, ACA (BUV)" w:date="2024-09-13T10:43:00Z" w16du:dateUtc="2024-09-13T03:43:00Z">
                  <w:rPr>
                    <w:rStyle w:val="Hyperlink"/>
                    <w:i/>
                    <w:iCs/>
                    <w:lang w:val="vi-VN"/>
                  </w:rPr>
                </w:rPrChange>
              </w:rPr>
              <w:delText>Liệu BUV có thể giảm nhẹ việc vi phạm học thuật cho sinh viên?</w:delText>
            </w:r>
            <w:r w:rsidDel="001F569A">
              <w:rPr>
                <w:webHidden/>
              </w:rPr>
              <w:tab/>
            </w:r>
            <w:r w:rsidR="004A3396" w:rsidDel="001F569A">
              <w:rPr>
                <w:webHidden/>
              </w:rPr>
              <w:delText>80</w:delText>
            </w:r>
          </w:del>
        </w:p>
        <w:p w14:paraId="461F7F53" w14:textId="64BF1786" w:rsidR="00262D6E" w:rsidDel="001F569A" w:rsidRDefault="00262D6E">
          <w:pPr>
            <w:pStyle w:val="TOC2"/>
            <w:tabs>
              <w:tab w:val="left" w:pos="1540"/>
            </w:tabs>
            <w:rPr>
              <w:del w:id="473" w:author="An Tran, ACA (BUV)" w:date="2024-09-13T10:43:00Z" w16du:dateUtc="2024-09-13T03:43:00Z"/>
              <w:rFonts w:asciiTheme="minorHAnsi" w:eastAsiaTheme="minorEastAsia" w:hAnsiTheme="minorHAnsi" w:cstheme="minorBidi"/>
              <w:kern w:val="2"/>
              <w:lang w:eastAsia="en-US"/>
              <w14:ligatures w14:val="standardContextual"/>
            </w:rPr>
          </w:pPr>
          <w:del w:id="474" w:author="An Tran, ACA (BUV)" w:date="2024-09-13T10:43:00Z" w16du:dateUtc="2024-09-13T03:43:00Z">
            <w:r w:rsidRPr="001F569A" w:rsidDel="001F569A">
              <w:rPr>
                <w:rPrChange w:id="475" w:author="An Tran, ACA (BUV)" w:date="2024-09-13T10:43:00Z" w16du:dateUtc="2024-09-13T03:43:00Z">
                  <w:rPr>
                    <w:rStyle w:val="Hyperlink"/>
                    <w:bCs/>
                    <w:lang w:val="vi-VN"/>
                  </w:rPr>
                </w:rPrChange>
              </w:rPr>
              <w:delText>37.</w:delText>
            </w:r>
            <w:r w:rsidDel="001F569A">
              <w:rPr>
                <w:rFonts w:asciiTheme="minorHAnsi" w:eastAsiaTheme="minorEastAsia" w:hAnsiTheme="minorHAnsi" w:cstheme="minorBidi"/>
                <w:kern w:val="2"/>
                <w:lang w:eastAsia="en-US"/>
                <w14:ligatures w14:val="standardContextual"/>
              </w:rPr>
              <w:tab/>
            </w:r>
            <w:r w:rsidRPr="001F569A" w:rsidDel="001F569A">
              <w:rPr>
                <w:rPrChange w:id="476" w:author="An Tran, ACA (BUV)" w:date="2024-09-13T10:43:00Z" w16du:dateUtc="2024-09-13T03:43:00Z">
                  <w:rPr>
                    <w:rStyle w:val="Hyperlink"/>
                    <w:lang w:val="vi-VN"/>
                  </w:rPr>
                </w:rPrChange>
              </w:rPr>
              <w:delText xml:space="preserve">Can students appeal the Poor Academic Practice (PAP) decision? / </w:delText>
            </w:r>
            <w:r w:rsidRPr="001F569A" w:rsidDel="001F569A">
              <w:rPr>
                <w:rPrChange w:id="477" w:author="An Tran, ACA (BUV)" w:date="2024-09-13T10:43:00Z" w16du:dateUtc="2024-09-13T03:43:00Z">
                  <w:rPr>
                    <w:rStyle w:val="Hyperlink"/>
                    <w:i/>
                    <w:iCs/>
                    <w:lang w:val="vi-VN"/>
                  </w:rPr>
                </w:rPrChange>
              </w:rPr>
              <w:delText>Sinh viên có thể xin phúc tra quyết định Thực hành học thuật kém (PAP) không?</w:delText>
            </w:r>
            <w:r w:rsidDel="001F569A">
              <w:rPr>
                <w:webHidden/>
              </w:rPr>
              <w:tab/>
            </w:r>
            <w:r w:rsidR="004A3396" w:rsidDel="001F569A">
              <w:rPr>
                <w:webHidden/>
              </w:rPr>
              <w:delText>81</w:delText>
            </w:r>
          </w:del>
        </w:p>
        <w:p w14:paraId="41646101" w14:textId="7D2B8BCA" w:rsidR="00262D6E" w:rsidDel="001F569A" w:rsidRDefault="00262D6E">
          <w:pPr>
            <w:pStyle w:val="TOC2"/>
            <w:tabs>
              <w:tab w:val="left" w:pos="1540"/>
            </w:tabs>
            <w:rPr>
              <w:del w:id="478" w:author="An Tran, ACA (BUV)" w:date="2024-09-13T10:43:00Z" w16du:dateUtc="2024-09-13T03:43:00Z"/>
              <w:rFonts w:asciiTheme="minorHAnsi" w:eastAsiaTheme="minorEastAsia" w:hAnsiTheme="minorHAnsi" w:cstheme="minorBidi"/>
              <w:kern w:val="2"/>
              <w:lang w:eastAsia="en-US"/>
              <w14:ligatures w14:val="standardContextual"/>
            </w:rPr>
          </w:pPr>
          <w:del w:id="479" w:author="An Tran, ACA (BUV)" w:date="2024-09-13T10:43:00Z" w16du:dateUtc="2024-09-13T03:43:00Z">
            <w:r w:rsidRPr="001F569A" w:rsidDel="001F569A">
              <w:rPr>
                <w:rPrChange w:id="480" w:author="An Tran, ACA (BUV)" w:date="2024-09-13T10:43:00Z" w16du:dateUtc="2024-09-13T03:43:00Z">
                  <w:rPr>
                    <w:rStyle w:val="Hyperlink"/>
                    <w:bCs/>
                    <w:lang w:val="vi-VN"/>
                  </w:rPr>
                </w:rPrChange>
              </w:rPr>
              <w:delText>38.</w:delText>
            </w:r>
            <w:r w:rsidDel="001F569A">
              <w:rPr>
                <w:rFonts w:asciiTheme="minorHAnsi" w:eastAsiaTheme="minorEastAsia" w:hAnsiTheme="minorHAnsi" w:cstheme="minorBidi"/>
                <w:kern w:val="2"/>
                <w:lang w:eastAsia="en-US"/>
                <w14:ligatures w14:val="standardContextual"/>
              </w:rPr>
              <w:tab/>
            </w:r>
            <w:r w:rsidRPr="001F569A" w:rsidDel="001F569A">
              <w:rPr>
                <w:rPrChange w:id="481" w:author="An Tran, ACA (BUV)" w:date="2024-09-13T10:43:00Z" w16du:dateUtc="2024-09-13T03:43:00Z">
                  <w:rPr>
                    <w:rStyle w:val="Hyperlink"/>
                    <w:lang w:val="vi-VN"/>
                  </w:rPr>
                </w:rPrChange>
              </w:rPr>
              <w:delText xml:space="preserve">What can students/parents do if students/parents think their final mark or result should be different? / </w:delText>
            </w:r>
            <w:r w:rsidRPr="001F569A" w:rsidDel="001F569A">
              <w:rPr>
                <w:rPrChange w:id="482" w:author="An Tran, ACA (BUV)" w:date="2024-09-13T10:43:00Z" w16du:dateUtc="2024-09-13T03:43:00Z">
                  <w:rPr>
                    <w:rStyle w:val="Hyperlink"/>
                    <w:i/>
                    <w:iCs/>
                    <w:lang w:val="vi-VN"/>
                  </w:rPr>
                </w:rPrChange>
              </w:rPr>
              <w:delText>Sinh viên/gia đình nên làm gì nếu chúng tôi nghĩ điểm và kết quả cuối cùng của sinh viên có thể khác?</w:delText>
            </w:r>
            <w:r w:rsidDel="001F569A">
              <w:rPr>
                <w:webHidden/>
              </w:rPr>
              <w:tab/>
            </w:r>
            <w:r w:rsidR="004A3396" w:rsidDel="001F569A">
              <w:rPr>
                <w:webHidden/>
              </w:rPr>
              <w:delText>82</w:delText>
            </w:r>
          </w:del>
        </w:p>
        <w:p w14:paraId="42EA32A3" w14:textId="419999C9" w:rsidR="00262D6E" w:rsidDel="001F569A" w:rsidRDefault="00262D6E">
          <w:pPr>
            <w:pStyle w:val="TOC2"/>
            <w:tabs>
              <w:tab w:val="left" w:pos="1540"/>
            </w:tabs>
            <w:rPr>
              <w:del w:id="483" w:author="An Tran, ACA (BUV)" w:date="2024-09-13T10:43:00Z" w16du:dateUtc="2024-09-13T03:43:00Z"/>
              <w:rFonts w:asciiTheme="minorHAnsi" w:eastAsiaTheme="minorEastAsia" w:hAnsiTheme="minorHAnsi" w:cstheme="minorBidi"/>
              <w:kern w:val="2"/>
              <w:lang w:eastAsia="en-US"/>
              <w14:ligatures w14:val="standardContextual"/>
            </w:rPr>
          </w:pPr>
          <w:del w:id="484" w:author="An Tran, ACA (BUV)" w:date="2024-09-13T10:43:00Z" w16du:dateUtc="2024-09-13T03:43:00Z">
            <w:r w:rsidRPr="001F569A" w:rsidDel="001F569A">
              <w:rPr>
                <w:rPrChange w:id="485" w:author="An Tran, ACA (BUV)" w:date="2024-09-13T10:43:00Z" w16du:dateUtc="2024-09-13T03:43:00Z">
                  <w:rPr>
                    <w:rStyle w:val="Hyperlink"/>
                    <w:bCs/>
                    <w:lang w:val="vi-VN"/>
                  </w:rPr>
                </w:rPrChange>
              </w:rPr>
              <w:delText>39.</w:delText>
            </w:r>
            <w:r w:rsidDel="001F569A">
              <w:rPr>
                <w:rFonts w:asciiTheme="minorHAnsi" w:eastAsiaTheme="minorEastAsia" w:hAnsiTheme="minorHAnsi" w:cstheme="minorBidi"/>
                <w:kern w:val="2"/>
                <w:lang w:eastAsia="en-US"/>
                <w14:ligatures w14:val="standardContextual"/>
              </w:rPr>
              <w:tab/>
            </w:r>
            <w:r w:rsidRPr="001F569A" w:rsidDel="001F569A">
              <w:rPr>
                <w:rPrChange w:id="486" w:author="An Tran, ACA (BUV)" w:date="2024-09-13T10:43:00Z" w16du:dateUtc="2024-09-13T03:43:00Z">
                  <w:rPr>
                    <w:rStyle w:val="Hyperlink"/>
                    <w:lang w:val="vi-VN"/>
                  </w:rPr>
                </w:rPrChange>
              </w:rPr>
              <w:delText xml:space="preserve">If students is in a special situation while doing &amp; submitting their assessments, what should we do? / </w:delText>
            </w:r>
            <w:r w:rsidRPr="001F569A" w:rsidDel="001F569A">
              <w:rPr>
                <w:rPrChange w:id="487" w:author="An Tran, ACA (BUV)" w:date="2024-09-13T10:43:00Z" w16du:dateUtc="2024-09-13T03:43:00Z">
                  <w:rPr>
                    <w:rStyle w:val="Hyperlink"/>
                    <w:i/>
                    <w:iCs/>
                    <w:lang w:val="vi-VN"/>
                  </w:rPr>
                </w:rPrChange>
              </w:rPr>
              <w:delText>Nếu sinh viên không may gặp tình huống đặc biệt khi làm và nộp bài, chúng tôi nên làm gì?</w:delText>
            </w:r>
            <w:r w:rsidDel="001F569A">
              <w:rPr>
                <w:webHidden/>
              </w:rPr>
              <w:tab/>
            </w:r>
            <w:r w:rsidR="004A3396" w:rsidDel="001F569A">
              <w:rPr>
                <w:webHidden/>
              </w:rPr>
              <w:delText>82</w:delText>
            </w:r>
          </w:del>
        </w:p>
        <w:p w14:paraId="2DA577CD" w14:textId="781E6797" w:rsidR="00262D6E" w:rsidDel="001F569A" w:rsidRDefault="00262D6E">
          <w:pPr>
            <w:pStyle w:val="TOC2"/>
            <w:tabs>
              <w:tab w:val="left" w:pos="1540"/>
            </w:tabs>
            <w:rPr>
              <w:del w:id="488" w:author="An Tran, ACA (BUV)" w:date="2024-09-13T10:43:00Z" w16du:dateUtc="2024-09-13T03:43:00Z"/>
              <w:rFonts w:asciiTheme="minorHAnsi" w:eastAsiaTheme="minorEastAsia" w:hAnsiTheme="minorHAnsi" w:cstheme="minorBidi"/>
              <w:kern w:val="2"/>
              <w:lang w:eastAsia="en-US"/>
              <w14:ligatures w14:val="standardContextual"/>
            </w:rPr>
          </w:pPr>
          <w:del w:id="489" w:author="An Tran, ACA (BUV)" w:date="2024-09-13T10:43:00Z" w16du:dateUtc="2024-09-13T03:43:00Z">
            <w:r w:rsidRPr="001F569A" w:rsidDel="001F569A">
              <w:rPr>
                <w:rPrChange w:id="490" w:author="An Tran, ACA (BUV)" w:date="2024-09-13T10:43:00Z" w16du:dateUtc="2024-09-13T03:43:00Z">
                  <w:rPr>
                    <w:rStyle w:val="Hyperlink"/>
                    <w:bCs/>
                    <w:lang w:val="vi-VN"/>
                  </w:rPr>
                </w:rPrChange>
              </w:rPr>
              <w:delText>40.</w:delText>
            </w:r>
            <w:r w:rsidDel="001F569A">
              <w:rPr>
                <w:rFonts w:asciiTheme="minorHAnsi" w:eastAsiaTheme="minorEastAsia" w:hAnsiTheme="minorHAnsi" w:cstheme="minorBidi"/>
                <w:kern w:val="2"/>
                <w:lang w:eastAsia="en-US"/>
                <w14:ligatures w14:val="standardContextual"/>
              </w:rPr>
              <w:tab/>
            </w:r>
            <w:r w:rsidRPr="001F569A" w:rsidDel="001F569A">
              <w:rPr>
                <w:rPrChange w:id="491" w:author="An Tran, ACA (BUV)" w:date="2024-09-13T10:43:00Z" w16du:dateUtc="2024-09-13T03:43:00Z">
                  <w:rPr>
                    <w:rStyle w:val="Hyperlink"/>
                    <w:lang w:val="vi-VN"/>
                  </w:rPr>
                </w:rPrChange>
              </w:rPr>
              <w:delText xml:space="preserve">Can I have confirmation from my family, friends, or even myself as evidence for their Exceptional Circumstance claim? / </w:delText>
            </w:r>
            <w:r w:rsidRPr="001F569A" w:rsidDel="001F569A">
              <w:rPr>
                <w:rPrChange w:id="492" w:author="An Tran, ACA (BUV)" w:date="2024-09-13T10:43:00Z" w16du:dateUtc="2024-09-13T03:43:00Z">
                  <w:rPr>
                    <w:rStyle w:val="Hyperlink"/>
                    <w:i/>
                    <w:iCs/>
                    <w:lang w:val="vi-VN"/>
                  </w:rPr>
                </w:rPrChange>
              </w:rPr>
              <w:delText>Liệu xác nhận từ người thân, bạn bè hay thậm chí từ chính bản thân sinh viên có được chấp nhận như một bằng chứng hỗ trợ cho đơn xem xét Trường hợp Ngoại lệ không?</w:delText>
            </w:r>
            <w:r w:rsidDel="001F569A">
              <w:rPr>
                <w:webHidden/>
              </w:rPr>
              <w:tab/>
            </w:r>
            <w:r w:rsidR="004A3396" w:rsidDel="001F569A">
              <w:rPr>
                <w:webHidden/>
              </w:rPr>
              <w:delText>83</w:delText>
            </w:r>
          </w:del>
        </w:p>
        <w:p w14:paraId="3FF1AC1E" w14:textId="581BEBAB" w:rsidR="00262D6E" w:rsidDel="001F569A" w:rsidRDefault="00262D6E">
          <w:pPr>
            <w:pStyle w:val="TOC2"/>
            <w:tabs>
              <w:tab w:val="left" w:pos="1540"/>
            </w:tabs>
            <w:rPr>
              <w:del w:id="493" w:author="An Tran, ACA (BUV)" w:date="2024-09-13T10:43:00Z" w16du:dateUtc="2024-09-13T03:43:00Z"/>
              <w:rFonts w:asciiTheme="minorHAnsi" w:eastAsiaTheme="minorEastAsia" w:hAnsiTheme="minorHAnsi" w:cstheme="minorBidi"/>
              <w:kern w:val="2"/>
              <w:lang w:eastAsia="en-US"/>
              <w14:ligatures w14:val="standardContextual"/>
            </w:rPr>
          </w:pPr>
          <w:del w:id="494" w:author="An Tran, ACA (BUV)" w:date="2024-09-13T10:43:00Z" w16du:dateUtc="2024-09-13T03:43:00Z">
            <w:r w:rsidRPr="001F569A" w:rsidDel="001F569A">
              <w:rPr>
                <w:rPrChange w:id="495" w:author="An Tran, ACA (BUV)" w:date="2024-09-13T10:43:00Z" w16du:dateUtc="2024-09-13T03:43:00Z">
                  <w:rPr>
                    <w:rStyle w:val="Hyperlink"/>
                    <w:bCs/>
                    <w:lang w:val="vi-VN"/>
                  </w:rPr>
                </w:rPrChange>
              </w:rPr>
              <w:delText>41.</w:delText>
            </w:r>
            <w:r w:rsidDel="001F569A">
              <w:rPr>
                <w:rFonts w:asciiTheme="minorHAnsi" w:eastAsiaTheme="minorEastAsia" w:hAnsiTheme="minorHAnsi" w:cstheme="minorBidi"/>
                <w:kern w:val="2"/>
                <w:lang w:eastAsia="en-US"/>
                <w14:ligatures w14:val="standardContextual"/>
              </w:rPr>
              <w:tab/>
            </w:r>
            <w:r w:rsidRPr="001F569A" w:rsidDel="001F569A">
              <w:rPr>
                <w:rPrChange w:id="496" w:author="An Tran, ACA (BUV)" w:date="2024-09-13T10:43:00Z" w16du:dateUtc="2024-09-13T03:43:00Z">
                  <w:rPr>
                    <w:rStyle w:val="Hyperlink"/>
                    <w:lang w:val="vi-VN"/>
                  </w:rPr>
                </w:rPrChange>
              </w:rPr>
              <w:delText xml:space="preserve">My Exceptional Circumstance claim got upheld. What is the next step? / </w:delText>
            </w:r>
            <w:r w:rsidRPr="001F569A" w:rsidDel="001F569A">
              <w:rPr>
                <w:rPrChange w:id="497" w:author="An Tran, ACA (BUV)" w:date="2024-09-13T10:43:00Z" w16du:dateUtc="2024-09-13T03:43:00Z">
                  <w:rPr>
                    <w:rStyle w:val="Hyperlink"/>
                    <w:i/>
                    <w:iCs/>
                    <w:lang w:val="vi-VN"/>
                  </w:rPr>
                </w:rPrChange>
              </w:rPr>
              <w:delText>Sinh viên cần làm gì sau khi đơn xin xem xét Trường hợp Ngoại lệ được chấp thuận?</w:delText>
            </w:r>
            <w:r w:rsidDel="001F569A">
              <w:rPr>
                <w:webHidden/>
              </w:rPr>
              <w:tab/>
            </w:r>
            <w:r w:rsidR="004A3396" w:rsidDel="001F569A">
              <w:rPr>
                <w:webHidden/>
              </w:rPr>
              <w:delText>84</w:delText>
            </w:r>
          </w:del>
        </w:p>
        <w:p w14:paraId="3564E107" w14:textId="5BA32FAB" w:rsidR="00262D6E" w:rsidDel="001F569A" w:rsidRDefault="00262D6E">
          <w:pPr>
            <w:pStyle w:val="TOC1"/>
            <w:rPr>
              <w:del w:id="498" w:author="An Tran, ACA (BUV)" w:date="2024-09-13T10:43:00Z" w16du:dateUtc="2024-09-13T03:43:00Z"/>
              <w:rFonts w:asciiTheme="minorHAnsi" w:eastAsiaTheme="minorEastAsia" w:hAnsiTheme="minorHAnsi" w:cstheme="minorBidi"/>
              <w:b w:val="0"/>
              <w:bCs w:val="0"/>
              <w:kern w:val="2"/>
              <w:lang w:eastAsia="en-US"/>
              <w14:ligatures w14:val="standardContextual"/>
            </w:rPr>
          </w:pPr>
          <w:del w:id="499" w:author="An Tran, ACA (BUV)" w:date="2024-09-13T10:43:00Z" w16du:dateUtc="2024-09-13T03:43:00Z">
            <w:r w:rsidRPr="001F569A" w:rsidDel="001F569A">
              <w:rPr>
                <w:rPrChange w:id="500" w:author="An Tran, ACA (BUV)" w:date="2024-09-13T10:43:00Z" w16du:dateUtc="2024-09-13T03:43:00Z">
                  <w:rPr>
                    <w:rStyle w:val="Hyperlink"/>
                    <w:rFonts w:ascii="iCiel Avenir LT Std 35 Light" w:hAnsi="iCiel Avenir LT Std 35 Light"/>
                    <w:b w:val="0"/>
                    <w:bCs w:val="0"/>
                    <w:lang w:val="vi-VN"/>
                  </w:rPr>
                </w:rPrChange>
              </w:rPr>
              <w:delText>IV.</w:delText>
            </w:r>
            <w:r w:rsidDel="001F569A">
              <w:rPr>
                <w:rFonts w:asciiTheme="minorHAnsi" w:eastAsiaTheme="minorEastAsia" w:hAnsiTheme="minorHAnsi" w:cstheme="minorBidi"/>
                <w:b w:val="0"/>
                <w:bCs w:val="0"/>
                <w:kern w:val="2"/>
                <w:lang w:eastAsia="en-US"/>
                <w14:ligatures w14:val="standardContextual"/>
              </w:rPr>
              <w:tab/>
            </w:r>
            <w:r w:rsidRPr="001F569A" w:rsidDel="001F569A">
              <w:rPr>
                <w:rPrChange w:id="501" w:author="An Tran, ACA (BUV)" w:date="2024-09-13T10:43:00Z" w16du:dateUtc="2024-09-13T03:43:00Z">
                  <w:rPr>
                    <w:rStyle w:val="Hyperlink"/>
                    <w:rFonts w:ascii="iCiel Avenir LT Std 35 Light" w:hAnsi="iCiel Avenir LT Std 35 Light"/>
                    <w:b w:val="0"/>
                    <w:bCs w:val="0"/>
                    <w:lang w:val="vi-VN"/>
                  </w:rPr>
                </w:rPrChange>
              </w:rPr>
              <w:delText>STUDENT EXPERIENCE</w:delText>
            </w:r>
            <w:r w:rsidDel="001F569A">
              <w:rPr>
                <w:webHidden/>
              </w:rPr>
              <w:tab/>
            </w:r>
            <w:r w:rsidR="004A3396" w:rsidDel="001F569A">
              <w:rPr>
                <w:webHidden/>
              </w:rPr>
              <w:delText>88</w:delText>
            </w:r>
          </w:del>
        </w:p>
        <w:p w14:paraId="7A19931F" w14:textId="0FAB3FC9" w:rsidR="00262D6E" w:rsidDel="001F569A" w:rsidRDefault="00262D6E">
          <w:pPr>
            <w:pStyle w:val="TOC2"/>
            <w:tabs>
              <w:tab w:val="left" w:pos="1540"/>
            </w:tabs>
            <w:rPr>
              <w:del w:id="502" w:author="An Tran, ACA (BUV)" w:date="2024-09-13T10:43:00Z" w16du:dateUtc="2024-09-13T03:43:00Z"/>
              <w:rFonts w:asciiTheme="minorHAnsi" w:eastAsiaTheme="minorEastAsia" w:hAnsiTheme="minorHAnsi" w:cstheme="minorBidi"/>
              <w:kern w:val="2"/>
              <w:lang w:eastAsia="en-US"/>
              <w14:ligatures w14:val="standardContextual"/>
            </w:rPr>
          </w:pPr>
          <w:del w:id="503" w:author="An Tran, ACA (BUV)" w:date="2024-09-13T10:43:00Z" w16du:dateUtc="2024-09-13T03:43:00Z">
            <w:r w:rsidRPr="001F569A" w:rsidDel="001F569A">
              <w:rPr>
                <w:rPrChange w:id="504" w:author="An Tran, ACA (BUV)" w:date="2024-09-13T10:43:00Z" w16du:dateUtc="2024-09-13T03:43:00Z">
                  <w:rPr>
                    <w:rStyle w:val="Hyperlink"/>
                    <w:bCs/>
                    <w:lang w:val="vi-VN"/>
                  </w:rPr>
                </w:rPrChange>
              </w:rPr>
              <w:delText>1.</w:delText>
            </w:r>
            <w:r w:rsidDel="001F569A">
              <w:rPr>
                <w:rFonts w:asciiTheme="minorHAnsi" w:eastAsiaTheme="minorEastAsia" w:hAnsiTheme="minorHAnsi" w:cstheme="minorBidi"/>
                <w:kern w:val="2"/>
                <w:lang w:eastAsia="en-US"/>
                <w14:ligatures w14:val="standardContextual"/>
              </w:rPr>
              <w:tab/>
            </w:r>
            <w:r w:rsidRPr="001F569A" w:rsidDel="001F569A">
              <w:rPr>
                <w:rPrChange w:id="505" w:author="An Tran, ACA (BUV)" w:date="2024-09-13T10:43:00Z" w16du:dateUtc="2024-09-13T03:43:00Z">
                  <w:rPr>
                    <w:rStyle w:val="Hyperlink"/>
                    <w:lang w:val="vi-VN"/>
                  </w:rPr>
                </w:rPrChange>
              </w:rPr>
              <w:delText xml:space="preserve">Is the Internship programme at BUV compulsory to students? / </w:delText>
            </w:r>
            <w:r w:rsidRPr="001F569A" w:rsidDel="001F569A">
              <w:rPr>
                <w:rPrChange w:id="506" w:author="An Tran, ACA (BUV)" w:date="2024-09-13T10:43:00Z" w16du:dateUtc="2024-09-13T03:43:00Z">
                  <w:rPr>
                    <w:rStyle w:val="Hyperlink"/>
                    <w:i/>
                    <w:iCs/>
                    <w:lang w:val="vi-VN"/>
                  </w:rPr>
                </w:rPrChange>
              </w:rPr>
              <w:delText>Ch</w:delText>
            </w:r>
            <w:r w:rsidRPr="001F569A" w:rsidDel="001F569A">
              <w:rPr>
                <w:rPrChange w:id="507" w:author="An Tran, ACA (BUV)" w:date="2024-09-13T10:43:00Z" w16du:dateUtc="2024-09-13T03:43:00Z">
                  <w:rPr>
                    <w:rStyle w:val="Hyperlink"/>
                    <w:rFonts w:cs="Calibri"/>
                    <w:i/>
                    <w:iCs/>
                    <w:lang w:val="vi-VN"/>
                  </w:rPr>
                </w:rPrChange>
              </w:rPr>
              <w:delText>ươ</w:delText>
            </w:r>
            <w:r w:rsidRPr="001F569A" w:rsidDel="001F569A">
              <w:rPr>
                <w:rPrChange w:id="508" w:author="An Tran, ACA (BUV)" w:date="2024-09-13T10:43:00Z" w16du:dateUtc="2024-09-13T03:43:00Z">
                  <w:rPr>
                    <w:rStyle w:val="Hyperlink"/>
                    <w:i/>
                    <w:iCs/>
                    <w:lang w:val="vi-VN"/>
                  </w:rPr>
                </w:rPrChange>
              </w:rPr>
              <w:delText>ng tr</w:delText>
            </w:r>
            <w:r w:rsidRPr="001F569A" w:rsidDel="001F569A">
              <w:rPr>
                <w:rPrChange w:id="509" w:author="An Tran, ACA (BUV)" w:date="2024-09-13T10:43:00Z" w16du:dateUtc="2024-09-13T03:43:00Z">
                  <w:rPr>
                    <w:rStyle w:val="Hyperlink"/>
                    <w:rFonts w:cs="Avenir Next LT Pro"/>
                    <w:i/>
                    <w:iCs/>
                    <w:lang w:val="vi-VN"/>
                  </w:rPr>
                </w:rPrChange>
              </w:rPr>
              <w:delText>ì</w:delText>
            </w:r>
            <w:r w:rsidRPr="001F569A" w:rsidDel="001F569A">
              <w:rPr>
                <w:rPrChange w:id="510" w:author="An Tran, ACA (BUV)" w:date="2024-09-13T10:43:00Z" w16du:dateUtc="2024-09-13T03:43:00Z">
                  <w:rPr>
                    <w:rStyle w:val="Hyperlink"/>
                    <w:i/>
                    <w:iCs/>
                    <w:lang w:val="vi-VN"/>
                  </w:rPr>
                </w:rPrChange>
              </w:rPr>
              <w:delText>nh Th</w:delText>
            </w:r>
            <w:r w:rsidRPr="001F569A" w:rsidDel="001F569A">
              <w:rPr>
                <w:rPrChange w:id="511" w:author="An Tran, ACA (BUV)" w:date="2024-09-13T10:43:00Z" w16du:dateUtc="2024-09-13T03:43:00Z">
                  <w:rPr>
                    <w:rStyle w:val="Hyperlink"/>
                    <w:rFonts w:cs="Calibri"/>
                    <w:i/>
                    <w:iCs/>
                    <w:lang w:val="vi-VN"/>
                  </w:rPr>
                </w:rPrChange>
              </w:rPr>
              <w:delText>ự</w:delText>
            </w:r>
            <w:r w:rsidRPr="001F569A" w:rsidDel="001F569A">
              <w:rPr>
                <w:rPrChange w:id="512" w:author="An Tran, ACA (BUV)" w:date="2024-09-13T10:43:00Z" w16du:dateUtc="2024-09-13T03:43:00Z">
                  <w:rPr>
                    <w:rStyle w:val="Hyperlink"/>
                    <w:i/>
                    <w:iCs/>
                    <w:lang w:val="vi-VN"/>
                  </w:rPr>
                </w:rPrChange>
              </w:rPr>
              <w:delText>c t</w:delText>
            </w:r>
            <w:r w:rsidRPr="001F569A" w:rsidDel="001F569A">
              <w:rPr>
                <w:rPrChange w:id="513" w:author="An Tran, ACA (BUV)" w:date="2024-09-13T10:43:00Z" w16du:dateUtc="2024-09-13T03:43:00Z">
                  <w:rPr>
                    <w:rStyle w:val="Hyperlink"/>
                    <w:rFonts w:cs="Calibri"/>
                    <w:i/>
                    <w:iCs/>
                    <w:lang w:val="vi-VN"/>
                  </w:rPr>
                </w:rPrChange>
              </w:rPr>
              <w:delText>ậ</w:delText>
            </w:r>
            <w:r w:rsidRPr="001F569A" w:rsidDel="001F569A">
              <w:rPr>
                <w:rPrChange w:id="514" w:author="An Tran, ACA (BUV)" w:date="2024-09-13T10:43:00Z" w16du:dateUtc="2024-09-13T03:43:00Z">
                  <w:rPr>
                    <w:rStyle w:val="Hyperlink"/>
                    <w:i/>
                    <w:iCs/>
                    <w:lang w:val="vi-VN"/>
                  </w:rPr>
                </w:rPrChange>
              </w:rPr>
              <w:delText>p t</w:delText>
            </w:r>
            <w:r w:rsidRPr="001F569A" w:rsidDel="001F569A">
              <w:rPr>
                <w:rPrChange w:id="515" w:author="An Tran, ACA (BUV)" w:date="2024-09-13T10:43:00Z" w16du:dateUtc="2024-09-13T03:43:00Z">
                  <w:rPr>
                    <w:rStyle w:val="Hyperlink"/>
                    <w:rFonts w:cs="Calibri"/>
                    <w:i/>
                    <w:iCs/>
                    <w:lang w:val="vi-VN"/>
                  </w:rPr>
                </w:rPrChange>
              </w:rPr>
              <w:delText>ạ</w:delText>
            </w:r>
            <w:r w:rsidRPr="001F569A" w:rsidDel="001F569A">
              <w:rPr>
                <w:rPrChange w:id="516" w:author="An Tran, ACA (BUV)" w:date="2024-09-13T10:43:00Z" w16du:dateUtc="2024-09-13T03:43:00Z">
                  <w:rPr>
                    <w:rStyle w:val="Hyperlink"/>
                    <w:i/>
                    <w:iCs/>
                    <w:lang w:val="vi-VN"/>
                  </w:rPr>
                </w:rPrChange>
              </w:rPr>
              <w:delText>i BUV có b</w:delText>
            </w:r>
            <w:r w:rsidRPr="001F569A" w:rsidDel="001F569A">
              <w:rPr>
                <w:rPrChange w:id="517" w:author="An Tran, ACA (BUV)" w:date="2024-09-13T10:43:00Z" w16du:dateUtc="2024-09-13T03:43:00Z">
                  <w:rPr>
                    <w:rStyle w:val="Hyperlink"/>
                    <w:rFonts w:cs="Calibri"/>
                    <w:i/>
                    <w:iCs/>
                    <w:lang w:val="vi-VN"/>
                  </w:rPr>
                </w:rPrChange>
              </w:rPr>
              <w:delText>ắ</w:delText>
            </w:r>
            <w:r w:rsidRPr="001F569A" w:rsidDel="001F569A">
              <w:rPr>
                <w:rPrChange w:id="518" w:author="An Tran, ACA (BUV)" w:date="2024-09-13T10:43:00Z" w16du:dateUtc="2024-09-13T03:43:00Z">
                  <w:rPr>
                    <w:rStyle w:val="Hyperlink"/>
                    <w:i/>
                    <w:iCs/>
                    <w:lang w:val="vi-VN"/>
                  </w:rPr>
                </w:rPrChange>
              </w:rPr>
              <w:delText>t bu</w:delText>
            </w:r>
            <w:r w:rsidRPr="001F569A" w:rsidDel="001F569A">
              <w:rPr>
                <w:rPrChange w:id="519" w:author="An Tran, ACA (BUV)" w:date="2024-09-13T10:43:00Z" w16du:dateUtc="2024-09-13T03:43:00Z">
                  <w:rPr>
                    <w:rStyle w:val="Hyperlink"/>
                    <w:rFonts w:cs="Calibri"/>
                    <w:i/>
                    <w:iCs/>
                    <w:lang w:val="vi-VN"/>
                  </w:rPr>
                </w:rPrChange>
              </w:rPr>
              <w:delText>ộ</w:delText>
            </w:r>
            <w:r w:rsidRPr="001F569A" w:rsidDel="001F569A">
              <w:rPr>
                <w:rPrChange w:id="520" w:author="An Tran, ACA (BUV)" w:date="2024-09-13T10:43:00Z" w16du:dateUtc="2024-09-13T03:43:00Z">
                  <w:rPr>
                    <w:rStyle w:val="Hyperlink"/>
                    <w:i/>
                    <w:iCs/>
                    <w:lang w:val="vi-VN"/>
                  </w:rPr>
                </w:rPrChange>
              </w:rPr>
              <w:delText>c đ</w:delText>
            </w:r>
            <w:r w:rsidRPr="001F569A" w:rsidDel="001F569A">
              <w:rPr>
                <w:rPrChange w:id="521" w:author="An Tran, ACA (BUV)" w:date="2024-09-13T10:43:00Z" w16du:dateUtc="2024-09-13T03:43:00Z">
                  <w:rPr>
                    <w:rStyle w:val="Hyperlink"/>
                    <w:rFonts w:cs="Calibri"/>
                    <w:i/>
                    <w:iCs/>
                    <w:lang w:val="vi-VN"/>
                  </w:rPr>
                </w:rPrChange>
              </w:rPr>
              <w:delText>ố</w:delText>
            </w:r>
            <w:r w:rsidRPr="001F569A" w:rsidDel="001F569A">
              <w:rPr>
                <w:rPrChange w:id="522" w:author="An Tran, ACA (BUV)" w:date="2024-09-13T10:43:00Z" w16du:dateUtc="2024-09-13T03:43:00Z">
                  <w:rPr>
                    <w:rStyle w:val="Hyperlink"/>
                    <w:i/>
                    <w:iCs/>
                    <w:lang w:val="vi-VN"/>
                  </w:rPr>
                </w:rPrChange>
              </w:rPr>
              <w:delText>i v</w:delText>
            </w:r>
            <w:r w:rsidRPr="001F569A" w:rsidDel="001F569A">
              <w:rPr>
                <w:rPrChange w:id="523" w:author="An Tran, ACA (BUV)" w:date="2024-09-13T10:43:00Z" w16du:dateUtc="2024-09-13T03:43:00Z">
                  <w:rPr>
                    <w:rStyle w:val="Hyperlink"/>
                    <w:rFonts w:cs="Calibri"/>
                    <w:i/>
                    <w:iCs/>
                    <w:lang w:val="vi-VN"/>
                  </w:rPr>
                </w:rPrChange>
              </w:rPr>
              <w:delText>ớ</w:delText>
            </w:r>
            <w:r w:rsidRPr="001F569A" w:rsidDel="001F569A">
              <w:rPr>
                <w:rPrChange w:id="524" w:author="An Tran, ACA (BUV)" w:date="2024-09-13T10:43:00Z" w16du:dateUtc="2024-09-13T03:43:00Z">
                  <w:rPr>
                    <w:rStyle w:val="Hyperlink"/>
                    <w:i/>
                    <w:iCs/>
                    <w:lang w:val="vi-VN"/>
                  </w:rPr>
                </w:rPrChange>
              </w:rPr>
              <w:delText>i sinh viên không?</w:delText>
            </w:r>
            <w:r w:rsidDel="001F569A">
              <w:rPr>
                <w:webHidden/>
              </w:rPr>
              <w:tab/>
            </w:r>
            <w:r w:rsidR="004A3396" w:rsidDel="001F569A">
              <w:rPr>
                <w:webHidden/>
              </w:rPr>
              <w:delText>88</w:delText>
            </w:r>
          </w:del>
        </w:p>
        <w:p w14:paraId="422DF456" w14:textId="04853B61" w:rsidR="00262D6E" w:rsidDel="001F569A" w:rsidRDefault="00262D6E">
          <w:pPr>
            <w:pStyle w:val="TOC2"/>
            <w:tabs>
              <w:tab w:val="left" w:pos="1540"/>
            </w:tabs>
            <w:rPr>
              <w:del w:id="525" w:author="An Tran, ACA (BUV)" w:date="2024-09-13T10:43:00Z" w16du:dateUtc="2024-09-13T03:43:00Z"/>
              <w:rFonts w:asciiTheme="minorHAnsi" w:eastAsiaTheme="minorEastAsia" w:hAnsiTheme="minorHAnsi" w:cstheme="minorBidi"/>
              <w:kern w:val="2"/>
              <w:lang w:eastAsia="en-US"/>
              <w14:ligatures w14:val="standardContextual"/>
            </w:rPr>
          </w:pPr>
          <w:del w:id="526" w:author="An Tran, ACA (BUV)" w:date="2024-09-13T10:43:00Z" w16du:dateUtc="2024-09-13T03:43:00Z">
            <w:r w:rsidRPr="001F569A" w:rsidDel="001F569A">
              <w:rPr>
                <w:rPrChange w:id="527" w:author="An Tran, ACA (BUV)" w:date="2024-09-13T10:43:00Z" w16du:dateUtc="2024-09-13T03:43:00Z">
                  <w:rPr>
                    <w:rStyle w:val="Hyperlink"/>
                    <w:bCs/>
                    <w:lang w:val="vi-VN"/>
                  </w:rPr>
                </w:rPrChange>
              </w:rPr>
              <w:delText>2.</w:delText>
            </w:r>
            <w:r w:rsidDel="001F569A">
              <w:rPr>
                <w:rFonts w:asciiTheme="minorHAnsi" w:eastAsiaTheme="minorEastAsia" w:hAnsiTheme="minorHAnsi" w:cstheme="minorBidi"/>
                <w:kern w:val="2"/>
                <w:lang w:eastAsia="en-US"/>
                <w14:ligatures w14:val="standardContextual"/>
              </w:rPr>
              <w:tab/>
            </w:r>
            <w:r w:rsidRPr="001F569A" w:rsidDel="001F569A">
              <w:rPr>
                <w:rPrChange w:id="528" w:author="An Tran, ACA (BUV)" w:date="2024-09-13T10:43:00Z" w16du:dateUtc="2024-09-13T03:43:00Z">
                  <w:rPr>
                    <w:rStyle w:val="Hyperlink"/>
                    <w:lang w:val="vi-VN"/>
                  </w:rPr>
                </w:rPrChange>
              </w:rPr>
              <w:delText xml:space="preserve">How does BUV support students with their internships? / </w:delText>
            </w:r>
            <w:r w:rsidRPr="001F569A" w:rsidDel="001F569A">
              <w:rPr>
                <w:rPrChange w:id="529" w:author="An Tran, ACA (BUV)" w:date="2024-09-13T10:43:00Z" w16du:dateUtc="2024-09-13T03:43:00Z">
                  <w:rPr>
                    <w:rStyle w:val="Hyperlink"/>
                    <w:i/>
                    <w:iCs/>
                    <w:lang w:val="vi-VN"/>
                  </w:rPr>
                </w:rPrChange>
              </w:rPr>
              <w:delText>Sinh viên đ</w:delText>
            </w:r>
            <w:r w:rsidRPr="001F569A" w:rsidDel="001F569A">
              <w:rPr>
                <w:rPrChange w:id="530" w:author="An Tran, ACA (BUV)" w:date="2024-09-13T10:43:00Z" w16du:dateUtc="2024-09-13T03:43:00Z">
                  <w:rPr>
                    <w:rStyle w:val="Hyperlink"/>
                    <w:rFonts w:cs="Calibri"/>
                    <w:i/>
                    <w:iCs/>
                    <w:lang w:val="vi-VN"/>
                  </w:rPr>
                </w:rPrChange>
              </w:rPr>
              <w:delText>ượ</w:delText>
            </w:r>
            <w:r w:rsidRPr="001F569A" w:rsidDel="001F569A">
              <w:rPr>
                <w:rPrChange w:id="531" w:author="An Tran, ACA (BUV)" w:date="2024-09-13T10:43:00Z" w16du:dateUtc="2024-09-13T03:43:00Z">
                  <w:rPr>
                    <w:rStyle w:val="Hyperlink"/>
                    <w:i/>
                    <w:iCs/>
                    <w:lang w:val="vi-VN"/>
                  </w:rPr>
                </w:rPrChange>
              </w:rPr>
              <w:delText>c BUV h</w:delText>
            </w:r>
            <w:r w:rsidRPr="001F569A" w:rsidDel="001F569A">
              <w:rPr>
                <w:rPrChange w:id="532" w:author="An Tran, ACA (BUV)" w:date="2024-09-13T10:43:00Z" w16du:dateUtc="2024-09-13T03:43:00Z">
                  <w:rPr>
                    <w:rStyle w:val="Hyperlink"/>
                    <w:rFonts w:cs="Calibri"/>
                    <w:i/>
                    <w:iCs/>
                    <w:lang w:val="vi-VN"/>
                  </w:rPr>
                </w:rPrChange>
              </w:rPr>
              <w:delText>ỗ</w:delText>
            </w:r>
            <w:r w:rsidRPr="001F569A" w:rsidDel="001F569A">
              <w:rPr>
                <w:rPrChange w:id="533" w:author="An Tran, ACA (BUV)" w:date="2024-09-13T10:43:00Z" w16du:dateUtc="2024-09-13T03:43:00Z">
                  <w:rPr>
                    <w:rStyle w:val="Hyperlink"/>
                    <w:i/>
                    <w:iCs/>
                    <w:lang w:val="vi-VN"/>
                  </w:rPr>
                </w:rPrChange>
              </w:rPr>
              <w:delText xml:space="preserve"> tr</w:delText>
            </w:r>
            <w:r w:rsidRPr="001F569A" w:rsidDel="001F569A">
              <w:rPr>
                <w:rPrChange w:id="534" w:author="An Tran, ACA (BUV)" w:date="2024-09-13T10:43:00Z" w16du:dateUtc="2024-09-13T03:43:00Z">
                  <w:rPr>
                    <w:rStyle w:val="Hyperlink"/>
                    <w:rFonts w:cs="Calibri"/>
                    <w:i/>
                    <w:iCs/>
                    <w:lang w:val="vi-VN"/>
                  </w:rPr>
                </w:rPrChange>
              </w:rPr>
              <w:delText>ợ</w:delText>
            </w:r>
            <w:r w:rsidRPr="001F569A" w:rsidDel="001F569A">
              <w:rPr>
                <w:rPrChange w:id="535" w:author="An Tran, ACA (BUV)" w:date="2024-09-13T10:43:00Z" w16du:dateUtc="2024-09-13T03:43:00Z">
                  <w:rPr>
                    <w:rStyle w:val="Hyperlink"/>
                    <w:i/>
                    <w:iCs/>
                    <w:lang w:val="vi-VN"/>
                  </w:rPr>
                </w:rPrChange>
              </w:rPr>
              <w:delText xml:space="preserve"> trong công tác th</w:delText>
            </w:r>
            <w:r w:rsidRPr="001F569A" w:rsidDel="001F569A">
              <w:rPr>
                <w:rPrChange w:id="536" w:author="An Tran, ACA (BUV)" w:date="2024-09-13T10:43:00Z" w16du:dateUtc="2024-09-13T03:43:00Z">
                  <w:rPr>
                    <w:rStyle w:val="Hyperlink"/>
                    <w:rFonts w:cs="Calibri"/>
                    <w:i/>
                    <w:iCs/>
                    <w:lang w:val="vi-VN"/>
                  </w:rPr>
                </w:rPrChange>
              </w:rPr>
              <w:delText>ự</w:delText>
            </w:r>
            <w:r w:rsidRPr="001F569A" w:rsidDel="001F569A">
              <w:rPr>
                <w:rPrChange w:id="537" w:author="An Tran, ACA (BUV)" w:date="2024-09-13T10:43:00Z" w16du:dateUtc="2024-09-13T03:43:00Z">
                  <w:rPr>
                    <w:rStyle w:val="Hyperlink"/>
                    <w:i/>
                    <w:iCs/>
                    <w:lang w:val="vi-VN"/>
                  </w:rPr>
                </w:rPrChange>
              </w:rPr>
              <w:delText>c t</w:delText>
            </w:r>
            <w:r w:rsidRPr="001F569A" w:rsidDel="001F569A">
              <w:rPr>
                <w:rPrChange w:id="538" w:author="An Tran, ACA (BUV)" w:date="2024-09-13T10:43:00Z" w16du:dateUtc="2024-09-13T03:43:00Z">
                  <w:rPr>
                    <w:rStyle w:val="Hyperlink"/>
                    <w:rFonts w:cs="Calibri"/>
                    <w:i/>
                    <w:iCs/>
                    <w:lang w:val="vi-VN"/>
                  </w:rPr>
                </w:rPrChange>
              </w:rPr>
              <w:delText>ậ</w:delText>
            </w:r>
            <w:r w:rsidRPr="001F569A" w:rsidDel="001F569A">
              <w:rPr>
                <w:rPrChange w:id="539" w:author="An Tran, ACA (BUV)" w:date="2024-09-13T10:43:00Z" w16du:dateUtc="2024-09-13T03:43:00Z">
                  <w:rPr>
                    <w:rStyle w:val="Hyperlink"/>
                    <w:i/>
                    <w:iCs/>
                    <w:lang w:val="vi-VN"/>
                  </w:rPr>
                </w:rPrChange>
              </w:rPr>
              <w:delText>p nh</w:delText>
            </w:r>
            <w:r w:rsidRPr="001F569A" w:rsidDel="001F569A">
              <w:rPr>
                <w:rPrChange w:id="540" w:author="An Tran, ACA (BUV)" w:date="2024-09-13T10:43:00Z" w16du:dateUtc="2024-09-13T03:43:00Z">
                  <w:rPr>
                    <w:rStyle w:val="Hyperlink"/>
                    <w:rFonts w:cs="Calibri"/>
                    <w:i/>
                    <w:iCs/>
                    <w:lang w:val="vi-VN"/>
                  </w:rPr>
                </w:rPrChange>
              </w:rPr>
              <w:delText>ư</w:delText>
            </w:r>
            <w:r w:rsidRPr="001F569A" w:rsidDel="001F569A">
              <w:rPr>
                <w:rPrChange w:id="541" w:author="An Tran, ACA (BUV)" w:date="2024-09-13T10:43:00Z" w16du:dateUtc="2024-09-13T03:43:00Z">
                  <w:rPr>
                    <w:rStyle w:val="Hyperlink"/>
                    <w:i/>
                    <w:iCs/>
                    <w:lang w:val="vi-VN"/>
                  </w:rPr>
                </w:rPrChange>
              </w:rPr>
              <w:delText xml:space="preserve"> th</w:delText>
            </w:r>
            <w:r w:rsidRPr="001F569A" w:rsidDel="001F569A">
              <w:rPr>
                <w:rPrChange w:id="542" w:author="An Tran, ACA (BUV)" w:date="2024-09-13T10:43:00Z" w16du:dateUtc="2024-09-13T03:43:00Z">
                  <w:rPr>
                    <w:rStyle w:val="Hyperlink"/>
                    <w:rFonts w:cs="Calibri"/>
                    <w:i/>
                    <w:iCs/>
                    <w:lang w:val="vi-VN"/>
                  </w:rPr>
                </w:rPrChange>
              </w:rPr>
              <w:delText>ế</w:delText>
            </w:r>
            <w:r w:rsidRPr="001F569A" w:rsidDel="001F569A">
              <w:rPr>
                <w:rPrChange w:id="543" w:author="An Tran, ACA (BUV)" w:date="2024-09-13T10:43:00Z" w16du:dateUtc="2024-09-13T03:43:00Z">
                  <w:rPr>
                    <w:rStyle w:val="Hyperlink"/>
                    <w:i/>
                    <w:iCs/>
                    <w:lang w:val="vi-VN"/>
                  </w:rPr>
                </w:rPrChange>
              </w:rPr>
              <w:delText xml:space="preserve"> nào?</w:delText>
            </w:r>
            <w:r w:rsidDel="001F569A">
              <w:rPr>
                <w:webHidden/>
              </w:rPr>
              <w:tab/>
            </w:r>
            <w:r w:rsidR="004A3396" w:rsidDel="001F569A">
              <w:rPr>
                <w:webHidden/>
              </w:rPr>
              <w:delText>90</w:delText>
            </w:r>
          </w:del>
        </w:p>
        <w:p w14:paraId="78036C9E" w14:textId="72F84E9D" w:rsidR="00262D6E" w:rsidDel="001F569A" w:rsidRDefault="00262D6E">
          <w:pPr>
            <w:pStyle w:val="TOC2"/>
            <w:tabs>
              <w:tab w:val="left" w:pos="1540"/>
            </w:tabs>
            <w:rPr>
              <w:del w:id="544" w:author="An Tran, ACA (BUV)" w:date="2024-09-13T10:43:00Z" w16du:dateUtc="2024-09-13T03:43:00Z"/>
              <w:rFonts w:asciiTheme="minorHAnsi" w:eastAsiaTheme="minorEastAsia" w:hAnsiTheme="minorHAnsi" w:cstheme="minorBidi"/>
              <w:kern w:val="2"/>
              <w:lang w:eastAsia="en-US"/>
              <w14:ligatures w14:val="standardContextual"/>
            </w:rPr>
          </w:pPr>
          <w:del w:id="545" w:author="An Tran, ACA (BUV)" w:date="2024-09-13T10:43:00Z" w16du:dateUtc="2024-09-13T03:43:00Z">
            <w:r w:rsidRPr="001F569A" w:rsidDel="001F569A">
              <w:rPr>
                <w:rPrChange w:id="546" w:author="An Tran, ACA (BUV)" w:date="2024-09-13T10:43:00Z" w16du:dateUtc="2024-09-13T03:43:00Z">
                  <w:rPr>
                    <w:rStyle w:val="Hyperlink"/>
                    <w:bCs/>
                    <w:lang w:val="vi-VN"/>
                  </w:rPr>
                </w:rPrChange>
              </w:rPr>
              <w:delText>3.</w:delText>
            </w:r>
            <w:r w:rsidDel="001F569A">
              <w:rPr>
                <w:rFonts w:asciiTheme="minorHAnsi" w:eastAsiaTheme="minorEastAsia" w:hAnsiTheme="minorHAnsi" w:cstheme="minorBidi"/>
                <w:kern w:val="2"/>
                <w:lang w:eastAsia="en-US"/>
                <w14:ligatures w14:val="standardContextual"/>
              </w:rPr>
              <w:tab/>
            </w:r>
            <w:r w:rsidRPr="001F569A" w:rsidDel="001F569A">
              <w:rPr>
                <w:rPrChange w:id="547" w:author="An Tran, ACA (BUV)" w:date="2024-09-13T10:43:00Z" w16du:dateUtc="2024-09-13T03:43:00Z">
                  <w:rPr>
                    <w:rStyle w:val="Hyperlink"/>
                    <w:lang w:val="vi-VN"/>
                  </w:rPr>
                </w:rPrChange>
              </w:rPr>
              <w:delText xml:space="preserve">Can first year students go for internships? / </w:delText>
            </w:r>
            <w:r w:rsidRPr="001F569A" w:rsidDel="001F569A">
              <w:rPr>
                <w:rPrChange w:id="548" w:author="An Tran, ACA (BUV)" w:date="2024-09-13T10:43:00Z" w16du:dateUtc="2024-09-13T03:43:00Z">
                  <w:rPr>
                    <w:rStyle w:val="Hyperlink"/>
                    <w:i/>
                    <w:iCs/>
                    <w:lang w:val="vi-VN"/>
                  </w:rPr>
                </w:rPrChange>
              </w:rPr>
              <w:delText>Sinh viên năm nh</w:delText>
            </w:r>
            <w:r w:rsidRPr="001F569A" w:rsidDel="001F569A">
              <w:rPr>
                <w:rPrChange w:id="549" w:author="An Tran, ACA (BUV)" w:date="2024-09-13T10:43:00Z" w16du:dateUtc="2024-09-13T03:43:00Z">
                  <w:rPr>
                    <w:rStyle w:val="Hyperlink"/>
                    <w:rFonts w:cs="Calibri"/>
                    <w:i/>
                    <w:iCs/>
                    <w:lang w:val="vi-VN"/>
                  </w:rPr>
                </w:rPrChange>
              </w:rPr>
              <w:delText>ấ</w:delText>
            </w:r>
            <w:r w:rsidRPr="001F569A" w:rsidDel="001F569A">
              <w:rPr>
                <w:rPrChange w:id="550" w:author="An Tran, ACA (BUV)" w:date="2024-09-13T10:43:00Z" w16du:dateUtc="2024-09-13T03:43:00Z">
                  <w:rPr>
                    <w:rStyle w:val="Hyperlink"/>
                    <w:i/>
                    <w:iCs/>
                    <w:lang w:val="vi-VN"/>
                  </w:rPr>
                </w:rPrChange>
              </w:rPr>
              <w:delText>t có th</w:delText>
            </w:r>
            <w:r w:rsidRPr="001F569A" w:rsidDel="001F569A">
              <w:rPr>
                <w:rPrChange w:id="551" w:author="An Tran, ACA (BUV)" w:date="2024-09-13T10:43:00Z" w16du:dateUtc="2024-09-13T03:43:00Z">
                  <w:rPr>
                    <w:rStyle w:val="Hyperlink"/>
                    <w:rFonts w:cs="Calibri"/>
                    <w:i/>
                    <w:iCs/>
                    <w:lang w:val="vi-VN"/>
                  </w:rPr>
                </w:rPrChange>
              </w:rPr>
              <w:delText>ể</w:delText>
            </w:r>
            <w:r w:rsidRPr="001F569A" w:rsidDel="001F569A">
              <w:rPr>
                <w:rPrChange w:id="552" w:author="An Tran, ACA (BUV)" w:date="2024-09-13T10:43:00Z" w16du:dateUtc="2024-09-13T03:43:00Z">
                  <w:rPr>
                    <w:rStyle w:val="Hyperlink"/>
                    <w:i/>
                    <w:iCs/>
                    <w:lang w:val="vi-VN"/>
                  </w:rPr>
                </w:rPrChange>
              </w:rPr>
              <w:delText xml:space="preserve"> đi th</w:delText>
            </w:r>
            <w:r w:rsidRPr="001F569A" w:rsidDel="001F569A">
              <w:rPr>
                <w:rPrChange w:id="553" w:author="An Tran, ACA (BUV)" w:date="2024-09-13T10:43:00Z" w16du:dateUtc="2024-09-13T03:43:00Z">
                  <w:rPr>
                    <w:rStyle w:val="Hyperlink"/>
                    <w:rFonts w:cs="Calibri"/>
                    <w:i/>
                    <w:iCs/>
                    <w:lang w:val="vi-VN"/>
                  </w:rPr>
                </w:rPrChange>
              </w:rPr>
              <w:delText>ự</w:delText>
            </w:r>
            <w:r w:rsidRPr="001F569A" w:rsidDel="001F569A">
              <w:rPr>
                <w:rPrChange w:id="554" w:author="An Tran, ACA (BUV)" w:date="2024-09-13T10:43:00Z" w16du:dateUtc="2024-09-13T03:43:00Z">
                  <w:rPr>
                    <w:rStyle w:val="Hyperlink"/>
                    <w:i/>
                    <w:iCs/>
                    <w:lang w:val="vi-VN"/>
                  </w:rPr>
                </w:rPrChange>
              </w:rPr>
              <w:delText>c t</w:delText>
            </w:r>
            <w:r w:rsidRPr="001F569A" w:rsidDel="001F569A">
              <w:rPr>
                <w:rPrChange w:id="555" w:author="An Tran, ACA (BUV)" w:date="2024-09-13T10:43:00Z" w16du:dateUtc="2024-09-13T03:43:00Z">
                  <w:rPr>
                    <w:rStyle w:val="Hyperlink"/>
                    <w:rFonts w:cs="Calibri"/>
                    <w:i/>
                    <w:iCs/>
                    <w:lang w:val="vi-VN"/>
                  </w:rPr>
                </w:rPrChange>
              </w:rPr>
              <w:delText>ậ</w:delText>
            </w:r>
            <w:r w:rsidRPr="001F569A" w:rsidDel="001F569A">
              <w:rPr>
                <w:rPrChange w:id="556" w:author="An Tran, ACA (BUV)" w:date="2024-09-13T10:43:00Z" w16du:dateUtc="2024-09-13T03:43:00Z">
                  <w:rPr>
                    <w:rStyle w:val="Hyperlink"/>
                    <w:i/>
                    <w:iCs/>
                    <w:lang w:val="vi-VN"/>
                  </w:rPr>
                </w:rPrChange>
              </w:rPr>
              <w:delText>p đ</w:delText>
            </w:r>
            <w:r w:rsidRPr="001F569A" w:rsidDel="001F569A">
              <w:rPr>
                <w:rPrChange w:id="557" w:author="An Tran, ACA (BUV)" w:date="2024-09-13T10:43:00Z" w16du:dateUtc="2024-09-13T03:43:00Z">
                  <w:rPr>
                    <w:rStyle w:val="Hyperlink"/>
                    <w:rFonts w:cs="Calibri"/>
                    <w:i/>
                    <w:iCs/>
                    <w:lang w:val="vi-VN"/>
                  </w:rPr>
                </w:rPrChange>
              </w:rPr>
              <w:delText>ượ</w:delText>
            </w:r>
            <w:r w:rsidRPr="001F569A" w:rsidDel="001F569A">
              <w:rPr>
                <w:rPrChange w:id="558" w:author="An Tran, ACA (BUV)" w:date="2024-09-13T10:43:00Z" w16du:dateUtc="2024-09-13T03:43:00Z">
                  <w:rPr>
                    <w:rStyle w:val="Hyperlink"/>
                    <w:i/>
                    <w:iCs/>
                    <w:lang w:val="vi-VN"/>
                  </w:rPr>
                </w:rPrChange>
              </w:rPr>
              <w:delText>c không?</w:delText>
            </w:r>
            <w:r w:rsidDel="001F569A">
              <w:rPr>
                <w:webHidden/>
              </w:rPr>
              <w:tab/>
            </w:r>
            <w:r w:rsidR="004A3396" w:rsidDel="001F569A">
              <w:rPr>
                <w:webHidden/>
              </w:rPr>
              <w:delText>92</w:delText>
            </w:r>
          </w:del>
        </w:p>
        <w:p w14:paraId="366AE063" w14:textId="7CC2291E" w:rsidR="00262D6E" w:rsidDel="001F569A" w:rsidRDefault="00262D6E">
          <w:pPr>
            <w:pStyle w:val="TOC2"/>
            <w:tabs>
              <w:tab w:val="left" w:pos="1540"/>
            </w:tabs>
            <w:rPr>
              <w:del w:id="559" w:author="An Tran, ACA (BUV)" w:date="2024-09-13T10:43:00Z" w16du:dateUtc="2024-09-13T03:43:00Z"/>
              <w:rFonts w:asciiTheme="minorHAnsi" w:eastAsiaTheme="minorEastAsia" w:hAnsiTheme="minorHAnsi" w:cstheme="minorBidi"/>
              <w:kern w:val="2"/>
              <w:lang w:eastAsia="en-US"/>
              <w14:ligatures w14:val="standardContextual"/>
            </w:rPr>
          </w:pPr>
          <w:del w:id="560" w:author="An Tran, ACA (BUV)" w:date="2024-09-13T10:43:00Z" w16du:dateUtc="2024-09-13T03:43:00Z">
            <w:r w:rsidRPr="001F569A" w:rsidDel="001F569A">
              <w:rPr>
                <w:rPrChange w:id="561" w:author="An Tran, ACA (BUV)" w:date="2024-09-13T10:43:00Z" w16du:dateUtc="2024-09-13T03:43:00Z">
                  <w:rPr>
                    <w:rStyle w:val="Hyperlink"/>
                    <w:bCs/>
                    <w:lang w:val="vi-VN"/>
                  </w:rPr>
                </w:rPrChange>
              </w:rPr>
              <w:delText>4.</w:delText>
            </w:r>
            <w:r w:rsidDel="001F569A">
              <w:rPr>
                <w:rFonts w:asciiTheme="minorHAnsi" w:eastAsiaTheme="minorEastAsia" w:hAnsiTheme="minorHAnsi" w:cstheme="minorBidi"/>
                <w:kern w:val="2"/>
                <w:lang w:eastAsia="en-US"/>
                <w14:ligatures w14:val="standardContextual"/>
              </w:rPr>
              <w:tab/>
            </w:r>
            <w:r w:rsidRPr="001F569A" w:rsidDel="001F569A">
              <w:rPr>
                <w:rPrChange w:id="562" w:author="An Tran, ACA (BUV)" w:date="2024-09-13T10:43:00Z" w16du:dateUtc="2024-09-13T03:43:00Z">
                  <w:rPr>
                    <w:rStyle w:val="Hyperlink"/>
                    <w:lang w:val="vi-VN"/>
                  </w:rPr>
                </w:rPrChange>
              </w:rPr>
              <w:delText xml:space="preserve">Can BUV guarantee that every student will have an internship during the semester break? / </w:delText>
            </w:r>
            <w:r w:rsidRPr="001F569A" w:rsidDel="001F569A">
              <w:rPr>
                <w:rPrChange w:id="563" w:author="An Tran, ACA (BUV)" w:date="2024-09-13T10:43:00Z" w16du:dateUtc="2024-09-13T03:43:00Z">
                  <w:rPr>
                    <w:rStyle w:val="Hyperlink"/>
                    <w:i/>
                    <w:iCs/>
                    <w:lang w:val="vi-VN"/>
                  </w:rPr>
                </w:rPrChange>
              </w:rPr>
              <w:delText>Nhà tr</w:delText>
            </w:r>
            <w:r w:rsidRPr="001F569A" w:rsidDel="001F569A">
              <w:rPr>
                <w:rPrChange w:id="564" w:author="An Tran, ACA (BUV)" w:date="2024-09-13T10:43:00Z" w16du:dateUtc="2024-09-13T03:43:00Z">
                  <w:rPr>
                    <w:rStyle w:val="Hyperlink"/>
                    <w:rFonts w:cs="Calibri"/>
                    <w:i/>
                    <w:iCs/>
                    <w:lang w:val="vi-VN"/>
                  </w:rPr>
                </w:rPrChange>
              </w:rPr>
              <w:delText>ườ</w:delText>
            </w:r>
            <w:r w:rsidRPr="001F569A" w:rsidDel="001F569A">
              <w:rPr>
                <w:rPrChange w:id="565" w:author="An Tran, ACA (BUV)" w:date="2024-09-13T10:43:00Z" w16du:dateUtc="2024-09-13T03:43:00Z">
                  <w:rPr>
                    <w:rStyle w:val="Hyperlink"/>
                    <w:i/>
                    <w:iCs/>
                    <w:lang w:val="vi-VN"/>
                  </w:rPr>
                </w:rPrChange>
              </w:rPr>
              <w:delText>ng có th</w:delText>
            </w:r>
            <w:r w:rsidRPr="001F569A" w:rsidDel="001F569A">
              <w:rPr>
                <w:rPrChange w:id="566" w:author="An Tran, ACA (BUV)" w:date="2024-09-13T10:43:00Z" w16du:dateUtc="2024-09-13T03:43:00Z">
                  <w:rPr>
                    <w:rStyle w:val="Hyperlink"/>
                    <w:rFonts w:cs="Calibri"/>
                    <w:i/>
                    <w:iCs/>
                    <w:lang w:val="vi-VN"/>
                  </w:rPr>
                </w:rPrChange>
              </w:rPr>
              <w:delText>ể</w:delText>
            </w:r>
            <w:r w:rsidRPr="001F569A" w:rsidDel="001F569A">
              <w:rPr>
                <w:rPrChange w:id="567" w:author="An Tran, ACA (BUV)" w:date="2024-09-13T10:43:00Z" w16du:dateUtc="2024-09-13T03:43:00Z">
                  <w:rPr>
                    <w:rStyle w:val="Hyperlink"/>
                    <w:i/>
                    <w:iCs/>
                    <w:lang w:val="vi-VN"/>
                  </w:rPr>
                </w:rPrChange>
              </w:rPr>
              <w:delText xml:space="preserve"> đ</w:delText>
            </w:r>
            <w:r w:rsidRPr="001F569A" w:rsidDel="001F569A">
              <w:rPr>
                <w:rPrChange w:id="568" w:author="An Tran, ACA (BUV)" w:date="2024-09-13T10:43:00Z" w16du:dateUtc="2024-09-13T03:43:00Z">
                  <w:rPr>
                    <w:rStyle w:val="Hyperlink"/>
                    <w:rFonts w:cs="Calibri"/>
                    <w:i/>
                    <w:iCs/>
                    <w:lang w:val="vi-VN"/>
                  </w:rPr>
                </w:rPrChange>
              </w:rPr>
              <w:delText>ả</w:delText>
            </w:r>
            <w:r w:rsidRPr="001F569A" w:rsidDel="001F569A">
              <w:rPr>
                <w:rPrChange w:id="569" w:author="An Tran, ACA (BUV)" w:date="2024-09-13T10:43:00Z" w16du:dateUtc="2024-09-13T03:43:00Z">
                  <w:rPr>
                    <w:rStyle w:val="Hyperlink"/>
                    <w:i/>
                    <w:iCs/>
                    <w:lang w:val="vi-VN"/>
                  </w:rPr>
                </w:rPrChange>
              </w:rPr>
              <w:delText>m b</w:delText>
            </w:r>
            <w:r w:rsidRPr="001F569A" w:rsidDel="001F569A">
              <w:rPr>
                <w:rPrChange w:id="570" w:author="An Tran, ACA (BUV)" w:date="2024-09-13T10:43:00Z" w16du:dateUtc="2024-09-13T03:43:00Z">
                  <w:rPr>
                    <w:rStyle w:val="Hyperlink"/>
                    <w:rFonts w:cs="Calibri"/>
                    <w:i/>
                    <w:iCs/>
                    <w:lang w:val="vi-VN"/>
                  </w:rPr>
                </w:rPrChange>
              </w:rPr>
              <w:delText>ả</w:delText>
            </w:r>
            <w:r w:rsidRPr="001F569A" w:rsidDel="001F569A">
              <w:rPr>
                <w:rPrChange w:id="571" w:author="An Tran, ACA (BUV)" w:date="2024-09-13T10:43:00Z" w16du:dateUtc="2024-09-13T03:43:00Z">
                  <w:rPr>
                    <w:rStyle w:val="Hyperlink"/>
                    <w:i/>
                    <w:iCs/>
                    <w:lang w:val="vi-VN"/>
                  </w:rPr>
                </w:rPrChange>
              </w:rPr>
              <w:delText>o r</w:delText>
            </w:r>
            <w:r w:rsidRPr="001F569A" w:rsidDel="001F569A">
              <w:rPr>
                <w:rPrChange w:id="572" w:author="An Tran, ACA (BUV)" w:date="2024-09-13T10:43:00Z" w16du:dateUtc="2024-09-13T03:43:00Z">
                  <w:rPr>
                    <w:rStyle w:val="Hyperlink"/>
                    <w:rFonts w:cs="Calibri"/>
                    <w:i/>
                    <w:iCs/>
                    <w:lang w:val="vi-VN"/>
                  </w:rPr>
                </w:rPrChange>
              </w:rPr>
              <w:delText>ằ</w:delText>
            </w:r>
            <w:r w:rsidRPr="001F569A" w:rsidDel="001F569A">
              <w:rPr>
                <w:rPrChange w:id="573" w:author="An Tran, ACA (BUV)" w:date="2024-09-13T10:43:00Z" w16du:dateUtc="2024-09-13T03:43:00Z">
                  <w:rPr>
                    <w:rStyle w:val="Hyperlink"/>
                    <w:i/>
                    <w:iCs/>
                    <w:lang w:val="vi-VN"/>
                  </w:rPr>
                </w:rPrChange>
              </w:rPr>
              <w:delText>ng t</w:delText>
            </w:r>
            <w:r w:rsidRPr="001F569A" w:rsidDel="001F569A">
              <w:rPr>
                <w:rPrChange w:id="574" w:author="An Tran, ACA (BUV)" w:date="2024-09-13T10:43:00Z" w16du:dateUtc="2024-09-13T03:43:00Z">
                  <w:rPr>
                    <w:rStyle w:val="Hyperlink"/>
                    <w:rFonts w:cs="Calibri"/>
                    <w:i/>
                    <w:iCs/>
                    <w:lang w:val="vi-VN"/>
                  </w:rPr>
                </w:rPrChange>
              </w:rPr>
              <w:delText>ấ</w:delText>
            </w:r>
            <w:r w:rsidRPr="001F569A" w:rsidDel="001F569A">
              <w:rPr>
                <w:rPrChange w:id="575" w:author="An Tran, ACA (BUV)" w:date="2024-09-13T10:43:00Z" w16du:dateUtc="2024-09-13T03:43:00Z">
                  <w:rPr>
                    <w:rStyle w:val="Hyperlink"/>
                    <w:i/>
                    <w:iCs/>
                    <w:lang w:val="vi-VN"/>
                  </w:rPr>
                </w:rPrChange>
              </w:rPr>
              <w:delText>t c</w:delText>
            </w:r>
            <w:r w:rsidRPr="001F569A" w:rsidDel="001F569A">
              <w:rPr>
                <w:rPrChange w:id="576" w:author="An Tran, ACA (BUV)" w:date="2024-09-13T10:43:00Z" w16du:dateUtc="2024-09-13T03:43:00Z">
                  <w:rPr>
                    <w:rStyle w:val="Hyperlink"/>
                    <w:rFonts w:cs="Calibri"/>
                    <w:i/>
                    <w:iCs/>
                    <w:lang w:val="vi-VN"/>
                  </w:rPr>
                </w:rPrChange>
              </w:rPr>
              <w:delText>ả</w:delText>
            </w:r>
            <w:r w:rsidRPr="001F569A" w:rsidDel="001F569A">
              <w:rPr>
                <w:rPrChange w:id="577" w:author="An Tran, ACA (BUV)" w:date="2024-09-13T10:43:00Z" w16du:dateUtc="2024-09-13T03:43:00Z">
                  <w:rPr>
                    <w:rStyle w:val="Hyperlink"/>
                    <w:i/>
                    <w:iCs/>
                    <w:lang w:val="vi-VN"/>
                  </w:rPr>
                </w:rPrChange>
              </w:rPr>
              <w:delText xml:space="preserve"> các sinh viên đ</w:delText>
            </w:r>
            <w:r w:rsidRPr="001F569A" w:rsidDel="001F569A">
              <w:rPr>
                <w:rPrChange w:id="578" w:author="An Tran, ACA (BUV)" w:date="2024-09-13T10:43:00Z" w16du:dateUtc="2024-09-13T03:43:00Z">
                  <w:rPr>
                    <w:rStyle w:val="Hyperlink"/>
                    <w:rFonts w:cs="Calibri"/>
                    <w:i/>
                    <w:iCs/>
                    <w:lang w:val="vi-VN"/>
                  </w:rPr>
                </w:rPrChange>
              </w:rPr>
              <w:delText>ề</w:delText>
            </w:r>
            <w:r w:rsidRPr="001F569A" w:rsidDel="001F569A">
              <w:rPr>
                <w:rPrChange w:id="579" w:author="An Tran, ACA (BUV)" w:date="2024-09-13T10:43:00Z" w16du:dateUtc="2024-09-13T03:43:00Z">
                  <w:rPr>
                    <w:rStyle w:val="Hyperlink"/>
                    <w:i/>
                    <w:iCs/>
                    <w:lang w:val="vi-VN"/>
                  </w:rPr>
                </w:rPrChange>
              </w:rPr>
              <w:delText>u đ</w:delText>
            </w:r>
            <w:r w:rsidRPr="001F569A" w:rsidDel="001F569A">
              <w:rPr>
                <w:rPrChange w:id="580" w:author="An Tran, ACA (BUV)" w:date="2024-09-13T10:43:00Z" w16du:dateUtc="2024-09-13T03:43:00Z">
                  <w:rPr>
                    <w:rStyle w:val="Hyperlink"/>
                    <w:rFonts w:cs="Calibri"/>
                    <w:i/>
                    <w:iCs/>
                    <w:lang w:val="vi-VN"/>
                  </w:rPr>
                </w:rPrChange>
              </w:rPr>
              <w:delText>ượ</w:delText>
            </w:r>
            <w:r w:rsidRPr="001F569A" w:rsidDel="001F569A">
              <w:rPr>
                <w:rPrChange w:id="581" w:author="An Tran, ACA (BUV)" w:date="2024-09-13T10:43:00Z" w16du:dateUtc="2024-09-13T03:43:00Z">
                  <w:rPr>
                    <w:rStyle w:val="Hyperlink"/>
                    <w:i/>
                    <w:iCs/>
                    <w:lang w:val="vi-VN"/>
                  </w:rPr>
                </w:rPrChange>
              </w:rPr>
              <w:delText>c đi th</w:delText>
            </w:r>
            <w:r w:rsidRPr="001F569A" w:rsidDel="001F569A">
              <w:rPr>
                <w:rPrChange w:id="582" w:author="An Tran, ACA (BUV)" w:date="2024-09-13T10:43:00Z" w16du:dateUtc="2024-09-13T03:43:00Z">
                  <w:rPr>
                    <w:rStyle w:val="Hyperlink"/>
                    <w:rFonts w:cs="Calibri"/>
                    <w:i/>
                    <w:iCs/>
                    <w:lang w:val="vi-VN"/>
                  </w:rPr>
                </w:rPrChange>
              </w:rPr>
              <w:delText>ự</w:delText>
            </w:r>
            <w:r w:rsidRPr="001F569A" w:rsidDel="001F569A">
              <w:rPr>
                <w:rPrChange w:id="583" w:author="An Tran, ACA (BUV)" w:date="2024-09-13T10:43:00Z" w16du:dateUtc="2024-09-13T03:43:00Z">
                  <w:rPr>
                    <w:rStyle w:val="Hyperlink"/>
                    <w:i/>
                    <w:iCs/>
                    <w:lang w:val="vi-VN"/>
                  </w:rPr>
                </w:rPrChange>
              </w:rPr>
              <w:delText>c t</w:delText>
            </w:r>
            <w:r w:rsidRPr="001F569A" w:rsidDel="001F569A">
              <w:rPr>
                <w:rPrChange w:id="584" w:author="An Tran, ACA (BUV)" w:date="2024-09-13T10:43:00Z" w16du:dateUtc="2024-09-13T03:43:00Z">
                  <w:rPr>
                    <w:rStyle w:val="Hyperlink"/>
                    <w:rFonts w:cs="Calibri"/>
                    <w:i/>
                    <w:iCs/>
                    <w:lang w:val="vi-VN"/>
                  </w:rPr>
                </w:rPrChange>
              </w:rPr>
              <w:delText>ậ</w:delText>
            </w:r>
            <w:r w:rsidRPr="001F569A" w:rsidDel="001F569A">
              <w:rPr>
                <w:rPrChange w:id="585" w:author="An Tran, ACA (BUV)" w:date="2024-09-13T10:43:00Z" w16du:dateUtc="2024-09-13T03:43:00Z">
                  <w:rPr>
                    <w:rStyle w:val="Hyperlink"/>
                    <w:i/>
                    <w:iCs/>
                    <w:lang w:val="vi-VN"/>
                  </w:rPr>
                </w:rPrChange>
              </w:rPr>
              <w:delText>p vào k</w:delText>
            </w:r>
            <w:r w:rsidRPr="001F569A" w:rsidDel="001F569A">
              <w:rPr>
                <w:rPrChange w:id="586" w:author="An Tran, ACA (BUV)" w:date="2024-09-13T10:43:00Z" w16du:dateUtc="2024-09-13T03:43:00Z">
                  <w:rPr>
                    <w:rStyle w:val="Hyperlink"/>
                    <w:rFonts w:cs="Calibri"/>
                    <w:i/>
                    <w:iCs/>
                    <w:lang w:val="vi-VN"/>
                  </w:rPr>
                </w:rPrChange>
              </w:rPr>
              <w:delText>ỳ</w:delText>
            </w:r>
            <w:r w:rsidRPr="001F569A" w:rsidDel="001F569A">
              <w:rPr>
                <w:rPrChange w:id="587" w:author="An Tran, ACA (BUV)" w:date="2024-09-13T10:43:00Z" w16du:dateUtc="2024-09-13T03:43:00Z">
                  <w:rPr>
                    <w:rStyle w:val="Hyperlink"/>
                    <w:i/>
                    <w:iCs/>
                    <w:lang w:val="vi-VN"/>
                  </w:rPr>
                </w:rPrChange>
              </w:rPr>
              <w:delText xml:space="preserve"> ngh</w:delText>
            </w:r>
            <w:r w:rsidRPr="001F569A" w:rsidDel="001F569A">
              <w:rPr>
                <w:rPrChange w:id="588" w:author="An Tran, ACA (BUV)" w:date="2024-09-13T10:43:00Z" w16du:dateUtc="2024-09-13T03:43:00Z">
                  <w:rPr>
                    <w:rStyle w:val="Hyperlink"/>
                    <w:rFonts w:cs="Calibri"/>
                    <w:i/>
                    <w:iCs/>
                    <w:lang w:val="vi-VN"/>
                  </w:rPr>
                </w:rPrChange>
              </w:rPr>
              <w:delText>ỉ</w:delText>
            </w:r>
            <w:r w:rsidRPr="001F569A" w:rsidDel="001F569A">
              <w:rPr>
                <w:rPrChange w:id="589" w:author="An Tran, ACA (BUV)" w:date="2024-09-13T10:43:00Z" w16du:dateUtc="2024-09-13T03:43:00Z">
                  <w:rPr>
                    <w:rStyle w:val="Hyperlink"/>
                    <w:i/>
                    <w:iCs/>
                    <w:lang w:val="vi-VN"/>
                  </w:rPr>
                </w:rPrChange>
              </w:rPr>
              <w:delText xml:space="preserve"> gi</w:delText>
            </w:r>
            <w:r w:rsidRPr="001F569A" w:rsidDel="001F569A">
              <w:rPr>
                <w:rPrChange w:id="590" w:author="An Tran, ACA (BUV)" w:date="2024-09-13T10:43:00Z" w16du:dateUtc="2024-09-13T03:43:00Z">
                  <w:rPr>
                    <w:rStyle w:val="Hyperlink"/>
                    <w:rFonts w:cs="Calibri"/>
                    <w:i/>
                    <w:iCs/>
                    <w:lang w:val="vi-VN"/>
                  </w:rPr>
                </w:rPrChange>
              </w:rPr>
              <w:delText>ữ</w:delText>
            </w:r>
            <w:r w:rsidRPr="001F569A" w:rsidDel="001F569A">
              <w:rPr>
                <w:rPrChange w:id="591" w:author="An Tran, ACA (BUV)" w:date="2024-09-13T10:43:00Z" w16du:dateUtc="2024-09-13T03:43:00Z">
                  <w:rPr>
                    <w:rStyle w:val="Hyperlink"/>
                    <w:i/>
                    <w:iCs/>
                    <w:lang w:val="vi-VN"/>
                  </w:rPr>
                </w:rPrChange>
              </w:rPr>
              <w:delText>a h</w:delText>
            </w:r>
            <w:r w:rsidRPr="001F569A" w:rsidDel="001F569A">
              <w:rPr>
                <w:rPrChange w:id="592" w:author="An Tran, ACA (BUV)" w:date="2024-09-13T10:43:00Z" w16du:dateUtc="2024-09-13T03:43:00Z">
                  <w:rPr>
                    <w:rStyle w:val="Hyperlink"/>
                    <w:rFonts w:cs="Calibri"/>
                    <w:i/>
                    <w:iCs/>
                    <w:lang w:val="vi-VN"/>
                  </w:rPr>
                </w:rPrChange>
              </w:rPr>
              <w:delText>ọ</w:delText>
            </w:r>
            <w:r w:rsidRPr="001F569A" w:rsidDel="001F569A">
              <w:rPr>
                <w:rPrChange w:id="593" w:author="An Tran, ACA (BUV)" w:date="2024-09-13T10:43:00Z" w16du:dateUtc="2024-09-13T03:43:00Z">
                  <w:rPr>
                    <w:rStyle w:val="Hyperlink"/>
                    <w:i/>
                    <w:iCs/>
                    <w:lang w:val="vi-VN"/>
                  </w:rPr>
                </w:rPrChange>
              </w:rPr>
              <w:delText>c k</w:delText>
            </w:r>
            <w:r w:rsidRPr="001F569A" w:rsidDel="001F569A">
              <w:rPr>
                <w:rPrChange w:id="594" w:author="An Tran, ACA (BUV)" w:date="2024-09-13T10:43:00Z" w16du:dateUtc="2024-09-13T03:43:00Z">
                  <w:rPr>
                    <w:rStyle w:val="Hyperlink"/>
                    <w:rFonts w:cs="Calibri"/>
                    <w:i/>
                    <w:iCs/>
                    <w:lang w:val="vi-VN"/>
                  </w:rPr>
                </w:rPrChange>
              </w:rPr>
              <w:delText>ỳ</w:delText>
            </w:r>
            <w:r w:rsidRPr="001F569A" w:rsidDel="001F569A">
              <w:rPr>
                <w:rPrChange w:id="595" w:author="An Tran, ACA (BUV)" w:date="2024-09-13T10:43:00Z" w16du:dateUtc="2024-09-13T03:43:00Z">
                  <w:rPr>
                    <w:rStyle w:val="Hyperlink"/>
                    <w:i/>
                    <w:iCs/>
                    <w:lang w:val="vi-VN"/>
                  </w:rPr>
                </w:rPrChange>
              </w:rPr>
              <w:delText xml:space="preserve"> không?</w:delText>
            </w:r>
            <w:r w:rsidDel="001F569A">
              <w:rPr>
                <w:webHidden/>
              </w:rPr>
              <w:tab/>
            </w:r>
            <w:r w:rsidR="004A3396" w:rsidDel="001F569A">
              <w:rPr>
                <w:webHidden/>
              </w:rPr>
              <w:delText>95</w:delText>
            </w:r>
          </w:del>
        </w:p>
        <w:p w14:paraId="3D2EFA86" w14:textId="712115C9" w:rsidR="00262D6E" w:rsidDel="001F569A" w:rsidRDefault="00262D6E">
          <w:pPr>
            <w:pStyle w:val="TOC2"/>
            <w:tabs>
              <w:tab w:val="left" w:pos="1540"/>
            </w:tabs>
            <w:rPr>
              <w:del w:id="596" w:author="An Tran, ACA (BUV)" w:date="2024-09-13T10:43:00Z" w16du:dateUtc="2024-09-13T03:43:00Z"/>
              <w:rFonts w:asciiTheme="minorHAnsi" w:eastAsiaTheme="minorEastAsia" w:hAnsiTheme="minorHAnsi" w:cstheme="minorBidi"/>
              <w:kern w:val="2"/>
              <w:lang w:eastAsia="en-US"/>
              <w14:ligatures w14:val="standardContextual"/>
            </w:rPr>
          </w:pPr>
          <w:del w:id="597" w:author="An Tran, ACA (BUV)" w:date="2024-09-13T10:43:00Z" w16du:dateUtc="2024-09-13T03:43:00Z">
            <w:r w:rsidRPr="001F569A" w:rsidDel="001F569A">
              <w:rPr>
                <w:rPrChange w:id="598" w:author="An Tran, ACA (BUV)" w:date="2024-09-13T10:43:00Z" w16du:dateUtc="2024-09-13T03:43:00Z">
                  <w:rPr>
                    <w:rStyle w:val="Hyperlink"/>
                    <w:bCs/>
                    <w:lang w:val="vi-VN"/>
                  </w:rPr>
                </w:rPrChange>
              </w:rPr>
              <w:delText>5.</w:delText>
            </w:r>
            <w:r w:rsidDel="001F569A">
              <w:rPr>
                <w:rFonts w:asciiTheme="minorHAnsi" w:eastAsiaTheme="minorEastAsia" w:hAnsiTheme="minorHAnsi" w:cstheme="minorBidi"/>
                <w:kern w:val="2"/>
                <w:lang w:eastAsia="en-US"/>
                <w14:ligatures w14:val="standardContextual"/>
              </w:rPr>
              <w:tab/>
            </w:r>
            <w:r w:rsidRPr="001F569A" w:rsidDel="001F569A">
              <w:rPr>
                <w:rPrChange w:id="599" w:author="An Tran, ACA (BUV)" w:date="2024-09-13T10:43:00Z" w16du:dateUtc="2024-09-13T03:43:00Z">
                  <w:rPr>
                    <w:rStyle w:val="Hyperlink"/>
                    <w:lang w:val="vi-VN"/>
                  </w:rPr>
                </w:rPrChange>
              </w:rPr>
              <w:delText xml:space="preserve">What can students do during 3 months break if they do not go for internships? / </w:delText>
            </w:r>
            <w:r w:rsidRPr="001F569A" w:rsidDel="001F569A">
              <w:rPr>
                <w:rPrChange w:id="600" w:author="An Tran, ACA (BUV)" w:date="2024-09-13T10:43:00Z" w16du:dateUtc="2024-09-13T03:43:00Z">
                  <w:rPr>
                    <w:rStyle w:val="Hyperlink"/>
                    <w:i/>
                    <w:iCs/>
                    <w:lang w:val="vi-VN"/>
                  </w:rPr>
                </w:rPrChange>
              </w:rPr>
              <w:delText>N</w:delText>
            </w:r>
            <w:r w:rsidRPr="001F569A" w:rsidDel="001F569A">
              <w:rPr>
                <w:rPrChange w:id="601" w:author="An Tran, ACA (BUV)" w:date="2024-09-13T10:43:00Z" w16du:dateUtc="2024-09-13T03:43:00Z">
                  <w:rPr>
                    <w:rStyle w:val="Hyperlink"/>
                    <w:rFonts w:cs="Calibri"/>
                    <w:i/>
                    <w:iCs/>
                    <w:lang w:val="vi-VN"/>
                  </w:rPr>
                </w:rPrChange>
              </w:rPr>
              <w:delText>ế</w:delText>
            </w:r>
            <w:r w:rsidRPr="001F569A" w:rsidDel="001F569A">
              <w:rPr>
                <w:rPrChange w:id="602" w:author="An Tran, ACA (BUV)" w:date="2024-09-13T10:43:00Z" w16du:dateUtc="2024-09-13T03:43:00Z">
                  <w:rPr>
                    <w:rStyle w:val="Hyperlink"/>
                    <w:i/>
                    <w:iCs/>
                    <w:lang w:val="vi-VN"/>
                  </w:rPr>
                </w:rPrChange>
              </w:rPr>
              <w:delText>u trong 3 tháng ngh</w:delText>
            </w:r>
            <w:r w:rsidRPr="001F569A" w:rsidDel="001F569A">
              <w:rPr>
                <w:rPrChange w:id="603" w:author="An Tran, ACA (BUV)" w:date="2024-09-13T10:43:00Z" w16du:dateUtc="2024-09-13T03:43:00Z">
                  <w:rPr>
                    <w:rStyle w:val="Hyperlink"/>
                    <w:rFonts w:cs="Calibri"/>
                    <w:i/>
                    <w:iCs/>
                    <w:lang w:val="vi-VN"/>
                  </w:rPr>
                </w:rPrChange>
              </w:rPr>
              <w:delText>ỉ</w:delText>
            </w:r>
            <w:r w:rsidRPr="001F569A" w:rsidDel="001F569A">
              <w:rPr>
                <w:rPrChange w:id="604" w:author="An Tran, ACA (BUV)" w:date="2024-09-13T10:43:00Z" w16du:dateUtc="2024-09-13T03:43:00Z">
                  <w:rPr>
                    <w:rStyle w:val="Hyperlink"/>
                    <w:i/>
                    <w:iCs/>
                    <w:lang w:val="vi-VN"/>
                  </w:rPr>
                </w:rPrChange>
              </w:rPr>
              <w:delText xml:space="preserve"> gi</w:delText>
            </w:r>
            <w:r w:rsidRPr="001F569A" w:rsidDel="001F569A">
              <w:rPr>
                <w:rPrChange w:id="605" w:author="An Tran, ACA (BUV)" w:date="2024-09-13T10:43:00Z" w16du:dateUtc="2024-09-13T03:43:00Z">
                  <w:rPr>
                    <w:rStyle w:val="Hyperlink"/>
                    <w:rFonts w:cs="Calibri"/>
                    <w:i/>
                    <w:iCs/>
                    <w:lang w:val="vi-VN"/>
                  </w:rPr>
                </w:rPrChange>
              </w:rPr>
              <w:delText>ữ</w:delText>
            </w:r>
            <w:r w:rsidRPr="001F569A" w:rsidDel="001F569A">
              <w:rPr>
                <w:rPrChange w:id="606" w:author="An Tran, ACA (BUV)" w:date="2024-09-13T10:43:00Z" w16du:dateUtc="2024-09-13T03:43:00Z">
                  <w:rPr>
                    <w:rStyle w:val="Hyperlink"/>
                    <w:i/>
                    <w:iCs/>
                    <w:lang w:val="vi-VN"/>
                  </w:rPr>
                </w:rPrChange>
              </w:rPr>
              <w:delText>a k</w:delText>
            </w:r>
            <w:r w:rsidRPr="001F569A" w:rsidDel="001F569A">
              <w:rPr>
                <w:rPrChange w:id="607" w:author="An Tran, ACA (BUV)" w:date="2024-09-13T10:43:00Z" w16du:dateUtc="2024-09-13T03:43:00Z">
                  <w:rPr>
                    <w:rStyle w:val="Hyperlink"/>
                    <w:rFonts w:cs="Calibri"/>
                    <w:i/>
                    <w:iCs/>
                    <w:lang w:val="vi-VN"/>
                  </w:rPr>
                </w:rPrChange>
              </w:rPr>
              <w:delText>ỳ</w:delText>
            </w:r>
            <w:r w:rsidRPr="001F569A" w:rsidDel="001F569A">
              <w:rPr>
                <w:rPrChange w:id="608" w:author="An Tran, ACA (BUV)" w:date="2024-09-13T10:43:00Z" w16du:dateUtc="2024-09-13T03:43:00Z">
                  <w:rPr>
                    <w:rStyle w:val="Hyperlink"/>
                    <w:i/>
                    <w:iCs/>
                    <w:lang w:val="vi-VN"/>
                  </w:rPr>
                </w:rPrChange>
              </w:rPr>
              <w:delText xml:space="preserve"> sinh viên không đi th</w:delText>
            </w:r>
            <w:r w:rsidRPr="001F569A" w:rsidDel="001F569A">
              <w:rPr>
                <w:rPrChange w:id="609" w:author="An Tran, ACA (BUV)" w:date="2024-09-13T10:43:00Z" w16du:dateUtc="2024-09-13T03:43:00Z">
                  <w:rPr>
                    <w:rStyle w:val="Hyperlink"/>
                    <w:rFonts w:cs="Calibri"/>
                    <w:i/>
                    <w:iCs/>
                    <w:lang w:val="vi-VN"/>
                  </w:rPr>
                </w:rPrChange>
              </w:rPr>
              <w:delText>ự</w:delText>
            </w:r>
            <w:r w:rsidRPr="001F569A" w:rsidDel="001F569A">
              <w:rPr>
                <w:rPrChange w:id="610" w:author="An Tran, ACA (BUV)" w:date="2024-09-13T10:43:00Z" w16du:dateUtc="2024-09-13T03:43:00Z">
                  <w:rPr>
                    <w:rStyle w:val="Hyperlink"/>
                    <w:i/>
                    <w:iCs/>
                    <w:lang w:val="vi-VN"/>
                  </w:rPr>
                </w:rPrChange>
              </w:rPr>
              <w:delText>c t</w:delText>
            </w:r>
            <w:r w:rsidRPr="001F569A" w:rsidDel="001F569A">
              <w:rPr>
                <w:rPrChange w:id="611" w:author="An Tran, ACA (BUV)" w:date="2024-09-13T10:43:00Z" w16du:dateUtc="2024-09-13T03:43:00Z">
                  <w:rPr>
                    <w:rStyle w:val="Hyperlink"/>
                    <w:rFonts w:cs="Calibri"/>
                    <w:i/>
                    <w:iCs/>
                    <w:lang w:val="vi-VN"/>
                  </w:rPr>
                </w:rPrChange>
              </w:rPr>
              <w:delText>ậ</w:delText>
            </w:r>
            <w:r w:rsidRPr="001F569A" w:rsidDel="001F569A">
              <w:rPr>
                <w:rPrChange w:id="612" w:author="An Tran, ACA (BUV)" w:date="2024-09-13T10:43:00Z" w16du:dateUtc="2024-09-13T03:43:00Z">
                  <w:rPr>
                    <w:rStyle w:val="Hyperlink"/>
                    <w:i/>
                    <w:iCs/>
                    <w:lang w:val="vi-VN"/>
                  </w:rPr>
                </w:rPrChange>
              </w:rPr>
              <w:delText>p thì có th</w:delText>
            </w:r>
            <w:r w:rsidRPr="001F569A" w:rsidDel="001F569A">
              <w:rPr>
                <w:rPrChange w:id="613" w:author="An Tran, ACA (BUV)" w:date="2024-09-13T10:43:00Z" w16du:dateUtc="2024-09-13T03:43:00Z">
                  <w:rPr>
                    <w:rStyle w:val="Hyperlink"/>
                    <w:rFonts w:cs="Calibri"/>
                    <w:i/>
                    <w:iCs/>
                    <w:lang w:val="vi-VN"/>
                  </w:rPr>
                </w:rPrChange>
              </w:rPr>
              <w:delText>ể</w:delText>
            </w:r>
            <w:r w:rsidRPr="001F569A" w:rsidDel="001F569A">
              <w:rPr>
                <w:rPrChange w:id="614" w:author="An Tran, ACA (BUV)" w:date="2024-09-13T10:43:00Z" w16du:dateUtc="2024-09-13T03:43:00Z">
                  <w:rPr>
                    <w:rStyle w:val="Hyperlink"/>
                    <w:i/>
                    <w:iCs/>
                    <w:lang w:val="vi-VN"/>
                  </w:rPr>
                </w:rPrChange>
              </w:rPr>
              <w:delText xml:space="preserve"> làm gì?</w:delText>
            </w:r>
            <w:r w:rsidDel="001F569A">
              <w:rPr>
                <w:webHidden/>
              </w:rPr>
              <w:tab/>
            </w:r>
            <w:r w:rsidR="004A3396" w:rsidDel="001F569A">
              <w:rPr>
                <w:webHidden/>
              </w:rPr>
              <w:delText>96</w:delText>
            </w:r>
          </w:del>
        </w:p>
        <w:p w14:paraId="4E4DC83C" w14:textId="776630A4" w:rsidR="00262D6E" w:rsidDel="001F569A" w:rsidRDefault="00262D6E">
          <w:pPr>
            <w:pStyle w:val="TOC2"/>
            <w:tabs>
              <w:tab w:val="left" w:pos="1540"/>
            </w:tabs>
            <w:rPr>
              <w:del w:id="615" w:author="An Tran, ACA (BUV)" w:date="2024-09-13T10:43:00Z" w16du:dateUtc="2024-09-13T03:43:00Z"/>
              <w:rFonts w:asciiTheme="minorHAnsi" w:eastAsiaTheme="minorEastAsia" w:hAnsiTheme="minorHAnsi" w:cstheme="minorBidi"/>
              <w:kern w:val="2"/>
              <w:lang w:eastAsia="en-US"/>
              <w14:ligatures w14:val="standardContextual"/>
            </w:rPr>
          </w:pPr>
          <w:del w:id="616" w:author="An Tran, ACA (BUV)" w:date="2024-09-13T10:43:00Z" w16du:dateUtc="2024-09-13T03:43:00Z">
            <w:r w:rsidRPr="001F569A" w:rsidDel="001F569A">
              <w:rPr>
                <w:rPrChange w:id="617" w:author="An Tran, ACA (BUV)" w:date="2024-09-13T10:43:00Z" w16du:dateUtc="2024-09-13T03:43:00Z">
                  <w:rPr>
                    <w:rStyle w:val="Hyperlink"/>
                    <w:bCs/>
                    <w:lang w:val="vi-VN"/>
                  </w:rPr>
                </w:rPrChange>
              </w:rPr>
              <w:delText>6.</w:delText>
            </w:r>
            <w:r w:rsidDel="001F569A">
              <w:rPr>
                <w:rFonts w:asciiTheme="minorHAnsi" w:eastAsiaTheme="minorEastAsia" w:hAnsiTheme="minorHAnsi" w:cstheme="minorBidi"/>
                <w:kern w:val="2"/>
                <w:lang w:eastAsia="en-US"/>
                <w14:ligatures w14:val="standardContextual"/>
              </w:rPr>
              <w:tab/>
            </w:r>
            <w:r w:rsidRPr="001F569A" w:rsidDel="001F569A">
              <w:rPr>
                <w:rPrChange w:id="618" w:author="An Tran, ACA (BUV)" w:date="2024-09-13T10:43:00Z" w16du:dateUtc="2024-09-13T03:43:00Z">
                  <w:rPr>
                    <w:rStyle w:val="Hyperlink"/>
                    <w:lang w:val="vi-VN"/>
                  </w:rPr>
                </w:rPrChange>
              </w:rPr>
              <w:delText xml:space="preserve">Where can I get the information about the internships, extra-curricular activities, short courses that BUV is offering? / </w:delText>
            </w:r>
            <w:r w:rsidRPr="001F569A" w:rsidDel="001F569A">
              <w:rPr>
                <w:rPrChange w:id="619" w:author="An Tran, ACA (BUV)" w:date="2024-09-13T10:43:00Z" w16du:dateUtc="2024-09-13T03:43:00Z">
                  <w:rPr>
                    <w:rStyle w:val="Hyperlink"/>
                    <w:i/>
                    <w:iCs/>
                    <w:lang w:val="vi-VN"/>
                  </w:rPr>
                </w:rPrChange>
              </w:rPr>
              <w:delText>Chúng tôi có th</w:delText>
            </w:r>
            <w:r w:rsidRPr="001F569A" w:rsidDel="001F569A">
              <w:rPr>
                <w:rPrChange w:id="620" w:author="An Tran, ACA (BUV)" w:date="2024-09-13T10:43:00Z" w16du:dateUtc="2024-09-13T03:43:00Z">
                  <w:rPr>
                    <w:rStyle w:val="Hyperlink"/>
                    <w:rFonts w:cs="Calibri"/>
                    <w:i/>
                    <w:iCs/>
                    <w:lang w:val="vi-VN"/>
                  </w:rPr>
                </w:rPrChange>
              </w:rPr>
              <w:delText>ể</w:delText>
            </w:r>
            <w:r w:rsidRPr="001F569A" w:rsidDel="001F569A">
              <w:rPr>
                <w:rPrChange w:id="621" w:author="An Tran, ACA (BUV)" w:date="2024-09-13T10:43:00Z" w16du:dateUtc="2024-09-13T03:43:00Z">
                  <w:rPr>
                    <w:rStyle w:val="Hyperlink"/>
                    <w:i/>
                    <w:iCs/>
                    <w:lang w:val="vi-VN"/>
                  </w:rPr>
                </w:rPrChange>
              </w:rPr>
              <w:delText xml:space="preserve"> c</w:delText>
            </w:r>
            <w:r w:rsidRPr="001F569A" w:rsidDel="001F569A">
              <w:rPr>
                <w:rPrChange w:id="622" w:author="An Tran, ACA (BUV)" w:date="2024-09-13T10:43:00Z" w16du:dateUtc="2024-09-13T03:43:00Z">
                  <w:rPr>
                    <w:rStyle w:val="Hyperlink"/>
                    <w:rFonts w:cs="Calibri"/>
                    <w:i/>
                    <w:iCs/>
                    <w:lang w:val="vi-VN"/>
                  </w:rPr>
                </w:rPrChange>
              </w:rPr>
              <w:delText>ậ</w:delText>
            </w:r>
            <w:r w:rsidRPr="001F569A" w:rsidDel="001F569A">
              <w:rPr>
                <w:rPrChange w:id="623" w:author="An Tran, ACA (BUV)" w:date="2024-09-13T10:43:00Z" w16du:dateUtc="2024-09-13T03:43:00Z">
                  <w:rPr>
                    <w:rStyle w:val="Hyperlink"/>
                    <w:i/>
                    <w:iCs/>
                    <w:lang w:val="vi-VN"/>
                  </w:rPr>
                </w:rPrChange>
              </w:rPr>
              <w:delText>p nh</w:delText>
            </w:r>
            <w:r w:rsidRPr="001F569A" w:rsidDel="001F569A">
              <w:rPr>
                <w:rPrChange w:id="624" w:author="An Tran, ACA (BUV)" w:date="2024-09-13T10:43:00Z" w16du:dateUtc="2024-09-13T03:43:00Z">
                  <w:rPr>
                    <w:rStyle w:val="Hyperlink"/>
                    <w:rFonts w:cs="Calibri"/>
                    <w:i/>
                    <w:iCs/>
                    <w:lang w:val="vi-VN"/>
                  </w:rPr>
                </w:rPrChange>
              </w:rPr>
              <w:delText>ậ</w:delText>
            </w:r>
            <w:r w:rsidRPr="001F569A" w:rsidDel="001F569A">
              <w:rPr>
                <w:rPrChange w:id="625" w:author="An Tran, ACA (BUV)" w:date="2024-09-13T10:43:00Z" w16du:dateUtc="2024-09-13T03:43:00Z">
                  <w:rPr>
                    <w:rStyle w:val="Hyperlink"/>
                    <w:i/>
                    <w:iCs/>
                    <w:lang w:val="vi-VN"/>
                  </w:rPr>
                </w:rPrChange>
              </w:rPr>
              <w:delText>t các thông tin v</w:delText>
            </w:r>
            <w:r w:rsidRPr="001F569A" w:rsidDel="001F569A">
              <w:rPr>
                <w:rPrChange w:id="626" w:author="An Tran, ACA (BUV)" w:date="2024-09-13T10:43:00Z" w16du:dateUtc="2024-09-13T03:43:00Z">
                  <w:rPr>
                    <w:rStyle w:val="Hyperlink"/>
                    <w:rFonts w:cs="Calibri"/>
                    <w:i/>
                    <w:iCs/>
                    <w:lang w:val="vi-VN"/>
                  </w:rPr>
                </w:rPrChange>
              </w:rPr>
              <w:delText>ề</w:delText>
            </w:r>
            <w:r w:rsidRPr="001F569A" w:rsidDel="001F569A">
              <w:rPr>
                <w:rPrChange w:id="627" w:author="An Tran, ACA (BUV)" w:date="2024-09-13T10:43:00Z" w16du:dateUtc="2024-09-13T03:43:00Z">
                  <w:rPr>
                    <w:rStyle w:val="Hyperlink"/>
                    <w:i/>
                    <w:iCs/>
                    <w:lang w:val="vi-VN"/>
                  </w:rPr>
                </w:rPrChange>
              </w:rPr>
              <w:delText xml:space="preserve"> c</w:delText>
            </w:r>
            <w:r w:rsidRPr="001F569A" w:rsidDel="001F569A">
              <w:rPr>
                <w:rPrChange w:id="628" w:author="An Tran, ACA (BUV)" w:date="2024-09-13T10:43:00Z" w16du:dateUtc="2024-09-13T03:43:00Z">
                  <w:rPr>
                    <w:rStyle w:val="Hyperlink"/>
                    <w:rFonts w:cs="Calibri"/>
                    <w:i/>
                    <w:iCs/>
                    <w:lang w:val="vi-VN"/>
                  </w:rPr>
                </w:rPrChange>
              </w:rPr>
              <w:delText>ơ</w:delText>
            </w:r>
            <w:r w:rsidRPr="001F569A" w:rsidDel="001F569A">
              <w:rPr>
                <w:rPrChange w:id="629" w:author="An Tran, ACA (BUV)" w:date="2024-09-13T10:43:00Z" w16du:dateUtc="2024-09-13T03:43:00Z">
                  <w:rPr>
                    <w:rStyle w:val="Hyperlink"/>
                    <w:i/>
                    <w:iCs/>
                    <w:lang w:val="vi-VN"/>
                  </w:rPr>
                </w:rPrChange>
              </w:rPr>
              <w:delText xml:space="preserve"> h</w:delText>
            </w:r>
            <w:r w:rsidRPr="001F569A" w:rsidDel="001F569A">
              <w:rPr>
                <w:rPrChange w:id="630" w:author="An Tran, ACA (BUV)" w:date="2024-09-13T10:43:00Z" w16du:dateUtc="2024-09-13T03:43:00Z">
                  <w:rPr>
                    <w:rStyle w:val="Hyperlink"/>
                    <w:rFonts w:cs="Calibri"/>
                    <w:i/>
                    <w:iCs/>
                    <w:lang w:val="vi-VN"/>
                  </w:rPr>
                </w:rPrChange>
              </w:rPr>
              <w:delText>ộ</w:delText>
            </w:r>
            <w:r w:rsidRPr="001F569A" w:rsidDel="001F569A">
              <w:rPr>
                <w:rPrChange w:id="631" w:author="An Tran, ACA (BUV)" w:date="2024-09-13T10:43:00Z" w16du:dateUtc="2024-09-13T03:43:00Z">
                  <w:rPr>
                    <w:rStyle w:val="Hyperlink"/>
                    <w:i/>
                    <w:iCs/>
                    <w:lang w:val="vi-VN"/>
                  </w:rPr>
                </w:rPrChange>
              </w:rPr>
              <w:delText>i th</w:delText>
            </w:r>
            <w:r w:rsidRPr="001F569A" w:rsidDel="001F569A">
              <w:rPr>
                <w:rPrChange w:id="632" w:author="An Tran, ACA (BUV)" w:date="2024-09-13T10:43:00Z" w16du:dateUtc="2024-09-13T03:43:00Z">
                  <w:rPr>
                    <w:rStyle w:val="Hyperlink"/>
                    <w:rFonts w:cs="Calibri"/>
                    <w:i/>
                    <w:iCs/>
                    <w:lang w:val="vi-VN"/>
                  </w:rPr>
                </w:rPrChange>
              </w:rPr>
              <w:delText>ự</w:delText>
            </w:r>
            <w:r w:rsidRPr="001F569A" w:rsidDel="001F569A">
              <w:rPr>
                <w:rPrChange w:id="633" w:author="An Tran, ACA (BUV)" w:date="2024-09-13T10:43:00Z" w16du:dateUtc="2024-09-13T03:43:00Z">
                  <w:rPr>
                    <w:rStyle w:val="Hyperlink"/>
                    <w:i/>
                    <w:iCs/>
                    <w:lang w:val="vi-VN"/>
                  </w:rPr>
                </w:rPrChange>
              </w:rPr>
              <w:delText>c t</w:delText>
            </w:r>
            <w:r w:rsidRPr="001F569A" w:rsidDel="001F569A">
              <w:rPr>
                <w:rPrChange w:id="634" w:author="An Tran, ACA (BUV)" w:date="2024-09-13T10:43:00Z" w16du:dateUtc="2024-09-13T03:43:00Z">
                  <w:rPr>
                    <w:rStyle w:val="Hyperlink"/>
                    <w:rFonts w:cs="Calibri"/>
                    <w:i/>
                    <w:iCs/>
                    <w:lang w:val="vi-VN"/>
                  </w:rPr>
                </w:rPrChange>
              </w:rPr>
              <w:delText>ậ</w:delText>
            </w:r>
            <w:r w:rsidRPr="001F569A" w:rsidDel="001F569A">
              <w:rPr>
                <w:rPrChange w:id="635" w:author="An Tran, ACA (BUV)" w:date="2024-09-13T10:43:00Z" w16du:dateUtc="2024-09-13T03:43:00Z">
                  <w:rPr>
                    <w:rStyle w:val="Hyperlink"/>
                    <w:i/>
                    <w:iCs/>
                    <w:lang w:val="vi-VN"/>
                  </w:rPr>
                </w:rPrChange>
              </w:rPr>
              <w:delText>p, ho</w:delText>
            </w:r>
            <w:r w:rsidRPr="001F569A" w:rsidDel="001F569A">
              <w:rPr>
                <w:rPrChange w:id="636" w:author="An Tran, ACA (BUV)" w:date="2024-09-13T10:43:00Z" w16du:dateUtc="2024-09-13T03:43:00Z">
                  <w:rPr>
                    <w:rStyle w:val="Hyperlink"/>
                    <w:rFonts w:cs="Calibri"/>
                    <w:i/>
                    <w:iCs/>
                    <w:lang w:val="vi-VN"/>
                  </w:rPr>
                </w:rPrChange>
              </w:rPr>
              <w:delText>ạ</w:delText>
            </w:r>
            <w:r w:rsidRPr="001F569A" w:rsidDel="001F569A">
              <w:rPr>
                <w:rPrChange w:id="637" w:author="An Tran, ACA (BUV)" w:date="2024-09-13T10:43:00Z" w16du:dateUtc="2024-09-13T03:43:00Z">
                  <w:rPr>
                    <w:rStyle w:val="Hyperlink"/>
                    <w:i/>
                    <w:iCs/>
                    <w:lang w:val="vi-VN"/>
                  </w:rPr>
                </w:rPrChange>
              </w:rPr>
              <w:delText xml:space="preserve">t </w:delText>
            </w:r>
            <w:r w:rsidRPr="001F569A" w:rsidDel="001F569A">
              <w:rPr>
                <w:rPrChange w:id="638" w:author="An Tran, ACA (BUV)" w:date="2024-09-13T10:43:00Z" w16du:dateUtc="2024-09-13T03:43:00Z">
                  <w:rPr>
                    <w:rStyle w:val="Hyperlink"/>
                    <w:rFonts w:cs="Calibri"/>
                    <w:i/>
                    <w:iCs/>
                    <w:lang w:val="vi-VN"/>
                  </w:rPr>
                </w:rPrChange>
              </w:rPr>
              <w:delText>độ</w:delText>
            </w:r>
            <w:r w:rsidRPr="001F569A" w:rsidDel="001F569A">
              <w:rPr>
                <w:rPrChange w:id="639" w:author="An Tran, ACA (BUV)" w:date="2024-09-13T10:43:00Z" w16du:dateUtc="2024-09-13T03:43:00Z">
                  <w:rPr>
                    <w:rStyle w:val="Hyperlink"/>
                    <w:i/>
                    <w:iCs/>
                    <w:lang w:val="vi-VN"/>
                  </w:rPr>
                </w:rPrChange>
              </w:rPr>
              <w:delText>ng ngo</w:delText>
            </w:r>
            <w:r w:rsidRPr="001F569A" w:rsidDel="001F569A">
              <w:rPr>
                <w:rPrChange w:id="640" w:author="An Tran, ACA (BUV)" w:date="2024-09-13T10:43:00Z" w16du:dateUtc="2024-09-13T03:43:00Z">
                  <w:rPr>
                    <w:rStyle w:val="Hyperlink"/>
                    <w:rFonts w:cs="Calibri"/>
                    <w:i/>
                    <w:iCs/>
                    <w:lang w:val="vi-VN"/>
                  </w:rPr>
                </w:rPrChange>
              </w:rPr>
              <w:delText>ạ</w:delText>
            </w:r>
            <w:r w:rsidRPr="001F569A" w:rsidDel="001F569A">
              <w:rPr>
                <w:rPrChange w:id="641" w:author="An Tran, ACA (BUV)" w:date="2024-09-13T10:43:00Z" w16du:dateUtc="2024-09-13T03:43:00Z">
                  <w:rPr>
                    <w:rStyle w:val="Hyperlink"/>
                    <w:i/>
                    <w:iCs/>
                    <w:lang w:val="vi-VN"/>
                  </w:rPr>
                </w:rPrChange>
              </w:rPr>
              <w:delText>i khóa và các khóa h</w:delText>
            </w:r>
            <w:r w:rsidRPr="001F569A" w:rsidDel="001F569A">
              <w:rPr>
                <w:rPrChange w:id="642" w:author="An Tran, ACA (BUV)" w:date="2024-09-13T10:43:00Z" w16du:dateUtc="2024-09-13T03:43:00Z">
                  <w:rPr>
                    <w:rStyle w:val="Hyperlink"/>
                    <w:rFonts w:cs="Calibri"/>
                    <w:i/>
                    <w:iCs/>
                    <w:lang w:val="vi-VN"/>
                  </w:rPr>
                </w:rPrChange>
              </w:rPr>
              <w:delText>ọ</w:delText>
            </w:r>
            <w:r w:rsidRPr="001F569A" w:rsidDel="001F569A">
              <w:rPr>
                <w:rPrChange w:id="643" w:author="An Tran, ACA (BUV)" w:date="2024-09-13T10:43:00Z" w16du:dateUtc="2024-09-13T03:43:00Z">
                  <w:rPr>
                    <w:rStyle w:val="Hyperlink"/>
                    <w:i/>
                    <w:iCs/>
                    <w:lang w:val="vi-VN"/>
                  </w:rPr>
                </w:rPrChange>
              </w:rPr>
              <w:delText>c ng</w:delText>
            </w:r>
            <w:r w:rsidRPr="001F569A" w:rsidDel="001F569A">
              <w:rPr>
                <w:rPrChange w:id="644" w:author="An Tran, ACA (BUV)" w:date="2024-09-13T10:43:00Z" w16du:dateUtc="2024-09-13T03:43:00Z">
                  <w:rPr>
                    <w:rStyle w:val="Hyperlink"/>
                    <w:rFonts w:cs="Calibri"/>
                    <w:i/>
                    <w:iCs/>
                    <w:lang w:val="vi-VN"/>
                  </w:rPr>
                </w:rPrChange>
              </w:rPr>
              <w:delText>ắ</w:delText>
            </w:r>
            <w:r w:rsidRPr="001F569A" w:rsidDel="001F569A">
              <w:rPr>
                <w:rPrChange w:id="645" w:author="An Tran, ACA (BUV)" w:date="2024-09-13T10:43:00Z" w16du:dateUtc="2024-09-13T03:43:00Z">
                  <w:rPr>
                    <w:rStyle w:val="Hyperlink"/>
                    <w:i/>
                    <w:iCs/>
                    <w:lang w:val="vi-VN"/>
                  </w:rPr>
                </w:rPrChange>
              </w:rPr>
              <w:delText>n h</w:delText>
            </w:r>
            <w:r w:rsidRPr="001F569A" w:rsidDel="001F569A">
              <w:rPr>
                <w:rPrChange w:id="646" w:author="An Tran, ACA (BUV)" w:date="2024-09-13T10:43:00Z" w16du:dateUtc="2024-09-13T03:43:00Z">
                  <w:rPr>
                    <w:rStyle w:val="Hyperlink"/>
                    <w:rFonts w:cs="Calibri"/>
                    <w:i/>
                    <w:iCs/>
                    <w:lang w:val="vi-VN"/>
                  </w:rPr>
                </w:rPrChange>
              </w:rPr>
              <w:delText>ạ</w:delText>
            </w:r>
            <w:r w:rsidRPr="001F569A" w:rsidDel="001F569A">
              <w:rPr>
                <w:rPrChange w:id="647" w:author="An Tran, ACA (BUV)" w:date="2024-09-13T10:43:00Z" w16du:dateUtc="2024-09-13T03:43:00Z">
                  <w:rPr>
                    <w:rStyle w:val="Hyperlink"/>
                    <w:i/>
                    <w:iCs/>
                    <w:lang w:val="vi-VN"/>
                  </w:rPr>
                </w:rPrChange>
              </w:rPr>
              <w:delText xml:space="preserve">n BUV </w:delText>
            </w:r>
            <w:r w:rsidRPr="001F569A" w:rsidDel="001F569A">
              <w:rPr>
                <w:rPrChange w:id="648" w:author="An Tran, ACA (BUV)" w:date="2024-09-13T10:43:00Z" w16du:dateUtc="2024-09-13T03:43:00Z">
                  <w:rPr>
                    <w:rStyle w:val="Hyperlink"/>
                    <w:rFonts w:cs="Calibri"/>
                    <w:i/>
                    <w:iCs/>
                    <w:lang w:val="vi-VN"/>
                  </w:rPr>
                </w:rPrChange>
              </w:rPr>
              <w:delText>đ</w:delText>
            </w:r>
            <w:r w:rsidRPr="001F569A" w:rsidDel="001F569A">
              <w:rPr>
                <w:rPrChange w:id="649" w:author="An Tran, ACA (BUV)" w:date="2024-09-13T10:43:00Z" w16du:dateUtc="2024-09-13T03:43:00Z">
                  <w:rPr>
                    <w:rStyle w:val="Hyperlink"/>
                    <w:i/>
                    <w:iCs/>
                    <w:lang w:val="vi-VN"/>
                  </w:rPr>
                </w:rPrChange>
              </w:rPr>
              <w:delText>ang cung c</w:delText>
            </w:r>
            <w:r w:rsidRPr="001F569A" w:rsidDel="001F569A">
              <w:rPr>
                <w:rPrChange w:id="650" w:author="An Tran, ACA (BUV)" w:date="2024-09-13T10:43:00Z" w16du:dateUtc="2024-09-13T03:43:00Z">
                  <w:rPr>
                    <w:rStyle w:val="Hyperlink"/>
                    <w:rFonts w:cs="Calibri"/>
                    <w:i/>
                    <w:iCs/>
                    <w:lang w:val="vi-VN"/>
                  </w:rPr>
                </w:rPrChange>
              </w:rPr>
              <w:delText>ấ</w:delText>
            </w:r>
            <w:r w:rsidRPr="001F569A" w:rsidDel="001F569A">
              <w:rPr>
                <w:rPrChange w:id="651" w:author="An Tran, ACA (BUV)" w:date="2024-09-13T10:43:00Z" w16du:dateUtc="2024-09-13T03:43:00Z">
                  <w:rPr>
                    <w:rStyle w:val="Hyperlink"/>
                    <w:i/>
                    <w:iCs/>
                    <w:lang w:val="vi-VN"/>
                  </w:rPr>
                </w:rPrChange>
              </w:rPr>
              <w:delText xml:space="preserve">p </w:delText>
            </w:r>
            <w:r w:rsidRPr="001F569A" w:rsidDel="001F569A">
              <w:rPr>
                <w:rPrChange w:id="652" w:author="An Tran, ACA (BUV)" w:date="2024-09-13T10:43:00Z" w16du:dateUtc="2024-09-13T03:43:00Z">
                  <w:rPr>
                    <w:rStyle w:val="Hyperlink"/>
                    <w:rFonts w:cs="Calibri"/>
                    <w:i/>
                    <w:iCs/>
                    <w:lang w:val="vi-VN"/>
                  </w:rPr>
                </w:rPrChange>
              </w:rPr>
              <w:delText>ở</w:delText>
            </w:r>
            <w:r w:rsidRPr="001F569A" w:rsidDel="001F569A">
              <w:rPr>
                <w:rPrChange w:id="653" w:author="An Tran, ACA (BUV)" w:date="2024-09-13T10:43:00Z" w16du:dateUtc="2024-09-13T03:43:00Z">
                  <w:rPr>
                    <w:rStyle w:val="Hyperlink"/>
                    <w:i/>
                    <w:iCs/>
                    <w:lang w:val="vi-VN"/>
                  </w:rPr>
                </w:rPrChange>
              </w:rPr>
              <w:delText xml:space="preserve"> </w:delText>
            </w:r>
            <w:r w:rsidRPr="001F569A" w:rsidDel="001F569A">
              <w:rPr>
                <w:rPrChange w:id="654" w:author="An Tran, ACA (BUV)" w:date="2024-09-13T10:43:00Z" w16du:dateUtc="2024-09-13T03:43:00Z">
                  <w:rPr>
                    <w:rStyle w:val="Hyperlink"/>
                    <w:rFonts w:cs="Calibri"/>
                    <w:i/>
                    <w:iCs/>
                    <w:lang w:val="vi-VN"/>
                  </w:rPr>
                </w:rPrChange>
              </w:rPr>
              <w:delText>đ</w:delText>
            </w:r>
            <w:r w:rsidRPr="001F569A" w:rsidDel="001F569A">
              <w:rPr>
                <w:rPrChange w:id="655" w:author="An Tran, ACA (BUV)" w:date="2024-09-13T10:43:00Z" w16du:dateUtc="2024-09-13T03:43:00Z">
                  <w:rPr>
                    <w:rStyle w:val="Hyperlink"/>
                    <w:rFonts w:cs="Avenir LT Std 35 Light"/>
                    <w:i/>
                    <w:iCs/>
                    <w:lang w:val="vi-VN"/>
                  </w:rPr>
                </w:rPrChange>
              </w:rPr>
              <w:delText>â</w:delText>
            </w:r>
            <w:r w:rsidRPr="001F569A" w:rsidDel="001F569A">
              <w:rPr>
                <w:rPrChange w:id="656" w:author="An Tran, ACA (BUV)" w:date="2024-09-13T10:43:00Z" w16du:dateUtc="2024-09-13T03:43:00Z">
                  <w:rPr>
                    <w:rStyle w:val="Hyperlink"/>
                    <w:i/>
                    <w:iCs/>
                    <w:lang w:val="vi-VN"/>
                  </w:rPr>
                </w:rPrChange>
              </w:rPr>
              <w:delText>u?</w:delText>
            </w:r>
            <w:r w:rsidDel="001F569A">
              <w:rPr>
                <w:webHidden/>
              </w:rPr>
              <w:tab/>
            </w:r>
            <w:r w:rsidR="004A3396" w:rsidDel="001F569A">
              <w:rPr>
                <w:webHidden/>
              </w:rPr>
              <w:delText>98</w:delText>
            </w:r>
          </w:del>
        </w:p>
        <w:p w14:paraId="190792AC" w14:textId="03B60E7F" w:rsidR="00262D6E" w:rsidDel="001F569A" w:rsidRDefault="00262D6E">
          <w:pPr>
            <w:pStyle w:val="TOC2"/>
            <w:tabs>
              <w:tab w:val="left" w:pos="1540"/>
            </w:tabs>
            <w:rPr>
              <w:del w:id="657" w:author="An Tran, ACA (BUV)" w:date="2024-09-13T10:43:00Z" w16du:dateUtc="2024-09-13T03:43:00Z"/>
              <w:rFonts w:asciiTheme="minorHAnsi" w:eastAsiaTheme="minorEastAsia" w:hAnsiTheme="minorHAnsi" w:cstheme="minorBidi"/>
              <w:kern w:val="2"/>
              <w:lang w:eastAsia="en-US"/>
              <w14:ligatures w14:val="standardContextual"/>
            </w:rPr>
          </w:pPr>
          <w:del w:id="658" w:author="An Tran, ACA (BUV)" w:date="2024-09-13T10:43:00Z" w16du:dateUtc="2024-09-13T03:43:00Z">
            <w:r w:rsidRPr="001F569A" w:rsidDel="001F569A">
              <w:rPr>
                <w:rPrChange w:id="659" w:author="An Tran, ACA (BUV)" w:date="2024-09-13T10:43:00Z" w16du:dateUtc="2024-09-13T03:43:00Z">
                  <w:rPr>
                    <w:rStyle w:val="Hyperlink"/>
                    <w:bCs/>
                    <w:lang w:val="vi-VN"/>
                  </w:rPr>
                </w:rPrChange>
              </w:rPr>
              <w:delText>7.</w:delText>
            </w:r>
            <w:r w:rsidDel="001F569A">
              <w:rPr>
                <w:rFonts w:asciiTheme="minorHAnsi" w:eastAsiaTheme="minorEastAsia" w:hAnsiTheme="minorHAnsi" w:cstheme="minorBidi"/>
                <w:kern w:val="2"/>
                <w:lang w:eastAsia="en-US"/>
                <w14:ligatures w14:val="standardContextual"/>
              </w:rPr>
              <w:tab/>
            </w:r>
            <w:r w:rsidRPr="001F569A" w:rsidDel="001F569A">
              <w:rPr>
                <w:rPrChange w:id="660" w:author="An Tran, ACA (BUV)" w:date="2024-09-13T10:43:00Z" w16du:dateUtc="2024-09-13T03:43:00Z">
                  <w:rPr>
                    <w:rStyle w:val="Hyperlink"/>
                    <w:lang w:val="vi-VN"/>
                  </w:rPr>
                </w:rPrChange>
              </w:rPr>
              <w:delText xml:space="preserve">What is the point of going for an internship which is not relevant to student’s major? / </w:delText>
            </w:r>
            <w:r w:rsidRPr="001F569A" w:rsidDel="001F569A">
              <w:rPr>
                <w:rPrChange w:id="661" w:author="An Tran, ACA (BUV)" w:date="2024-09-13T10:43:00Z" w16du:dateUtc="2024-09-13T03:43:00Z">
                  <w:rPr>
                    <w:rStyle w:val="Hyperlink"/>
                    <w:i/>
                    <w:iCs/>
                    <w:lang w:val="vi-VN"/>
                  </w:rPr>
                </w:rPrChange>
              </w:rPr>
              <w:delText>N</w:delText>
            </w:r>
            <w:r w:rsidRPr="001F569A" w:rsidDel="001F569A">
              <w:rPr>
                <w:rPrChange w:id="662" w:author="An Tran, ACA (BUV)" w:date="2024-09-13T10:43:00Z" w16du:dateUtc="2024-09-13T03:43:00Z">
                  <w:rPr>
                    <w:rStyle w:val="Hyperlink"/>
                    <w:rFonts w:cs="Calibri"/>
                    <w:i/>
                    <w:iCs/>
                    <w:lang w:val="vi-VN"/>
                  </w:rPr>
                </w:rPrChange>
              </w:rPr>
              <w:delText>ế</w:delText>
            </w:r>
            <w:r w:rsidRPr="001F569A" w:rsidDel="001F569A">
              <w:rPr>
                <w:rPrChange w:id="663" w:author="An Tran, ACA (BUV)" w:date="2024-09-13T10:43:00Z" w16du:dateUtc="2024-09-13T03:43:00Z">
                  <w:rPr>
                    <w:rStyle w:val="Hyperlink"/>
                    <w:i/>
                    <w:iCs/>
                    <w:lang w:val="vi-VN"/>
                  </w:rPr>
                </w:rPrChange>
              </w:rPr>
              <w:delText xml:space="preserve">u sinh viên </w:delText>
            </w:r>
            <w:r w:rsidRPr="001F569A" w:rsidDel="001F569A">
              <w:rPr>
                <w:rPrChange w:id="664" w:author="An Tran, ACA (BUV)" w:date="2024-09-13T10:43:00Z" w16du:dateUtc="2024-09-13T03:43:00Z">
                  <w:rPr>
                    <w:rStyle w:val="Hyperlink"/>
                    <w:rFonts w:cs="Calibri"/>
                    <w:i/>
                    <w:iCs/>
                    <w:lang w:val="vi-VN"/>
                  </w:rPr>
                </w:rPrChange>
              </w:rPr>
              <w:delText>đ</w:delText>
            </w:r>
            <w:r w:rsidRPr="001F569A" w:rsidDel="001F569A">
              <w:rPr>
                <w:rPrChange w:id="665" w:author="An Tran, ACA (BUV)" w:date="2024-09-13T10:43:00Z" w16du:dateUtc="2024-09-13T03:43:00Z">
                  <w:rPr>
                    <w:rStyle w:val="Hyperlink"/>
                    <w:i/>
                    <w:iCs/>
                    <w:lang w:val="vi-VN"/>
                  </w:rPr>
                </w:rPrChange>
              </w:rPr>
              <w:delText>i th</w:delText>
            </w:r>
            <w:r w:rsidRPr="001F569A" w:rsidDel="001F569A">
              <w:rPr>
                <w:rPrChange w:id="666" w:author="An Tran, ACA (BUV)" w:date="2024-09-13T10:43:00Z" w16du:dateUtc="2024-09-13T03:43:00Z">
                  <w:rPr>
                    <w:rStyle w:val="Hyperlink"/>
                    <w:rFonts w:cs="Calibri"/>
                    <w:i/>
                    <w:iCs/>
                    <w:lang w:val="vi-VN"/>
                  </w:rPr>
                </w:rPrChange>
              </w:rPr>
              <w:delText>ự</w:delText>
            </w:r>
            <w:r w:rsidRPr="001F569A" w:rsidDel="001F569A">
              <w:rPr>
                <w:rPrChange w:id="667" w:author="An Tran, ACA (BUV)" w:date="2024-09-13T10:43:00Z" w16du:dateUtc="2024-09-13T03:43:00Z">
                  <w:rPr>
                    <w:rStyle w:val="Hyperlink"/>
                    <w:i/>
                    <w:iCs/>
                    <w:lang w:val="vi-VN"/>
                  </w:rPr>
                </w:rPrChange>
              </w:rPr>
              <w:delText>c t</w:delText>
            </w:r>
            <w:r w:rsidRPr="001F569A" w:rsidDel="001F569A">
              <w:rPr>
                <w:rPrChange w:id="668" w:author="An Tran, ACA (BUV)" w:date="2024-09-13T10:43:00Z" w16du:dateUtc="2024-09-13T03:43:00Z">
                  <w:rPr>
                    <w:rStyle w:val="Hyperlink"/>
                    <w:rFonts w:cs="Calibri"/>
                    <w:i/>
                    <w:iCs/>
                    <w:lang w:val="vi-VN"/>
                  </w:rPr>
                </w:rPrChange>
              </w:rPr>
              <w:delText>ậ</w:delText>
            </w:r>
            <w:r w:rsidRPr="001F569A" w:rsidDel="001F569A">
              <w:rPr>
                <w:rPrChange w:id="669" w:author="An Tran, ACA (BUV)" w:date="2024-09-13T10:43:00Z" w16du:dateUtc="2024-09-13T03:43:00Z">
                  <w:rPr>
                    <w:rStyle w:val="Hyperlink"/>
                    <w:i/>
                    <w:iCs/>
                    <w:lang w:val="vi-VN"/>
                  </w:rPr>
                </w:rPrChange>
              </w:rPr>
              <w:delText>p trong m</w:delText>
            </w:r>
            <w:r w:rsidRPr="001F569A" w:rsidDel="001F569A">
              <w:rPr>
                <w:rPrChange w:id="670" w:author="An Tran, ACA (BUV)" w:date="2024-09-13T10:43:00Z" w16du:dateUtc="2024-09-13T03:43:00Z">
                  <w:rPr>
                    <w:rStyle w:val="Hyperlink"/>
                    <w:rFonts w:cs="Calibri"/>
                    <w:i/>
                    <w:iCs/>
                    <w:lang w:val="vi-VN"/>
                  </w:rPr>
                </w:rPrChange>
              </w:rPr>
              <w:delText>ả</w:delText>
            </w:r>
            <w:r w:rsidRPr="001F569A" w:rsidDel="001F569A">
              <w:rPr>
                <w:rPrChange w:id="671" w:author="An Tran, ACA (BUV)" w:date="2024-09-13T10:43:00Z" w16du:dateUtc="2024-09-13T03:43:00Z">
                  <w:rPr>
                    <w:rStyle w:val="Hyperlink"/>
                    <w:i/>
                    <w:iCs/>
                    <w:lang w:val="vi-VN"/>
                  </w:rPr>
                </w:rPrChange>
              </w:rPr>
              <w:delText>ng không liên quan t</w:delText>
            </w:r>
            <w:r w:rsidRPr="001F569A" w:rsidDel="001F569A">
              <w:rPr>
                <w:rPrChange w:id="672" w:author="An Tran, ACA (BUV)" w:date="2024-09-13T10:43:00Z" w16du:dateUtc="2024-09-13T03:43:00Z">
                  <w:rPr>
                    <w:rStyle w:val="Hyperlink"/>
                    <w:rFonts w:cs="Calibri"/>
                    <w:i/>
                    <w:iCs/>
                    <w:lang w:val="vi-VN"/>
                  </w:rPr>
                </w:rPrChange>
              </w:rPr>
              <w:delText>ớ</w:delText>
            </w:r>
            <w:r w:rsidRPr="001F569A" w:rsidDel="001F569A">
              <w:rPr>
                <w:rPrChange w:id="673" w:author="An Tran, ACA (BUV)" w:date="2024-09-13T10:43:00Z" w16du:dateUtc="2024-09-13T03:43:00Z">
                  <w:rPr>
                    <w:rStyle w:val="Hyperlink"/>
                    <w:i/>
                    <w:iCs/>
                    <w:lang w:val="vi-VN"/>
                  </w:rPr>
                </w:rPrChange>
              </w:rPr>
              <w:delText>i ngành h</w:delText>
            </w:r>
            <w:r w:rsidRPr="001F569A" w:rsidDel="001F569A">
              <w:rPr>
                <w:rPrChange w:id="674" w:author="An Tran, ACA (BUV)" w:date="2024-09-13T10:43:00Z" w16du:dateUtc="2024-09-13T03:43:00Z">
                  <w:rPr>
                    <w:rStyle w:val="Hyperlink"/>
                    <w:rFonts w:cs="Calibri"/>
                    <w:i/>
                    <w:iCs/>
                    <w:lang w:val="vi-VN"/>
                  </w:rPr>
                </w:rPrChange>
              </w:rPr>
              <w:delText>ọ</w:delText>
            </w:r>
            <w:r w:rsidRPr="001F569A" w:rsidDel="001F569A">
              <w:rPr>
                <w:rPrChange w:id="675" w:author="An Tran, ACA (BUV)" w:date="2024-09-13T10:43:00Z" w16du:dateUtc="2024-09-13T03:43:00Z">
                  <w:rPr>
                    <w:rStyle w:val="Hyperlink"/>
                    <w:i/>
                    <w:iCs/>
                    <w:lang w:val="vi-VN"/>
                  </w:rPr>
                </w:rPrChange>
              </w:rPr>
              <w:delText>c thì có tác d</w:delText>
            </w:r>
            <w:r w:rsidRPr="001F569A" w:rsidDel="001F569A">
              <w:rPr>
                <w:rPrChange w:id="676" w:author="An Tran, ACA (BUV)" w:date="2024-09-13T10:43:00Z" w16du:dateUtc="2024-09-13T03:43:00Z">
                  <w:rPr>
                    <w:rStyle w:val="Hyperlink"/>
                    <w:rFonts w:cs="Calibri"/>
                    <w:i/>
                    <w:iCs/>
                    <w:lang w:val="vi-VN"/>
                  </w:rPr>
                </w:rPrChange>
              </w:rPr>
              <w:delText>ụ</w:delText>
            </w:r>
            <w:r w:rsidRPr="001F569A" w:rsidDel="001F569A">
              <w:rPr>
                <w:rPrChange w:id="677" w:author="An Tran, ACA (BUV)" w:date="2024-09-13T10:43:00Z" w16du:dateUtc="2024-09-13T03:43:00Z">
                  <w:rPr>
                    <w:rStyle w:val="Hyperlink"/>
                    <w:i/>
                    <w:iCs/>
                    <w:lang w:val="vi-VN"/>
                  </w:rPr>
                </w:rPrChange>
              </w:rPr>
              <w:delText>ng gì?</w:delText>
            </w:r>
            <w:r w:rsidDel="001F569A">
              <w:rPr>
                <w:webHidden/>
              </w:rPr>
              <w:tab/>
            </w:r>
            <w:r w:rsidR="004A3396" w:rsidDel="001F569A">
              <w:rPr>
                <w:webHidden/>
              </w:rPr>
              <w:delText>100</w:delText>
            </w:r>
          </w:del>
        </w:p>
        <w:p w14:paraId="52928109" w14:textId="07E0471B" w:rsidR="00262D6E" w:rsidDel="001F569A" w:rsidRDefault="00262D6E">
          <w:pPr>
            <w:pStyle w:val="TOC2"/>
            <w:tabs>
              <w:tab w:val="left" w:pos="1540"/>
            </w:tabs>
            <w:rPr>
              <w:del w:id="678" w:author="An Tran, ACA (BUV)" w:date="2024-09-13T10:43:00Z" w16du:dateUtc="2024-09-13T03:43:00Z"/>
              <w:rFonts w:asciiTheme="minorHAnsi" w:eastAsiaTheme="minorEastAsia" w:hAnsiTheme="minorHAnsi" w:cstheme="minorBidi"/>
              <w:kern w:val="2"/>
              <w:lang w:eastAsia="en-US"/>
              <w14:ligatures w14:val="standardContextual"/>
            </w:rPr>
          </w:pPr>
          <w:del w:id="679" w:author="An Tran, ACA (BUV)" w:date="2024-09-13T10:43:00Z" w16du:dateUtc="2024-09-13T03:43:00Z">
            <w:r w:rsidRPr="001F569A" w:rsidDel="001F569A">
              <w:rPr>
                <w:rPrChange w:id="680" w:author="An Tran, ACA (BUV)" w:date="2024-09-13T10:43:00Z" w16du:dateUtc="2024-09-13T03:43:00Z">
                  <w:rPr>
                    <w:rStyle w:val="Hyperlink"/>
                    <w:bCs/>
                    <w:lang w:val="vi-VN"/>
                  </w:rPr>
                </w:rPrChange>
              </w:rPr>
              <w:delText>8.</w:delText>
            </w:r>
            <w:r w:rsidDel="001F569A">
              <w:rPr>
                <w:rFonts w:asciiTheme="minorHAnsi" w:eastAsiaTheme="minorEastAsia" w:hAnsiTheme="minorHAnsi" w:cstheme="minorBidi"/>
                <w:kern w:val="2"/>
                <w:lang w:eastAsia="en-US"/>
                <w14:ligatures w14:val="standardContextual"/>
              </w:rPr>
              <w:tab/>
            </w:r>
            <w:r w:rsidRPr="001F569A" w:rsidDel="001F569A">
              <w:rPr>
                <w:rPrChange w:id="681" w:author="An Tran, ACA (BUV)" w:date="2024-09-13T10:43:00Z" w16du:dateUtc="2024-09-13T03:43:00Z">
                  <w:rPr>
                    <w:rStyle w:val="Hyperlink"/>
                    <w:lang w:val="vi-VN"/>
                  </w:rPr>
                </w:rPrChange>
              </w:rPr>
              <w:delText xml:space="preserve">Does BUV have any solutions if students </w:delText>
            </w:r>
            <w:r w:rsidRPr="001F569A" w:rsidDel="001F569A">
              <w:rPr>
                <w:rPrChange w:id="682" w:author="An Tran, ACA (BUV)" w:date="2024-09-13T10:43:00Z" w16du:dateUtc="2024-09-13T03:43:00Z">
                  <w:rPr>
                    <w:rStyle w:val="Hyperlink"/>
                    <w:bCs/>
                    <w:lang w:val="vi-VN"/>
                  </w:rPr>
                </w:rPrChange>
              </w:rPr>
              <w:delText>cannot</w:delText>
            </w:r>
            <w:r w:rsidRPr="001F569A" w:rsidDel="001F569A">
              <w:rPr>
                <w:rPrChange w:id="683" w:author="An Tran, ACA (BUV)" w:date="2024-09-13T10:43:00Z" w16du:dateUtc="2024-09-13T03:43:00Z">
                  <w:rPr>
                    <w:rStyle w:val="Hyperlink"/>
                    <w:lang w:val="vi-VN"/>
                  </w:rPr>
                </w:rPrChange>
              </w:rPr>
              <w:delText xml:space="preserve"> pass internship interviews many times? / </w:delText>
            </w:r>
            <w:r w:rsidRPr="001F569A" w:rsidDel="001F569A">
              <w:rPr>
                <w:rPrChange w:id="684" w:author="An Tran, ACA (BUV)" w:date="2024-09-13T10:43:00Z" w16du:dateUtc="2024-09-13T03:43:00Z">
                  <w:rPr>
                    <w:rStyle w:val="Hyperlink"/>
                    <w:i/>
                    <w:iCs/>
                    <w:lang w:val="vi-VN"/>
                  </w:rPr>
                </w:rPrChange>
              </w:rPr>
              <w:delText>Nhà tr</w:delText>
            </w:r>
            <w:r w:rsidRPr="001F569A" w:rsidDel="001F569A">
              <w:rPr>
                <w:rPrChange w:id="685" w:author="An Tran, ACA (BUV)" w:date="2024-09-13T10:43:00Z" w16du:dateUtc="2024-09-13T03:43:00Z">
                  <w:rPr>
                    <w:rStyle w:val="Hyperlink"/>
                    <w:rFonts w:cs="Calibri"/>
                    <w:i/>
                    <w:iCs/>
                    <w:lang w:val="vi-VN"/>
                  </w:rPr>
                </w:rPrChange>
              </w:rPr>
              <w:delText>ườ</w:delText>
            </w:r>
            <w:r w:rsidRPr="001F569A" w:rsidDel="001F569A">
              <w:rPr>
                <w:rPrChange w:id="686" w:author="An Tran, ACA (BUV)" w:date="2024-09-13T10:43:00Z" w16du:dateUtc="2024-09-13T03:43:00Z">
                  <w:rPr>
                    <w:rStyle w:val="Hyperlink"/>
                    <w:i/>
                    <w:iCs/>
                    <w:lang w:val="vi-VN"/>
                  </w:rPr>
                </w:rPrChange>
              </w:rPr>
              <w:delText>ng có ph</w:delText>
            </w:r>
            <w:r w:rsidRPr="001F569A" w:rsidDel="001F569A">
              <w:rPr>
                <w:rPrChange w:id="687" w:author="An Tran, ACA (BUV)" w:date="2024-09-13T10:43:00Z" w16du:dateUtc="2024-09-13T03:43:00Z">
                  <w:rPr>
                    <w:rStyle w:val="Hyperlink"/>
                    <w:rFonts w:cs="Calibri"/>
                    <w:i/>
                    <w:iCs/>
                    <w:lang w:val="vi-VN"/>
                  </w:rPr>
                </w:rPrChange>
              </w:rPr>
              <w:delText>ươ</w:delText>
            </w:r>
            <w:r w:rsidRPr="001F569A" w:rsidDel="001F569A">
              <w:rPr>
                <w:rPrChange w:id="688" w:author="An Tran, ACA (BUV)" w:date="2024-09-13T10:43:00Z" w16du:dateUtc="2024-09-13T03:43:00Z">
                  <w:rPr>
                    <w:rStyle w:val="Hyperlink"/>
                    <w:i/>
                    <w:iCs/>
                    <w:lang w:val="vi-VN"/>
                  </w:rPr>
                </w:rPrChange>
              </w:rPr>
              <w:delText xml:space="preserve">ng </w:delText>
            </w:r>
            <w:r w:rsidRPr="001F569A" w:rsidDel="001F569A">
              <w:rPr>
                <w:rPrChange w:id="689" w:author="An Tran, ACA (BUV)" w:date="2024-09-13T10:43:00Z" w16du:dateUtc="2024-09-13T03:43:00Z">
                  <w:rPr>
                    <w:rStyle w:val="Hyperlink"/>
                    <w:rFonts w:cs="Avenir Next LT Pro"/>
                    <w:i/>
                    <w:iCs/>
                    <w:lang w:val="vi-VN"/>
                  </w:rPr>
                </w:rPrChange>
              </w:rPr>
              <w:delText>á</w:delText>
            </w:r>
            <w:r w:rsidRPr="001F569A" w:rsidDel="001F569A">
              <w:rPr>
                <w:rPrChange w:id="690" w:author="An Tran, ACA (BUV)" w:date="2024-09-13T10:43:00Z" w16du:dateUtc="2024-09-13T03:43:00Z">
                  <w:rPr>
                    <w:rStyle w:val="Hyperlink"/>
                    <w:i/>
                    <w:iCs/>
                    <w:lang w:val="vi-VN"/>
                  </w:rPr>
                </w:rPrChange>
              </w:rPr>
              <w:delText>n g</w:delText>
            </w:r>
            <w:r w:rsidRPr="001F569A" w:rsidDel="001F569A">
              <w:rPr>
                <w:rPrChange w:id="691" w:author="An Tran, ACA (BUV)" w:date="2024-09-13T10:43:00Z" w16du:dateUtc="2024-09-13T03:43:00Z">
                  <w:rPr>
                    <w:rStyle w:val="Hyperlink"/>
                    <w:rFonts w:cs="Avenir Next LT Pro"/>
                    <w:i/>
                    <w:iCs/>
                    <w:lang w:val="vi-VN"/>
                  </w:rPr>
                </w:rPrChange>
              </w:rPr>
              <w:delText>ì</w:delText>
            </w:r>
            <w:r w:rsidRPr="001F569A" w:rsidDel="001F569A">
              <w:rPr>
                <w:rPrChange w:id="692" w:author="An Tran, ACA (BUV)" w:date="2024-09-13T10:43:00Z" w16du:dateUtc="2024-09-13T03:43:00Z">
                  <w:rPr>
                    <w:rStyle w:val="Hyperlink"/>
                    <w:i/>
                    <w:iCs/>
                    <w:lang w:val="vi-VN"/>
                  </w:rPr>
                </w:rPrChange>
              </w:rPr>
              <w:delText xml:space="preserve"> n</w:delText>
            </w:r>
            <w:r w:rsidRPr="001F569A" w:rsidDel="001F569A">
              <w:rPr>
                <w:rPrChange w:id="693" w:author="An Tran, ACA (BUV)" w:date="2024-09-13T10:43:00Z" w16du:dateUtc="2024-09-13T03:43:00Z">
                  <w:rPr>
                    <w:rStyle w:val="Hyperlink"/>
                    <w:rFonts w:cs="Calibri"/>
                    <w:i/>
                    <w:iCs/>
                    <w:lang w:val="vi-VN"/>
                  </w:rPr>
                </w:rPrChange>
              </w:rPr>
              <w:delText>ế</w:delText>
            </w:r>
            <w:r w:rsidRPr="001F569A" w:rsidDel="001F569A">
              <w:rPr>
                <w:rPrChange w:id="694" w:author="An Tran, ACA (BUV)" w:date="2024-09-13T10:43:00Z" w16du:dateUtc="2024-09-13T03:43:00Z">
                  <w:rPr>
                    <w:rStyle w:val="Hyperlink"/>
                    <w:i/>
                    <w:iCs/>
                    <w:lang w:val="vi-VN"/>
                  </w:rPr>
                </w:rPrChange>
              </w:rPr>
              <w:delText>u sinh viên liên t</w:delText>
            </w:r>
            <w:r w:rsidRPr="001F569A" w:rsidDel="001F569A">
              <w:rPr>
                <w:rPrChange w:id="695" w:author="An Tran, ACA (BUV)" w:date="2024-09-13T10:43:00Z" w16du:dateUtc="2024-09-13T03:43:00Z">
                  <w:rPr>
                    <w:rStyle w:val="Hyperlink"/>
                    <w:rFonts w:cs="Calibri"/>
                    <w:i/>
                    <w:iCs/>
                    <w:lang w:val="vi-VN"/>
                  </w:rPr>
                </w:rPrChange>
              </w:rPr>
              <w:delText>ụ</w:delText>
            </w:r>
            <w:r w:rsidRPr="001F569A" w:rsidDel="001F569A">
              <w:rPr>
                <w:rPrChange w:id="696" w:author="An Tran, ACA (BUV)" w:date="2024-09-13T10:43:00Z" w16du:dateUtc="2024-09-13T03:43:00Z">
                  <w:rPr>
                    <w:rStyle w:val="Hyperlink"/>
                    <w:i/>
                    <w:iCs/>
                    <w:lang w:val="vi-VN"/>
                  </w:rPr>
                </w:rPrChange>
              </w:rPr>
              <w:delText>c không đ</w:delText>
            </w:r>
            <w:r w:rsidRPr="001F569A" w:rsidDel="001F569A">
              <w:rPr>
                <w:rPrChange w:id="697" w:author="An Tran, ACA (BUV)" w:date="2024-09-13T10:43:00Z" w16du:dateUtc="2024-09-13T03:43:00Z">
                  <w:rPr>
                    <w:rStyle w:val="Hyperlink"/>
                    <w:rFonts w:cs="Calibri"/>
                    <w:i/>
                    <w:iCs/>
                    <w:lang w:val="vi-VN"/>
                  </w:rPr>
                </w:rPrChange>
              </w:rPr>
              <w:delText>ỗ</w:delText>
            </w:r>
            <w:r w:rsidRPr="001F569A" w:rsidDel="001F569A">
              <w:rPr>
                <w:rPrChange w:id="698" w:author="An Tran, ACA (BUV)" w:date="2024-09-13T10:43:00Z" w16du:dateUtc="2024-09-13T03:43:00Z">
                  <w:rPr>
                    <w:rStyle w:val="Hyperlink"/>
                    <w:i/>
                    <w:iCs/>
                    <w:lang w:val="vi-VN"/>
                  </w:rPr>
                </w:rPrChange>
              </w:rPr>
              <w:delText xml:space="preserve"> các vòng ph</w:delText>
            </w:r>
            <w:r w:rsidRPr="001F569A" w:rsidDel="001F569A">
              <w:rPr>
                <w:rPrChange w:id="699" w:author="An Tran, ACA (BUV)" w:date="2024-09-13T10:43:00Z" w16du:dateUtc="2024-09-13T03:43:00Z">
                  <w:rPr>
                    <w:rStyle w:val="Hyperlink"/>
                    <w:rFonts w:cs="Calibri"/>
                    <w:i/>
                    <w:iCs/>
                    <w:lang w:val="vi-VN"/>
                  </w:rPr>
                </w:rPrChange>
              </w:rPr>
              <w:delText>ỏ</w:delText>
            </w:r>
            <w:r w:rsidRPr="001F569A" w:rsidDel="001F569A">
              <w:rPr>
                <w:rPrChange w:id="700" w:author="An Tran, ACA (BUV)" w:date="2024-09-13T10:43:00Z" w16du:dateUtc="2024-09-13T03:43:00Z">
                  <w:rPr>
                    <w:rStyle w:val="Hyperlink"/>
                    <w:i/>
                    <w:iCs/>
                    <w:lang w:val="vi-VN"/>
                  </w:rPr>
                </w:rPrChange>
              </w:rPr>
              <w:delText>ng v</w:delText>
            </w:r>
            <w:r w:rsidRPr="001F569A" w:rsidDel="001F569A">
              <w:rPr>
                <w:rPrChange w:id="701" w:author="An Tran, ACA (BUV)" w:date="2024-09-13T10:43:00Z" w16du:dateUtc="2024-09-13T03:43:00Z">
                  <w:rPr>
                    <w:rStyle w:val="Hyperlink"/>
                    <w:rFonts w:cs="Calibri"/>
                    <w:i/>
                    <w:iCs/>
                    <w:lang w:val="vi-VN"/>
                  </w:rPr>
                </w:rPrChange>
              </w:rPr>
              <w:delText>ấ</w:delText>
            </w:r>
            <w:r w:rsidRPr="001F569A" w:rsidDel="001F569A">
              <w:rPr>
                <w:rPrChange w:id="702" w:author="An Tran, ACA (BUV)" w:date="2024-09-13T10:43:00Z" w16du:dateUtc="2024-09-13T03:43:00Z">
                  <w:rPr>
                    <w:rStyle w:val="Hyperlink"/>
                    <w:i/>
                    <w:iCs/>
                    <w:lang w:val="vi-VN"/>
                  </w:rPr>
                </w:rPrChange>
              </w:rPr>
              <w:delText>n th</w:delText>
            </w:r>
            <w:r w:rsidRPr="001F569A" w:rsidDel="001F569A">
              <w:rPr>
                <w:rPrChange w:id="703" w:author="An Tran, ACA (BUV)" w:date="2024-09-13T10:43:00Z" w16du:dateUtc="2024-09-13T03:43:00Z">
                  <w:rPr>
                    <w:rStyle w:val="Hyperlink"/>
                    <w:rFonts w:cs="Calibri"/>
                    <w:i/>
                    <w:iCs/>
                    <w:lang w:val="vi-VN"/>
                  </w:rPr>
                </w:rPrChange>
              </w:rPr>
              <w:delText>ự</w:delText>
            </w:r>
            <w:r w:rsidRPr="001F569A" w:rsidDel="001F569A">
              <w:rPr>
                <w:rPrChange w:id="704" w:author="An Tran, ACA (BUV)" w:date="2024-09-13T10:43:00Z" w16du:dateUtc="2024-09-13T03:43:00Z">
                  <w:rPr>
                    <w:rStyle w:val="Hyperlink"/>
                    <w:i/>
                    <w:iCs/>
                    <w:lang w:val="vi-VN"/>
                  </w:rPr>
                </w:rPrChange>
              </w:rPr>
              <w:delText>c t</w:delText>
            </w:r>
            <w:r w:rsidRPr="001F569A" w:rsidDel="001F569A">
              <w:rPr>
                <w:rPrChange w:id="705" w:author="An Tran, ACA (BUV)" w:date="2024-09-13T10:43:00Z" w16du:dateUtc="2024-09-13T03:43:00Z">
                  <w:rPr>
                    <w:rStyle w:val="Hyperlink"/>
                    <w:rFonts w:cs="Calibri"/>
                    <w:i/>
                    <w:iCs/>
                    <w:lang w:val="vi-VN"/>
                  </w:rPr>
                </w:rPrChange>
              </w:rPr>
              <w:delText>ậ</w:delText>
            </w:r>
            <w:r w:rsidRPr="001F569A" w:rsidDel="001F569A">
              <w:rPr>
                <w:rPrChange w:id="706" w:author="An Tran, ACA (BUV)" w:date="2024-09-13T10:43:00Z" w16du:dateUtc="2024-09-13T03:43:00Z">
                  <w:rPr>
                    <w:rStyle w:val="Hyperlink"/>
                    <w:i/>
                    <w:iCs/>
                    <w:lang w:val="vi-VN"/>
                  </w:rPr>
                </w:rPrChange>
              </w:rPr>
              <w:delText>p v</w:delText>
            </w:r>
            <w:r w:rsidRPr="001F569A" w:rsidDel="001F569A">
              <w:rPr>
                <w:rPrChange w:id="707" w:author="An Tran, ACA (BUV)" w:date="2024-09-13T10:43:00Z" w16du:dateUtc="2024-09-13T03:43:00Z">
                  <w:rPr>
                    <w:rStyle w:val="Hyperlink"/>
                    <w:rFonts w:cs="Calibri"/>
                    <w:i/>
                    <w:iCs/>
                    <w:lang w:val="vi-VN"/>
                  </w:rPr>
                </w:rPrChange>
              </w:rPr>
              <w:delText>ớ</w:delText>
            </w:r>
            <w:r w:rsidRPr="001F569A" w:rsidDel="001F569A">
              <w:rPr>
                <w:rPrChange w:id="708" w:author="An Tran, ACA (BUV)" w:date="2024-09-13T10:43:00Z" w16du:dateUtc="2024-09-13T03:43:00Z">
                  <w:rPr>
                    <w:rStyle w:val="Hyperlink"/>
                    <w:i/>
                    <w:iCs/>
                    <w:lang w:val="vi-VN"/>
                  </w:rPr>
                </w:rPrChange>
              </w:rPr>
              <w:delText>i công ty?</w:delText>
            </w:r>
            <w:r w:rsidDel="001F569A">
              <w:rPr>
                <w:webHidden/>
              </w:rPr>
              <w:tab/>
            </w:r>
            <w:r w:rsidR="004A3396" w:rsidDel="001F569A">
              <w:rPr>
                <w:webHidden/>
              </w:rPr>
              <w:delText>101</w:delText>
            </w:r>
          </w:del>
        </w:p>
        <w:p w14:paraId="596D2B15" w14:textId="0FDC4B19" w:rsidR="00262D6E" w:rsidDel="001F569A" w:rsidRDefault="00262D6E">
          <w:pPr>
            <w:pStyle w:val="TOC2"/>
            <w:tabs>
              <w:tab w:val="left" w:pos="1540"/>
            </w:tabs>
            <w:rPr>
              <w:del w:id="709" w:author="An Tran, ACA (BUV)" w:date="2024-09-13T10:43:00Z" w16du:dateUtc="2024-09-13T03:43:00Z"/>
              <w:rFonts w:asciiTheme="minorHAnsi" w:eastAsiaTheme="minorEastAsia" w:hAnsiTheme="minorHAnsi" w:cstheme="minorBidi"/>
              <w:kern w:val="2"/>
              <w:lang w:eastAsia="en-US"/>
              <w14:ligatures w14:val="standardContextual"/>
            </w:rPr>
          </w:pPr>
          <w:del w:id="710" w:author="An Tran, ACA (BUV)" w:date="2024-09-13T10:43:00Z" w16du:dateUtc="2024-09-13T03:43:00Z">
            <w:r w:rsidRPr="001F569A" w:rsidDel="001F569A">
              <w:rPr>
                <w:rPrChange w:id="711" w:author="An Tran, ACA (BUV)" w:date="2024-09-13T10:43:00Z" w16du:dateUtc="2024-09-13T03:43:00Z">
                  <w:rPr>
                    <w:rStyle w:val="Hyperlink"/>
                    <w:bCs/>
                    <w:lang w:val="vi-VN"/>
                  </w:rPr>
                </w:rPrChange>
              </w:rPr>
              <w:delText>9.</w:delText>
            </w:r>
            <w:r w:rsidDel="001F569A">
              <w:rPr>
                <w:rFonts w:asciiTheme="minorHAnsi" w:eastAsiaTheme="minorEastAsia" w:hAnsiTheme="minorHAnsi" w:cstheme="minorBidi"/>
                <w:kern w:val="2"/>
                <w:lang w:eastAsia="en-US"/>
                <w14:ligatures w14:val="standardContextual"/>
              </w:rPr>
              <w:tab/>
            </w:r>
            <w:r w:rsidRPr="001F569A" w:rsidDel="001F569A">
              <w:rPr>
                <w:rPrChange w:id="712" w:author="An Tran, ACA (BUV)" w:date="2024-09-13T10:43:00Z" w16du:dateUtc="2024-09-13T03:43:00Z">
                  <w:rPr>
                    <w:rStyle w:val="Hyperlink"/>
                    <w:lang w:val="vi-VN"/>
                  </w:rPr>
                </w:rPrChange>
              </w:rPr>
              <w:delText xml:space="preserve">Are the internships that BUV support students paid or unpaid? / </w:delText>
            </w:r>
            <w:r w:rsidRPr="001F569A" w:rsidDel="001F569A">
              <w:rPr>
                <w:rPrChange w:id="713" w:author="An Tran, ACA (BUV)" w:date="2024-09-13T10:43:00Z" w16du:dateUtc="2024-09-13T03:43:00Z">
                  <w:rPr>
                    <w:rStyle w:val="Hyperlink"/>
                    <w:i/>
                    <w:iCs/>
                    <w:lang w:val="vi-VN"/>
                  </w:rPr>
                </w:rPrChange>
              </w:rPr>
              <w:delText>Các c</w:delText>
            </w:r>
            <w:r w:rsidRPr="001F569A" w:rsidDel="001F569A">
              <w:rPr>
                <w:rPrChange w:id="714" w:author="An Tran, ACA (BUV)" w:date="2024-09-13T10:43:00Z" w16du:dateUtc="2024-09-13T03:43:00Z">
                  <w:rPr>
                    <w:rStyle w:val="Hyperlink"/>
                    <w:rFonts w:cs="Calibri"/>
                    <w:i/>
                    <w:iCs/>
                    <w:lang w:val="vi-VN"/>
                  </w:rPr>
                </w:rPrChange>
              </w:rPr>
              <w:delText>ơ</w:delText>
            </w:r>
            <w:r w:rsidRPr="001F569A" w:rsidDel="001F569A">
              <w:rPr>
                <w:rPrChange w:id="715" w:author="An Tran, ACA (BUV)" w:date="2024-09-13T10:43:00Z" w16du:dateUtc="2024-09-13T03:43:00Z">
                  <w:rPr>
                    <w:rStyle w:val="Hyperlink"/>
                    <w:i/>
                    <w:iCs/>
                    <w:lang w:val="vi-VN"/>
                  </w:rPr>
                </w:rPrChange>
              </w:rPr>
              <w:delText xml:space="preserve"> h</w:delText>
            </w:r>
            <w:r w:rsidRPr="001F569A" w:rsidDel="001F569A">
              <w:rPr>
                <w:rPrChange w:id="716" w:author="An Tran, ACA (BUV)" w:date="2024-09-13T10:43:00Z" w16du:dateUtc="2024-09-13T03:43:00Z">
                  <w:rPr>
                    <w:rStyle w:val="Hyperlink"/>
                    <w:rFonts w:cs="Calibri"/>
                    <w:i/>
                    <w:iCs/>
                    <w:lang w:val="vi-VN"/>
                  </w:rPr>
                </w:rPrChange>
              </w:rPr>
              <w:delText>ộ</w:delText>
            </w:r>
            <w:r w:rsidRPr="001F569A" w:rsidDel="001F569A">
              <w:rPr>
                <w:rPrChange w:id="717" w:author="An Tran, ACA (BUV)" w:date="2024-09-13T10:43:00Z" w16du:dateUtc="2024-09-13T03:43:00Z">
                  <w:rPr>
                    <w:rStyle w:val="Hyperlink"/>
                    <w:i/>
                    <w:iCs/>
                    <w:lang w:val="vi-VN"/>
                  </w:rPr>
                </w:rPrChange>
              </w:rPr>
              <w:delText>i th</w:delText>
            </w:r>
            <w:r w:rsidRPr="001F569A" w:rsidDel="001F569A">
              <w:rPr>
                <w:rPrChange w:id="718" w:author="An Tran, ACA (BUV)" w:date="2024-09-13T10:43:00Z" w16du:dateUtc="2024-09-13T03:43:00Z">
                  <w:rPr>
                    <w:rStyle w:val="Hyperlink"/>
                    <w:rFonts w:cs="Calibri"/>
                    <w:i/>
                    <w:iCs/>
                    <w:lang w:val="vi-VN"/>
                  </w:rPr>
                </w:rPrChange>
              </w:rPr>
              <w:delText>ự</w:delText>
            </w:r>
            <w:r w:rsidRPr="001F569A" w:rsidDel="001F569A">
              <w:rPr>
                <w:rPrChange w:id="719" w:author="An Tran, ACA (BUV)" w:date="2024-09-13T10:43:00Z" w16du:dateUtc="2024-09-13T03:43:00Z">
                  <w:rPr>
                    <w:rStyle w:val="Hyperlink"/>
                    <w:i/>
                    <w:iCs/>
                    <w:lang w:val="vi-VN"/>
                  </w:rPr>
                </w:rPrChange>
              </w:rPr>
              <w:delText>c t</w:delText>
            </w:r>
            <w:r w:rsidRPr="001F569A" w:rsidDel="001F569A">
              <w:rPr>
                <w:rPrChange w:id="720" w:author="An Tran, ACA (BUV)" w:date="2024-09-13T10:43:00Z" w16du:dateUtc="2024-09-13T03:43:00Z">
                  <w:rPr>
                    <w:rStyle w:val="Hyperlink"/>
                    <w:rFonts w:cs="Calibri"/>
                    <w:i/>
                    <w:iCs/>
                    <w:lang w:val="vi-VN"/>
                  </w:rPr>
                </w:rPrChange>
              </w:rPr>
              <w:delText>ậ</w:delText>
            </w:r>
            <w:r w:rsidRPr="001F569A" w:rsidDel="001F569A">
              <w:rPr>
                <w:rPrChange w:id="721" w:author="An Tran, ACA (BUV)" w:date="2024-09-13T10:43:00Z" w16du:dateUtc="2024-09-13T03:43:00Z">
                  <w:rPr>
                    <w:rStyle w:val="Hyperlink"/>
                    <w:i/>
                    <w:iCs/>
                    <w:lang w:val="vi-VN"/>
                  </w:rPr>
                </w:rPrChange>
              </w:rPr>
              <w:delText>p đ</w:delText>
            </w:r>
            <w:r w:rsidRPr="001F569A" w:rsidDel="001F569A">
              <w:rPr>
                <w:rPrChange w:id="722" w:author="An Tran, ACA (BUV)" w:date="2024-09-13T10:43:00Z" w16du:dateUtc="2024-09-13T03:43:00Z">
                  <w:rPr>
                    <w:rStyle w:val="Hyperlink"/>
                    <w:rFonts w:cs="Calibri"/>
                    <w:i/>
                    <w:iCs/>
                    <w:lang w:val="vi-VN"/>
                  </w:rPr>
                </w:rPrChange>
              </w:rPr>
              <w:delText>ượ</w:delText>
            </w:r>
            <w:r w:rsidRPr="001F569A" w:rsidDel="001F569A">
              <w:rPr>
                <w:rPrChange w:id="723" w:author="An Tran, ACA (BUV)" w:date="2024-09-13T10:43:00Z" w16du:dateUtc="2024-09-13T03:43:00Z">
                  <w:rPr>
                    <w:rStyle w:val="Hyperlink"/>
                    <w:i/>
                    <w:iCs/>
                    <w:lang w:val="vi-VN"/>
                  </w:rPr>
                </w:rPrChange>
              </w:rPr>
              <w:delText>c cung c</w:delText>
            </w:r>
            <w:r w:rsidRPr="001F569A" w:rsidDel="001F569A">
              <w:rPr>
                <w:rPrChange w:id="724" w:author="An Tran, ACA (BUV)" w:date="2024-09-13T10:43:00Z" w16du:dateUtc="2024-09-13T03:43:00Z">
                  <w:rPr>
                    <w:rStyle w:val="Hyperlink"/>
                    <w:rFonts w:cs="Calibri"/>
                    <w:i/>
                    <w:iCs/>
                    <w:lang w:val="vi-VN"/>
                  </w:rPr>
                </w:rPrChange>
              </w:rPr>
              <w:delText>ấ</w:delText>
            </w:r>
            <w:r w:rsidRPr="001F569A" w:rsidDel="001F569A">
              <w:rPr>
                <w:rPrChange w:id="725" w:author="An Tran, ACA (BUV)" w:date="2024-09-13T10:43:00Z" w16du:dateUtc="2024-09-13T03:43:00Z">
                  <w:rPr>
                    <w:rStyle w:val="Hyperlink"/>
                    <w:i/>
                    <w:iCs/>
                    <w:lang w:val="vi-VN"/>
                  </w:rPr>
                </w:rPrChange>
              </w:rPr>
              <w:delText>p t</w:delText>
            </w:r>
            <w:r w:rsidRPr="001F569A" w:rsidDel="001F569A">
              <w:rPr>
                <w:rPrChange w:id="726" w:author="An Tran, ACA (BUV)" w:date="2024-09-13T10:43:00Z" w16du:dateUtc="2024-09-13T03:43:00Z">
                  <w:rPr>
                    <w:rStyle w:val="Hyperlink"/>
                    <w:rFonts w:cs="Calibri"/>
                    <w:i/>
                    <w:iCs/>
                    <w:lang w:val="vi-VN"/>
                  </w:rPr>
                </w:rPrChange>
              </w:rPr>
              <w:delText>ạ</w:delText>
            </w:r>
            <w:r w:rsidRPr="001F569A" w:rsidDel="001F569A">
              <w:rPr>
                <w:rPrChange w:id="727" w:author="An Tran, ACA (BUV)" w:date="2024-09-13T10:43:00Z" w16du:dateUtc="2024-09-13T03:43:00Z">
                  <w:rPr>
                    <w:rStyle w:val="Hyperlink"/>
                    <w:i/>
                    <w:iCs/>
                    <w:lang w:val="vi-VN"/>
                  </w:rPr>
                </w:rPrChange>
              </w:rPr>
              <w:delText>i BUV có ph</w:delText>
            </w:r>
            <w:r w:rsidRPr="001F569A" w:rsidDel="001F569A">
              <w:rPr>
                <w:rPrChange w:id="728" w:author="An Tran, ACA (BUV)" w:date="2024-09-13T10:43:00Z" w16du:dateUtc="2024-09-13T03:43:00Z">
                  <w:rPr>
                    <w:rStyle w:val="Hyperlink"/>
                    <w:rFonts w:cs="Calibri"/>
                    <w:i/>
                    <w:iCs/>
                    <w:lang w:val="vi-VN"/>
                  </w:rPr>
                </w:rPrChange>
              </w:rPr>
              <w:delText>ụ</w:delText>
            </w:r>
            <w:r w:rsidRPr="001F569A" w:rsidDel="001F569A">
              <w:rPr>
                <w:rPrChange w:id="729" w:author="An Tran, ACA (BUV)" w:date="2024-09-13T10:43:00Z" w16du:dateUtc="2024-09-13T03:43:00Z">
                  <w:rPr>
                    <w:rStyle w:val="Hyperlink"/>
                    <w:i/>
                    <w:iCs/>
                    <w:lang w:val="vi-VN"/>
                  </w:rPr>
                </w:rPrChange>
              </w:rPr>
              <w:delText xml:space="preserve"> c</w:delText>
            </w:r>
            <w:r w:rsidRPr="001F569A" w:rsidDel="001F569A">
              <w:rPr>
                <w:rPrChange w:id="730" w:author="An Tran, ACA (BUV)" w:date="2024-09-13T10:43:00Z" w16du:dateUtc="2024-09-13T03:43:00Z">
                  <w:rPr>
                    <w:rStyle w:val="Hyperlink"/>
                    <w:rFonts w:cs="Calibri"/>
                    <w:i/>
                    <w:iCs/>
                    <w:lang w:val="vi-VN"/>
                  </w:rPr>
                </w:rPrChange>
              </w:rPr>
              <w:delText>ấ</w:delText>
            </w:r>
            <w:r w:rsidRPr="001F569A" w:rsidDel="001F569A">
              <w:rPr>
                <w:rPrChange w:id="731" w:author="An Tran, ACA (BUV)" w:date="2024-09-13T10:43:00Z" w16du:dateUtc="2024-09-13T03:43:00Z">
                  <w:rPr>
                    <w:rStyle w:val="Hyperlink"/>
                    <w:i/>
                    <w:iCs/>
                    <w:lang w:val="vi-VN"/>
                  </w:rPr>
                </w:rPrChange>
              </w:rPr>
              <w:delText>p hay không?</w:delText>
            </w:r>
            <w:r w:rsidDel="001F569A">
              <w:rPr>
                <w:webHidden/>
              </w:rPr>
              <w:tab/>
            </w:r>
            <w:r w:rsidR="004A3396" w:rsidDel="001F569A">
              <w:rPr>
                <w:webHidden/>
              </w:rPr>
              <w:delText>102</w:delText>
            </w:r>
          </w:del>
        </w:p>
        <w:p w14:paraId="4C1AA549" w14:textId="4D9EB4D2" w:rsidR="00262D6E" w:rsidDel="001F569A" w:rsidRDefault="00262D6E">
          <w:pPr>
            <w:pStyle w:val="TOC2"/>
            <w:tabs>
              <w:tab w:val="left" w:pos="1540"/>
            </w:tabs>
            <w:rPr>
              <w:del w:id="732" w:author="An Tran, ACA (BUV)" w:date="2024-09-13T10:43:00Z" w16du:dateUtc="2024-09-13T03:43:00Z"/>
              <w:rFonts w:asciiTheme="minorHAnsi" w:eastAsiaTheme="minorEastAsia" w:hAnsiTheme="minorHAnsi" w:cstheme="minorBidi"/>
              <w:kern w:val="2"/>
              <w:lang w:eastAsia="en-US"/>
              <w14:ligatures w14:val="standardContextual"/>
            </w:rPr>
          </w:pPr>
          <w:del w:id="733" w:author="An Tran, ACA (BUV)" w:date="2024-09-13T10:43:00Z" w16du:dateUtc="2024-09-13T03:43:00Z">
            <w:r w:rsidRPr="001F569A" w:rsidDel="001F569A">
              <w:rPr>
                <w:rPrChange w:id="734" w:author="An Tran, ACA (BUV)" w:date="2024-09-13T10:43:00Z" w16du:dateUtc="2024-09-13T03:43:00Z">
                  <w:rPr>
                    <w:rStyle w:val="Hyperlink"/>
                    <w:bCs/>
                    <w:lang w:val="vi-VN"/>
                  </w:rPr>
                </w:rPrChange>
              </w:rPr>
              <w:delText>10.</w:delText>
            </w:r>
            <w:r w:rsidDel="001F569A">
              <w:rPr>
                <w:rFonts w:asciiTheme="minorHAnsi" w:eastAsiaTheme="minorEastAsia" w:hAnsiTheme="minorHAnsi" w:cstheme="minorBidi"/>
                <w:kern w:val="2"/>
                <w:lang w:eastAsia="en-US"/>
                <w14:ligatures w14:val="standardContextual"/>
              </w:rPr>
              <w:tab/>
            </w:r>
            <w:r w:rsidRPr="001F569A" w:rsidDel="001F569A">
              <w:rPr>
                <w:rPrChange w:id="735" w:author="An Tran, ACA (BUV)" w:date="2024-09-13T10:43:00Z" w16du:dateUtc="2024-09-13T03:43:00Z">
                  <w:rPr>
                    <w:rStyle w:val="Hyperlink"/>
                    <w:lang w:val="vi-VN"/>
                  </w:rPr>
                </w:rPrChange>
              </w:rPr>
              <w:delText xml:space="preserve">How does BUV evaluate students’ internship? Is any post-internship report required from students to prove they have done it? / </w:delText>
            </w:r>
            <w:r w:rsidRPr="001F569A" w:rsidDel="001F569A">
              <w:rPr>
                <w:rPrChange w:id="736" w:author="An Tran, ACA (BUV)" w:date="2024-09-13T10:43:00Z" w16du:dateUtc="2024-09-13T03:43:00Z">
                  <w:rPr>
                    <w:rStyle w:val="Hyperlink"/>
                    <w:i/>
                    <w:iCs/>
                    <w:lang w:val="vi-VN"/>
                  </w:rPr>
                </w:rPrChange>
              </w:rPr>
              <w:delText>Nhà tr</w:delText>
            </w:r>
            <w:r w:rsidRPr="001F569A" w:rsidDel="001F569A">
              <w:rPr>
                <w:rPrChange w:id="737" w:author="An Tran, ACA (BUV)" w:date="2024-09-13T10:43:00Z" w16du:dateUtc="2024-09-13T03:43:00Z">
                  <w:rPr>
                    <w:rStyle w:val="Hyperlink"/>
                    <w:rFonts w:cs="Calibri"/>
                    <w:i/>
                    <w:iCs/>
                    <w:lang w:val="vi-VN"/>
                  </w:rPr>
                </w:rPrChange>
              </w:rPr>
              <w:delText>ườ</w:delText>
            </w:r>
            <w:r w:rsidRPr="001F569A" w:rsidDel="001F569A">
              <w:rPr>
                <w:rPrChange w:id="738" w:author="An Tran, ACA (BUV)" w:date="2024-09-13T10:43:00Z" w16du:dateUtc="2024-09-13T03:43:00Z">
                  <w:rPr>
                    <w:rStyle w:val="Hyperlink"/>
                    <w:i/>
                    <w:iCs/>
                    <w:lang w:val="vi-VN"/>
                  </w:rPr>
                </w:rPrChange>
              </w:rPr>
              <w:delText>ng đánh giá k</w:delText>
            </w:r>
            <w:r w:rsidRPr="001F569A" w:rsidDel="001F569A">
              <w:rPr>
                <w:rPrChange w:id="739" w:author="An Tran, ACA (BUV)" w:date="2024-09-13T10:43:00Z" w16du:dateUtc="2024-09-13T03:43:00Z">
                  <w:rPr>
                    <w:rStyle w:val="Hyperlink"/>
                    <w:rFonts w:cs="Calibri"/>
                    <w:i/>
                    <w:iCs/>
                    <w:lang w:val="vi-VN"/>
                  </w:rPr>
                </w:rPrChange>
              </w:rPr>
              <w:delText>ế</w:delText>
            </w:r>
            <w:r w:rsidRPr="001F569A" w:rsidDel="001F569A">
              <w:rPr>
                <w:rPrChange w:id="740" w:author="An Tran, ACA (BUV)" w:date="2024-09-13T10:43:00Z" w16du:dateUtc="2024-09-13T03:43:00Z">
                  <w:rPr>
                    <w:rStyle w:val="Hyperlink"/>
                    <w:i/>
                    <w:iCs/>
                    <w:lang w:val="vi-VN"/>
                  </w:rPr>
                </w:rPrChange>
              </w:rPr>
              <w:delText>t qu</w:delText>
            </w:r>
            <w:r w:rsidRPr="001F569A" w:rsidDel="001F569A">
              <w:rPr>
                <w:rPrChange w:id="741" w:author="An Tran, ACA (BUV)" w:date="2024-09-13T10:43:00Z" w16du:dateUtc="2024-09-13T03:43:00Z">
                  <w:rPr>
                    <w:rStyle w:val="Hyperlink"/>
                    <w:rFonts w:cs="Calibri"/>
                    <w:i/>
                    <w:iCs/>
                    <w:lang w:val="vi-VN"/>
                  </w:rPr>
                </w:rPrChange>
              </w:rPr>
              <w:delText>ả</w:delText>
            </w:r>
            <w:r w:rsidRPr="001F569A" w:rsidDel="001F569A">
              <w:rPr>
                <w:rPrChange w:id="742" w:author="An Tran, ACA (BUV)" w:date="2024-09-13T10:43:00Z" w16du:dateUtc="2024-09-13T03:43:00Z">
                  <w:rPr>
                    <w:rStyle w:val="Hyperlink"/>
                    <w:i/>
                    <w:iCs/>
                    <w:lang w:val="vi-VN"/>
                  </w:rPr>
                </w:rPrChange>
              </w:rPr>
              <w:delText xml:space="preserve"> th</w:delText>
            </w:r>
            <w:r w:rsidRPr="001F569A" w:rsidDel="001F569A">
              <w:rPr>
                <w:rPrChange w:id="743" w:author="An Tran, ACA (BUV)" w:date="2024-09-13T10:43:00Z" w16du:dateUtc="2024-09-13T03:43:00Z">
                  <w:rPr>
                    <w:rStyle w:val="Hyperlink"/>
                    <w:rFonts w:cs="Calibri"/>
                    <w:i/>
                    <w:iCs/>
                    <w:lang w:val="vi-VN"/>
                  </w:rPr>
                </w:rPrChange>
              </w:rPr>
              <w:delText>ự</w:delText>
            </w:r>
            <w:r w:rsidRPr="001F569A" w:rsidDel="001F569A">
              <w:rPr>
                <w:rPrChange w:id="744" w:author="An Tran, ACA (BUV)" w:date="2024-09-13T10:43:00Z" w16du:dateUtc="2024-09-13T03:43:00Z">
                  <w:rPr>
                    <w:rStyle w:val="Hyperlink"/>
                    <w:i/>
                    <w:iCs/>
                    <w:lang w:val="vi-VN"/>
                  </w:rPr>
                </w:rPrChange>
              </w:rPr>
              <w:delText>c t</w:delText>
            </w:r>
            <w:r w:rsidRPr="001F569A" w:rsidDel="001F569A">
              <w:rPr>
                <w:rPrChange w:id="745" w:author="An Tran, ACA (BUV)" w:date="2024-09-13T10:43:00Z" w16du:dateUtc="2024-09-13T03:43:00Z">
                  <w:rPr>
                    <w:rStyle w:val="Hyperlink"/>
                    <w:rFonts w:cs="Calibri"/>
                    <w:i/>
                    <w:iCs/>
                    <w:lang w:val="vi-VN"/>
                  </w:rPr>
                </w:rPrChange>
              </w:rPr>
              <w:delText>ậ</w:delText>
            </w:r>
            <w:r w:rsidRPr="001F569A" w:rsidDel="001F569A">
              <w:rPr>
                <w:rPrChange w:id="746" w:author="An Tran, ACA (BUV)" w:date="2024-09-13T10:43:00Z" w16du:dateUtc="2024-09-13T03:43:00Z">
                  <w:rPr>
                    <w:rStyle w:val="Hyperlink"/>
                    <w:i/>
                    <w:iCs/>
                    <w:lang w:val="vi-VN"/>
                  </w:rPr>
                </w:rPrChange>
              </w:rPr>
              <w:delText>p c</w:delText>
            </w:r>
            <w:r w:rsidRPr="001F569A" w:rsidDel="001F569A">
              <w:rPr>
                <w:rPrChange w:id="747" w:author="An Tran, ACA (BUV)" w:date="2024-09-13T10:43:00Z" w16du:dateUtc="2024-09-13T03:43:00Z">
                  <w:rPr>
                    <w:rStyle w:val="Hyperlink"/>
                    <w:rFonts w:cs="Calibri"/>
                    <w:i/>
                    <w:iCs/>
                    <w:lang w:val="vi-VN"/>
                  </w:rPr>
                </w:rPrChange>
              </w:rPr>
              <w:delText>ủ</w:delText>
            </w:r>
            <w:r w:rsidRPr="001F569A" w:rsidDel="001F569A">
              <w:rPr>
                <w:rPrChange w:id="748" w:author="An Tran, ACA (BUV)" w:date="2024-09-13T10:43:00Z" w16du:dateUtc="2024-09-13T03:43:00Z">
                  <w:rPr>
                    <w:rStyle w:val="Hyperlink"/>
                    <w:i/>
                    <w:iCs/>
                    <w:lang w:val="vi-VN"/>
                  </w:rPr>
                </w:rPrChange>
              </w:rPr>
              <w:delText>a sinh viên th</w:delText>
            </w:r>
            <w:r w:rsidRPr="001F569A" w:rsidDel="001F569A">
              <w:rPr>
                <w:rPrChange w:id="749" w:author="An Tran, ACA (BUV)" w:date="2024-09-13T10:43:00Z" w16du:dateUtc="2024-09-13T03:43:00Z">
                  <w:rPr>
                    <w:rStyle w:val="Hyperlink"/>
                    <w:rFonts w:cs="Calibri"/>
                    <w:i/>
                    <w:iCs/>
                    <w:lang w:val="vi-VN"/>
                  </w:rPr>
                </w:rPrChange>
              </w:rPr>
              <w:delText>ế</w:delText>
            </w:r>
            <w:r w:rsidRPr="001F569A" w:rsidDel="001F569A">
              <w:rPr>
                <w:rPrChange w:id="750" w:author="An Tran, ACA (BUV)" w:date="2024-09-13T10:43:00Z" w16du:dateUtc="2024-09-13T03:43:00Z">
                  <w:rPr>
                    <w:rStyle w:val="Hyperlink"/>
                    <w:i/>
                    <w:iCs/>
                    <w:lang w:val="vi-VN"/>
                  </w:rPr>
                </w:rPrChange>
              </w:rPr>
              <w:delText xml:space="preserve"> nào? Nhà tr</w:delText>
            </w:r>
            <w:r w:rsidRPr="001F569A" w:rsidDel="001F569A">
              <w:rPr>
                <w:rPrChange w:id="751" w:author="An Tran, ACA (BUV)" w:date="2024-09-13T10:43:00Z" w16du:dateUtc="2024-09-13T03:43:00Z">
                  <w:rPr>
                    <w:rStyle w:val="Hyperlink"/>
                    <w:rFonts w:cs="Calibri"/>
                    <w:i/>
                    <w:iCs/>
                    <w:lang w:val="vi-VN"/>
                  </w:rPr>
                </w:rPrChange>
              </w:rPr>
              <w:delText>ườ</w:delText>
            </w:r>
            <w:r w:rsidRPr="001F569A" w:rsidDel="001F569A">
              <w:rPr>
                <w:rPrChange w:id="752" w:author="An Tran, ACA (BUV)" w:date="2024-09-13T10:43:00Z" w16du:dateUtc="2024-09-13T03:43:00Z">
                  <w:rPr>
                    <w:rStyle w:val="Hyperlink"/>
                    <w:i/>
                    <w:iCs/>
                    <w:lang w:val="vi-VN"/>
                  </w:rPr>
                </w:rPrChange>
              </w:rPr>
              <w:delText>ng có yêu c</w:delText>
            </w:r>
            <w:r w:rsidRPr="001F569A" w:rsidDel="001F569A">
              <w:rPr>
                <w:rPrChange w:id="753" w:author="An Tran, ACA (BUV)" w:date="2024-09-13T10:43:00Z" w16du:dateUtc="2024-09-13T03:43:00Z">
                  <w:rPr>
                    <w:rStyle w:val="Hyperlink"/>
                    <w:rFonts w:cs="Calibri"/>
                    <w:i/>
                    <w:iCs/>
                    <w:lang w:val="vi-VN"/>
                  </w:rPr>
                </w:rPrChange>
              </w:rPr>
              <w:delText>ầ</w:delText>
            </w:r>
            <w:r w:rsidRPr="001F569A" w:rsidDel="001F569A">
              <w:rPr>
                <w:rPrChange w:id="754" w:author="An Tran, ACA (BUV)" w:date="2024-09-13T10:43:00Z" w16du:dateUtc="2024-09-13T03:43:00Z">
                  <w:rPr>
                    <w:rStyle w:val="Hyperlink"/>
                    <w:i/>
                    <w:iCs/>
                    <w:lang w:val="vi-VN"/>
                  </w:rPr>
                </w:rPrChange>
              </w:rPr>
              <w:delText>u báo cáo th</w:delText>
            </w:r>
            <w:r w:rsidRPr="001F569A" w:rsidDel="001F569A">
              <w:rPr>
                <w:rPrChange w:id="755" w:author="An Tran, ACA (BUV)" w:date="2024-09-13T10:43:00Z" w16du:dateUtc="2024-09-13T03:43:00Z">
                  <w:rPr>
                    <w:rStyle w:val="Hyperlink"/>
                    <w:rFonts w:cs="Calibri"/>
                    <w:i/>
                    <w:iCs/>
                    <w:lang w:val="vi-VN"/>
                  </w:rPr>
                </w:rPrChange>
              </w:rPr>
              <w:delText>ự</w:delText>
            </w:r>
            <w:r w:rsidRPr="001F569A" w:rsidDel="001F569A">
              <w:rPr>
                <w:rPrChange w:id="756" w:author="An Tran, ACA (BUV)" w:date="2024-09-13T10:43:00Z" w16du:dateUtc="2024-09-13T03:43:00Z">
                  <w:rPr>
                    <w:rStyle w:val="Hyperlink"/>
                    <w:i/>
                    <w:iCs/>
                    <w:lang w:val="vi-VN"/>
                  </w:rPr>
                </w:rPrChange>
              </w:rPr>
              <w:delText>c t</w:delText>
            </w:r>
            <w:r w:rsidRPr="001F569A" w:rsidDel="001F569A">
              <w:rPr>
                <w:rPrChange w:id="757" w:author="An Tran, ACA (BUV)" w:date="2024-09-13T10:43:00Z" w16du:dateUtc="2024-09-13T03:43:00Z">
                  <w:rPr>
                    <w:rStyle w:val="Hyperlink"/>
                    <w:rFonts w:cs="Calibri"/>
                    <w:i/>
                    <w:iCs/>
                    <w:lang w:val="vi-VN"/>
                  </w:rPr>
                </w:rPrChange>
              </w:rPr>
              <w:delText>ậ</w:delText>
            </w:r>
            <w:r w:rsidRPr="001F569A" w:rsidDel="001F569A">
              <w:rPr>
                <w:rPrChange w:id="758" w:author="An Tran, ACA (BUV)" w:date="2024-09-13T10:43:00Z" w16du:dateUtc="2024-09-13T03:43:00Z">
                  <w:rPr>
                    <w:rStyle w:val="Hyperlink"/>
                    <w:i/>
                    <w:iCs/>
                    <w:lang w:val="vi-VN"/>
                  </w:rPr>
                </w:rPrChange>
              </w:rPr>
              <w:delText>p cu</w:delText>
            </w:r>
            <w:r w:rsidRPr="001F569A" w:rsidDel="001F569A">
              <w:rPr>
                <w:rPrChange w:id="759" w:author="An Tran, ACA (BUV)" w:date="2024-09-13T10:43:00Z" w16du:dateUtc="2024-09-13T03:43:00Z">
                  <w:rPr>
                    <w:rStyle w:val="Hyperlink"/>
                    <w:rFonts w:cs="Calibri"/>
                    <w:i/>
                    <w:iCs/>
                    <w:lang w:val="vi-VN"/>
                  </w:rPr>
                </w:rPrChange>
              </w:rPr>
              <w:delText>ố</w:delText>
            </w:r>
            <w:r w:rsidRPr="001F569A" w:rsidDel="001F569A">
              <w:rPr>
                <w:rPrChange w:id="760" w:author="An Tran, ACA (BUV)" w:date="2024-09-13T10:43:00Z" w16du:dateUtc="2024-09-13T03:43:00Z">
                  <w:rPr>
                    <w:rStyle w:val="Hyperlink"/>
                    <w:i/>
                    <w:iCs/>
                    <w:lang w:val="vi-VN"/>
                  </w:rPr>
                </w:rPrChange>
              </w:rPr>
              <w:delText>i k</w:delText>
            </w:r>
            <w:r w:rsidRPr="001F569A" w:rsidDel="001F569A">
              <w:rPr>
                <w:rPrChange w:id="761" w:author="An Tran, ACA (BUV)" w:date="2024-09-13T10:43:00Z" w16du:dateUtc="2024-09-13T03:43:00Z">
                  <w:rPr>
                    <w:rStyle w:val="Hyperlink"/>
                    <w:rFonts w:cs="Calibri"/>
                    <w:i/>
                    <w:iCs/>
                    <w:lang w:val="vi-VN"/>
                  </w:rPr>
                </w:rPrChange>
              </w:rPr>
              <w:delText>ỳ</w:delText>
            </w:r>
            <w:r w:rsidRPr="001F569A" w:rsidDel="001F569A">
              <w:rPr>
                <w:rPrChange w:id="762" w:author="An Tran, ACA (BUV)" w:date="2024-09-13T10:43:00Z" w16du:dateUtc="2024-09-13T03:43:00Z">
                  <w:rPr>
                    <w:rStyle w:val="Hyperlink"/>
                    <w:i/>
                    <w:iCs/>
                    <w:lang w:val="vi-VN"/>
                  </w:rPr>
                </w:rPrChange>
              </w:rPr>
              <w:delText xml:space="preserve"> t</w:delText>
            </w:r>
            <w:r w:rsidRPr="001F569A" w:rsidDel="001F569A">
              <w:rPr>
                <w:rPrChange w:id="763" w:author="An Tran, ACA (BUV)" w:date="2024-09-13T10:43:00Z" w16du:dateUtc="2024-09-13T03:43:00Z">
                  <w:rPr>
                    <w:rStyle w:val="Hyperlink"/>
                    <w:rFonts w:cs="Calibri"/>
                    <w:i/>
                    <w:iCs/>
                    <w:lang w:val="vi-VN"/>
                  </w:rPr>
                </w:rPrChange>
              </w:rPr>
              <w:delText>ừ</w:delText>
            </w:r>
            <w:r w:rsidRPr="001F569A" w:rsidDel="001F569A">
              <w:rPr>
                <w:rPrChange w:id="764" w:author="An Tran, ACA (BUV)" w:date="2024-09-13T10:43:00Z" w16du:dateUtc="2024-09-13T03:43:00Z">
                  <w:rPr>
                    <w:rStyle w:val="Hyperlink"/>
                    <w:i/>
                    <w:iCs/>
                    <w:lang w:val="vi-VN"/>
                  </w:rPr>
                </w:rPrChange>
              </w:rPr>
              <w:delText xml:space="preserve"> sinh viên đ</w:delText>
            </w:r>
            <w:r w:rsidRPr="001F569A" w:rsidDel="001F569A">
              <w:rPr>
                <w:rPrChange w:id="765" w:author="An Tran, ACA (BUV)" w:date="2024-09-13T10:43:00Z" w16du:dateUtc="2024-09-13T03:43:00Z">
                  <w:rPr>
                    <w:rStyle w:val="Hyperlink"/>
                    <w:rFonts w:cs="Calibri"/>
                    <w:i/>
                    <w:iCs/>
                    <w:lang w:val="vi-VN"/>
                  </w:rPr>
                </w:rPrChange>
              </w:rPr>
              <w:delText>ể</w:delText>
            </w:r>
            <w:r w:rsidRPr="001F569A" w:rsidDel="001F569A">
              <w:rPr>
                <w:rPrChange w:id="766" w:author="An Tran, ACA (BUV)" w:date="2024-09-13T10:43:00Z" w16du:dateUtc="2024-09-13T03:43:00Z">
                  <w:rPr>
                    <w:rStyle w:val="Hyperlink"/>
                    <w:i/>
                    <w:iCs/>
                    <w:lang w:val="vi-VN"/>
                  </w:rPr>
                </w:rPrChange>
              </w:rPr>
              <w:delText xml:space="preserve"> có b</w:delText>
            </w:r>
            <w:r w:rsidRPr="001F569A" w:rsidDel="001F569A">
              <w:rPr>
                <w:rPrChange w:id="767" w:author="An Tran, ACA (BUV)" w:date="2024-09-13T10:43:00Z" w16du:dateUtc="2024-09-13T03:43:00Z">
                  <w:rPr>
                    <w:rStyle w:val="Hyperlink"/>
                    <w:rFonts w:cs="Calibri"/>
                    <w:i/>
                    <w:iCs/>
                    <w:lang w:val="vi-VN"/>
                  </w:rPr>
                </w:rPrChange>
              </w:rPr>
              <w:delText>ằ</w:delText>
            </w:r>
            <w:r w:rsidRPr="001F569A" w:rsidDel="001F569A">
              <w:rPr>
                <w:rPrChange w:id="768" w:author="An Tran, ACA (BUV)" w:date="2024-09-13T10:43:00Z" w16du:dateUtc="2024-09-13T03:43:00Z">
                  <w:rPr>
                    <w:rStyle w:val="Hyperlink"/>
                    <w:i/>
                    <w:iCs/>
                    <w:lang w:val="vi-VN"/>
                  </w:rPr>
                </w:rPrChange>
              </w:rPr>
              <w:delText>ng ch</w:delText>
            </w:r>
            <w:r w:rsidRPr="001F569A" w:rsidDel="001F569A">
              <w:rPr>
                <w:rPrChange w:id="769" w:author="An Tran, ACA (BUV)" w:date="2024-09-13T10:43:00Z" w16du:dateUtc="2024-09-13T03:43:00Z">
                  <w:rPr>
                    <w:rStyle w:val="Hyperlink"/>
                    <w:rFonts w:cs="Calibri"/>
                    <w:i/>
                    <w:iCs/>
                    <w:lang w:val="vi-VN"/>
                  </w:rPr>
                </w:rPrChange>
              </w:rPr>
              <w:delText>ứ</w:delText>
            </w:r>
            <w:r w:rsidRPr="001F569A" w:rsidDel="001F569A">
              <w:rPr>
                <w:rPrChange w:id="770" w:author="An Tran, ACA (BUV)" w:date="2024-09-13T10:43:00Z" w16du:dateUtc="2024-09-13T03:43:00Z">
                  <w:rPr>
                    <w:rStyle w:val="Hyperlink"/>
                    <w:i/>
                    <w:iCs/>
                    <w:lang w:val="vi-VN"/>
                  </w:rPr>
                </w:rPrChange>
              </w:rPr>
              <w:delText>ng đã hoàn thành th</w:delText>
            </w:r>
            <w:r w:rsidRPr="001F569A" w:rsidDel="001F569A">
              <w:rPr>
                <w:rPrChange w:id="771" w:author="An Tran, ACA (BUV)" w:date="2024-09-13T10:43:00Z" w16du:dateUtc="2024-09-13T03:43:00Z">
                  <w:rPr>
                    <w:rStyle w:val="Hyperlink"/>
                    <w:rFonts w:cs="Calibri"/>
                    <w:i/>
                    <w:iCs/>
                    <w:lang w:val="vi-VN"/>
                  </w:rPr>
                </w:rPrChange>
              </w:rPr>
              <w:delText>ự</w:delText>
            </w:r>
            <w:r w:rsidRPr="001F569A" w:rsidDel="001F569A">
              <w:rPr>
                <w:rPrChange w:id="772" w:author="An Tran, ACA (BUV)" w:date="2024-09-13T10:43:00Z" w16du:dateUtc="2024-09-13T03:43:00Z">
                  <w:rPr>
                    <w:rStyle w:val="Hyperlink"/>
                    <w:i/>
                    <w:iCs/>
                    <w:lang w:val="vi-VN"/>
                  </w:rPr>
                </w:rPrChange>
              </w:rPr>
              <w:delText>c t</w:delText>
            </w:r>
            <w:r w:rsidRPr="001F569A" w:rsidDel="001F569A">
              <w:rPr>
                <w:rPrChange w:id="773" w:author="An Tran, ACA (BUV)" w:date="2024-09-13T10:43:00Z" w16du:dateUtc="2024-09-13T03:43:00Z">
                  <w:rPr>
                    <w:rStyle w:val="Hyperlink"/>
                    <w:rFonts w:cs="Calibri"/>
                    <w:i/>
                    <w:iCs/>
                    <w:lang w:val="vi-VN"/>
                  </w:rPr>
                </w:rPrChange>
              </w:rPr>
              <w:delText>ậ</w:delText>
            </w:r>
            <w:r w:rsidRPr="001F569A" w:rsidDel="001F569A">
              <w:rPr>
                <w:rPrChange w:id="774" w:author="An Tran, ACA (BUV)" w:date="2024-09-13T10:43:00Z" w16du:dateUtc="2024-09-13T03:43:00Z">
                  <w:rPr>
                    <w:rStyle w:val="Hyperlink"/>
                    <w:i/>
                    <w:iCs/>
                    <w:lang w:val="vi-VN"/>
                  </w:rPr>
                </w:rPrChange>
              </w:rPr>
              <w:delText>p không?</w:delText>
            </w:r>
            <w:r w:rsidDel="001F569A">
              <w:rPr>
                <w:webHidden/>
              </w:rPr>
              <w:tab/>
            </w:r>
            <w:r w:rsidR="004A3396" w:rsidDel="001F569A">
              <w:rPr>
                <w:webHidden/>
              </w:rPr>
              <w:delText>104</w:delText>
            </w:r>
          </w:del>
        </w:p>
        <w:p w14:paraId="3543C77F" w14:textId="1C55DE2C" w:rsidR="00262D6E" w:rsidDel="001F569A" w:rsidRDefault="00262D6E">
          <w:pPr>
            <w:pStyle w:val="TOC2"/>
            <w:tabs>
              <w:tab w:val="left" w:pos="1540"/>
            </w:tabs>
            <w:rPr>
              <w:del w:id="775" w:author="An Tran, ACA (BUV)" w:date="2024-09-13T10:43:00Z" w16du:dateUtc="2024-09-13T03:43:00Z"/>
              <w:rFonts w:asciiTheme="minorHAnsi" w:eastAsiaTheme="minorEastAsia" w:hAnsiTheme="minorHAnsi" w:cstheme="minorBidi"/>
              <w:kern w:val="2"/>
              <w:lang w:eastAsia="en-US"/>
              <w14:ligatures w14:val="standardContextual"/>
            </w:rPr>
          </w:pPr>
          <w:del w:id="776" w:author="An Tran, ACA (BUV)" w:date="2024-09-13T10:43:00Z" w16du:dateUtc="2024-09-13T03:43:00Z">
            <w:r w:rsidRPr="001F569A" w:rsidDel="001F569A">
              <w:rPr>
                <w:rPrChange w:id="777" w:author="An Tran, ACA (BUV)" w:date="2024-09-13T10:43:00Z" w16du:dateUtc="2024-09-13T03:43:00Z">
                  <w:rPr>
                    <w:rStyle w:val="Hyperlink"/>
                    <w:bCs/>
                    <w:lang w:val="vi-VN"/>
                  </w:rPr>
                </w:rPrChange>
              </w:rPr>
              <w:delText>11.</w:delText>
            </w:r>
            <w:r w:rsidDel="001F569A">
              <w:rPr>
                <w:rFonts w:asciiTheme="minorHAnsi" w:eastAsiaTheme="minorEastAsia" w:hAnsiTheme="minorHAnsi" w:cstheme="minorBidi"/>
                <w:kern w:val="2"/>
                <w:lang w:eastAsia="en-US"/>
                <w14:ligatures w14:val="standardContextual"/>
              </w:rPr>
              <w:tab/>
            </w:r>
            <w:r w:rsidRPr="001F569A" w:rsidDel="001F569A">
              <w:rPr>
                <w:rPrChange w:id="778" w:author="An Tran, ACA (BUV)" w:date="2024-09-13T10:43:00Z" w16du:dateUtc="2024-09-13T03:43:00Z">
                  <w:rPr>
                    <w:rStyle w:val="Hyperlink"/>
                    <w:lang w:val="vi-VN"/>
                  </w:rPr>
                </w:rPrChange>
              </w:rPr>
              <w:delText xml:space="preserve">Who are normally the companies that host BUV students for internships? How can internships take place if companies continue to work from home with social distancing? / </w:delText>
            </w:r>
            <w:r w:rsidRPr="001F569A" w:rsidDel="001F569A">
              <w:rPr>
                <w:rPrChange w:id="779" w:author="An Tran, ACA (BUV)" w:date="2024-09-13T10:43:00Z" w16du:dateUtc="2024-09-13T03:43:00Z">
                  <w:rPr>
                    <w:rStyle w:val="Hyperlink"/>
                    <w:i/>
                    <w:iCs/>
                    <w:lang w:val="vi-VN"/>
                  </w:rPr>
                </w:rPrChange>
              </w:rPr>
              <w:delText>Các công ty nh</w:delText>
            </w:r>
            <w:r w:rsidRPr="001F569A" w:rsidDel="001F569A">
              <w:rPr>
                <w:rPrChange w:id="780" w:author="An Tran, ACA (BUV)" w:date="2024-09-13T10:43:00Z" w16du:dateUtc="2024-09-13T03:43:00Z">
                  <w:rPr>
                    <w:rStyle w:val="Hyperlink"/>
                    <w:rFonts w:cs="Calibri"/>
                    <w:i/>
                    <w:iCs/>
                    <w:lang w:val="vi-VN"/>
                  </w:rPr>
                </w:rPrChange>
              </w:rPr>
              <w:delText>ậ</w:delText>
            </w:r>
            <w:r w:rsidRPr="001F569A" w:rsidDel="001F569A">
              <w:rPr>
                <w:rPrChange w:id="781" w:author="An Tran, ACA (BUV)" w:date="2024-09-13T10:43:00Z" w16du:dateUtc="2024-09-13T03:43:00Z">
                  <w:rPr>
                    <w:rStyle w:val="Hyperlink"/>
                    <w:i/>
                    <w:iCs/>
                    <w:lang w:val="vi-VN"/>
                  </w:rPr>
                </w:rPrChange>
              </w:rPr>
              <w:delText>n sinh viên th</w:delText>
            </w:r>
            <w:r w:rsidRPr="001F569A" w:rsidDel="001F569A">
              <w:rPr>
                <w:rPrChange w:id="782" w:author="An Tran, ACA (BUV)" w:date="2024-09-13T10:43:00Z" w16du:dateUtc="2024-09-13T03:43:00Z">
                  <w:rPr>
                    <w:rStyle w:val="Hyperlink"/>
                    <w:rFonts w:cs="Calibri"/>
                    <w:i/>
                    <w:iCs/>
                    <w:lang w:val="vi-VN"/>
                  </w:rPr>
                </w:rPrChange>
              </w:rPr>
              <w:delText>ự</w:delText>
            </w:r>
            <w:r w:rsidRPr="001F569A" w:rsidDel="001F569A">
              <w:rPr>
                <w:rPrChange w:id="783" w:author="An Tran, ACA (BUV)" w:date="2024-09-13T10:43:00Z" w16du:dateUtc="2024-09-13T03:43:00Z">
                  <w:rPr>
                    <w:rStyle w:val="Hyperlink"/>
                    <w:i/>
                    <w:iCs/>
                    <w:lang w:val="vi-VN"/>
                  </w:rPr>
                </w:rPrChange>
              </w:rPr>
              <w:delText>c t</w:delText>
            </w:r>
            <w:r w:rsidRPr="001F569A" w:rsidDel="001F569A">
              <w:rPr>
                <w:rPrChange w:id="784" w:author="An Tran, ACA (BUV)" w:date="2024-09-13T10:43:00Z" w16du:dateUtc="2024-09-13T03:43:00Z">
                  <w:rPr>
                    <w:rStyle w:val="Hyperlink"/>
                    <w:rFonts w:cs="Calibri"/>
                    <w:i/>
                    <w:iCs/>
                    <w:lang w:val="vi-VN"/>
                  </w:rPr>
                </w:rPrChange>
              </w:rPr>
              <w:delText>ậ</w:delText>
            </w:r>
            <w:r w:rsidRPr="001F569A" w:rsidDel="001F569A">
              <w:rPr>
                <w:rPrChange w:id="785" w:author="An Tran, ACA (BUV)" w:date="2024-09-13T10:43:00Z" w16du:dateUtc="2024-09-13T03:43:00Z">
                  <w:rPr>
                    <w:rStyle w:val="Hyperlink"/>
                    <w:i/>
                    <w:iCs/>
                    <w:lang w:val="vi-VN"/>
                  </w:rPr>
                </w:rPrChange>
              </w:rPr>
              <w:delText>p t</w:delText>
            </w:r>
            <w:r w:rsidRPr="001F569A" w:rsidDel="001F569A">
              <w:rPr>
                <w:rPrChange w:id="786" w:author="An Tran, ACA (BUV)" w:date="2024-09-13T10:43:00Z" w16du:dateUtc="2024-09-13T03:43:00Z">
                  <w:rPr>
                    <w:rStyle w:val="Hyperlink"/>
                    <w:rFonts w:cs="Calibri"/>
                    <w:i/>
                    <w:iCs/>
                    <w:lang w:val="vi-VN"/>
                  </w:rPr>
                </w:rPrChange>
              </w:rPr>
              <w:delText>ừ</w:delText>
            </w:r>
            <w:r w:rsidRPr="001F569A" w:rsidDel="001F569A">
              <w:rPr>
                <w:rPrChange w:id="787" w:author="An Tran, ACA (BUV)" w:date="2024-09-13T10:43:00Z" w16du:dateUtc="2024-09-13T03:43:00Z">
                  <w:rPr>
                    <w:rStyle w:val="Hyperlink"/>
                    <w:i/>
                    <w:iCs/>
                    <w:lang w:val="vi-VN"/>
                  </w:rPr>
                </w:rPrChange>
              </w:rPr>
              <w:delText xml:space="preserve"> BUV th</w:delText>
            </w:r>
            <w:r w:rsidRPr="001F569A" w:rsidDel="001F569A">
              <w:rPr>
                <w:rPrChange w:id="788" w:author="An Tran, ACA (BUV)" w:date="2024-09-13T10:43:00Z" w16du:dateUtc="2024-09-13T03:43:00Z">
                  <w:rPr>
                    <w:rStyle w:val="Hyperlink"/>
                    <w:rFonts w:cs="Calibri"/>
                    <w:i/>
                    <w:iCs/>
                    <w:lang w:val="vi-VN"/>
                  </w:rPr>
                </w:rPrChange>
              </w:rPr>
              <w:delText>ườ</w:delText>
            </w:r>
            <w:r w:rsidRPr="001F569A" w:rsidDel="001F569A">
              <w:rPr>
                <w:rPrChange w:id="789" w:author="An Tran, ACA (BUV)" w:date="2024-09-13T10:43:00Z" w16du:dateUtc="2024-09-13T03:43:00Z">
                  <w:rPr>
                    <w:rStyle w:val="Hyperlink"/>
                    <w:i/>
                    <w:iCs/>
                    <w:lang w:val="vi-VN"/>
                  </w:rPr>
                </w:rPrChange>
              </w:rPr>
              <w:delText>ng là nh</w:delText>
            </w:r>
            <w:r w:rsidRPr="001F569A" w:rsidDel="001F569A">
              <w:rPr>
                <w:rPrChange w:id="790" w:author="An Tran, ACA (BUV)" w:date="2024-09-13T10:43:00Z" w16du:dateUtc="2024-09-13T03:43:00Z">
                  <w:rPr>
                    <w:rStyle w:val="Hyperlink"/>
                    <w:rFonts w:cs="Calibri"/>
                    <w:i/>
                    <w:iCs/>
                    <w:lang w:val="vi-VN"/>
                  </w:rPr>
                </w:rPrChange>
              </w:rPr>
              <w:delText>ữ</w:delText>
            </w:r>
            <w:r w:rsidRPr="001F569A" w:rsidDel="001F569A">
              <w:rPr>
                <w:rPrChange w:id="791" w:author="An Tran, ACA (BUV)" w:date="2024-09-13T10:43:00Z" w16du:dateUtc="2024-09-13T03:43:00Z">
                  <w:rPr>
                    <w:rStyle w:val="Hyperlink"/>
                    <w:i/>
                    <w:iCs/>
                    <w:lang w:val="vi-VN"/>
                  </w:rPr>
                </w:rPrChange>
              </w:rPr>
              <w:delText>ng công ty nào? N</w:delText>
            </w:r>
            <w:r w:rsidRPr="001F569A" w:rsidDel="001F569A">
              <w:rPr>
                <w:rPrChange w:id="792" w:author="An Tran, ACA (BUV)" w:date="2024-09-13T10:43:00Z" w16du:dateUtc="2024-09-13T03:43:00Z">
                  <w:rPr>
                    <w:rStyle w:val="Hyperlink"/>
                    <w:rFonts w:cs="Calibri"/>
                    <w:i/>
                    <w:iCs/>
                    <w:lang w:val="vi-VN"/>
                  </w:rPr>
                </w:rPrChange>
              </w:rPr>
              <w:delText>ế</w:delText>
            </w:r>
            <w:r w:rsidRPr="001F569A" w:rsidDel="001F569A">
              <w:rPr>
                <w:rPrChange w:id="793" w:author="An Tran, ACA (BUV)" w:date="2024-09-13T10:43:00Z" w16du:dateUtc="2024-09-13T03:43:00Z">
                  <w:rPr>
                    <w:rStyle w:val="Hyperlink"/>
                    <w:i/>
                    <w:iCs/>
                    <w:lang w:val="vi-VN"/>
                  </w:rPr>
                </w:rPrChange>
              </w:rPr>
              <w:delText>u các công ty ti</w:delText>
            </w:r>
            <w:r w:rsidRPr="001F569A" w:rsidDel="001F569A">
              <w:rPr>
                <w:rPrChange w:id="794" w:author="An Tran, ACA (BUV)" w:date="2024-09-13T10:43:00Z" w16du:dateUtc="2024-09-13T03:43:00Z">
                  <w:rPr>
                    <w:rStyle w:val="Hyperlink"/>
                    <w:rFonts w:cs="Calibri"/>
                    <w:i/>
                    <w:iCs/>
                    <w:lang w:val="vi-VN"/>
                  </w:rPr>
                </w:rPrChange>
              </w:rPr>
              <w:delText>ế</w:delText>
            </w:r>
            <w:r w:rsidRPr="001F569A" w:rsidDel="001F569A">
              <w:rPr>
                <w:rPrChange w:id="795" w:author="An Tran, ACA (BUV)" w:date="2024-09-13T10:43:00Z" w16du:dateUtc="2024-09-13T03:43:00Z">
                  <w:rPr>
                    <w:rStyle w:val="Hyperlink"/>
                    <w:i/>
                    <w:iCs/>
                    <w:lang w:val="vi-VN"/>
                  </w:rPr>
                </w:rPrChange>
              </w:rPr>
              <w:delText>p t</w:delText>
            </w:r>
            <w:r w:rsidRPr="001F569A" w:rsidDel="001F569A">
              <w:rPr>
                <w:rPrChange w:id="796" w:author="An Tran, ACA (BUV)" w:date="2024-09-13T10:43:00Z" w16du:dateUtc="2024-09-13T03:43:00Z">
                  <w:rPr>
                    <w:rStyle w:val="Hyperlink"/>
                    <w:rFonts w:cs="Calibri"/>
                    <w:i/>
                    <w:iCs/>
                    <w:lang w:val="vi-VN"/>
                  </w:rPr>
                </w:rPrChange>
              </w:rPr>
              <w:delText>ụ</w:delText>
            </w:r>
            <w:r w:rsidRPr="001F569A" w:rsidDel="001F569A">
              <w:rPr>
                <w:rPrChange w:id="797" w:author="An Tran, ACA (BUV)" w:date="2024-09-13T10:43:00Z" w16du:dateUtc="2024-09-13T03:43:00Z">
                  <w:rPr>
                    <w:rStyle w:val="Hyperlink"/>
                    <w:i/>
                    <w:iCs/>
                    <w:lang w:val="vi-VN"/>
                  </w:rPr>
                </w:rPrChange>
              </w:rPr>
              <w:delText>c làm vi</w:delText>
            </w:r>
            <w:r w:rsidRPr="001F569A" w:rsidDel="001F569A">
              <w:rPr>
                <w:rPrChange w:id="798" w:author="An Tran, ACA (BUV)" w:date="2024-09-13T10:43:00Z" w16du:dateUtc="2024-09-13T03:43:00Z">
                  <w:rPr>
                    <w:rStyle w:val="Hyperlink"/>
                    <w:rFonts w:cs="Calibri"/>
                    <w:i/>
                    <w:iCs/>
                    <w:lang w:val="vi-VN"/>
                  </w:rPr>
                </w:rPrChange>
              </w:rPr>
              <w:delText>ệ</w:delText>
            </w:r>
            <w:r w:rsidRPr="001F569A" w:rsidDel="001F569A">
              <w:rPr>
                <w:rPrChange w:id="799" w:author="An Tran, ACA (BUV)" w:date="2024-09-13T10:43:00Z" w16du:dateUtc="2024-09-13T03:43:00Z">
                  <w:rPr>
                    <w:rStyle w:val="Hyperlink"/>
                    <w:i/>
                    <w:iCs/>
                    <w:lang w:val="vi-VN"/>
                  </w:rPr>
                </w:rPrChange>
              </w:rPr>
              <w:delText>c t</w:delText>
            </w:r>
            <w:r w:rsidRPr="001F569A" w:rsidDel="001F569A">
              <w:rPr>
                <w:rPrChange w:id="800" w:author="An Tran, ACA (BUV)" w:date="2024-09-13T10:43:00Z" w16du:dateUtc="2024-09-13T03:43:00Z">
                  <w:rPr>
                    <w:rStyle w:val="Hyperlink"/>
                    <w:rFonts w:cs="Calibri"/>
                    <w:i/>
                    <w:iCs/>
                    <w:lang w:val="vi-VN"/>
                  </w:rPr>
                </w:rPrChange>
              </w:rPr>
              <w:delText>ừ</w:delText>
            </w:r>
            <w:r w:rsidRPr="001F569A" w:rsidDel="001F569A">
              <w:rPr>
                <w:rPrChange w:id="801" w:author="An Tran, ACA (BUV)" w:date="2024-09-13T10:43:00Z" w16du:dateUtc="2024-09-13T03:43:00Z">
                  <w:rPr>
                    <w:rStyle w:val="Hyperlink"/>
                    <w:i/>
                    <w:iCs/>
                    <w:lang w:val="vi-VN"/>
                  </w:rPr>
                </w:rPrChange>
              </w:rPr>
              <w:delText xml:space="preserve"> xa do giãn cách thì sinh viên có th</w:delText>
            </w:r>
            <w:r w:rsidRPr="001F569A" w:rsidDel="001F569A">
              <w:rPr>
                <w:rPrChange w:id="802" w:author="An Tran, ACA (BUV)" w:date="2024-09-13T10:43:00Z" w16du:dateUtc="2024-09-13T03:43:00Z">
                  <w:rPr>
                    <w:rStyle w:val="Hyperlink"/>
                    <w:rFonts w:cs="Calibri"/>
                    <w:i/>
                    <w:iCs/>
                    <w:lang w:val="vi-VN"/>
                  </w:rPr>
                </w:rPrChange>
              </w:rPr>
              <w:delText>ể</w:delText>
            </w:r>
            <w:r w:rsidRPr="001F569A" w:rsidDel="001F569A">
              <w:rPr>
                <w:rPrChange w:id="803" w:author="An Tran, ACA (BUV)" w:date="2024-09-13T10:43:00Z" w16du:dateUtc="2024-09-13T03:43:00Z">
                  <w:rPr>
                    <w:rStyle w:val="Hyperlink"/>
                    <w:i/>
                    <w:iCs/>
                    <w:lang w:val="vi-VN"/>
                  </w:rPr>
                </w:rPrChange>
              </w:rPr>
              <w:delText xml:space="preserve"> </w:delText>
            </w:r>
            <w:r w:rsidRPr="001F569A" w:rsidDel="001F569A">
              <w:rPr>
                <w:rPrChange w:id="804" w:author="An Tran, ACA (BUV)" w:date="2024-09-13T10:43:00Z" w16du:dateUtc="2024-09-13T03:43:00Z">
                  <w:rPr>
                    <w:rStyle w:val="Hyperlink"/>
                    <w:rFonts w:cs="Calibri"/>
                    <w:i/>
                    <w:iCs/>
                    <w:lang w:val="vi-VN"/>
                  </w:rPr>
                </w:rPrChange>
              </w:rPr>
              <w:delText>đ</w:delText>
            </w:r>
            <w:r w:rsidRPr="001F569A" w:rsidDel="001F569A">
              <w:rPr>
                <w:rPrChange w:id="805" w:author="An Tran, ACA (BUV)" w:date="2024-09-13T10:43:00Z" w16du:dateUtc="2024-09-13T03:43:00Z">
                  <w:rPr>
                    <w:rStyle w:val="Hyperlink"/>
                    <w:i/>
                    <w:iCs/>
                    <w:lang w:val="vi-VN"/>
                  </w:rPr>
                </w:rPrChange>
              </w:rPr>
              <w:delText>i th</w:delText>
            </w:r>
            <w:r w:rsidRPr="001F569A" w:rsidDel="001F569A">
              <w:rPr>
                <w:rPrChange w:id="806" w:author="An Tran, ACA (BUV)" w:date="2024-09-13T10:43:00Z" w16du:dateUtc="2024-09-13T03:43:00Z">
                  <w:rPr>
                    <w:rStyle w:val="Hyperlink"/>
                    <w:rFonts w:cs="Calibri"/>
                    <w:i/>
                    <w:iCs/>
                    <w:lang w:val="vi-VN"/>
                  </w:rPr>
                </w:rPrChange>
              </w:rPr>
              <w:delText>ự</w:delText>
            </w:r>
            <w:r w:rsidRPr="001F569A" w:rsidDel="001F569A">
              <w:rPr>
                <w:rPrChange w:id="807" w:author="An Tran, ACA (BUV)" w:date="2024-09-13T10:43:00Z" w16du:dateUtc="2024-09-13T03:43:00Z">
                  <w:rPr>
                    <w:rStyle w:val="Hyperlink"/>
                    <w:i/>
                    <w:iCs/>
                    <w:lang w:val="vi-VN"/>
                  </w:rPr>
                </w:rPrChange>
              </w:rPr>
              <w:delText>c t</w:delText>
            </w:r>
            <w:r w:rsidRPr="001F569A" w:rsidDel="001F569A">
              <w:rPr>
                <w:rPrChange w:id="808" w:author="An Tran, ACA (BUV)" w:date="2024-09-13T10:43:00Z" w16du:dateUtc="2024-09-13T03:43:00Z">
                  <w:rPr>
                    <w:rStyle w:val="Hyperlink"/>
                    <w:rFonts w:cs="Calibri"/>
                    <w:i/>
                    <w:iCs/>
                    <w:lang w:val="vi-VN"/>
                  </w:rPr>
                </w:rPrChange>
              </w:rPr>
              <w:delText>ậ</w:delText>
            </w:r>
            <w:r w:rsidRPr="001F569A" w:rsidDel="001F569A">
              <w:rPr>
                <w:rPrChange w:id="809" w:author="An Tran, ACA (BUV)" w:date="2024-09-13T10:43:00Z" w16du:dateUtc="2024-09-13T03:43:00Z">
                  <w:rPr>
                    <w:rStyle w:val="Hyperlink"/>
                    <w:i/>
                    <w:iCs/>
                    <w:lang w:val="vi-VN"/>
                  </w:rPr>
                </w:rPrChange>
              </w:rPr>
              <w:delText>p không?</w:delText>
            </w:r>
            <w:r w:rsidDel="001F569A">
              <w:rPr>
                <w:webHidden/>
              </w:rPr>
              <w:tab/>
            </w:r>
            <w:r w:rsidR="004A3396" w:rsidDel="001F569A">
              <w:rPr>
                <w:webHidden/>
              </w:rPr>
              <w:delText>107</w:delText>
            </w:r>
          </w:del>
        </w:p>
        <w:p w14:paraId="04493526" w14:textId="2BC2BB8E" w:rsidR="00262D6E" w:rsidDel="001F569A" w:rsidRDefault="00262D6E">
          <w:pPr>
            <w:pStyle w:val="TOC2"/>
            <w:tabs>
              <w:tab w:val="left" w:pos="1540"/>
            </w:tabs>
            <w:rPr>
              <w:del w:id="810" w:author="An Tran, ACA (BUV)" w:date="2024-09-13T10:43:00Z" w16du:dateUtc="2024-09-13T03:43:00Z"/>
              <w:rFonts w:asciiTheme="minorHAnsi" w:eastAsiaTheme="minorEastAsia" w:hAnsiTheme="minorHAnsi" w:cstheme="minorBidi"/>
              <w:kern w:val="2"/>
              <w:lang w:eastAsia="en-US"/>
              <w14:ligatures w14:val="standardContextual"/>
            </w:rPr>
          </w:pPr>
          <w:del w:id="811" w:author="An Tran, ACA (BUV)" w:date="2024-09-13T10:43:00Z" w16du:dateUtc="2024-09-13T03:43:00Z">
            <w:r w:rsidRPr="001F569A" w:rsidDel="001F569A">
              <w:rPr>
                <w:rPrChange w:id="812" w:author="An Tran, ACA (BUV)" w:date="2024-09-13T10:43:00Z" w16du:dateUtc="2024-09-13T03:43:00Z">
                  <w:rPr>
                    <w:rStyle w:val="Hyperlink"/>
                    <w:bCs/>
                    <w:lang w:val="vi-VN"/>
                  </w:rPr>
                </w:rPrChange>
              </w:rPr>
              <w:delText>12.</w:delText>
            </w:r>
            <w:r w:rsidDel="001F569A">
              <w:rPr>
                <w:rFonts w:asciiTheme="minorHAnsi" w:eastAsiaTheme="minorEastAsia" w:hAnsiTheme="minorHAnsi" w:cstheme="minorBidi"/>
                <w:kern w:val="2"/>
                <w:lang w:eastAsia="en-US"/>
                <w14:ligatures w14:val="standardContextual"/>
              </w:rPr>
              <w:tab/>
            </w:r>
            <w:r w:rsidRPr="001F569A" w:rsidDel="001F569A">
              <w:rPr>
                <w:rPrChange w:id="813" w:author="An Tran, ACA (BUV)" w:date="2024-09-13T10:43:00Z" w16du:dateUtc="2024-09-13T03:43:00Z">
                  <w:rPr>
                    <w:rStyle w:val="Hyperlink"/>
                    <w:lang w:val="vi-VN"/>
                  </w:rPr>
                </w:rPrChange>
              </w:rPr>
              <w:delText>How does BUV evaluate companies/organisations to send students for internship? Will BUV check in on students' performance &amp; working environment during their internship to ensure fairness and safety?</w:delText>
            </w:r>
            <w:r w:rsidRPr="001F569A" w:rsidDel="001F569A">
              <w:rPr>
                <w:rPrChange w:id="814" w:author="An Tran, ACA (BUV)" w:date="2024-09-13T10:43:00Z" w16du:dateUtc="2024-09-13T03:43:00Z">
                  <w:rPr>
                    <w:rStyle w:val="Hyperlink"/>
                    <w:i/>
                    <w:iCs/>
                    <w:lang w:val="vi-VN"/>
                  </w:rPr>
                </w:rPrChange>
              </w:rPr>
              <w:delText xml:space="preserve"> / BUV đánh giá các doanh nghiệp như thế nào trước khi gửi sinh viên đi thực tập. BUV có kiểm tra môi trường làm việc của sinh viên trong quá trình thực tập hay không?</w:delText>
            </w:r>
            <w:r w:rsidDel="001F569A">
              <w:rPr>
                <w:webHidden/>
              </w:rPr>
              <w:tab/>
            </w:r>
            <w:r w:rsidR="004A3396" w:rsidDel="001F569A">
              <w:rPr>
                <w:webHidden/>
              </w:rPr>
              <w:delText>109</w:delText>
            </w:r>
          </w:del>
        </w:p>
        <w:p w14:paraId="07889666" w14:textId="79CD9AB5" w:rsidR="00262D6E" w:rsidDel="001F569A" w:rsidRDefault="00262D6E">
          <w:pPr>
            <w:pStyle w:val="TOC2"/>
            <w:tabs>
              <w:tab w:val="left" w:pos="1540"/>
            </w:tabs>
            <w:rPr>
              <w:del w:id="815" w:author="An Tran, ACA (BUV)" w:date="2024-09-13T10:43:00Z" w16du:dateUtc="2024-09-13T03:43:00Z"/>
              <w:rFonts w:asciiTheme="minorHAnsi" w:eastAsiaTheme="minorEastAsia" w:hAnsiTheme="minorHAnsi" w:cstheme="minorBidi"/>
              <w:kern w:val="2"/>
              <w:lang w:eastAsia="en-US"/>
              <w14:ligatures w14:val="standardContextual"/>
            </w:rPr>
          </w:pPr>
          <w:del w:id="816" w:author="An Tran, ACA (BUV)" w:date="2024-09-13T10:43:00Z" w16du:dateUtc="2024-09-13T03:43:00Z">
            <w:r w:rsidRPr="001F569A" w:rsidDel="001F569A">
              <w:rPr>
                <w:rPrChange w:id="817" w:author="An Tran, ACA (BUV)" w:date="2024-09-13T10:43:00Z" w16du:dateUtc="2024-09-13T03:43:00Z">
                  <w:rPr>
                    <w:rStyle w:val="Hyperlink"/>
                    <w:bCs/>
                    <w:lang w:val="vi-VN"/>
                  </w:rPr>
                </w:rPrChange>
              </w:rPr>
              <w:delText>13.</w:delText>
            </w:r>
            <w:r w:rsidDel="001F569A">
              <w:rPr>
                <w:rFonts w:asciiTheme="minorHAnsi" w:eastAsiaTheme="minorEastAsia" w:hAnsiTheme="minorHAnsi" w:cstheme="minorBidi"/>
                <w:kern w:val="2"/>
                <w:lang w:eastAsia="en-US"/>
                <w14:ligatures w14:val="standardContextual"/>
              </w:rPr>
              <w:tab/>
            </w:r>
            <w:r w:rsidRPr="001F569A" w:rsidDel="001F569A">
              <w:rPr>
                <w:rPrChange w:id="818" w:author="An Tran, ACA (BUV)" w:date="2024-09-13T10:43:00Z" w16du:dateUtc="2024-09-13T03:43:00Z">
                  <w:rPr>
                    <w:rStyle w:val="Hyperlink"/>
                    <w:lang w:val="vi-VN"/>
                  </w:rPr>
                </w:rPrChange>
              </w:rPr>
              <w:delText>Does BUV and partnered companies/organisations have plans to conduct the internship and training programme to offer full-time recruitment for students after graduation?</w:delText>
            </w:r>
            <w:r w:rsidRPr="001F569A" w:rsidDel="001F569A">
              <w:rPr>
                <w:rPrChange w:id="819" w:author="An Tran, ACA (BUV)" w:date="2024-09-13T10:43:00Z" w16du:dateUtc="2024-09-13T03:43:00Z">
                  <w:rPr>
                    <w:rStyle w:val="Hyperlink"/>
                    <w:i/>
                    <w:iCs/>
                    <w:lang w:val="vi-VN"/>
                  </w:rPr>
                </w:rPrChange>
              </w:rPr>
              <w:delText xml:space="preserve"> BUV và các đối tác có quan hệ chiến lược lâu dài trong kế hoạch tuyển thực tập sinh và sau đó là tuyển dụng các vị trí chính thức cho sinh viên sau khi tốt nghiệp hay không?</w:delText>
            </w:r>
            <w:r w:rsidDel="001F569A">
              <w:rPr>
                <w:webHidden/>
              </w:rPr>
              <w:tab/>
            </w:r>
            <w:r w:rsidR="004A3396" w:rsidDel="001F569A">
              <w:rPr>
                <w:webHidden/>
              </w:rPr>
              <w:delText>110</w:delText>
            </w:r>
          </w:del>
        </w:p>
        <w:p w14:paraId="1DFE853F" w14:textId="335DD845" w:rsidR="00262D6E" w:rsidDel="001F569A" w:rsidRDefault="00262D6E">
          <w:pPr>
            <w:pStyle w:val="TOC2"/>
            <w:tabs>
              <w:tab w:val="left" w:pos="1540"/>
            </w:tabs>
            <w:rPr>
              <w:del w:id="820" w:author="An Tran, ACA (BUV)" w:date="2024-09-13T10:43:00Z" w16du:dateUtc="2024-09-13T03:43:00Z"/>
              <w:rFonts w:asciiTheme="minorHAnsi" w:eastAsiaTheme="minorEastAsia" w:hAnsiTheme="minorHAnsi" w:cstheme="minorBidi"/>
              <w:kern w:val="2"/>
              <w:lang w:eastAsia="en-US"/>
              <w14:ligatures w14:val="standardContextual"/>
            </w:rPr>
          </w:pPr>
          <w:del w:id="821" w:author="An Tran, ACA (BUV)" w:date="2024-09-13T10:43:00Z" w16du:dateUtc="2024-09-13T03:43:00Z">
            <w:r w:rsidRPr="001F569A" w:rsidDel="001F569A">
              <w:rPr>
                <w:rPrChange w:id="822" w:author="An Tran, ACA (BUV)" w:date="2024-09-13T10:43:00Z" w16du:dateUtc="2024-09-13T03:43:00Z">
                  <w:rPr>
                    <w:rStyle w:val="Hyperlink"/>
                    <w:bCs/>
                    <w:lang w:val="vi-VN"/>
                  </w:rPr>
                </w:rPrChange>
              </w:rPr>
              <w:delText>14.</w:delText>
            </w:r>
            <w:r w:rsidDel="001F569A">
              <w:rPr>
                <w:rFonts w:asciiTheme="minorHAnsi" w:eastAsiaTheme="minorEastAsia" w:hAnsiTheme="minorHAnsi" w:cstheme="minorBidi"/>
                <w:kern w:val="2"/>
                <w:lang w:eastAsia="en-US"/>
                <w14:ligatures w14:val="standardContextual"/>
              </w:rPr>
              <w:tab/>
            </w:r>
            <w:r w:rsidRPr="001F569A" w:rsidDel="001F569A">
              <w:rPr>
                <w:rPrChange w:id="823" w:author="An Tran, ACA (BUV)" w:date="2024-09-13T10:43:00Z" w16du:dateUtc="2024-09-13T03:43:00Z">
                  <w:rPr>
                    <w:rStyle w:val="Hyperlink"/>
                    <w:lang w:val="vi-VN"/>
                  </w:rPr>
                </w:rPrChange>
              </w:rPr>
              <w:delText xml:space="preserve">What kind of extra-curricular classes and short courses can students register and when? Do we have to pay course fee for those? / </w:delText>
            </w:r>
            <w:r w:rsidRPr="001F569A" w:rsidDel="001F569A">
              <w:rPr>
                <w:rPrChange w:id="824" w:author="An Tran, ACA (BUV)" w:date="2024-09-13T10:43:00Z" w16du:dateUtc="2024-09-13T03:43:00Z">
                  <w:rPr>
                    <w:rStyle w:val="Hyperlink"/>
                    <w:i/>
                    <w:iCs/>
                    <w:lang w:val="vi-VN"/>
                  </w:rPr>
                </w:rPrChange>
              </w:rPr>
              <w:delText>BUV cung cấp các lớp học ngoại khóa và khóa học ngắn nào và vào lúc nào? Sinh viên có cần trả học phí cho các khóa học này không?</w:delText>
            </w:r>
            <w:r w:rsidDel="001F569A">
              <w:rPr>
                <w:webHidden/>
              </w:rPr>
              <w:tab/>
            </w:r>
            <w:r w:rsidR="004A3396" w:rsidDel="001F569A">
              <w:rPr>
                <w:webHidden/>
              </w:rPr>
              <w:delText>111</w:delText>
            </w:r>
          </w:del>
        </w:p>
        <w:p w14:paraId="484A9296" w14:textId="507CC642" w:rsidR="00262D6E" w:rsidDel="001F569A" w:rsidRDefault="00262D6E">
          <w:pPr>
            <w:pStyle w:val="TOC2"/>
            <w:tabs>
              <w:tab w:val="left" w:pos="1540"/>
            </w:tabs>
            <w:rPr>
              <w:del w:id="825" w:author="An Tran, ACA (BUV)" w:date="2024-09-13T10:43:00Z" w16du:dateUtc="2024-09-13T03:43:00Z"/>
              <w:rFonts w:asciiTheme="minorHAnsi" w:eastAsiaTheme="minorEastAsia" w:hAnsiTheme="minorHAnsi" w:cstheme="minorBidi"/>
              <w:kern w:val="2"/>
              <w:lang w:eastAsia="en-US"/>
              <w14:ligatures w14:val="standardContextual"/>
            </w:rPr>
          </w:pPr>
          <w:del w:id="826" w:author="An Tran, ACA (BUV)" w:date="2024-09-13T10:43:00Z" w16du:dateUtc="2024-09-13T03:43:00Z">
            <w:r w:rsidRPr="001F569A" w:rsidDel="001F569A">
              <w:rPr>
                <w:rPrChange w:id="827" w:author="An Tran, ACA (BUV)" w:date="2024-09-13T10:43:00Z" w16du:dateUtc="2024-09-13T03:43:00Z">
                  <w:rPr>
                    <w:rStyle w:val="Hyperlink"/>
                    <w:bCs/>
                    <w:lang w:val="vi-VN"/>
                  </w:rPr>
                </w:rPrChange>
              </w:rPr>
              <w:delText>15.</w:delText>
            </w:r>
            <w:r w:rsidDel="001F569A">
              <w:rPr>
                <w:rFonts w:asciiTheme="minorHAnsi" w:eastAsiaTheme="minorEastAsia" w:hAnsiTheme="minorHAnsi" w:cstheme="minorBidi"/>
                <w:kern w:val="2"/>
                <w:lang w:eastAsia="en-US"/>
                <w14:ligatures w14:val="standardContextual"/>
              </w:rPr>
              <w:tab/>
            </w:r>
            <w:r w:rsidRPr="001F569A" w:rsidDel="001F569A">
              <w:rPr>
                <w:rPrChange w:id="828" w:author="An Tran, ACA (BUV)" w:date="2024-09-13T10:43:00Z" w16du:dateUtc="2024-09-13T03:43:00Z">
                  <w:rPr>
                    <w:rStyle w:val="Hyperlink"/>
                    <w:lang w:val="vi-VN"/>
                  </w:rPr>
                </w:rPrChange>
              </w:rPr>
              <w:delText xml:space="preserve">Where to get support when students have concerns about their wellbeing and personal life? Who can parents/students contact if students need help with stress and anxiety at school? </w:delText>
            </w:r>
            <w:r w:rsidRPr="001F569A" w:rsidDel="001F569A">
              <w:rPr>
                <w:rPrChange w:id="829" w:author="An Tran, ACA (BUV)" w:date="2024-09-13T10:43:00Z" w16du:dateUtc="2024-09-13T03:43:00Z">
                  <w:rPr>
                    <w:rStyle w:val="Hyperlink"/>
                    <w:i/>
                    <w:iCs/>
                    <w:lang w:val="vi-VN"/>
                  </w:rPr>
                </w:rPrChange>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r w:rsidDel="001F569A">
              <w:rPr>
                <w:webHidden/>
              </w:rPr>
              <w:tab/>
            </w:r>
            <w:r w:rsidR="004A3396" w:rsidDel="001F569A">
              <w:rPr>
                <w:webHidden/>
              </w:rPr>
              <w:delText>115</w:delText>
            </w:r>
          </w:del>
        </w:p>
        <w:p w14:paraId="6FE65004" w14:textId="2A4A1DC8" w:rsidR="00262D6E" w:rsidDel="001F569A" w:rsidRDefault="00262D6E">
          <w:pPr>
            <w:pStyle w:val="TOC2"/>
            <w:tabs>
              <w:tab w:val="left" w:pos="1540"/>
            </w:tabs>
            <w:rPr>
              <w:del w:id="830" w:author="An Tran, ACA (BUV)" w:date="2024-09-13T10:43:00Z" w16du:dateUtc="2024-09-13T03:43:00Z"/>
              <w:rFonts w:asciiTheme="minorHAnsi" w:eastAsiaTheme="minorEastAsia" w:hAnsiTheme="minorHAnsi" w:cstheme="minorBidi"/>
              <w:kern w:val="2"/>
              <w:lang w:eastAsia="en-US"/>
              <w14:ligatures w14:val="standardContextual"/>
            </w:rPr>
          </w:pPr>
          <w:del w:id="831" w:author="An Tran, ACA (BUV)" w:date="2024-09-13T10:43:00Z" w16du:dateUtc="2024-09-13T03:43:00Z">
            <w:r w:rsidRPr="001F569A" w:rsidDel="001F569A">
              <w:rPr>
                <w:rPrChange w:id="832" w:author="An Tran, ACA (BUV)" w:date="2024-09-13T10:43:00Z" w16du:dateUtc="2024-09-13T03:43:00Z">
                  <w:rPr>
                    <w:rStyle w:val="Hyperlink"/>
                    <w:bCs/>
                    <w:lang w:val="vi-VN"/>
                  </w:rPr>
                </w:rPrChange>
              </w:rPr>
              <w:delText>16.</w:delText>
            </w:r>
            <w:r w:rsidDel="001F569A">
              <w:rPr>
                <w:rFonts w:asciiTheme="minorHAnsi" w:eastAsiaTheme="minorEastAsia" w:hAnsiTheme="minorHAnsi" w:cstheme="minorBidi"/>
                <w:kern w:val="2"/>
                <w:lang w:eastAsia="en-US"/>
                <w14:ligatures w14:val="standardContextual"/>
              </w:rPr>
              <w:tab/>
            </w:r>
            <w:r w:rsidRPr="001F569A" w:rsidDel="001F569A">
              <w:rPr>
                <w:rPrChange w:id="833" w:author="An Tran, ACA (BUV)" w:date="2024-09-13T10:43:00Z" w16du:dateUtc="2024-09-13T03:43:00Z">
                  <w:rPr>
                    <w:rStyle w:val="Hyperlink"/>
                    <w:lang w:val="vi-VN"/>
                  </w:rPr>
                </w:rPrChange>
              </w:rPr>
              <w:delText xml:space="preserve">What is the Personal and Social Growth (PSG) Programme and what are the criteria to complete the programme?  / </w:delText>
            </w:r>
            <w:r w:rsidRPr="001F569A" w:rsidDel="001F569A">
              <w:rPr>
                <w:rPrChange w:id="834" w:author="An Tran, ACA (BUV)" w:date="2024-09-13T10:43:00Z" w16du:dateUtc="2024-09-13T03:43:00Z">
                  <w:rPr>
                    <w:rStyle w:val="Hyperlink"/>
                    <w:i/>
                    <w:iCs/>
                    <w:lang w:val="vi-VN"/>
                  </w:rPr>
                </w:rPrChange>
              </w:rPr>
              <w:delText>Chương trình Nâng cao Năng lực Cá nhân và Kỹ năng Xã hội (PSG) là gì và các điều kiện hoàn thành chương trình là gì?</w:delText>
            </w:r>
            <w:r w:rsidDel="001F569A">
              <w:rPr>
                <w:webHidden/>
              </w:rPr>
              <w:tab/>
            </w:r>
            <w:r w:rsidR="004A3396" w:rsidDel="001F569A">
              <w:rPr>
                <w:webHidden/>
              </w:rPr>
              <w:delText>116</w:delText>
            </w:r>
          </w:del>
        </w:p>
        <w:p w14:paraId="7198AD40" w14:textId="79F45330" w:rsidR="00262D6E" w:rsidDel="001F569A" w:rsidRDefault="00262D6E">
          <w:pPr>
            <w:pStyle w:val="TOC2"/>
            <w:tabs>
              <w:tab w:val="left" w:pos="1540"/>
            </w:tabs>
            <w:rPr>
              <w:del w:id="835" w:author="An Tran, ACA (BUV)" w:date="2024-09-13T10:43:00Z" w16du:dateUtc="2024-09-13T03:43:00Z"/>
              <w:rFonts w:asciiTheme="minorHAnsi" w:eastAsiaTheme="minorEastAsia" w:hAnsiTheme="minorHAnsi" w:cstheme="minorBidi"/>
              <w:kern w:val="2"/>
              <w:lang w:eastAsia="en-US"/>
              <w14:ligatures w14:val="standardContextual"/>
            </w:rPr>
          </w:pPr>
          <w:del w:id="836" w:author="An Tran, ACA (BUV)" w:date="2024-09-13T10:43:00Z" w16du:dateUtc="2024-09-13T03:43:00Z">
            <w:r w:rsidRPr="001F569A" w:rsidDel="001F569A">
              <w:rPr>
                <w:rPrChange w:id="837" w:author="An Tran, ACA (BUV)" w:date="2024-09-13T10:43:00Z" w16du:dateUtc="2024-09-13T03:43:00Z">
                  <w:rPr>
                    <w:rStyle w:val="Hyperlink"/>
                    <w:bCs/>
                    <w:lang w:val="vi-VN"/>
                  </w:rPr>
                </w:rPrChange>
              </w:rPr>
              <w:delText>17.</w:delText>
            </w:r>
            <w:r w:rsidDel="001F569A">
              <w:rPr>
                <w:rFonts w:asciiTheme="minorHAnsi" w:eastAsiaTheme="minorEastAsia" w:hAnsiTheme="minorHAnsi" w:cstheme="minorBidi"/>
                <w:kern w:val="2"/>
                <w:lang w:eastAsia="en-US"/>
                <w14:ligatures w14:val="standardContextual"/>
              </w:rPr>
              <w:tab/>
            </w:r>
            <w:r w:rsidRPr="001F569A" w:rsidDel="001F569A">
              <w:rPr>
                <w:rPrChange w:id="838" w:author="An Tran, ACA (BUV)" w:date="2024-09-13T10:43:00Z" w16du:dateUtc="2024-09-13T03:43:00Z">
                  <w:rPr>
                    <w:rStyle w:val="Hyperlink"/>
                    <w:lang w:val="vi-VN"/>
                  </w:rPr>
                </w:rPrChange>
              </w:rPr>
              <w:delText xml:space="preserve">How can students track my PSG activity records and PSG points? / </w:delText>
            </w:r>
            <w:r w:rsidRPr="001F569A" w:rsidDel="001F569A">
              <w:rPr>
                <w:rPrChange w:id="839" w:author="An Tran, ACA (BUV)" w:date="2024-09-13T10:43:00Z" w16du:dateUtc="2024-09-13T03:43:00Z">
                  <w:rPr>
                    <w:rStyle w:val="Hyperlink"/>
                    <w:i/>
                    <w:iCs/>
                    <w:lang w:val="vi-VN"/>
                  </w:rPr>
                </w:rPrChange>
              </w:rPr>
              <w:delText>Làm thế nào để sinh viên theo dõi lịch sử hoạt động PSG đã tham gia và điểm PSG?</w:delText>
            </w:r>
            <w:r w:rsidDel="001F569A">
              <w:rPr>
                <w:webHidden/>
              </w:rPr>
              <w:tab/>
            </w:r>
            <w:r w:rsidR="004A3396" w:rsidDel="001F569A">
              <w:rPr>
                <w:webHidden/>
              </w:rPr>
              <w:delText>119</w:delText>
            </w:r>
          </w:del>
        </w:p>
        <w:p w14:paraId="2B1E6F99" w14:textId="093B5D93" w:rsidR="00BD1548" w:rsidRPr="004373E8" w:rsidRDefault="00265A85" w:rsidP="003E1B62">
          <w:pPr>
            <w:tabs>
              <w:tab w:val="center" w:pos="4961"/>
            </w:tabs>
            <w:ind w:firstLine="0"/>
            <w:rPr>
              <w:rFonts w:ascii="iCiel Avenir LT Std 35 Light" w:hAnsi="iCiel Avenir LT Std 35 Light"/>
              <w:b/>
              <w:bCs/>
              <w:noProof/>
              <w:sz w:val="22"/>
              <w:szCs w:val="22"/>
              <w:lang w:val="vi-VN"/>
            </w:rPr>
          </w:pPr>
          <w:r w:rsidRPr="004373E8">
            <w:rPr>
              <w:rFonts w:ascii="iCiel Avenir LT Std 35 Light" w:hAnsi="iCiel Avenir LT Std 35 Light"/>
              <w:b/>
              <w:bCs/>
              <w:noProof/>
              <w:lang w:val="vi-VN"/>
            </w:rPr>
            <w:fldChar w:fldCharType="end"/>
          </w:r>
        </w:p>
      </w:sdtContent>
    </w:sdt>
    <w:p w14:paraId="7C746E3E" w14:textId="77777777" w:rsidR="00580825" w:rsidRDefault="00580825" w:rsidP="003E1B62">
      <w:pPr>
        <w:rPr>
          <w:rFonts w:ascii="iCiel Avenir LT Std 35 Light" w:eastAsiaTheme="majorEastAsia" w:hAnsi="iCiel Avenir LT Std 35 Light" w:cs="Arial"/>
          <w:b/>
          <w:color w:val="2F5496" w:themeColor="accent1" w:themeShade="BF"/>
          <w:sz w:val="32"/>
          <w:szCs w:val="32"/>
          <w:lang w:val="vi-VN" w:eastAsia="ko-KR"/>
        </w:rPr>
      </w:pPr>
      <w:r>
        <w:rPr>
          <w:rFonts w:ascii="iCiel Avenir LT Std 35 Light" w:hAnsi="iCiel Avenir LT Std 35 Light" w:cs="Arial"/>
          <w:sz w:val="32"/>
          <w:lang w:val="vi-VN"/>
        </w:rPr>
        <w:lastRenderedPageBreak/>
        <w:br w:type="page"/>
      </w:r>
    </w:p>
    <w:p w14:paraId="2571A051" w14:textId="150BB03A" w:rsidR="00BF43A2" w:rsidRPr="004373E8" w:rsidRDefault="00BF43A2"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32"/>
          <w:lang w:val="vi-VN"/>
        </w:rPr>
      </w:pPr>
      <w:bookmarkStart w:id="840" w:name="_Toc177146269"/>
      <w:r w:rsidRPr="004373E8">
        <w:rPr>
          <w:rFonts w:ascii="iCiel Avenir LT Std 35 Light" w:hAnsi="iCiel Avenir LT Std 35 Light" w:cs="Arial"/>
          <w:sz w:val="32"/>
          <w:lang w:val="vi-VN"/>
        </w:rPr>
        <w:lastRenderedPageBreak/>
        <w:t>ACADEMIC AND STUDENT OPERATIONS</w:t>
      </w:r>
      <w:bookmarkEnd w:id="840"/>
    </w:p>
    <w:p w14:paraId="131FFB8D" w14:textId="29155869"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841" w:name="_Toc108099090"/>
      <w:bookmarkStart w:id="842" w:name="_Toc113975344"/>
      <w:bookmarkStart w:id="843" w:name="_Toc113975861"/>
      <w:bookmarkStart w:id="844" w:name="_Toc114065541"/>
      <w:bookmarkStart w:id="845" w:name="_Toc114065785"/>
      <w:bookmarkStart w:id="846" w:name="_Toc114219955"/>
      <w:bookmarkStart w:id="847" w:name="_Toc114220232"/>
      <w:bookmarkStart w:id="848" w:name="_Toc114220503"/>
      <w:bookmarkStart w:id="849" w:name="_Toc114220774"/>
      <w:bookmarkStart w:id="850" w:name="_Toc114221053"/>
      <w:bookmarkStart w:id="851" w:name="_Toc114226744"/>
      <w:bookmarkStart w:id="852" w:name="_Toc114227015"/>
      <w:bookmarkStart w:id="853" w:name="_Toc114227286"/>
      <w:bookmarkStart w:id="854" w:name="_Toc114228092"/>
      <w:bookmarkStart w:id="855" w:name="_Toc114228363"/>
      <w:bookmarkStart w:id="856" w:name="_Toc114228636"/>
      <w:bookmarkStart w:id="857" w:name="_Toc17714627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rsidRPr="004373E8">
        <w:rPr>
          <w:rFonts w:cs="Arial"/>
          <w:szCs w:val="22"/>
          <w:lang w:val="vi-VN"/>
        </w:rPr>
        <w:t xml:space="preserve">How can students/parents get </w:t>
      </w:r>
      <w:r w:rsidR="006856FE" w:rsidRPr="004373E8">
        <w:rPr>
          <w:rFonts w:cs="Arial"/>
          <w:szCs w:val="22"/>
          <w:lang w:val="vi-VN"/>
        </w:rPr>
        <w:t>a timetable</w:t>
      </w:r>
      <w:r w:rsidRPr="004373E8">
        <w:rPr>
          <w:rFonts w:cs="Arial"/>
          <w:szCs w:val="22"/>
          <w:lang w:val="vi-VN"/>
        </w:rPr>
        <w:t xml:space="preserve">? / </w:t>
      </w:r>
      <w:r w:rsidRPr="004373E8">
        <w:rPr>
          <w:rFonts w:cs="Arial"/>
          <w:i/>
          <w:iCs/>
          <w:szCs w:val="22"/>
          <w:lang w:val="vi-VN"/>
        </w:rPr>
        <w:t>Sinh viên/phụ huynh có thể nhận thời khóa biểu ở đâu?</w:t>
      </w:r>
      <w:bookmarkStart w:id="858" w:name="_Hlk126328028"/>
      <w:bookmarkEnd w:id="857"/>
    </w:p>
    <w:p w14:paraId="4D020592"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619C9877" w14:textId="77777777"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bookmarkStart w:id="859" w:name="_Hlk107731760"/>
      <w:r w:rsidRPr="004373E8">
        <w:rPr>
          <w:rFonts w:ascii="iCiel Avenir LT Std 35 Light" w:hAnsi="iCiel Avenir LT Std 35 Light" w:cs="Arial"/>
          <w:sz w:val="22"/>
          <w:szCs w:val="22"/>
          <w:lang w:val="vi-VN"/>
        </w:rPr>
        <w:t xml:space="preserve">Student’s timetable will be sent to BUV student’s and parent’s emails at the beginning of each semester. Please make sure to provide us with the correct email to the Student Information Office via </w:t>
      </w:r>
      <w:hyperlink r:id="rId8" w:history="1">
        <w:r w:rsidRPr="004373E8">
          <w:rPr>
            <w:rStyle w:val="Hyperlink"/>
            <w:rFonts w:ascii="iCiel Avenir LT Std 35 Light" w:hAnsi="iCiel Avenir LT Std 35 Light" w:cs="Arial"/>
            <w:sz w:val="22"/>
            <w:szCs w:val="22"/>
            <w:lang w:val="vi-VN"/>
          </w:rPr>
          <w:t>studentservice@buv.edu.vn</w:t>
        </w:r>
      </w:hyperlink>
      <w:r w:rsidRPr="004373E8">
        <w:rPr>
          <w:rFonts w:ascii="iCiel Avenir LT Std 35 Light" w:hAnsi="iCiel Avenir LT Std 35 Light" w:cs="Arial"/>
          <w:sz w:val="22"/>
          <w:szCs w:val="22"/>
          <w:lang w:val="vi-VN"/>
        </w:rPr>
        <w:t xml:space="preserve"> to receive the timetable and other information.</w:t>
      </w:r>
    </w:p>
    <w:p w14:paraId="4F91F2AF" w14:textId="746B6B5E"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qua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email BUV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email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vui l</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cung c</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p email chính xác cho </w:t>
      </w:r>
      <w:r w:rsidR="00394372"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Thông tin Sinh viên qua 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w:t>
      </w:r>
      <w:hyperlink r:id="rId9" w:history="1">
        <w:r w:rsidRPr="004373E8">
          <w:rPr>
            <w:rStyle w:val="Hyperlink"/>
            <w:rFonts w:ascii="iCiel Avenir LT Std 35 Light" w:hAnsi="iCiel Avenir LT Std 35 Light" w:cs="Arial"/>
            <w:i/>
            <w:iCs/>
            <w:sz w:val="22"/>
            <w:szCs w:val="22"/>
            <w:lang w:val="vi-VN"/>
          </w:rPr>
          <w:t>studentservice@buv.edu.vn</w:t>
        </w:r>
      </w:hyperlink>
      <w:r w:rsidRPr="004373E8">
        <w:rPr>
          <w:rFonts w:ascii="iCiel Avenir LT Std 35 Light" w:hAnsi="iCiel Avenir LT Std 35 Light" w:cs="Arial"/>
          <w:i/>
          <w:iCs/>
          <w:sz w:val="22"/>
          <w:szCs w:val="22"/>
          <w:lang w:val="vi-VN"/>
        </w:rPr>
        <w:t xml:space="preserve"> 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p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w:t>
      </w:r>
      <w:bookmarkStart w:id="860" w:name="_Toc107733318"/>
      <w:bookmarkStart w:id="861" w:name="_Toc107733401"/>
      <w:bookmarkStart w:id="862" w:name="_Toc107733478"/>
      <w:bookmarkStart w:id="863" w:name="_Toc107734168"/>
      <w:bookmarkStart w:id="864" w:name="_Toc107734382"/>
      <w:bookmarkStart w:id="865" w:name="_Toc107734834"/>
      <w:bookmarkStart w:id="866" w:name="_Toc107735056"/>
      <w:bookmarkStart w:id="867" w:name="_Toc107735185"/>
      <w:bookmarkStart w:id="868" w:name="_Toc107735290"/>
      <w:bookmarkStart w:id="869" w:name="_Toc107735395"/>
      <w:bookmarkStart w:id="870" w:name="_Toc107735499"/>
      <w:bookmarkStart w:id="871" w:name="_Toc107735602"/>
      <w:bookmarkStart w:id="872" w:name="_Toc107735707"/>
      <w:bookmarkStart w:id="873" w:name="_Toc107735811"/>
      <w:bookmarkStart w:id="874" w:name="_Toc107735915"/>
      <w:bookmarkStart w:id="875" w:name="_Toc107736068"/>
      <w:bookmarkStart w:id="876" w:name="_Toc107736215"/>
      <w:bookmarkStart w:id="877" w:name="_Toc107736319"/>
      <w:bookmarkStart w:id="878" w:name="_Toc107736541"/>
      <w:bookmarkStart w:id="879" w:name="_Toc107736645"/>
      <w:bookmarkStart w:id="880" w:name="_Toc107736748"/>
      <w:bookmarkStart w:id="881" w:name="_Toc107736851"/>
      <w:bookmarkStart w:id="882" w:name="_Toc107737703"/>
      <w:bookmarkStart w:id="883" w:name="_Toc108099092"/>
      <w:bookmarkStart w:id="884" w:name="_Toc113975346"/>
      <w:bookmarkStart w:id="885" w:name="_Toc113975863"/>
      <w:bookmarkStart w:id="886" w:name="_Toc114065543"/>
      <w:bookmarkStart w:id="887" w:name="_Toc114065787"/>
      <w:bookmarkStart w:id="888" w:name="_Toc114219957"/>
      <w:bookmarkStart w:id="889" w:name="_Toc114220234"/>
      <w:bookmarkStart w:id="890" w:name="_Toc114220505"/>
      <w:bookmarkStart w:id="891" w:name="_Toc114220776"/>
      <w:bookmarkStart w:id="892" w:name="_Toc114221055"/>
      <w:bookmarkStart w:id="893" w:name="_Toc114226746"/>
      <w:bookmarkStart w:id="894" w:name="_Toc114227017"/>
      <w:bookmarkStart w:id="895" w:name="_Toc114227288"/>
      <w:bookmarkStart w:id="896" w:name="_Toc114228094"/>
      <w:bookmarkStart w:id="897" w:name="_Toc114228365"/>
      <w:bookmarkStart w:id="898" w:name="_Toc114228638"/>
      <w:bookmarkStart w:id="899" w:name="_Toc10732428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14:paraId="2D17FB2B" w14:textId="5610403D"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900" w:name="_Toc177146271"/>
      <w:r w:rsidRPr="004373E8">
        <w:rPr>
          <w:rFonts w:cs="Arial"/>
          <w:szCs w:val="22"/>
          <w:lang w:val="vi-VN"/>
        </w:rPr>
        <w:t xml:space="preserve">How does BUV record student attendance? / </w:t>
      </w:r>
      <w:r w:rsidRPr="004373E8">
        <w:rPr>
          <w:rFonts w:cs="Arial"/>
          <w:i/>
          <w:iCs/>
          <w:szCs w:val="22"/>
          <w:lang w:val="vi-VN"/>
        </w:rPr>
        <w:t xml:space="preserve">Điểm chuyên cần của sinh viên được BUV </w:t>
      </w:r>
      <w:r w:rsidR="00315940" w:rsidRPr="004373E8">
        <w:rPr>
          <w:rFonts w:cs="Arial"/>
          <w:i/>
          <w:iCs/>
          <w:szCs w:val="22"/>
          <w:lang w:val="vi-VN"/>
        </w:rPr>
        <w:t>quản lý</w:t>
      </w:r>
      <w:r w:rsidRPr="004373E8">
        <w:rPr>
          <w:rFonts w:cs="Arial"/>
          <w:i/>
          <w:iCs/>
          <w:szCs w:val="22"/>
          <w:lang w:val="vi-VN"/>
        </w:rPr>
        <w:t xml:space="preserve"> như thế nào?</w:t>
      </w:r>
      <w:bookmarkEnd w:id="899"/>
      <w:bookmarkEnd w:id="900"/>
    </w:p>
    <w:p w14:paraId="0C0B6110"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2B975E62" w14:textId="3E337269" w:rsidR="00BF43A2" w:rsidRPr="004373E8" w:rsidRDefault="007F4E7B"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 register their</w:t>
      </w:r>
      <w:r w:rsidR="0026036C" w:rsidRPr="004373E8">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a</w:t>
      </w:r>
      <w:r w:rsidR="00BF43A2" w:rsidRPr="004373E8">
        <w:rPr>
          <w:rFonts w:ascii="iCiel Avenir LT Std 35 Light" w:hAnsi="iCiel Avenir LT Std 35 Light" w:cs="Arial"/>
          <w:sz w:val="22"/>
          <w:szCs w:val="22"/>
          <w:lang w:val="vi-VN"/>
        </w:rPr>
        <w:t xml:space="preserve">ttendance for </w:t>
      </w:r>
      <w:r w:rsidRPr="004373E8">
        <w:rPr>
          <w:rFonts w:ascii="iCiel Avenir LT Std 35 Light" w:hAnsi="iCiel Avenir LT Std 35 Light" w:cs="Arial"/>
          <w:b/>
          <w:bCs/>
          <w:sz w:val="22"/>
          <w:szCs w:val="22"/>
          <w:lang w:val="vi-VN"/>
        </w:rPr>
        <w:t xml:space="preserve">all on-campus classrooms, labs, studios, learning theatres, and conferences. </w:t>
      </w:r>
      <w:r w:rsidR="004932FA" w:rsidRPr="004373E8">
        <w:rPr>
          <w:rFonts w:ascii="iCiel Avenir LT Std 35 Light" w:hAnsi="iCiel Avenir LT Std 35 Light" w:cs="Arial"/>
          <w:sz w:val="22"/>
          <w:szCs w:val="22"/>
          <w:lang w:val="vi-VN"/>
        </w:rPr>
        <w:t xml:space="preserve">If having consecutive sessions in the same classroom, </w:t>
      </w:r>
      <w:r w:rsidR="00847085" w:rsidRPr="004373E8">
        <w:rPr>
          <w:rFonts w:ascii="iCiel Avenir LT Std 35 Light" w:hAnsi="iCiel Avenir LT Std 35 Light" w:cs="Arial"/>
          <w:sz w:val="22"/>
          <w:szCs w:val="22"/>
          <w:lang w:val="vi-VN"/>
        </w:rPr>
        <w:t xml:space="preserve">the </w:t>
      </w:r>
      <w:r w:rsidR="00627120" w:rsidRPr="004373E8">
        <w:rPr>
          <w:rFonts w:ascii="iCiel Avenir LT Std 35 Light" w:hAnsi="iCiel Avenir LT Std 35 Light" w:cs="Arial"/>
          <w:sz w:val="22"/>
          <w:szCs w:val="22"/>
          <w:lang w:val="vi-VN"/>
        </w:rPr>
        <w:t>s</w:t>
      </w:r>
      <w:r w:rsidR="004932FA" w:rsidRPr="004373E8">
        <w:rPr>
          <w:rFonts w:ascii="iCiel Avenir LT Std 35 Light" w:hAnsi="iCiel Avenir LT Std 35 Light" w:cs="Arial"/>
          <w:sz w:val="22"/>
          <w:szCs w:val="22"/>
          <w:lang w:val="vi-VN"/>
        </w:rPr>
        <w:t xml:space="preserve">tudents </w:t>
      </w:r>
      <w:r w:rsidR="00627120" w:rsidRPr="004373E8">
        <w:rPr>
          <w:rFonts w:ascii="iCiel Avenir LT Std 35 Light" w:hAnsi="iCiel Avenir LT Std 35 Light" w:cs="Arial"/>
          <w:sz w:val="22"/>
          <w:szCs w:val="22"/>
          <w:lang w:val="vi-VN"/>
        </w:rPr>
        <w:t>check</w:t>
      </w:r>
      <w:r w:rsidR="00847085" w:rsidRPr="004373E8">
        <w:rPr>
          <w:rFonts w:ascii="iCiel Avenir LT Std 35 Light" w:hAnsi="iCiel Avenir LT Std 35 Light" w:cs="Arial"/>
          <w:sz w:val="22"/>
          <w:szCs w:val="22"/>
          <w:lang w:val="vi-VN"/>
        </w:rPr>
        <w:t xml:space="preserve"> </w:t>
      </w:r>
      <w:r w:rsidR="00627120" w:rsidRPr="004373E8">
        <w:rPr>
          <w:rFonts w:ascii="iCiel Avenir LT Std 35 Light" w:hAnsi="iCiel Avenir LT Std 35 Light" w:cs="Arial"/>
          <w:sz w:val="22"/>
          <w:szCs w:val="22"/>
          <w:lang w:val="vi-VN"/>
        </w:rPr>
        <w:t xml:space="preserve">in and check </w:t>
      </w:r>
      <w:r w:rsidR="00847085" w:rsidRPr="004373E8">
        <w:rPr>
          <w:rFonts w:ascii="iCiel Avenir LT Std 35 Light" w:hAnsi="iCiel Avenir LT Std 35 Light" w:cs="Arial"/>
          <w:sz w:val="22"/>
          <w:szCs w:val="22"/>
          <w:lang w:val="vi-VN"/>
        </w:rPr>
        <w:t>out for</w:t>
      </w:r>
      <w:r w:rsidR="004932FA" w:rsidRPr="004373E8">
        <w:rPr>
          <w:rFonts w:ascii="iCiel Avenir LT Std 35 Light" w:hAnsi="iCiel Avenir LT Std 35 Light" w:cs="Arial"/>
          <w:sz w:val="22"/>
          <w:szCs w:val="22"/>
          <w:lang w:val="vi-VN"/>
        </w:rPr>
        <w:t xml:space="preserve"> each session. </w:t>
      </w:r>
      <w:r w:rsidR="00BF43A2" w:rsidRPr="004373E8">
        <w:rPr>
          <w:rFonts w:ascii="iCiel Avenir LT Std 35 Light" w:hAnsi="iCiel Avenir LT Std 35 Light" w:cs="Arial"/>
          <w:sz w:val="22"/>
          <w:szCs w:val="22"/>
          <w:lang w:val="vi-VN"/>
        </w:rPr>
        <w:t>Statistics of students’ attendance are recorded and monitored by the Student Information Office</w:t>
      </w:r>
      <w:r w:rsidR="00C34238" w:rsidRPr="004373E8">
        <w:rPr>
          <w:rFonts w:ascii="iCiel Avenir LT Std 35 Light" w:hAnsi="iCiel Avenir LT Std 35 Light" w:cs="Arial"/>
          <w:sz w:val="22"/>
          <w:szCs w:val="22"/>
          <w:lang w:val="vi-VN"/>
        </w:rPr>
        <w:t>.</w:t>
      </w:r>
      <w:r w:rsidR="00BF43A2" w:rsidRPr="004373E8">
        <w:rPr>
          <w:rFonts w:ascii="iCiel Avenir LT Std 35 Light" w:hAnsi="iCiel Avenir LT Std 35 Light" w:cs="Arial"/>
          <w:sz w:val="22"/>
          <w:szCs w:val="22"/>
          <w:lang w:val="vi-VN"/>
        </w:rPr>
        <w:t xml:space="preserve"> </w:t>
      </w:r>
    </w:p>
    <w:p w14:paraId="2B67D367" w14:textId="56341035" w:rsidR="00E933DB"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register attendance on the FRS up to 15 minutes before the start of the class and up to 4 minutes 59 seconds after the timetabled start of the class. Students also register attendance on the FRS up to 15 minutes before the end of the session and up to 4 minutes 59 seconds after the timetabled end of the session. </w:t>
      </w:r>
      <w:r w:rsidR="007F4E7B" w:rsidRPr="004373E8">
        <w:rPr>
          <w:rFonts w:ascii="iCiel Avenir LT Std 35 Light" w:hAnsi="iCiel Avenir LT Std 35 Light" w:cs="Arial"/>
          <w:sz w:val="22"/>
          <w:szCs w:val="22"/>
          <w:lang w:val="vi-VN"/>
        </w:rPr>
        <w:t xml:space="preserve">Students should also immediately inform the Student Information Office on the 2nd floor in person </w:t>
      </w:r>
      <w:r w:rsidR="00697D29" w:rsidRPr="004373E8">
        <w:rPr>
          <w:rFonts w:ascii="iCiel Avenir LT Std 35 Light" w:hAnsi="iCiel Avenir LT Std 35 Light" w:cs="Arial"/>
          <w:sz w:val="22"/>
          <w:szCs w:val="22"/>
          <w:lang w:val="vi-VN"/>
        </w:rPr>
        <w:t>about</w:t>
      </w:r>
      <w:r w:rsidR="007F4E7B" w:rsidRPr="004373E8">
        <w:rPr>
          <w:rFonts w:ascii="iCiel Avenir LT Std 35 Light" w:hAnsi="iCiel Avenir LT Std 35 Light" w:cs="Arial"/>
          <w:sz w:val="22"/>
          <w:szCs w:val="22"/>
          <w:lang w:val="vi-VN"/>
        </w:rPr>
        <w:t xml:space="preserve"> any FRS issue.</w:t>
      </w:r>
      <w:r w:rsidRPr="004373E8">
        <w:rPr>
          <w:rFonts w:ascii="iCiel Avenir LT Std 35 Light" w:hAnsi="iCiel Avenir LT Std 35 Light" w:cs="Arial"/>
          <w:sz w:val="22"/>
          <w:szCs w:val="22"/>
          <w:lang w:val="vi-VN"/>
        </w:rPr>
        <w:t xml:space="preserve"> </w:t>
      </w:r>
    </w:p>
    <w:p w14:paraId="690C9896" w14:textId="59B26209"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 do not need to register attendance if they leave and return during the session for toilet breaks. The session may be one, two or three hours as defined in the student’s timetable.</w:t>
      </w:r>
    </w:p>
    <w:p w14:paraId="4EFD2A9F" w14:textId="77777777" w:rsidR="006766A5" w:rsidRPr="004373E8"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lastRenderedPageBreak/>
        <w:t>Parents will be informed if students are absent for consecutive days without valid reason or their attendance falls below acceptable levels.</w:t>
      </w:r>
      <w:r w:rsidR="005140FA" w:rsidRPr="004373E8">
        <w:rPr>
          <w:rFonts w:ascii="iCiel Avenir LT Std 35 Light" w:hAnsi="iCiel Avenir LT Std 35 Light" w:cs="Arial"/>
          <w:sz w:val="22"/>
          <w:szCs w:val="22"/>
          <w:lang w:val="vi-VN"/>
        </w:rPr>
        <w:t xml:space="preserve"> </w:t>
      </w:r>
    </w:p>
    <w:p w14:paraId="4B9A8332" w14:textId="1467037A" w:rsidR="005140FA" w:rsidRPr="004373E8" w:rsidRDefault="005140FA"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detailed levels of attendance warnings are:</w:t>
      </w:r>
    </w:p>
    <w:p w14:paraId="01A7EC3C" w14:textId="77777777"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If students miss </w:t>
      </w:r>
      <w:del w:id="901" w:author="Uyen Tran, SIO (BUV)" w:date="2024-09-13T20:39:00Z" w16du:dateUtc="2024-09-13T13:39:00Z">
        <w:r w:rsidRPr="004373E8" w:rsidDel="0079723D">
          <w:rPr>
            <w:rFonts w:ascii="iCiel Avenir LT Std 35 Light" w:hAnsi="iCiel Avenir LT Std 35 Light" w:cs="Arial"/>
            <w:sz w:val="22"/>
            <w:szCs w:val="22"/>
            <w:lang w:val="vi-VN"/>
          </w:rPr>
          <w:delText>1</w:delText>
        </w:r>
      </w:del>
      <w:r w:rsidRPr="004373E8">
        <w:rPr>
          <w:rFonts w:ascii="iCiel Avenir LT Std 35 Light" w:hAnsi="iCiel Avenir LT Std 35 Light" w:cs="Arial"/>
          <w:sz w:val="22"/>
          <w:szCs w:val="22"/>
          <w:lang w:val="vi-VN"/>
        </w:rPr>
        <w:t>5% of attendance in any module during the semester, students are at Level 1 of poor attendance.</w:t>
      </w:r>
    </w:p>
    <w:p w14:paraId="221E7B49" w14:textId="4701191E"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If students miss </w:t>
      </w:r>
      <w:del w:id="902" w:author="Uyen Tran, SIO (BUV)" w:date="2024-09-13T20:39:00Z" w16du:dateUtc="2024-09-13T13:39:00Z">
        <w:r w:rsidRPr="004373E8" w:rsidDel="0079723D">
          <w:rPr>
            <w:rFonts w:ascii="iCiel Avenir LT Std 35 Light" w:hAnsi="iCiel Avenir LT Std 35 Light" w:cs="Arial"/>
            <w:sz w:val="22"/>
            <w:szCs w:val="22"/>
            <w:lang w:val="vi-VN"/>
          </w:rPr>
          <w:delText>25</w:delText>
        </w:r>
      </w:del>
      <w:ins w:id="903" w:author="Uyen Tran, SIO (BUV)" w:date="2024-09-13T20:39:00Z" w16du:dateUtc="2024-09-13T13:39:00Z">
        <w:r w:rsidR="0079723D">
          <w:rPr>
            <w:rFonts w:ascii="iCiel Avenir LT Std 35 Light" w:hAnsi="iCiel Avenir LT Std 35 Light" w:cs="Arial"/>
            <w:sz w:val="22"/>
            <w:szCs w:val="22"/>
          </w:rPr>
          <w:t>10</w:t>
        </w:r>
      </w:ins>
      <w:r w:rsidRPr="004373E8">
        <w:rPr>
          <w:rFonts w:ascii="iCiel Avenir LT Std 35 Light" w:hAnsi="iCiel Avenir LT Std 35 Light" w:cs="Arial"/>
          <w:sz w:val="22"/>
          <w:szCs w:val="22"/>
          <w:lang w:val="vi-VN"/>
        </w:rPr>
        <w:t>% of attendance in any module during the semester, students are at Level 2 of poor attendance.</w:t>
      </w:r>
    </w:p>
    <w:p w14:paraId="2AB9C11C" w14:textId="223097AC" w:rsidR="005140FA" w:rsidRPr="004373E8"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If students miss </w:t>
      </w:r>
      <w:ins w:id="904" w:author="Uyen Tran, SIO (BUV)" w:date="2024-09-13T20:39:00Z" w16du:dateUtc="2024-09-13T13:39:00Z">
        <w:r w:rsidR="0079723D">
          <w:rPr>
            <w:rFonts w:ascii="iCiel Avenir LT Std 35 Light" w:hAnsi="iCiel Avenir LT Std 35 Light" w:cs="Arial"/>
            <w:sz w:val="22"/>
            <w:szCs w:val="22"/>
          </w:rPr>
          <w:t>1</w:t>
        </w:r>
      </w:ins>
      <w:del w:id="905" w:author="Uyen Tran, SIO (BUV)" w:date="2024-09-13T20:39:00Z" w16du:dateUtc="2024-09-13T13:39:00Z">
        <w:r w:rsidRPr="004373E8" w:rsidDel="0079723D">
          <w:rPr>
            <w:rFonts w:ascii="iCiel Avenir LT Std 35 Light" w:hAnsi="iCiel Avenir LT Std 35 Light" w:cs="Arial"/>
            <w:sz w:val="22"/>
            <w:szCs w:val="22"/>
            <w:lang w:val="vi-VN"/>
          </w:rPr>
          <w:delText>3</w:delText>
        </w:r>
      </w:del>
      <w:r w:rsidRPr="004373E8">
        <w:rPr>
          <w:rFonts w:ascii="iCiel Avenir LT Std 35 Light" w:hAnsi="iCiel Avenir LT Std 35 Light" w:cs="Arial"/>
          <w:sz w:val="22"/>
          <w:szCs w:val="22"/>
          <w:lang w:val="vi-VN"/>
        </w:rPr>
        <w:t>5% of attendance in any module during the semester, students are at Level 3 of poor attendance.</w:t>
      </w:r>
    </w:p>
    <w:p w14:paraId="3E16A423" w14:textId="58732335" w:rsidR="005825EE" w:rsidRPr="004373E8" w:rsidRDefault="005825EE"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The possible consequences of interventions for each warning levels are:</w:t>
      </w:r>
    </w:p>
    <w:tbl>
      <w:tblPr>
        <w:tblW w:w="10152" w:type="dxa"/>
        <w:tblInd w:w="175" w:type="dxa"/>
        <w:tblLayout w:type="fixed"/>
        <w:tblLook w:val="04A0" w:firstRow="1" w:lastRow="0" w:firstColumn="1" w:lastColumn="0" w:noHBand="0" w:noVBand="1"/>
      </w:tblPr>
      <w:tblGrid>
        <w:gridCol w:w="1521"/>
        <w:gridCol w:w="1701"/>
        <w:gridCol w:w="6930"/>
        <w:tblGridChange w:id="906">
          <w:tblGrid>
            <w:gridCol w:w="1521"/>
            <w:gridCol w:w="1701"/>
            <w:gridCol w:w="6930"/>
          </w:tblGrid>
        </w:tblGridChange>
      </w:tblGrid>
      <w:tr w:rsidR="00256F6B" w:rsidRPr="004373E8" w14:paraId="3877DA2B" w14:textId="77777777" w:rsidTr="001361ED">
        <w:trPr>
          <w:trHeight w:val="1255"/>
        </w:trPr>
        <w:tc>
          <w:tcPr>
            <w:tcW w:w="1521" w:type="dxa"/>
            <w:tcBorders>
              <w:top w:val="single" w:sz="4" w:space="0" w:color="auto"/>
              <w:left w:val="single" w:sz="4" w:space="0" w:color="auto"/>
              <w:bottom w:val="single" w:sz="4" w:space="0" w:color="auto"/>
              <w:right w:val="nil"/>
            </w:tcBorders>
            <w:noWrap/>
            <w:vAlign w:val="center"/>
            <w:hideMark/>
          </w:tcPr>
          <w:p w14:paraId="64F3A879" w14:textId="15799524"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Intervention Level</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A9536A" w14:textId="6FAE0EF1"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Intervention levels apply to the absence rate (*)</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3F1B7E4" w14:textId="77777777"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Consequences</w:t>
            </w:r>
          </w:p>
          <w:p w14:paraId="5B286A03" w14:textId="282855C4" w:rsidR="00256F6B" w:rsidRPr="004373E8" w:rsidRDefault="00256F6B" w:rsidP="003E1B62">
            <w:pPr>
              <w:tabs>
                <w:tab w:val="left" w:pos="630"/>
                <w:tab w:val="left" w:pos="720"/>
                <w:tab w:val="left" w:pos="1080"/>
              </w:tabs>
              <w:ind w:firstLine="0"/>
              <w:jc w:val="center"/>
              <w:rPr>
                <w:rFonts w:ascii="iCiel Avenir LT Std 35 Light" w:hAnsi="iCiel Avenir LT Std 35 Light" w:cs="Arial"/>
                <w:i/>
                <w:iCs/>
                <w:sz w:val="22"/>
                <w:szCs w:val="22"/>
                <w:lang w:val="vi-VN"/>
              </w:rPr>
            </w:pPr>
          </w:p>
        </w:tc>
      </w:tr>
      <w:tr w:rsidR="00256F6B" w:rsidRPr="004373E8" w14:paraId="04CEEB66" w14:textId="77777777" w:rsidTr="001361ED">
        <w:trPr>
          <w:trHeight w:val="917"/>
        </w:trPr>
        <w:tc>
          <w:tcPr>
            <w:tcW w:w="1521" w:type="dxa"/>
            <w:tcBorders>
              <w:top w:val="single" w:sz="4" w:space="0" w:color="auto"/>
              <w:left w:val="single" w:sz="4" w:space="0" w:color="auto"/>
              <w:bottom w:val="single" w:sz="4" w:space="0" w:color="auto"/>
              <w:right w:val="nil"/>
            </w:tcBorders>
            <w:noWrap/>
            <w:vAlign w:val="center"/>
            <w:hideMark/>
          </w:tcPr>
          <w:p w14:paraId="467FC757" w14:textId="53EE95F8"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Level 1</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0F34AA" w14:textId="77777777" w:rsidR="00256F6B" w:rsidRPr="004373E8"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del w:id="907" w:author="Uyen Tran, SIO (BUV)" w:date="2024-09-13T20:39:00Z" w16du:dateUtc="2024-09-13T13:39:00Z">
              <w:r w:rsidRPr="004373E8" w:rsidDel="0079723D">
                <w:rPr>
                  <w:rFonts w:ascii="iCiel Avenir LT Std 35 Light" w:hAnsi="iCiel Avenir LT Std 35 Light" w:cs="Arial"/>
                  <w:sz w:val="22"/>
                  <w:szCs w:val="22"/>
                  <w:lang w:val="vi-VN"/>
                </w:rPr>
                <w:delText>1</w:delText>
              </w:r>
            </w:del>
            <w:r w:rsidRPr="004373E8">
              <w:rPr>
                <w:rFonts w:ascii="iCiel Avenir LT Std 35 Light" w:hAnsi="iCiel Avenir LT Std 35 Light" w:cs="Arial"/>
                <w:sz w:val="22"/>
                <w:szCs w:val="22"/>
                <w:lang w:val="vi-VN"/>
              </w:rPr>
              <w:t>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F7634A8" w14:textId="3A604AE4" w:rsidR="00256F6B" w:rsidRPr="004373E8" w:rsidRDefault="0079723D" w:rsidP="003E1B62">
            <w:pPr>
              <w:tabs>
                <w:tab w:val="left" w:pos="630"/>
                <w:tab w:val="left" w:pos="720"/>
                <w:tab w:val="left" w:pos="1080"/>
              </w:tabs>
              <w:ind w:firstLine="0"/>
              <w:rPr>
                <w:rFonts w:ascii="iCiel Avenir LT Std 35 Light" w:hAnsi="iCiel Avenir LT Std 35 Light" w:cs="Arial"/>
                <w:sz w:val="22"/>
                <w:szCs w:val="22"/>
                <w:lang w:val="vi-VN"/>
              </w:rPr>
            </w:pPr>
            <w:ins w:id="908" w:author="Uyen Tran, SIO (BUV)" w:date="2024-09-13T20:39:00Z" w16du:dateUtc="2024-09-13T13:39:00Z">
              <w:r w:rsidRPr="0079723D">
                <w:rPr>
                  <w:rFonts w:ascii="iCiel Avenir LT Std 35 Light" w:hAnsi="iCiel Avenir LT Std 35 Light" w:cs="Arial"/>
                  <w:sz w:val="22"/>
                  <w:szCs w:val="22"/>
                  <w:lang w:val="vi-VN"/>
                </w:rPr>
                <w:t>Students will receive the first warning letter</w:t>
              </w:r>
            </w:ins>
            <w:ins w:id="909" w:author="Uyen Tran, SIO (BUV)" w:date="2024-09-13T20:40:00Z" w16du:dateUtc="2024-09-13T13:40:00Z">
              <w:r>
                <w:rPr>
                  <w:rFonts w:ascii="iCiel Avenir LT Std 35 Light" w:hAnsi="iCiel Avenir LT Std 35 Light" w:cs="Arial"/>
                  <w:sz w:val="22"/>
                  <w:szCs w:val="22"/>
                </w:rPr>
                <w:t xml:space="preserve"> due to poor attendance</w:t>
              </w:r>
            </w:ins>
            <w:del w:id="910" w:author="Uyen Tran, SIO (BUV)" w:date="2024-09-13T20:39:00Z" w16du:dateUtc="2024-09-13T13:39:00Z">
              <w:r w:rsidR="00256F6B" w:rsidRPr="004373E8" w:rsidDel="0079723D">
                <w:rPr>
                  <w:rFonts w:ascii="iCiel Avenir LT Std 35 Light" w:hAnsi="iCiel Avenir LT Std 35 Light" w:cs="Arial"/>
                  <w:sz w:val="22"/>
                  <w:szCs w:val="22"/>
                  <w:lang w:val="vi-VN"/>
                </w:rPr>
                <w:delText>Student</w:delText>
              </w:r>
              <w:r w:rsidR="00847085" w:rsidRPr="004373E8" w:rsidDel="0079723D">
                <w:rPr>
                  <w:rFonts w:ascii="iCiel Avenir LT Std 35 Light" w:hAnsi="iCiel Avenir LT Std 35 Light" w:cs="Arial"/>
                  <w:sz w:val="22"/>
                  <w:szCs w:val="22"/>
                  <w:lang w:val="vi-VN"/>
                </w:rPr>
                <w:delText>s</w:delText>
              </w:r>
              <w:r w:rsidR="00256F6B" w:rsidRPr="004373E8" w:rsidDel="0079723D">
                <w:rPr>
                  <w:rFonts w:ascii="iCiel Avenir LT Std 35 Light" w:hAnsi="iCiel Avenir LT Std 35 Light" w:cs="Arial"/>
                  <w:sz w:val="22"/>
                  <w:szCs w:val="22"/>
                  <w:lang w:val="vi-VN"/>
                </w:rPr>
                <w:delText xml:space="preserve"> will receive a SAR – 1st warning letter</w:delText>
              </w:r>
            </w:del>
            <w:del w:id="911" w:author="Uyen Tran, SIO (BUV)" w:date="2024-09-13T20:40:00Z" w16du:dateUtc="2024-09-13T13:40:00Z">
              <w:r w:rsidR="00256F6B" w:rsidRPr="004373E8" w:rsidDel="0079723D">
                <w:rPr>
                  <w:rFonts w:ascii="iCiel Avenir LT Std 35 Light" w:hAnsi="iCiel Avenir LT Std 35 Light" w:cs="Arial"/>
                  <w:sz w:val="22"/>
                  <w:szCs w:val="22"/>
                  <w:lang w:val="vi-VN"/>
                </w:rPr>
                <w:delText>.</w:delText>
              </w:r>
            </w:del>
          </w:p>
        </w:tc>
      </w:tr>
      <w:tr w:rsidR="00256F6B" w:rsidRPr="004373E8" w14:paraId="488FD2FF" w14:textId="77777777" w:rsidTr="001361ED">
        <w:trPr>
          <w:trHeight w:val="926"/>
        </w:trPr>
        <w:tc>
          <w:tcPr>
            <w:tcW w:w="1521" w:type="dxa"/>
            <w:tcBorders>
              <w:top w:val="single" w:sz="4" w:space="0" w:color="auto"/>
              <w:left w:val="single" w:sz="4" w:space="0" w:color="auto"/>
              <w:bottom w:val="single" w:sz="4" w:space="0" w:color="auto"/>
              <w:right w:val="nil"/>
            </w:tcBorders>
            <w:noWrap/>
            <w:vAlign w:val="center"/>
            <w:hideMark/>
          </w:tcPr>
          <w:p w14:paraId="7AFF7E32" w14:textId="05A81C03"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Level 2</w:t>
            </w:r>
          </w:p>
        </w:tc>
        <w:tc>
          <w:tcPr>
            <w:tcW w:w="1701" w:type="dxa"/>
            <w:tcBorders>
              <w:top w:val="single" w:sz="4" w:space="0" w:color="auto"/>
              <w:left w:val="single" w:sz="4" w:space="0" w:color="auto"/>
              <w:bottom w:val="single" w:sz="4" w:space="0" w:color="auto"/>
              <w:right w:val="single" w:sz="4" w:space="0" w:color="auto"/>
            </w:tcBorders>
            <w:noWrap/>
            <w:vAlign w:val="center"/>
          </w:tcPr>
          <w:p w14:paraId="36993B60" w14:textId="3A3980D9" w:rsidR="00256F6B" w:rsidRPr="004373E8" w:rsidRDefault="0079723D" w:rsidP="003E1B62">
            <w:pPr>
              <w:tabs>
                <w:tab w:val="left" w:pos="630"/>
                <w:tab w:val="left" w:pos="720"/>
                <w:tab w:val="left" w:pos="1080"/>
              </w:tabs>
              <w:ind w:firstLine="0"/>
              <w:jc w:val="center"/>
              <w:rPr>
                <w:rFonts w:ascii="iCiel Avenir LT Std 35 Light" w:hAnsi="iCiel Avenir LT Std 35 Light" w:cs="Arial"/>
                <w:sz w:val="22"/>
                <w:szCs w:val="22"/>
                <w:lang w:val="vi-VN"/>
              </w:rPr>
            </w:pPr>
            <w:ins w:id="912" w:author="Uyen Tran, SIO (BUV)" w:date="2024-09-13T20:39:00Z" w16du:dateUtc="2024-09-13T13:39:00Z">
              <w:r>
                <w:rPr>
                  <w:rFonts w:ascii="iCiel Avenir LT Std 35 Light" w:hAnsi="iCiel Avenir LT Std 35 Light" w:cs="Arial"/>
                  <w:sz w:val="22"/>
                  <w:szCs w:val="22"/>
                </w:rPr>
                <w:t>10</w:t>
              </w:r>
            </w:ins>
            <w:del w:id="913" w:author="Uyen Tran, SIO (BUV)" w:date="2024-09-13T20:39:00Z" w16du:dateUtc="2024-09-13T13:39:00Z">
              <w:r w:rsidR="00256F6B" w:rsidRPr="004373E8" w:rsidDel="0079723D">
                <w:rPr>
                  <w:rFonts w:ascii="iCiel Avenir LT Std 35 Light" w:hAnsi="iCiel Avenir LT Std 35 Light" w:cs="Arial"/>
                  <w:sz w:val="22"/>
                  <w:szCs w:val="22"/>
                  <w:lang w:val="vi-VN"/>
                </w:rPr>
                <w:delText>25</w:delText>
              </w:r>
            </w:del>
            <w:r w:rsidR="00256F6B" w:rsidRPr="004373E8">
              <w:rPr>
                <w:rFonts w:ascii="iCiel Avenir LT Std 35 Light" w:hAnsi="iCiel Avenir LT Std 35 Light" w:cs="Arial"/>
                <w:sz w:val="22"/>
                <w:szCs w:val="22"/>
                <w:lang w:val="vi-VN"/>
              </w:rPr>
              <w: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5CE218C9" w14:textId="52E22BC5" w:rsidR="0079723D" w:rsidRPr="0079723D" w:rsidRDefault="0079723D" w:rsidP="0079723D">
            <w:pPr>
              <w:tabs>
                <w:tab w:val="left" w:pos="630"/>
                <w:tab w:val="left" w:pos="720"/>
                <w:tab w:val="left" w:pos="1080"/>
              </w:tabs>
              <w:ind w:firstLine="0"/>
              <w:rPr>
                <w:ins w:id="914" w:author="Uyen Tran, SIO (BUV)" w:date="2024-09-13T20:40:00Z" w16du:dateUtc="2024-09-13T13:40:00Z"/>
                <w:rFonts w:ascii="iCiel Avenir LT Std 35 Light" w:hAnsi="iCiel Avenir LT Std 35 Light" w:cs="Arial"/>
                <w:sz w:val="22"/>
                <w:szCs w:val="22"/>
                <w:lang w:val="vi-VN"/>
              </w:rPr>
            </w:pPr>
            <w:ins w:id="915" w:author="Uyen Tran, SIO (BUV)" w:date="2024-09-13T20:40:00Z" w16du:dateUtc="2024-09-13T13:40:00Z">
              <w:r w:rsidRPr="0079723D">
                <w:rPr>
                  <w:rFonts w:ascii="iCiel Avenir LT Std 35 Light" w:hAnsi="iCiel Avenir LT Std 35 Light" w:cs="Arial"/>
                  <w:sz w:val="22"/>
                  <w:szCs w:val="22"/>
                  <w:lang w:val="vi-VN"/>
                </w:rPr>
                <w:t>Students &amp; parents/fee payers will receive the second warning letter</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t>due to poor attendance</w:t>
              </w:r>
              <w:r w:rsidRPr="0079723D">
                <w:rPr>
                  <w:rFonts w:ascii="iCiel Avenir LT Std 35 Light" w:hAnsi="iCiel Avenir LT Std 35 Light" w:cs="Arial"/>
                  <w:sz w:val="22"/>
                  <w:szCs w:val="22"/>
                  <w:lang w:val="vi-VN"/>
                </w:rPr>
                <w:t>.</w:t>
              </w:r>
            </w:ins>
          </w:p>
          <w:p w14:paraId="02C7DDAC" w14:textId="68DDC310" w:rsidR="00256F6B" w:rsidRPr="004373E8" w:rsidRDefault="0079723D" w:rsidP="0079723D">
            <w:pPr>
              <w:tabs>
                <w:tab w:val="left" w:pos="630"/>
                <w:tab w:val="left" w:pos="720"/>
                <w:tab w:val="left" w:pos="1080"/>
              </w:tabs>
              <w:ind w:firstLine="0"/>
              <w:rPr>
                <w:rFonts w:ascii="iCiel Avenir LT Std 35 Light" w:hAnsi="iCiel Avenir LT Std 35 Light" w:cs="Arial"/>
                <w:sz w:val="22"/>
                <w:szCs w:val="22"/>
                <w:lang w:val="vi-VN"/>
              </w:rPr>
            </w:pPr>
            <w:ins w:id="916" w:author="Uyen Tran, SIO (BUV)" w:date="2024-09-13T20:40:00Z" w16du:dateUtc="2024-09-13T13:40:00Z">
              <w:r w:rsidRPr="0079723D">
                <w:rPr>
                  <w:rFonts w:ascii="iCiel Avenir LT Std 35 Light" w:hAnsi="iCiel Avenir LT Std 35 Light" w:cs="Arial"/>
                  <w:sz w:val="22"/>
                  <w:szCs w:val="22"/>
                  <w:lang w:val="vi-VN"/>
                </w:rPr>
                <w:t>Students will be placed on Academic Probation</w:t>
              </w:r>
            </w:ins>
            <w:del w:id="917" w:author="Uyen Tran, SIO (BUV)" w:date="2024-09-13T20:40:00Z" w16du:dateUtc="2024-09-13T13:40:00Z">
              <w:r w:rsidR="00256F6B" w:rsidRPr="004373E8" w:rsidDel="0079723D">
                <w:rPr>
                  <w:rFonts w:ascii="iCiel Avenir LT Std 35 Light" w:hAnsi="iCiel Avenir LT Std 35 Light" w:cs="Arial"/>
                  <w:sz w:val="22"/>
                  <w:szCs w:val="22"/>
                  <w:lang w:val="vi-VN"/>
                </w:rPr>
                <w:delText>Student</w:delText>
              </w:r>
              <w:r w:rsidR="00847085" w:rsidRPr="004373E8" w:rsidDel="0079723D">
                <w:rPr>
                  <w:rFonts w:ascii="iCiel Avenir LT Std 35 Light" w:hAnsi="iCiel Avenir LT Std 35 Light" w:cs="Arial"/>
                  <w:sz w:val="22"/>
                  <w:szCs w:val="22"/>
                  <w:lang w:val="vi-VN"/>
                </w:rPr>
                <w:delText>s</w:delText>
              </w:r>
              <w:r w:rsidR="00256F6B" w:rsidRPr="004373E8" w:rsidDel="0079723D">
                <w:rPr>
                  <w:rFonts w:ascii="iCiel Avenir LT Std 35 Light" w:hAnsi="iCiel Avenir LT Std 35 Light" w:cs="Arial"/>
                  <w:sz w:val="22"/>
                  <w:szCs w:val="22"/>
                  <w:lang w:val="vi-VN"/>
                </w:rPr>
                <w:delText xml:space="preserve"> &amp; parent/fee payer</w:delText>
              </w:r>
              <w:r w:rsidR="00847085" w:rsidRPr="004373E8" w:rsidDel="0079723D">
                <w:rPr>
                  <w:rFonts w:ascii="iCiel Avenir LT Std 35 Light" w:hAnsi="iCiel Avenir LT Std 35 Light" w:cs="Arial"/>
                  <w:sz w:val="22"/>
                  <w:szCs w:val="22"/>
                  <w:lang w:val="vi-VN"/>
                </w:rPr>
                <w:delText>s</w:delText>
              </w:r>
              <w:r w:rsidR="00256F6B" w:rsidRPr="004373E8" w:rsidDel="0079723D">
                <w:rPr>
                  <w:rFonts w:ascii="iCiel Avenir LT Std 35 Light" w:hAnsi="iCiel Avenir LT Std 35 Light" w:cs="Arial"/>
                  <w:sz w:val="22"/>
                  <w:szCs w:val="22"/>
                  <w:lang w:val="vi-VN"/>
                </w:rPr>
                <w:delText xml:space="preserve"> will receive a SAR – 2nd warning letter.</w:delText>
              </w:r>
            </w:del>
          </w:p>
        </w:tc>
      </w:tr>
      <w:tr w:rsidR="00256F6B" w:rsidRPr="004373E8" w14:paraId="2E0DBEFC" w14:textId="77777777" w:rsidTr="0079723D">
        <w:tblPrEx>
          <w:tblW w:w="10152" w:type="dxa"/>
          <w:tblInd w:w="175" w:type="dxa"/>
          <w:tblLayout w:type="fixed"/>
          <w:tblPrExChange w:id="918" w:author="Uyen Tran, SIO (BUV)" w:date="2024-09-13T20:41:00Z" w16du:dateUtc="2024-09-13T13:41:00Z">
            <w:tblPrEx>
              <w:tblW w:w="10152" w:type="dxa"/>
              <w:tblInd w:w="175" w:type="dxa"/>
              <w:tblLayout w:type="fixed"/>
            </w:tblPrEx>
          </w:tblPrExChange>
        </w:tblPrEx>
        <w:trPr>
          <w:trHeight w:val="1345"/>
          <w:trPrChange w:id="919" w:author="Uyen Tran, SIO (BUV)" w:date="2024-09-13T20:41:00Z" w16du:dateUtc="2024-09-13T13:41:00Z">
            <w:trPr>
              <w:trHeight w:val="2834"/>
            </w:trPr>
          </w:trPrChange>
        </w:trPr>
        <w:tc>
          <w:tcPr>
            <w:tcW w:w="1521" w:type="dxa"/>
            <w:tcBorders>
              <w:top w:val="single" w:sz="4" w:space="0" w:color="auto"/>
              <w:left w:val="single" w:sz="4" w:space="0" w:color="auto"/>
              <w:bottom w:val="single" w:sz="4" w:space="0" w:color="auto"/>
              <w:right w:val="nil"/>
            </w:tcBorders>
            <w:noWrap/>
            <w:vAlign w:val="center"/>
            <w:hideMark/>
            <w:tcPrChange w:id="920" w:author="Uyen Tran, SIO (BUV)" w:date="2024-09-13T20:41:00Z" w16du:dateUtc="2024-09-13T13:41:00Z">
              <w:tcPr>
                <w:tcW w:w="1521" w:type="dxa"/>
                <w:tcBorders>
                  <w:top w:val="single" w:sz="4" w:space="0" w:color="auto"/>
                  <w:left w:val="single" w:sz="4" w:space="0" w:color="auto"/>
                  <w:bottom w:val="single" w:sz="4" w:space="0" w:color="auto"/>
                  <w:right w:val="nil"/>
                </w:tcBorders>
                <w:noWrap/>
                <w:vAlign w:val="center"/>
                <w:hideMark/>
              </w:tcPr>
            </w:tcPrChange>
          </w:tcPr>
          <w:p w14:paraId="640AD9A0" w14:textId="3AAEC690" w:rsidR="00256F6B" w:rsidRPr="004373E8"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Level 3</w:t>
            </w:r>
          </w:p>
        </w:tc>
        <w:tc>
          <w:tcPr>
            <w:tcW w:w="1701" w:type="dxa"/>
            <w:tcBorders>
              <w:top w:val="single" w:sz="4" w:space="0" w:color="auto"/>
              <w:left w:val="single" w:sz="4" w:space="0" w:color="auto"/>
              <w:bottom w:val="single" w:sz="4" w:space="0" w:color="auto"/>
              <w:right w:val="single" w:sz="4" w:space="0" w:color="auto"/>
            </w:tcBorders>
            <w:noWrap/>
            <w:vAlign w:val="center"/>
            <w:tcPrChange w:id="921" w:author="Uyen Tran, SIO (BUV)" w:date="2024-09-13T20:41:00Z" w16du:dateUtc="2024-09-13T13:41:00Z">
              <w:tcPr>
                <w:tcW w:w="1701" w:type="dxa"/>
                <w:tcBorders>
                  <w:top w:val="single" w:sz="4" w:space="0" w:color="auto"/>
                  <w:left w:val="single" w:sz="4" w:space="0" w:color="auto"/>
                  <w:bottom w:val="single" w:sz="4" w:space="0" w:color="auto"/>
                  <w:right w:val="single" w:sz="4" w:space="0" w:color="auto"/>
                </w:tcBorders>
                <w:noWrap/>
                <w:vAlign w:val="center"/>
              </w:tcPr>
            </w:tcPrChange>
          </w:tcPr>
          <w:p w14:paraId="0F4BBE19" w14:textId="6E4B4466" w:rsidR="00256F6B" w:rsidRPr="004373E8" w:rsidRDefault="0079723D" w:rsidP="003E1B62">
            <w:pPr>
              <w:tabs>
                <w:tab w:val="left" w:pos="630"/>
                <w:tab w:val="left" w:pos="720"/>
                <w:tab w:val="left" w:pos="1080"/>
              </w:tabs>
              <w:ind w:firstLine="0"/>
              <w:jc w:val="center"/>
              <w:rPr>
                <w:rFonts w:ascii="iCiel Avenir LT Std 35 Light" w:hAnsi="iCiel Avenir LT Std 35 Light" w:cs="Arial"/>
                <w:sz w:val="22"/>
                <w:szCs w:val="22"/>
                <w:lang w:val="vi-VN"/>
              </w:rPr>
            </w:pPr>
            <w:ins w:id="922" w:author="Uyen Tran, SIO (BUV)" w:date="2024-09-13T20:39:00Z" w16du:dateUtc="2024-09-13T13:39:00Z">
              <w:r>
                <w:rPr>
                  <w:rFonts w:ascii="iCiel Avenir LT Std 35 Light" w:hAnsi="iCiel Avenir LT Std 35 Light" w:cs="Arial"/>
                  <w:sz w:val="22"/>
                  <w:szCs w:val="22"/>
                </w:rPr>
                <w:t>1</w:t>
              </w:r>
            </w:ins>
            <w:del w:id="923" w:author="Uyen Tran, SIO (BUV)" w:date="2024-09-13T20:39:00Z" w16du:dateUtc="2024-09-13T13:39:00Z">
              <w:r w:rsidR="00256F6B" w:rsidRPr="004373E8" w:rsidDel="0079723D">
                <w:rPr>
                  <w:rFonts w:ascii="iCiel Avenir LT Std 35 Light" w:hAnsi="iCiel Avenir LT Std 35 Light" w:cs="Arial"/>
                  <w:sz w:val="22"/>
                  <w:szCs w:val="22"/>
                  <w:lang w:val="vi-VN"/>
                </w:rPr>
                <w:delText>3</w:delText>
              </w:r>
            </w:del>
            <w:r w:rsidR="00256F6B" w:rsidRPr="004373E8">
              <w:rPr>
                <w:rFonts w:ascii="iCiel Avenir LT Std 35 Light" w:hAnsi="iCiel Avenir LT Std 35 Light" w:cs="Arial"/>
                <w:sz w:val="22"/>
                <w:szCs w:val="22"/>
                <w:lang w:val="vi-VN"/>
              </w:rPr>
              <w:t>5%</w:t>
            </w:r>
          </w:p>
        </w:tc>
        <w:tc>
          <w:tcPr>
            <w:tcW w:w="6930" w:type="dxa"/>
            <w:tcBorders>
              <w:top w:val="single" w:sz="4" w:space="0" w:color="auto"/>
              <w:left w:val="single" w:sz="4" w:space="0" w:color="auto"/>
              <w:bottom w:val="single" w:sz="4" w:space="0" w:color="auto"/>
              <w:right w:val="single" w:sz="4" w:space="0" w:color="auto"/>
            </w:tcBorders>
            <w:vAlign w:val="center"/>
            <w:hideMark/>
            <w:tcPrChange w:id="924" w:author="Uyen Tran, SIO (BUV)" w:date="2024-09-13T20:41:00Z" w16du:dateUtc="2024-09-13T13:41:00Z">
              <w:tcPr>
                <w:tcW w:w="6930" w:type="dxa"/>
                <w:tcBorders>
                  <w:top w:val="single" w:sz="4" w:space="0" w:color="auto"/>
                  <w:left w:val="single" w:sz="4" w:space="0" w:color="auto"/>
                  <w:bottom w:val="single" w:sz="4" w:space="0" w:color="auto"/>
                  <w:right w:val="single" w:sz="4" w:space="0" w:color="auto"/>
                </w:tcBorders>
                <w:vAlign w:val="center"/>
                <w:hideMark/>
              </w:tcPr>
            </w:tcPrChange>
          </w:tcPr>
          <w:p w14:paraId="67C878EE" w14:textId="3C208DE6" w:rsidR="00256F6B" w:rsidRPr="004373E8" w:rsidDel="0079723D" w:rsidRDefault="0079723D" w:rsidP="003E1B62">
            <w:pPr>
              <w:tabs>
                <w:tab w:val="left" w:pos="630"/>
                <w:tab w:val="left" w:pos="720"/>
                <w:tab w:val="left" w:pos="1080"/>
              </w:tabs>
              <w:ind w:firstLine="0"/>
              <w:rPr>
                <w:del w:id="925" w:author="Uyen Tran, SIO (BUV)" w:date="2024-09-13T20:40:00Z" w16du:dateUtc="2024-09-13T13:40:00Z"/>
                <w:rFonts w:ascii="iCiel Avenir LT Std 35 Light" w:hAnsi="iCiel Avenir LT Std 35 Light" w:cs="Arial"/>
                <w:sz w:val="22"/>
                <w:szCs w:val="22"/>
                <w:lang w:val="vi-VN"/>
              </w:rPr>
            </w:pPr>
            <w:ins w:id="926" w:author="Uyen Tran, SIO (BUV)" w:date="2024-09-13T20:40:00Z" w16du:dateUtc="2024-09-13T13:40:00Z">
              <w:r w:rsidRPr="0079723D">
                <w:rPr>
                  <w:rFonts w:ascii="iCiel Avenir LT Std 35 Light" w:hAnsi="iCiel Avenir LT Std 35 Light" w:cs="Arial"/>
                  <w:sz w:val="22"/>
                  <w:szCs w:val="22"/>
                  <w:lang w:val="vi-VN"/>
                </w:rPr>
                <w:t xml:space="preserve">Students &amp; parents/fee payers will receive the </w:t>
              </w:r>
            </w:ins>
            <w:ins w:id="927" w:author="Uyen Tran, SIO (BUV)" w:date="2024-09-13T20:41:00Z" w16du:dateUtc="2024-09-13T13:41:00Z">
              <w:r>
                <w:rPr>
                  <w:rFonts w:ascii="iCiel Avenir LT Std 35 Light" w:hAnsi="iCiel Avenir LT Std 35 Light" w:cs="Arial"/>
                  <w:sz w:val="22"/>
                  <w:szCs w:val="22"/>
                </w:rPr>
                <w:t>third</w:t>
              </w:r>
            </w:ins>
            <w:ins w:id="928" w:author="Uyen Tran, SIO (BUV)" w:date="2024-09-13T20:40:00Z" w16du:dateUtc="2024-09-13T13:40:00Z">
              <w:r w:rsidRPr="0079723D">
                <w:rPr>
                  <w:rFonts w:ascii="iCiel Avenir LT Std 35 Light" w:hAnsi="iCiel Avenir LT Std 35 Light" w:cs="Arial"/>
                  <w:sz w:val="22"/>
                  <w:szCs w:val="22"/>
                  <w:lang w:val="vi-VN"/>
                </w:rPr>
                <w:t xml:space="preserve"> warning letter</w:t>
              </w:r>
              <w:r>
                <w:rPr>
                  <w:rFonts w:ascii="iCiel Avenir LT Std 35 Light" w:hAnsi="iCiel Avenir LT Std 35 Light" w:cs="Arial"/>
                  <w:sz w:val="22"/>
                  <w:szCs w:val="22"/>
                </w:rPr>
                <w:t xml:space="preserve"> due to poor attendance</w:t>
              </w:r>
              <w:r w:rsidRPr="0079723D">
                <w:rPr>
                  <w:rFonts w:ascii="iCiel Avenir LT Std 35 Light" w:hAnsi="iCiel Avenir LT Std 35 Light" w:cs="Arial"/>
                  <w:sz w:val="22"/>
                  <w:szCs w:val="22"/>
                  <w:lang w:val="vi-VN"/>
                </w:rPr>
                <w:t>.</w:t>
              </w:r>
            </w:ins>
            <w:ins w:id="929" w:author="Uyen Tran, SIO (BUV)" w:date="2024-09-13T20:41:00Z" w16du:dateUtc="2024-09-13T13:41:00Z">
              <w:r>
                <w:rPr>
                  <w:rFonts w:ascii="iCiel Avenir LT Std 35 Light" w:hAnsi="iCiel Avenir LT Std 35 Light" w:cs="Arial"/>
                  <w:sz w:val="22"/>
                  <w:szCs w:val="22"/>
                </w:rPr>
                <w:t xml:space="preserve"> </w:t>
              </w:r>
            </w:ins>
            <w:del w:id="930" w:author="Uyen Tran, SIO (BUV)" w:date="2024-09-13T20:40:00Z" w16du:dateUtc="2024-09-13T13:40:00Z">
              <w:r w:rsidR="00256F6B" w:rsidRPr="004373E8" w:rsidDel="0079723D">
                <w:rPr>
                  <w:rFonts w:ascii="iCiel Avenir LT Std 35 Light" w:hAnsi="iCiel Avenir LT Std 35 Light" w:cs="Arial"/>
                  <w:sz w:val="22"/>
                  <w:szCs w:val="22"/>
                  <w:lang w:val="vi-VN"/>
                </w:rPr>
                <w:delText>- Student</w:delText>
              </w:r>
              <w:r w:rsidR="00847085" w:rsidRPr="004373E8" w:rsidDel="0079723D">
                <w:rPr>
                  <w:rFonts w:ascii="iCiel Avenir LT Std 35 Light" w:hAnsi="iCiel Avenir LT Std 35 Light" w:cs="Arial"/>
                  <w:sz w:val="22"/>
                  <w:szCs w:val="22"/>
                  <w:lang w:val="vi-VN"/>
                </w:rPr>
                <w:delText>s</w:delText>
              </w:r>
              <w:r w:rsidR="00256F6B" w:rsidRPr="004373E8" w:rsidDel="0079723D">
                <w:rPr>
                  <w:rFonts w:ascii="iCiel Avenir LT Std 35 Light" w:hAnsi="iCiel Avenir LT Std 35 Light" w:cs="Arial"/>
                  <w:sz w:val="22"/>
                  <w:szCs w:val="22"/>
                  <w:lang w:val="vi-VN"/>
                </w:rPr>
                <w:delText xml:space="preserve"> &amp; parent/fee payer</w:delText>
              </w:r>
              <w:r w:rsidR="00847085" w:rsidRPr="004373E8" w:rsidDel="0079723D">
                <w:rPr>
                  <w:rFonts w:ascii="iCiel Avenir LT Std 35 Light" w:hAnsi="iCiel Avenir LT Std 35 Light" w:cs="Arial"/>
                  <w:sz w:val="22"/>
                  <w:szCs w:val="22"/>
                  <w:lang w:val="vi-VN"/>
                </w:rPr>
                <w:delText>s</w:delText>
              </w:r>
              <w:r w:rsidR="00256F6B" w:rsidRPr="004373E8" w:rsidDel="0079723D">
                <w:rPr>
                  <w:rFonts w:ascii="iCiel Avenir LT Std 35 Light" w:hAnsi="iCiel Avenir LT Std 35 Light" w:cs="Arial"/>
                  <w:sz w:val="22"/>
                  <w:szCs w:val="22"/>
                  <w:lang w:val="vi-VN"/>
                </w:rPr>
                <w:delText xml:space="preserve"> will receive a SAR – 3rd warning letter</w:delText>
              </w:r>
            </w:del>
          </w:p>
          <w:p w14:paraId="5E3F361A" w14:textId="77777777" w:rsidR="0079723D" w:rsidRPr="0079723D" w:rsidRDefault="0079723D" w:rsidP="0079723D">
            <w:pPr>
              <w:tabs>
                <w:tab w:val="left" w:pos="630"/>
                <w:tab w:val="left" w:pos="720"/>
                <w:tab w:val="left" w:pos="1080"/>
              </w:tabs>
              <w:ind w:firstLine="0"/>
              <w:rPr>
                <w:ins w:id="931" w:author="Uyen Tran, SIO (BUV)" w:date="2024-09-13T20:41:00Z" w16du:dateUtc="2024-09-13T13:41:00Z"/>
                <w:rFonts w:ascii="iCiel Avenir LT Std 35 Light" w:hAnsi="iCiel Avenir LT Std 35 Light" w:cs="Arial"/>
                <w:sz w:val="22"/>
                <w:szCs w:val="22"/>
                <w:lang w:val="vi-VN"/>
              </w:rPr>
            </w:pPr>
            <w:ins w:id="932" w:author="Uyen Tran, SIO (BUV)" w:date="2024-09-13T20:41:00Z" w16du:dateUtc="2024-09-13T13:41:00Z">
              <w:r w:rsidRPr="0079723D">
                <w:rPr>
                  <w:rFonts w:ascii="iCiel Avenir LT Std 35 Light" w:hAnsi="iCiel Avenir LT Std 35 Light" w:cs="Arial"/>
                  <w:sz w:val="22"/>
                  <w:szCs w:val="22"/>
                  <w:lang w:val="vi-VN"/>
                </w:rPr>
                <w:t xml:space="preserve">Students will be invited to meet with the Head (Pre-University) to be informed that they are at risk of failing. </w:t>
              </w:r>
            </w:ins>
          </w:p>
          <w:p w14:paraId="3A0B5EC9" w14:textId="77777777" w:rsidR="0079723D" w:rsidRPr="0079723D" w:rsidRDefault="0079723D" w:rsidP="0079723D">
            <w:pPr>
              <w:tabs>
                <w:tab w:val="left" w:pos="630"/>
                <w:tab w:val="left" w:pos="720"/>
                <w:tab w:val="left" w:pos="1080"/>
              </w:tabs>
              <w:ind w:firstLine="0"/>
              <w:rPr>
                <w:ins w:id="933" w:author="Uyen Tran, SIO (BUV)" w:date="2024-09-13T20:41:00Z" w16du:dateUtc="2024-09-13T13:41:00Z"/>
                <w:rFonts w:ascii="iCiel Avenir LT Std 35 Light" w:hAnsi="iCiel Avenir LT Std 35 Light" w:cs="Arial"/>
                <w:color w:val="FF0000"/>
                <w:sz w:val="22"/>
                <w:szCs w:val="22"/>
                <w:lang w:val="vi-VN"/>
                <w:rPrChange w:id="934" w:author="Uyen Tran, SIO (BUV)" w:date="2024-09-13T20:41:00Z" w16du:dateUtc="2024-09-13T13:41:00Z">
                  <w:rPr>
                    <w:ins w:id="935" w:author="Uyen Tran, SIO (BUV)" w:date="2024-09-13T20:41:00Z" w16du:dateUtc="2024-09-13T13:41:00Z"/>
                    <w:rFonts w:ascii="iCiel Avenir LT Std 35 Light" w:hAnsi="iCiel Avenir LT Std 35 Light" w:cs="Arial"/>
                    <w:sz w:val="22"/>
                    <w:szCs w:val="22"/>
                    <w:lang w:val="vi-VN"/>
                  </w:rPr>
                </w:rPrChange>
              </w:rPr>
            </w:pPr>
            <w:ins w:id="936" w:author="Uyen Tran, SIO (BUV)" w:date="2024-09-13T20:41:00Z" w16du:dateUtc="2024-09-13T13:41:00Z">
              <w:r w:rsidRPr="0079723D">
                <w:rPr>
                  <w:rFonts w:ascii="iCiel Avenir LT Std 35 Light" w:hAnsi="iCiel Avenir LT Std 35 Light" w:cs="Arial"/>
                  <w:color w:val="FF0000"/>
                  <w:sz w:val="22"/>
                  <w:szCs w:val="22"/>
                  <w:lang w:val="vi-VN"/>
                  <w:rPrChange w:id="937" w:author="Uyen Tran, SIO (BUV)" w:date="2024-09-13T20:41:00Z" w16du:dateUtc="2024-09-13T13:41:00Z">
                    <w:rPr>
                      <w:rFonts w:ascii="iCiel Avenir LT Std 35 Light" w:hAnsi="iCiel Avenir LT Std 35 Light" w:cs="Arial"/>
                      <w:sz w:val="22"/>
                      <w:szCs w:val="22"/>
                      <w:lang w:val="vi-VN"/>
                    </w:rPr>
                  </w:rPrChange>
                </w:rPr>
                <w:t>Failure to attend this meeting may result in the student being unable to sit the final exam.</w:t>
              </w:r>
            </w:ins>
          </w:p>
          <w:p w14:paraId="10D436FA" w14:textId="6140089A" w:rsidR="00256F6B" w:rsidRPr="004373E8" w:rsidDel="0079723D" w:rsidRDefault="0079723D" w:rsidP="0079723D">
            <w:pPr>
              <w:tabs>
                <w:tab w:val="left" w:pos="630"/>
                <w:tab w:val="left" w:pos="720"/>
                <w:tab w:val="left" w:pos="1080"/>
              </w:tabs>
              <w:ind w:firstLine="0"/>
              <w:rPr>
                <w:del w:id="938" w:author="Uyen Tran, SIO (BUV)" w:date="2024-09-13T20:41:00Z" w16du:dateUtc="2024-09-13T13:41:00Z"/>
                <w:rFonts w:ascii="iCiel Avenir LT Std 35 Light" w:hAnsi="iCiel Avenir LT Std 35 Light" w:cs="Arial"/>
                <w:sz w:val="22"/>
                <w:szCs w:val="22"/>
                <w:lang w:val="vi-VN"/>
              </w:rPr>
            </w:pPr>
            <w:ins w:id="939" w:author="Uyen Tran, SIO (BUV)" w:date="2024-09-13T20:41:00Z" w16du:dateUtc="2024-09-13T13:41:00Z">
              <w:r w:rsidRPr="0079723D">
                <w:rPr>
                  <w:rFonts w:ascii="iCiel Avenir LT Std 35 Light" w:hAnsi="iCiel Avenir LT Std 35 Light" w:cs="Arial"/>
                  <w:sz w:val="22"/>
                  <w:szCs w:val="22"/>
                  <w:lang w:val="vi-VN"/>
                </w:rPr>
                <w:t>The Head (Pre-University) will determine the outcome based on the best academic interests of the student, considering any mitigating circumstances.</w:t>
              </w:r>
            </w:ins>
            <w:del w:id="940" w:author="Uyen Tran, SIO (BUV)" w:date="2024-09-13T20:41:00Z" w16du:dateUtc="2024-09-13T13:41:00Z">
              <w:r w:rsidR="00256F6B" w:rsidRPr="004373E8" w:rsidDel="0079723D">
                <w:rPr>
                  <w:rFonts w:ascii="iCiel Avenir LT Std 35 Light" w:hAnsi="iCiel Avenir LT Std 35 Light" w:cs="Arial"/>
                  <w:sz w:val="22"/>
                  <w:szCs w:val="22"/>
                  <w:lang w:val="vi-VN"/>
                </w:rPr>
                <w:delText>- Student</w:delText>
              </w:r>
              <w:r w:rsidR="00847085" w:rsidRPr="004373E8" w:rsidDel="0079723D">
                <w:rPr>
                  <w:rFonts w:ascii="iCiel Avenir LT Std 35 Light" w:hAnsi="iCiel Avenir LT Std 35 Light" w:cs="Arial"/>
                  <w:sz w:val="22"/>
                  <w:szCs w:val="22"/>
                  <w:lang w:val="vi-VN"/>
                </w:rPr>
                <w:delText>s</w:delText>
              </w:r>
              <w:r w:rsidR="00256F6B" w:rsidRPr="004373E8" w:rsidDel="0079723D">
                <w:rPr>
                  <w:rFonts w:ascii="iCiel Avenir LT Std 35 Light" w:hAnsi="iCiel Avenir LT Std 35 Light" w:cs="Arial"/>
                  <w:sz w:val="22"/>
                  <w:szCs w:val="22"/>
                  <w:lang w:val="vi-VN"/>
                </w:rPr>
                <w:delText xml:space="preserve"> will receive an invitation to a meeting with the Academic Recovery Panel (ARP)</w:delText>
              </w:r>
            </w:del>
          </w:p>
          <w:p w14:paraId="54ADE3EC" w14:textId="50DD8B8B" w:rsidR="00256F6B" w:rsidRPr="004373E8"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del w:id="941" w:author="Uyen Tran, SIO (BUV)" w:date="2024-09-13T20:41:00Z" w16du:dateUtc="2024-09-13T13:41:00Z">
              <w:r w:rsidRPr="004373E8" w:rsidDel="0079723D">
                <w:rPr>
                  <w:rFonts w:ascii="iCiel Avenir LT Std 35 Light" w:hAnsi="iCiel Avenir LT Std 35 Light" w:cs="Arial"/>
                  <w:sz w:val="22"/>
                  <w:szCs w:val="22"/>
                  <w:lang w:val="vi-VN"/>
                </w:rPr>
                <w:delText>- Student</w:delText>
              </w:r>
              <w:r w:rsidR="00847085" w:rsidRPr="004373E8" w:rsidDel="0079723D">
                <w:rPr>
                  <w:rFonts w:ascii="iCiel Avenir LT Std 35 Light" w:hAnsi="iCiel Avenir LT Std 35 Light" w:cs="Arial"/>
                  <w:sz w:val="22"/>
                  <w:szCs w:val="22"/>
                  <w:lang w:val="vi-VN"/>
                </w:rPr>
                <w:delText>s</w:delText>
              </w:r>
              <w:r w:rsidRPr="004373E8" w:rsidDel="0079723D">
                <w:rPr>
                  <w:rFonts w:ascii="iCiel Avenir LT Std 35 Light" w:hAnsi="iCiel Avenir LT Std 35 Light" w:cs="Arial"/>
                  <w:sz w:val="22"/>
                  <w:szCs w:val="22"/>
                  <w:lang w:val="vi-VN"/>
                </w:rPr>
                <w:delText xml:space="preserve"> will be placed on Academic Probation</w:delText>
              </w:r>
            </w:del>
          </w:p>
        </w:tc>
      </w:tr>
      <w:tr w:rsidR="00256F6B" w:rsidRPr="004373E8" w:rsidDel="0079723D" w14:paraId="769FC39A" w14:textId="24C2AB32" w:rsidTr="001361ED">
        <w:trPr>
          <w:trHeight w:val="1966"/>
          <w:del w:id="942" w:author="Uyen Tran, SIO (BUV)" w:date="2024-09-13T20:41:00Z" w16du:dateUtc="2024-09-13T13:41:00Z"/>
        </w:trPr>
        <w:tc>
          <w:tcPr>
            <w:tcW w:w="3222" w:type="dxa"/>
            <w:gridSpan w:val="2"/>
            <w:tcBorders>
              <w:top w:val="single" w:sz="4" w:space="0" w:color="auto"/>
              <w:left w:val="single" w:sz="4" w:space="0" w:color="auto"/>
              <w:bottom w:val="single" w:sz="4" w:space="0" w:color="auto"/>
              <w:right w:val="single" w:sz="4" w:space="0" w:color="auto"/>
            </w:tcBorders>
            <w:noWrap/>
            <w:vAlign w:val="center"/>
          </w:tcPr>
          <w:p w14:paraId="0D5EBB5A" w14:textId="54758B03" w:rsidR="00256F6B" w:rsidRPr="004373E8" w:rsidDel="0079723D" w:rsidRDefault="00256F6B" w:rsidP="003E1B62">
            <w:pPr>
              <w:tabs>
                <w:tab w:val="left" w:pos="630"/>
                <w:tab w:val="left" w:pos="720"/>
                <w:tab w:val="left" w:pos="1080"/>
              </w:tabs>
              <w:ind w:firstLine="0"/>
              <w:rPr>
                <w:del w:id="943" w:author="Uyen Tran, SIO (BUV)" w:date="2024-09-13T20:41:00Z" w16du:dateUtc="2024-09-13T13:41:00Z"/>
                <w:rFonts w:ascii="iCiel Avenir LT Std 35 Light" w:hAnsi="iCiel Avenir LT Std 35 Light" w:cs="Arial"/>
                <w:b/>
                <w:bCs/>
                <w:sz w:val="22"/>
                <w:szCs w:val="22"/>
                <w:lang w:val="vi-VN"/>
              </w:rPr>
            </w:pPr>
            <w:del w:id="944" w:author="Uyen Tran, SIO (BUV)" w:date="2024-09-13T20:41:00Z" w16du:dateUtc="2024-09-13T13:41:00Z">
              <w:r w:rsidRPr="004373E8" w:rsidDel="0079723D">
                <w:rPr>
                  <w:rFonts w:ascii="iCiel Avenir LT Std 35 Light" w:hAnsi="iCiel Avenir LT Std 35 Light" w:cs="Arial"/>
                  <w:b/>
                  <w:bCs/>
                  <w:sz w:val="22"/>
                  <w:szCs w:val="22"/>
                  <w:lang w:val="vi-VN"/>
                </w:rPr>
                <w:delText>Student at level 3 and fails the Academic Probation</w:delText>
              </w:r>
            </w:del>
          </w:p>
        </w:tc>
        <w:tc>
          <w:tcPr>
            <w:tcW w:w="6930" w:type="dxa"/>
            <w:tcBorders>
              <w:top w:val="single" w:sz="4" w:space="0" w:color="auto"/>
              <w:left w:val="single" w:sz="4" w:space="0" w:color="auto"/>
              <w:bottom w:val="single" w:sz="4" w:space="0" w:color="auto"/>
              <w:right w:val="single" w:sz="4" w:space="0" w:color="auto"/>
            </w:tcBorders>
            <w:vAlign w:val="center"/>
          </w:tcPr>
          <w:p w14:paraId="4A353785" w14:textId="786A6571" w:rsidR="00256F6B" w:rsidRPr="004373E8" w:rsidDel="0079723D" w:rsidRDefault="00847085" w:rsidP="003E1B62">
            <w:pPr>
              <w:tabs>
                <w:tab w:val="left" w:pos="630"/>
                <w:tab w:val="left" w:pos="720"/>
                <w:tab w:val="left" w:pos="1080"/>
              </w:tabs>
              <w:ind w:firstLine="0"/>
              <w:rPr>
                <w:del w:id="945" w:author="Uyen Tran, SIO (BUV)" w:date="2024-09-13T20:41:00Z" w16du:dateUtc="2024-09-13T13:41:00Z"/>
                <w:rFonts w:ascii="iCiel Avenir LT Std 35 Light" w:hAnsi="iCiel Avenir LT Std 35 Light" w:cs="Arial"/>
                <w:sz w:val="22"/>
                <w:szCs w:val="22"/>
                <w:lang w:val="vi-VN"/>
              </w:rPr>
            </w:pPr>
            <w:del w:id="946" w:author="Uyen Tran, SIO (BUV)" w:date="2024-09-13T20:41:00Z" w16du:dateUtc="2024-09-13T13:41:00Z">
              <w:r w:rsidRPr="004373E8" w:rsidDel="0079723D">
                <w:rPr>
                  <w:rFonts w:ascii="iCiel Avenir LT Std 35 Light" w:hAnsi="iCiel Avenir LT Std 35 Light" w:cs="Arial"/>
                  <w:sz w:val="22"/>
                  <w:szCs w:val="22"/>
                  <w:lang w:val="vi-VN"/>
                </w:rPr>
                <w:delText>Students</w:delText>
              </w:r>
              <w:r w:rsidR="00256F6B" w:rsidRPr="004373E8" w:rsidDel="0079723D">
                <w:rPr>
                  <w:rFonts w:ascii="iCiel Avenir LT Std 35 Light" w:hAnsi="iCiel Avenir LT Std 35 Light" w:cs="Arial"/>
                  <w:sz w:val="22"/>
                  <w:szCs w:val="22"/>
                  <w:lang w:val="vi-VN"/>
                </w:rPr>
                <w:delText xml:space="preserve"> will receive an invitation to a meeting with the Academic Recovery Panel (ARP). The ARP will determine the outcome based on the best academic interests of the student</w:delText>
              </w:r>
              <w:r w:rsidRPr="004373E8" w:rsidDel="0079723D">
                <w:rPr>
                  <w:rFonts w:ascii="iCiel Avenir LT Std 35 Light" w:hAnsi="iCiel Avenir LT Std 35 Light" w:cs="Arial"/>
                  <w:sz w:val="22"/>
                  <w:szCs w:val="22"/>
                  <w:lang w:val="vi-VN"/>
                </w:rPr>
                <w:delText>s</w:delText>
              </w:r>
              <w:r w:rsidR="00256F6B" w:rsidRPr="004373E8" w:rsidDel="0079723D">
                <w:rPr>
                  <w:rFonts w:ascii="iCiel Avenir LT Std 35 Light" w:hAnsi="iCiel Avenir LT Std 35 Light" w:cs="Arial"/>
                  <w:sz w:val="22"/>
                  <w:szCs w:val="22"/>
                  <w:lang w:val="vi-VN"/>
                </w:rPr>
                <w:delText>, considering any mitigating circumstances.</w:delText>
              </w:r>
            </w:del>
          </w:p>
        </w:tc>
      </w:tr>
    </w:tbl>
    <w:p w14:paraId="33F82911" w14:textId="0159CA7F" w:rsidR="00E60CC0" w:rsidRPr="004373E8" w:rsidRDefault="00E60CC0" w:rsidP="003E1B62">
      <w:pPr>
        <w:tabs>
          <w:tab w:val="left" w:pos="630"/>
          <w:tab w:val="left" w:pos="720"/>
          <w:tab w:val="left" w:pos="1080"/>
        </w:tabs>
        <w:ind w:firstLine="0"/>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 Absence rate = The number of absent hours / The number of required hours of a module x 100</w:t>
      </w:r>
    </w:p>
    <w:p w14:paraId="503A2B7A" w14:textId="051AE6B2" w:rsidR="00E60CC0" w:rsidRPr="004373E8" w:rsidRDefault="0059757A"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Students</w:t>
      </w:r>
      <w:r w:rsidR="00E60CC0" w:rsidRPr="004373E8">
        <w:rPr>
          <w:rFonts w:ascii="iCiel Avenir LT Std 35 Light" w:hAnsi="iCiel Avenir LT Std 35 Light" w:cs="Arial"/>
          <w:sz w:val="22"/>
          <w:szCs w:val="22"/>
          <w:lang w:val="vi-VN"/>
        </w:rPr>
        <w:t xml:space="preserve"> can calculate the required hours of each module based on the information in their timetable each semester.</w:t>
      </w:r>
    </w:p>
    <w:p w14:paraId="307C3AC1" w14:textId="224A9C9E" w:rsidR="00790B02" w:rsidRPr="004373E8"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are required to </w:t>
      </w:r>
      <w:r w:rsidR="00697D29" w:rsidRPr="004373E8">
        <w:rPr>
          <w:rFonts w:ascii="iCiel Avenir LT Std 35 Light" w:hAnsi="iCiel Avenir LT Std 35 Light" w:cs="Arial"/>
          <w:sz w:val="22"/>
          <w:szCs w:val="22"/>
          <w:lang w:val="vi-VN"/>
        </w:rPr>
        <w:t>carefully read</w:t>
      </w:r>
      <w:r w:rsidRPr="004373E8">
        <w:rPr>
          <w:rFonts w:ascii="iCiel Avenir LT Std 35 Light" w:hAnsi="iCiel Avenir LT Std 35 Light" w:cs="Arial"/>
          <w:sz w:val="22"/>
          <w:szCs w:val="22"/>
          <w:lang w:val="vi-VN"/>
        </w:rPr>
        <w:t xml:space="preserve"> the </w:t>
      </w:r>
      <w:r w:rsidRPr="004373E8">
        <w:rPr>
          <w:rFonts w:ascii="iCiel Avenir LT Std 35 Light" w:hAnsi="iCiel Avenir LT Std 35 Light" w:cs="Arial"/>
          <w:b/>
          <w:bCs/>
          <w:sz w:val="22"/>
          <w:szCs w:val="22"/>
          <w:lang w:val="vi-VN"/>
        </w:rPr>
        <w:t xml:space="preserve">Student Attendance Information </w:t>
      </w:r>
      <w:r w:rsidRPr="004373E8">
        <w:rPr>
          <w:rFonts w:ascii="iCiel Avenir LT Std 35 Light" w:hAnsi="iCiel Avenir LT Std 35 Light" w:cs="Arial"/>
          <w:sz w:val="22"/>
          <w:szCs w:val="22"/>
          <w:lang w:val="vi-VN"/>
        </w:rPr>
        <w:t>sheet which is available on Canvas</w:t>
      </w:r>
      <w:r w:rsidR="00D96BDE" w:rsidRPr="004373E8">
        <w:rPr>
          <w:rFonts w:ascii="iCiel Avenir LT Std 35 Light" w:hAnsi="iCiel Avenir LT Std 35 Light" w:cs="Arial"/>
          <w:sz w:val="22"/>
          <w:szCs w:val="22"/>
          <w:lang w:val="vi-VN"/>
        </w:rPr>
        <w:t xml:space="preserve"> for the reference and application</w:t>
      </w:r>
      <w:r w:rsidRPr="004373E8">
        <w:rPr>
          <w:rFonts w:ascii="iCiel Avenir LT Std 35 Light" w:hAnsi="iCiel Avenir LT Std 35 Light" w:cs="Arial"/>
          <w:sz w:val="22"/>
          <w:szCs w:val="22"/>
          <w:lang w:val="vi-VN"/>
        </w:rPr>
        <w:t xml:space="preserve">. </w:t>
      </w:r>
      <w:bookmarkStart w:id="947" w:name="_Hlk171670006"/>
      <w:r w:rsidR="00DA7997" w:rsidRPr="00DA7997">
        <w:rPr>
          <w:rFonts w:ascii="iCiel Avenir LT Std 35 Light" w:hAnsi="iCiel Avenir LT Std 35 Light" w:cs="Arial"/>
          <w:sz w:val="22"/>
          <w:szCs w:val="22"/>
          <w:lang w:val="vi-VN"/>
        </w:rPr>
        <w:t xml:space="preserve">Please contact Student Information Office at </w:t>
      </w:r>
      <w:hyperlink r:id="rId10" w:history="1">
        <w:r w:rsidR="00DA7997" w:rsidRPr="00F95E36">
          <w:rPr>
            <w:rStyle w:val="Hyperlink"/>
            <w:rFonts w:ascii="iCiel Avenir LT Std 35 Light" w:hAnsi="iCiel Avenir LT Std 35 Light" w:cs="Arial"/>
            <w:sz w:val="22"/>
            <w:szCs w:val="22"/>
            <w:lang w:val="vi-VN"/>
          </w:rPr>
          <w:t>studentservice@buv.edu.vn</w:t>
        </w:r>
      </w:hyperlink>
      <w:r w:rsidR="00DA7997">
        <w:rPr>
          <w:rFonts w:ascii="iCiel Avenir LT Std 35 Light" w:hAnsi="iCiel Avenir LT Std 35 Light" w:cs="Arial"/>
          <w:sz w:val="22"/>
          <w:szCs w:val="22"/>
        </w:rPr>
        <w:t xml:space="preserve"> </w:t>
      </w:r>
      <w:r w:rsidR="00DA7997" w:rsidRPr="00DA7997">
        <w:rPr>
          <w:rFonts w:ascii="iCiel Avenir LT Std 35 Light" w:hAnsi="iCiel Avenir LT Std 35 Light" w:cs="Arial"/>
          <w:sz w:val="22"/>
          <w:szCs w:val="22"/>
          <w:lang w:val="vi-VN"/>
        </w:rPr>
        <w:t>for further instructions.</w:t>
      </w:r>
    </w:p>
    <w:bookmarkEnd w:id="947"/>
    <w:p w14:paraId="29B4CAE8" w14:textId="2CB1C699" w:rsidR="00E56576" w:rsidRPr="004373E8" w:rsidRDefault="0026036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đ</w:t>
      </w:r>
      <w:r w:rsidRPr="004373E8">
        <w:rPr>
          <w:rFonts w:ascii="iCiel Avenir LT Std 35 Light" w:hAnsi="iCiel Avenir LT Std 35 Light" w:cs="Calibri"/>
          <w:i/>
          <w:iCs/>
          <w:sz w:val="22"/>
          <w:szCs w:val="22"/>
          <w:lang w:val="vi-VN"/>
        </w:rPr>
        <w:t xml:space="preserve">ược yêu cầu điểm danh trên Hệ thống nhận dạng khuôn mặt (FRS) </w:t>
      </w:r>
      <w:r w:rsidR="00C507ED" w:rsidRPr="007468F1">
        <w:rPr>
          <w:rFonts w:ascii="iCiel Avenir LT Std 35 Light" w:hAnsi="iCiel Avenir LT Std 35 Light" w:cs="Calibri"/>
          <w:b/>
          <w:bCs/>
          <w:i/>
          <w:iCs/>
          <w:sz w:val="22"/>
          <w:szCs w:val="22"/>
        </w:rPr>
        <w:t>đối với</w:t>
      </w:r>
      <w:r w:rsidR="00C507ED" w:rsidRPr="007468F1">
        <w:rPr>
          <w:rFonts w:ascii="iCiel Avenir LT Std 35 Light" w:hAnsi="iCiel Avenir LT Std 35 Light"/>
          <w:b/>
          <w:bCs/>
        </w:rPr>
        <w:t xml:space="preserve"> </w:t>
      </w:r>
      <w:r w:rsidR="00C507ED" w:rsidRPr="007468F1">
        <w:rPr>
          <w:rFonts w:ascii="iCiel Avenir LT Std 35 Light" w:hAnsi="iCiel Avenir LT Std 35 Light" w:cs="Calibri"/>
          <w:b/>
          <w:bCs/>
          <w:i/>
          <w:iCs/>
          <w:sz w:val="22"/>
          <w:szCs w:val="22"/>
        </w:rPr>
        <w:t>các môn học tại lớp học, phòng thí nghiệm, studio</w:t>
      </w:r>
      <w:r w:rsidR="00C507ED">
        <w:rPr>
          <w:rFonts w:ascii="iCiel Avenir LT Std 35 Light" w:hAnsi="iCiel Avenir LT Std 35 Light" w:cs="Calibri"/>
          <w:b/>
          <w:bCs/>
          <w:i/>
          <w:iCs/>
          <w:sz w:val="22"/>
          <w:szCs w:val="22"/>
        </w:rPr>
        <w:t xml:space="preserve"> và</w:t>
      </w:r>
      <w:r w:rsidR="00C507ED" w:rsidRPr="007468F1">
        <w:rPr>
          <w:rFonts w:ascii="iCiel Avenir LT Std 35 Light" w:hAnsi="iCiel Avenir LT Std 35 Light" w:cs="Calibri"/>
          <w:b/>
          <w:bCs/>
          <w:i/>
          <w:iCs/>
          <w:sz w:val="22"/>
          <w:szCs w:val="22"/>
        </w:rPr>
        <w:t xml:space="preserve"> hội trường</w:t>
      </w:r>
      <w:r w:rsidR="00C507ED" w:rsidRPr="002C711C">
        <w:rPr>
          <w:rFonts w:ascii="iCiel Avenir LT Std 35 Light" w:hAnsi="iCiel Avenir LT Std 35 Light" w:cs="Arial"/>
          <w:i/>
          <w:iCs/>
          <w:sz w:val="22"/>
          <w:szCs w:val="22"/>
        </w:rPr>
        <w:t>.</w:t>
      </w:r>
      <w:r w:rsidR="0074133B" w:rsidRPr="004373E8">
        <w:rPr>
          <w:rFonts w:ascii="iCiel Avenir LT Std 35 Light" w:hAnsi="iCiel Avenir LT Std 35 Light" w:cs="Arial"/>
          <w:i/>
          <w:iCs/>
          <w:sz w:val="22"/>
          <w:szCs w:val="22"/>
          <w:lang w:val="vi-VN"/>
        </w:rPr>
        <w:t xml:space="preserve"> Sinh viên cần điểm danh đầu giờ và cuối giờ theo từng tiết học khi các tiết học diễn ra trong cùng một phòng học</w:t>
      </w:r>
      <w:r w:rsidR="00E56576" w:rsidRPr="004373E8">
        <w:rPr>
          <w:rFonts w:ascii="iCiel Avenir LT Std 35 Light" w:hAnsi="iCiel Avenir LT Std 35 Light" w:cs="Arial"/>
          <w:i/>
          <w:iCs/>
          <w:sz w:val="22"/>
          <w:szCs w:val="22"/>
          <w:lang w:val="vi-VN"/>
        </w:rPr>
        <w:t xml:space="preserve">. </w:t>
      </w:r>
      <w:r w:rsidR="00E56576" w:rsidRPr="004373E8">
        <w:rPr>
          <w:rFonts w:ascii="iCiel Avenir LT Std 35 Light" w:hAnsi="iCiel Avenir LT Std 35 Light" w:cs="Calibri"/>
          <w:i/>
          <w:iCs/>
          <w:sz w:val="22"/>
          <w:szCs w:val="22"/>
          <w:lang w:val="vi-VN"/>
        </w:rPr>
        <w:t>Dữ</w:t>
      </w:r>
      <w:r w:rsidR="00BF43A2" w:rsidRPr="004373E8">
        <w:rPr>
          <w:rFonts w:ascii="iCiel Avenir LT Std 35 Light" w:hAnsi="iCiel Avenir LT Std 35 Light" w:cs="Arial"/>
          <w:i/>
          <w:iCs/>
          <w:sz w:val="22"/>
          <w:szCs w:val="22"/>
          <w:lang w:val="vi-VN"/>
        </w:rPr>
        <w:t xml:space="preserve"> li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u th</w:t>
      </w:r>
      <w:r w:rsidR="00BF43A2" w:rsidRPr="004373E8">
        <w:rPr>
          <w:rFonts w:ascii="iCiel Avenir LT Std 35 Light" w:hAnsi="iCiel Avenir LT Std 35 Light" w:cs="Calibri"/>
          <w:i/>
          <w:iCs/>
          <w:sz w:val="22"/>
          <w:szCs w:val="22"/>
          <w:lang w:val="vi-VN"/>
        </w:rPr>
        <w:t>ố</w:t>
      </w:r>
      <w:r w:rsidR="00BF43A2" w:rsidRPr="004373E8">
        <w:rPr>
          <w:rFonts w:ascii="iCiel Avenir LT Std 35 Light" w:hAnsi="iCiel Avenir LT Std 35 Light" w:cs="Arial"/>
          <w:i/>
          <w:iCs/>
          <w:sz w:val="22"/>
          <w:szCs w:val="22"/>
          <w:lang w:val="vi-VN"/>
        </w:rPr>
        <w:t>ng k</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 v</w:t>
      </w:r>
      <w:r w:rsidR="00BF43A2" w:rsidRPr="004373E8">
        <w:rPr>
          <w:rFonts w:ascii="iCiel Avenir LT Std 35 Light" w:hAnsi="iCiel Avenir LT Std 35 Light" w:cs="Calibri"/>
          <w:i/>
          <w:iCs/>
          <w:sz w:val="22"/>
          <w:szCs w:val="22"/>
          <w:lang w:val="vi-VN"/>
        </w:rPr>
        <w:t>ề</w:t>
      </w:r>
      <w:r w:rsidR="00BF43A2" w:rsidRPr="004373E8">
        <w:rPr>
          <w:rFonts w:ascii="iCiel Avenir LT Std 35 Light" w:hAnsi="iCiel Avenir LT Std 35 Light" w:cs="Arial"/>
          <w:i/>
          <w:iCs/>
          <w:sz w:val="22"/>
          <w:szCs w:val="22"/>
          <w:lang w:val="vi-VN"/>
        </w:rPr>
        <w:t xml:space="preserve"> vi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 xml:space="preserve">c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Arial"/>
          <w:i/>
          <w:iCs/>
          <w:sz w:val="22"/>
          <w:szCs w:val="22"/>
          <w:lang w:val="vi-VN"/>
        </w:rPr>
        <w:t>i h</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c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n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c ghi l</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i v</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 theo d</w:t>
      </w:r>
      <w:r w:rsidR="00BF43A2" w:rsidRPr="004373E8">
        <w:rPr>
          <w:rFonts w:ascii="iCiel Avenir LT Std 35 Light" w:hAnsi="iCiel Avenir LT Std 35 Light" w:cs="Avenir Next LT Pro"/>
          <w:i/>
          <w:iCs/>
          <w:sz w:val="22"/>
          <w:szCs w:val="22"/>
          <w:lang w:val="vi-VN"/>
        </w:rPr>
        <w:t>õ</w:t>
      </w:r>
      <w:r w:rsidR="00BF43A2" w:rsidRPr="004373E8">
        <w:rPr>
          <w:rFonts w:ascii="iCiel Avenir LT Std 35 Light" w:hAnsi="iCiel Avenir LT Std 35 Light" w:cs="Arial"/>
          <w:i/>
          <w:iCs/>
          <w:sz w:val="22"/>
          <w:szCs w:val="22"/>
          <w:lang w:val="vi-VN"/>
        </w:rPr>
        <w:t>i b</w:t>
      </w:r>
      <w:r w:rsidR="00BF43A2" w:rsidRPr="004373E8">
        <w:rPr>
          <w:rFonts w:ascii="iCiel Avenir LT Std 35 Light" w:hAnsi="iCiel Avenir LT Std 35 Light" w:cs="Calibri"/>
          <w:i/>
          <w:iCs/>
          <w:sz w:val="22"/>
          <w:szCs w:val="22"/>
          <w:lang w:val="vi-VN"/>
        </w:rPr>
        <w:t>ở</w:t>
      </w:r>
      <w:r w:rsidR="00BF43A2" w:rsidRPr="004373E8">
        <w:rPr>
          <w:rFonts w:ascii="iCiel Avenir LT Std 35 Light" w:hAnsi="iCiel Avenir LT Std 35 Light" w:cs="Arial"/>
          <w:i/>
          <w:iCs/>
          <w:sz w:val="22"/>
          <w:szCs w:val="22"/>
          <w:lang w:val="vi-VN"/>
        </w:rPr>
        <w:t>i C</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n b</w:t>
      </w:r>
      <w:r w:rsidR="00BF43A2" w:rsidRPr="004373E8">
        <w:rPr>
          <w:rFonts w:ascii="iCiel Avenir LT Std 35 Light" w:hAnsi="iCiel Avenir LT Std 35 Light" w:cs="Calibri"/>
          <w:i/>
          <w:iCs/>
          <w:sz w:val="22"/>
          <w:szCs w:val="22"/>
          <w:lang w:val="vi-VN"/>
        </w:rPr>
        <w:t>ộ</w:t>
      </w:r>
      <w:r w:rsidR="00BF43A2" w:rsidRPr="004373E8">
        <w:rPr>
          <w:rFonts w:ascii="iCiel Avenir LT Std 35 Light" w:hAnsi="iCiel Avenir LT Std 35 Light" w:cs="Arial"/>
          <w:i/>
          <w:iCs/>
          <w:sz w:val="22"/>
          <w:szCs w:val="22"/>
          <w:lang w:val="vi-VN"/>
        </w:rPr>
        <w:t xml:space="preserve"> </w:t>
      </w:r>
      <w:r w:rsidR="00394372" w:rsidRPr="004373E8">
        <w:rPr>
          <w:rFonts w:ascii="iCiel Avenir LT Std 35 Light" w:hAnsi="iCiel Avenir LT Std 35 Light" w:cs="Arial"/>
          <w:i/>
          <w:iCs/>
          <w:sz w:val="22"/>
          <w:szCs w:val="22"/>
          <w:lang w:val="vi-VN"/>
        </w:rPr>
        <w:t>Bộ phận</w:t>
      </w:r>
      <w:r w:rsidR="00BF43A2" w:rsidRPr="004373E8">
        <w:rPr>
          <w:rFonts w:ascii="iCiel Avenir LT Std 35 Light" w:hAnsi="iCiel Avenir LT Std 35 Light" w:cs="Arial"/>
          <w:i/>
          <w:iCs/>
          <w:sz w:val="22"/>
          <w:szCs w:val="22"/>
          <w:lang w:val="vi-VN"/>
        </w:rPr>
        <w:t xml:space="preserve"> Th</w:t>
      </w:r>
      <w:r w:rsidR="00BF43A2" w:rsidRPr="004373E8">
        <w:rPr>
          <w:rFonts w:ascii="iCiel Avenir LT Std 35 Light" w:hAnsi="iCiel Avenir LT Std 35 Light" w:cs="Avenir Next LT Pro"/>
          <w:i/>
          <w:iCs/>
          <w:sz w:val="22"/>
          <w:szCs w:val="22"/>
          <w:lang w:val="vi-VN"/>
        </w:rPr>
        <w:t>ô</w:t>
      </w:r>
      <w:r w:rsidR="00BF43A2" w:rsidRPr="004373E8">
        <w:rPr>
          <w:rFonts w:ascii="iCiel Avenir LT Std 35 Light" w:hAnsi="iCiel Avenir LT Std 35 Light" w:cs="Arial"/>
          <w:i/>
          <w:iCs/>
          <w:sz w:val="22"/>
          <w:szCs w:val="22"/>
          <w:lang w:val="vi-VN"/>
        </w:rPr>
        <w:t>ng tin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 xml:space="preserve">n. </w:t>
      </w:r>
    </w:p>
    <w:p w14:paraId="7721E21C" w14:textId="54176091" w:rsidR="00254631"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đi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FRS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qu</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15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và mu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4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59 gi</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y sau khi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ũ</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ra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FRS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15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 4 ph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59 gi</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y sau khi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w:t>
      </w:r>
      <w:r w:rsidR="00254631" w:rsidRPr="004373E8">
        <w:rPr>
          <w:rFonts w:ascii="iCiel Avenir LT Std 35 Light" w:hAnsi="iCiel Avenir LT Std 35 Light" w:cs="Arial"/>
          <w:i/>
          <w:iCs/>
          <w:sz w:val="22"/>
          <w:szCs w:val="22"/>
          <w:lang w:val="vi-VN"/>
        </w:rPr>
        <w:t>.</w:t>
      </w:r>
      <w:r w:rsidRPr="004373E8">
        <w:rPr>
          <w:rFonts w:ascii="iCiel Avenir LT Std 35 Light" w:hAnsi="iCiel Avenir LT Std 35 Light" w:cs="Arial"/>
          <w:i/>
          <w:iCs/>
          <w:sz w:val="22"/>
          <w:szCs w:val="22"/>
          <w:lang w:val="vi-VN"/>
        </w:rPr>
        <w:t xml:space="preserve"> </w:t>
      </w:r>
      <w:r w:rsidR="00254631" w:rsidRPr="004373E8">
        <w:rPr>
          <w:rFonts w:ascii="iCiel Avenir LT Std 35 Light" w:hAnsi="iCiel Avenir LT Std 35 Light" w:cs="Arial"/>
          <w:i/>
          <w:iCs/>
          <w:sz w:val="22"/>
          <w:szCs w:val="22"/>
          <w:lang w:val="vi-VN"/>
        </w:rPr>
        <w:t>Sinh viên liên hệ</w:t>
      </w:r>
      <w:r w:rsidR="00394372" w:rsidRPr="004373E8">
        <w:rPr>
          <w:rFonts w:ascii="iCiel Avenir LT Std 35 Light" w:hAnsi="iCiel Avenir LT Std 35 Light" w:cs="Arial"/>
          <w:i/>
          <w:iCs/>
          <w:sz w:val="22"/>
          <w:szCs w:val="22"/>
          <w:lang w:val="vi-VN"/>
        </w:rPr>
        <w:t xml:space="preserve"> Bộ phận</w:t>
      </w:r>
      <w:r w:rsidR="00254631" w:rsidRPr="004373E8">
        <w:rPr>
          <w:rFonts w:ascii="iCiel Avenir LT Std 35 Light" w:hAnsi="iCiel Avenir LT Std 35 Light" w:cs="Arial"/>
          <w:i/>
          <w:iCs/>
          <w:sz w:val="22"/>
          <w:szCs w:val="22"/>
          <w:lang w:val="vi-VN"/>
        </w:rPr>
        <w:t xml:space="preserve"> Thông tin Sinh viên tại tầng 2 để được hỗ trợ kịp thời nếu gặp khó khăn trong quá trình điểm danh. </w:t>
      </w:r>
    </w:p>
    <w:p w14:paraId="1CE9A628" w14:textId="2D373E13"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không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danh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ra/v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trong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 sinh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a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Avenir Next LT Pro"/>
          <w:i/>
          <w:iCs/>
          <w:sz w:val="22"/>
          <w:szCs w:val="22"/>
          <w:lang w:val="vi-VN"/>
        </w:rPr>
        <w:t>é</w:t>
      </w:r>
      <w:r w:rsidRPr="004373E8">
        <w:rPr>
          <w:rFonts w:ascii="iCiel Avenir LT Std 35 Light" w:hAnsi="iCiel Avenir LT Std 35 Light" w:cs="Arial"/>
          <w:i/>
          <w:iCs/>
          <w:sz w:val="22"/>
          <w:szCs w:val="22"/>
          <w:lang w:val="vi-VN"/>
        </w:rPr>
        <w:t>o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hai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ba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trong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w:t>
      </w:r>
      <w:bookmarkStart w:id="948" w:name="_Toc107733320"/>
      <w:bookmarkStart w:id="949" w:name="_Toc107733403"/>
      <w:bookmarkStart w:id="950" w:name="_Toc107733480"/>
      <w:bookmarkStart w:id="951" w:name="_Toc107734170"/>
      <w:bookmarkStart w:id="952" w:name="_Toc107734384"/>
      <w:bookmarkStart w:id="953" w:name="_Toc107734836"/>
      <w:bookmarkStart w:id="954" w:name="_Toc107735058"/>
      <w:bookmarkStart w:id="955" w:name="_Toc107735187"/>
      <w:bookmarkStart w:id="956" w:name="_Toc107735292"/>
      <w:bookmarkStart w:id="957" w:name="_Toc107735397"/>
      <w:bookmarkStart w:id="958" w:name="_Toc107735501"/>
      <w:bookmarkStart w:id="959" w:name="_Toc107735604"/>
      <w:bookmarkStart w:id="960" w:name="_Toc107735709"/>
      <w:bookmarkStart w:id="961" w:name="_Toc107735813"/>
      <w:bookmarkStart w:id="962" w:name="_Toc107735917"/>
      <w:bookmarkStart w:id="963" w:name="_Toc107736070"/>
      <w:bookmarkStart w:id="964" w:name="_Toc107736217"/>
      <w:bookmarkStart w:id="965" w:name="_Toc107736321"/>
      <w:bookmarkStart w:id="966" w:name="_Toc107736543"/>
      <w:bookmarkStart w:id="967" w:name="_Toc107736647"/>
      <w:bookmarkStart w:id="968" w:name="_Toc107736750"/>
      <w:bookmarkStart w:id="969" w:name="_Toc107736853"/>
      <w:bookmarkStart w:id="970" w:name="_Toc107737705"/>
      <w:bookmarkStart w:id="971" w:name="_Toc108099094"/>
      <w:bookmarkStart w:id="972" w:name="_Toc113975348"/>
      <w:bookmarkStart w:id="973" w:name="_Toc113975865"/>
      <w:bookmarkStart w:id="974" w:name="_Toc114065545"/>
      <w:bookmarkStart w:id="975" w:name="_Toc114065789"/>
      <w:bookmarkStart w:id="976" w:name="_Toc114219959"/>
      <w:bookmarkStart w:id="977" w:name="_Toc114220236"/>
      <w:bookmarkStart w:id="978" w:name="_Toc114220507"/>
      <w:bookmarkStart w:id="979" w:name="_Toc114220778"/>
      <w:bookmarkStart w:id="980" w:name="_Toc114221057"/>
      <w:bookmarkStart w:id="981" w:name="_Toc114226748"/>
      <w:bookmarkStart w:id="982" w:name="_Toc114227019"/>
      <w:bookmarkStart w:id="983" w:name="_Toc114227290"/>
      <w:bookmarkStart w:id="984" w:name="_Toc114228096"/>
      <w:bookmarkStart w:id="985" w:name="_Toc114228367"/>
      <w:bookmarkStart w:id="986" w:name="_Toc114228640"/>
      <w:bookmarkStart w:id="987" w:name="_Toc107733321"/>
      <w:bookmarkStart w:id="988" w:name="_Toc107733404"/>
      <w:bookmarkStart w:id="989" w:name="_Toc107733481"/>
      <w:bookmarkStart w:id="990" w:name="_Toc107734171"/>
      <w:bookmarkStart w:id="991" w:name="_Toc107734385"/>
      <w:bookmarkStart w:id="992" w:name="_Toc107734837"/>
      <w:bookmarkStart w:id="993" w:name="_Toc107735059"/>
      <w:bookmarkStart w:id="994" w:name="_Toc107735188"/>
      <w:bookmarkStart w:id="995" w:name="_Toc107735293"/>
      <w:bookmarkStart w:id="996" w:name="_Toc107735398"/>
      <w:bookmarkStart w:id="997" w:name="_Toc107735502"/>
      <w:bookmarkStart w:id="998" w:name="_Toc107735605"/>
      <w:bookmarkStart w:id="999" w:name="_Toc107735710"/>
      <w:bookmarkStart w:id="1000" w:name="_Toc107735814"/>
      <w:bookmarkStart w:id="1001" w:name="_Toc107735918"/>
      <w:bookmarkStart w:id="1002" w:name="_Toc107736071"/>
      <w:bookmarkStart w:id="1003" w:name="_Toc107736218"/>
      <w:bookmarkStart w:id="1004" w:name="_Toc107736322"/>
      <w:bookmarkStart w:id="1005" w:name="_Toc107736544"/>
      <w:bookmarkStart w:id="1006" w:name="_Toc107736648"/>
      <w:bookmarkStart w:id="1007" w:name="_Toc107736751"/>
      <w:bookmarkStart w:id="1008" w:name="_Toc107736854"/>
      <w:bookmarkStart w:id="1009" w:name="_Toc107737706"/>
      <w:bookmarkStart w:id="1010" w:name="_Toc108099095"/>
      <w:bookmarkStart w:id="1011" w:name="_Toc113975349"/>
      <w:bookmarkStart w:id="1012" w:name="_Toc113975866"/>
      <w:bookmarkStart w:id="1013" w:name="_Toc114065546"/>
      <w:bookmarkStart w:id="1014" w:name="_Toc114065790"/>
      <w:bookmarkStart w:id="1015" w:name="_Toc114219960"/>
      <w:bookmarkStart w:id="1016" w:name="_Toc114220237"/>
      <w:bookmarkStart w:id="1017" w:name="_Toc114220508"/>
      <w:bookmarkStart w:id="1018" w:name="_Toc114220779"/>
      <w:bookmarkStart w:id="1019" w:name="_Toc114221058"/>
      <w:bookmarkStart w:id="1020" w:name="_Toc114226749"/>
      <w:bookmarkStart w:id="1021" w:name="_Toc114227020"/>
      <w:bookmarkStart w:id="1022" w:name="_Toc114227291"/>
      <w:bookmarkStart w:id="1023" w:name="_Toc114228097"/>
      <w:bookmarkStart w:id="1024" w:name="_Toc114228368"/>
      <w:bookmarkStart w:id="1025" w:name="_Toc114228641"/>
      <w:bookmarkStart w:id="1026" w:name="_Toc107733322"/>
      <w:bookmarkStart w:id="1027" w:name="_Toc107733405"/>
      <w:bookmarkStart w:id="1028" w:name="_Toc107733482"/>
      <w:bookmarkStart w:id="1029" w:name="_Toc107734172"/>
      <w:bookmarkStart w:id="1030" w:name="_Toc107734386"/>
      <w:bookmarkStart w:id="1031" w:name="_Toc107734838"/>
      <w:bookmarkStart w:id="1032" w:name="_Toc107735060"/>
      <w:bookmarkStart w:id="1033" w:name="_Toc107735189"/>
      <w:bookmarkStart w:id="1034" w:name="_Toc107735294"/>
      <w:bookmarkStart w:id="1035" w:name="_Toc107735399"/>
      <w:bookmarkStart w:id="1036" w:name="_Toc107735503"/>
      <w:bookmarkStart w:id="1037" w:name="_Toc107735606"/>
      <w:bookmarkStart w:id="1038" w:name="_Toc107735711"/>
      <w:bookmarkStart w:id="1039" w:name="_Toc107735815"/>
      <w:bookmarkStart w:id="1040" w:name="_Toc107735919"/>
      <w:bookmarkStart w:id="1041" w:name="_Toc107736072"/>
      <w:bookmarkStart w:id="1042" w:name="_Toc107736219"/>
      <w:bookmarkStart w:id="1043" w:name="_Toc107736323"/>
      <w:bookmarkStart w:id="1044" w:name="_Toc107736545"/>
      <w:bookmarkStart w:id="1045" w:name="_Toc107736649"/>
      <w:bookmarkStart w:id="1046" w:name="_Toc107736752"/>
      <w:bookmarkStart w:id="1047" w:name="_Toc107736855"/>
      <w:bookmarkStart w:id="1048" w:name="_Toc107737707"/>
      <w:bookmarkStart w:id="1049" w:name="_Toc108099096"/>
      <w:bookmarkStart w:id="1050" w:name="_Toc113975350"/>
      <w:bookmarkStart w:id="1051" w:name="_Toc113975867"/>
      <w:bookmarkStart w:id="1052" w:name="_Toc114065547"/>
      <w:bookmarkStart w:id="1053" w:name="_Toc114065791"/>
      <w:bookmarkStart w:id="1054" w:name="_Toc114219961"/>
      <w:bookmarkStart w:id="1055" w:name="_Toc114220238"/>
      <w:bookmarkStart w:id="1056" w:name="_Toc114220509"/>
      <w:bookmarkStart w:id="1057" w:name="_Toc114220780"/>
      <w:bookmarkStart w:id="1058" w:name="_Toc114221059"/>
      <w:bookmarkStart w:id="1059" w:name="_Toc114226750"/>
      <w:bookmarkStart w:id="1060" w:name="_Toc114227021"/>
      <w:bookmarkStart w:id="1061" w:name="_Toc114227292"/>
      <w:bookmarkStart w:id="1062" w:name="_Toc114228098"/>
      <w:bookmarkStart w:id="1063" w:name="_Toc114228369"/>
      <w:bookmarkStart w:id="1064" w:name="_Toc114228642"/>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p w14:paraId="748EF337" w14:textId="3681B43C" w:rsidR="00E66B98" w:rsidRPr="004373E8" w:rsidRDefault="00E66B9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Trong trường hợp sinh viên </w:t>
      </w:r>
      <w:r w:rsidR="007E1A33" w:rsidRPr="004373E8">
        <w:rPr>
          <w:rFonts w:ascii="iCiel Avenir LT Std 35 Light" w:hAnsi="iCiel Avenir LT Std 35 Light" w:cs="Arial"/>
          <w:i/>
          <w:iCs/>
          <w:sz w:val="22"/>
          <w:szCs w:val="22"/>
          <w:lang w:val="vi-VN"/>
        </w:rPr>
        <w:t xml:space="preserve">liên tục </w:t>
      </w:r>
      <w:r w:rsidRPr="004373E8">
        <w:rPr>
          <w:rFonts w:ascii="iCiel Avenir LT Std 35 Light" w:hAnsi="iCiel Avenir LT Std 35 Light" w:cs="Arial"/>
          <w:i/>
          <w:iCs/>
          <w:sz w:val="22"/>
          <w:szCs w:val="22"/>
          <w:lang w:val="vi-VN"/>
        </w:rPr>
        <w:t>không có dữ liệu điểm danh trong</w:t>
      </w:r>
      <w:r w:rsidR="007E1A33" w:rsidRPr="004373E8">
        <w:rPr>
          <w:rFonts w:ascii="iCiel Avenir LT Std 35 Light" w:hAnsi="iCiel Avenir LT Std 35 Light" w:cs="Arial"/>
          <w:i/>
          <w:iCs/>
          <w:sz w:val="22"/>
          <w:szCs w:val="22"/>
          <w:lang w:val="vi-VN"/>
        </w:rPr>
        <w:t xml:space="preserve"> </w:t>
      </w:r>
      <w:r w:rsidR="00A33191" w:rsidRPr="004373E8">
        <w:rPr>
          <w:rFonts w:ascii="iCiel Avenir LT Std 35 Light" w:hAnsi="iCiel Avenir LT Std 35 Light" w:cs="Arial"/>
          <w:i/>
          <w:iCs/>
          <w:sz w:val="22"/>
          <w:szCs w:val="22"/>
          <w:lang w:val="vi-VN"/>
        </w:rPr>
        <w:t xml:space="preserve">nhiều ngày </w:t>
      </w:r>
      <w:r w:rsidR="006C67D8" w:rsidRPr="004373E8">
        <w:rPr>
          <w:rFonts w:ascii="iCiel Avenir LT Std 35 Light" w:hAnsi="iCiel Avenir LT Std 35 Light" w:cs="Arial"/>
          <w:i/>
          <w:iCs/>
          <w:sz w:val="22"/>
          <w:szCs w:val="22"/>
          <w:lang w:val="vi-VN"/>
        </w:rPr>
        <w:t>m</w:t>
      </w:r>
      <w:r w:rsidR="004B11E7" w:rsidRPr="004373E8">
        <w:rPr>
          <w:rFonts w:ascii="iCiel Avenir LT Std 35 Light" w:hAnsi="iCiel Avenir LT Std 35 Light" w:cs="Arial"/>
          <w:i/>
          <w:iCs/>
          <w:sz w:val="22"/>
          <w:szCs w:val="22"/>
          <w:lang w:val="vi-VN"/>
        </w:rPr>
        <w:t xml:space="preserve">à không thông báo </w:t>
      </w:r>
      <w:r w:rsidR="000F6B7A" w:rsidRPr="004373E8">
        <w:rPr>
          <w:rFonts w:ascii="iCiel Avenir LT Std 35 Light" w:hAnsi="iCiel Avenir LT Std 35 Light" w:cs="Arial"/>
          <w:i/>
          <w:iCs/>
          <w:sz w:val="22"/>
          <w:szCs w:val="22"/>
          <w:lang w:val="vi-VN"/>
        </w:rPr>
        <w:t>lý do</w:t>
      </w:r>
      <w:r w:rsidR="004B11E7" w:rsidRPr="004373E8">
        <w:rPr>
          <w:rFonts w:ascii="iCiel Avenir LT Std 35 Light" w:hAnsi="iCiel Avenir LT Std 35 Light" w:cs="Arial"/>
          <w:i/>
          <w:iCs/>
          <w:sz w:val="22"/>
          <w:szCs w:val="22"/>
          <w:lang w:val="vi-VN"/>
        </w:rPr>
        <w:t xml:space="preserve"> chính </w:t>
      </w:r>
      <w:r w:rsidR="004919C1" w:rsidRPr="004373E8">
        <w:rPr>
          <w:rFonts w:ascii="iCiel Avenir LT Std 35 Light" w:hAnsi="iCiel Avenir LT Std 35 Light" w:cs="Arial"/>
          <w:i/>
          <w:iCs/>
          <w:sz w:val="22"/>
          <w:szCs w:val="22"/>
          <w:lang w:val="vi-VN"/>
        </w:rPr>
        <w:t>đáng</w:t>
      </w:r>
      <w:r w:rsidR="006C67D8" w:rsidRPr="004373E8">
        <w:rPr>
          <w:rFonts w:ascii="iCiel Avenir LT Std 35 Light" w:hAnsi="iCiel Avenir LT Std 35 Light" w:cs="Arial"/>
          <w:i/>
          <w:iCs/>
          <w:sz w:val="22"/>
          <w:szCs w:val="22"/>
          <w:lang w:val="vi-VN"/>
        </w:rPr>
        <w:t xml:space="preserve"> </w:t>
      </w:r>
      <w:r w:rsidR="00DF7AC4" w:rsidRPr="004373E8">
        <w:rPr>
          <w:rFonts w:ascii="iCiel Avenir LT Std 35 Light" w:hAnsi="iCiel Avenir LT Std 35 Light" w:cs="Arial"/>
          <w:i/>
          <w:iCs/>
          <w:sz w:val="22"/>
          <w:szCs w:val="22"/>
          <w:lang w:val="vi-VN"/>
        </w:rPr>
        <w:t>hoặc dữ liệu chuyên cần của sinh viên thấp hơn mức cho phép,</w:t>
      </w:r>
      <w:r w:rsidR="004919C1" w:rsidRPr="004373E8">
        <w:rPr>
          <w:rFonts w:ascii="iCiel Avenir LT Std 35 Light" w:hAnsi="iCiel Avenir LT Std 35 Light" w:cs="Arial"/>
          <w:i/>
          <w:iCs/>
          <w:sz w:val="22"/>
          <w:szCs w:val="22"/>
          <w:lang w:val="vi-VN"/>
        </w:rPr>
        <w:t xml:space="preserve"> Nhà trường sẽ gửi thông báo đến phụ huynh.</w:t>
      </w:r>
      <w:r w:rsidR="006766A5" w:rsidRPr="004373E8">
        <w:rPr>
          <w:rFonts w:ascii="iCiel Avenir LT Std 35 Light" w:hAnsi="iCiel Avenir LT Std 35 Light" w:cs="Arial"/>
          <w:i/>
          <w:iCs/>
          <w:sz w:val="22"/>
          <w:szCs w:val="22"/>
          <w:lang w:val="vi-VN"/>
        </w:rPr>
        <w:t xml:space="preserve"> </w:t>
      </w:r>
    </w:p>
    <w:p w14:paraId="609603F7" w14:textId="77777777" w:rsidR="00360A65" w:rsidRPr="004373E8" w:rsidRDefault="00360A65" w:rsidP="003E1B62">
      <w:pPr>
        <w:tabs>
          <w:tab w:val="left" w:pos="630"/>
          <w:tab w:val="left" w:pos="720"/>
          <w:tab w:val="left" w:pos="1080"/>
        </w:tabs>
        <w:ind w:firstLine="0"/>
        <w:rPr>
          <w:rFonts w:ascii="iCiel Avenir LT Std 35 Light" w:hAnsi="iCiel Avenir LT Std 35 Light" w:cs="Arial"/>
          <w:i/>
          <w:iCs/>
          <w:sz w:val="22"/>
          <w:szCs w:val="22"/>
          <w:lang w:val="vi-VN"/>
        </w:rPr>
      </w:pPr>
    </w:p>
    <w:p w14:paraId="282C557B" w14:textId="48ADBCF9" w:rsidR="006766A5" w:rsidRPr="004373E8" w:rsidRDefault="006766A5"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Thông tin chi tiết về các cấp độ cảnh báo chuyên cần như sau:</w:t>
      </w:r>
    </w:p>
    <w:p w14:paraId="2AF8B41D" w14:textId="1D2360E8" w:rsidR="006766A5"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15% thời lượng của bất kì môn học nào trong học kỳ: Mức độ 1</w:t>
      </w:r>
    </w:p>
    <w:p w14:paraId="4C98F384" w14:textId="2EF9210F" w:rsidR="006766A5"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25% thời lượng của bất kì môn học nào trong học kỳ: Mức độ 2</w:t>
      </w:r>
    </w:p>
    <w:p w14:paraId="6CECA3A6" w14:textId="62367226" w:rsidR="00166081" w:rsidRPr="004373E8"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vắng mặt 35% thời lượng của bất kì môn học nào trong học kỳ: Mức độ 3</w:t>
      </w:r>
    </w:p>
    <w:p w14:paraId="09EC38C5" w14:textId="36772249" w:rsidR="00166081" w:rsidRPr="004373E8" w:rsidRDefault="00166081"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Hậu quả tương ứng với mức độ nghiêm trọng </w:t>
      </w:r>
      <w:r w:rsidR="0059757A" w:rsidRPr="004373E8">
        <w:rPr>
          <w:rFonts w:ascii="iCiel Avenir LT Std 35 Light" w:hAnsi="iCiel Avenir LT Std 35 Light" w:cs="Arial"/>
          <w:i/>
          <w:iCs/>
          <w:sz w:val="22"/>
          <w:szCs w:val="22"/>
          <w:lang w:val="vi-VN"/>
        </w:rPr>
        <w:t>theo</w:t>
      </w:r>
      <w:r w:rsidRPr="004373E8">
        <w:rPr>
          <w:rFonts w:ascii="iCiel Avenir LT Std 35 Light" w:hAnsi="iCiel Avenir LT Std 35 Light" w:cs="Arial"/>
          <w:i/>
          <w:iCs/>
          <w:sz w:val="22"/>
          <w:szCs w:val="22"/>
          <w:lang w:val="vi-VN"/>
        </w:rPr>
        <w:t xml:space="preserve"> tỷ lệ vắng mặt của sinh viên như sau:</w:t>
      </w:r>
    </w:p>
    <w:tbl>
      <w:tblPr>
        <w:tblW w:w="9900" w:type="dxa"/>
        <w:tblInd w:w="175" w:type="dxa"/>
        <w:tblLayout w:type="fixed"/>
        <w:tblLook w:val="04A0" w:firstRow="1" w:lastRow="0" w:firstColumn="1" w:lastColumn="0" w:noHBand="0" w:noVBand="1"/>
      </w:tblPr>
      <w:tblGrid>
        <w:gridCol w:w="1260"/>
        <w:gridCol w:w="1890"/>
        <w:gridCol w:w="6750"/>
      </w:tblGrid>
      <w:tr w:rsidR="001960F0" w:rsidRPr="004373E8" w14:paraId="4585B28F" w14:textId="77777777" w:rsidTr="0045155C">
        <w:trPr>
          <w:trHeight w:val="1255"/>
        </w:trPr>
        <w:tc>
          <w:tcPr>
            <w:tcW w:w="1260" w:type="dxa"/>
            <w:tcBorders>
              <w:top w:val="single" w:sz="4" w:space="0" w:color="auto"/>
              <w:left w:val="single" w:sz="4" w:space="0" w:color="auto"/>
              <w:bottom w:val="single" w:sz="4" w:space="0" w:color="auto"/>
              <w:right w:val="nil"/>
            </w:tcBorders>
            <w:noWrap/>
            <w:vAlign w:val="center"/>
            <w:hideMark/>
          </w:tcPr>
          <w:p w14:paraId="7E51B3DE"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độ</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623BE027" w14:textId="77777777" w:rsidR="001960F0" w:rsidRPr="004373E8" w:rsidRDefault="001960F0" w:rsidP="003E1B62">
            <w:pPr>
              <w:ind w:left="96" w:right="72" w:hanging="96"/>
              <w:jc w:val="center"/>
              <w:rPr>
                <w:rFonts w:ascii="iCiel Avenir LT Std 35 Light" w:hAnsi="iCiel Avenir LT Std 35 Light"/>
                <w:b/>
                <w:bCs/>
                <w:i/>
                <w:iCs/>
                <w:color w:val="000000"/>
                <w:sz w:val="22"/>
                <w:szCs w:val="22"/>
                <w:lang w:val="vi-VN"/>
              </w:rPr>
            </w:pPr>
            <w:r w:rsidRPr="004373E8">
              <w:rPr>
                <w:rFonts w:ascii="iCiel Avenir LT Std 35 Light" w:hAnsi="iCiel Avenir LT Std 35 Light"/>
                <w:b/>
                <w:bCs/>
                <w:i/>
                <w:iCs/>
                <w:color w:val="000000"/>
                <w:sz w:val="22"/>
                <w:szCs w:val="22"/>
                <w:lang w:val="vi-VN"/>
              </w:rPr>
              <w:t>Mức độ tương ứng với tỷ lệ vắng mặt (*)</w:t>
            </w:r>
          </w:p>
        </w:tc>
        <w:tc>
          <w:tcPr>
            <w:tcW w:w="6750" w:type="dxa"/>
            <w:tcBorders>
              <w:top w:val="single" w:sz="4" w:space="0" w:color="auto"/>
              <w:left w:val="single" w:sz="4" w:space="0" w:color="auto"/>
              <w:bottom w:val="single" w:sz="4" w:space="0" w:color="auto"/>
              <w:right w:val="single" w:sz="4" w:space="0" w:color="auto"/>
            </w:tcBorders>
            <w:vAlign w:val="center"/>
            <w:hideMark/>
          </w:tcPr>
          <w:p w14:paraId="2E13B7FA" w14:textId="77777777" w:rsidR="001960F0" w:rsidRPr="004373E8" w:rsidRDefault="001960F0" w:rsidP="003E1B62">
            <w:pPr>
              <w:jc w:val="center"/>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Hậu quả</w:t>
            </w:r>
          </w:p>
        </w:tc>
      </w:tr>
      <w:tr w:rsidR="001960F0" w:rsidRPr="004373E8" w14:paraId="03BFC009" w14:textId="77777777" w:rsidTr="0045155C">
        <w:trPr>
          <w:trHeight w:val="917"/>
        </w:trPr>
        <w:tc>
          <w:tcPr>
            <w:tcW w:w="1260" w:type="dxa"/>
            <w:tcBorders>
              <w:top w:val="single" w:sz="4" w:space="0" w:color="auto"/>
              <w:left w:val="single" w:sz="4" w:space="0" w:color="auto"/>
              <w:bottom w:val="single" w:sz="4" w:space="0" w:color="auto"/>
              <w:right w:val="nil"/>
            </w:tcBorders>
            <w:noWrap/>
            <w:vAlign w:val="center"/>
            <w:hideMark/>
          </w:tcPr>
          <w:p w14:paraId="252FA832"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1</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305449FA"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15%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1602C802" w14:textId="4E8CC458"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sẽ nhận được Thư cảnh báo chuyên cần mức 1</w:t>
            </w:r>
          </w:p>
        </w:tc>
      </w:tr>
      <w:tr w:rsidR="001960F0" w:rsidRPr="004373E8" w14:paraId="7C4BB6A4" w14:textId="77777777" w:rsidTr="0045155C">
        <w:trPr>
          <w:trHeight w:val="926"/>
        </w:trPr>
        <w:tc>
          <w:tcPr>
            <w:tcW w:w="1260" w:type="dxa"/>
            <w:tcBorders>
              <w:top w:val="single" w:sz="4" w:space="0" w:color="auto"/>
              <w:left w:val="single" w:sz="4" w:space="0" w:color="auto"/>
              <w:bottom w:val="single" w:sz="4" w:space="0" w:color="auto"/>
              <w:right w:val="nil"/>
            </w:tcBorders>
            <w:noWrap/>
            <w:vAlign w:val="center"/>
            <w:hideMark/>
          </w:tcPr>
          <w:p w14:paraId="44C18AEF" w14:textId="77777777" w:rsidR="001960F0" w:rsidRPr="004373E8" w:rsidRDefault="001960F0" w:rsidP="003E1B62">
            <w:pPr>
              <w:ind w:firstLine="0"/>
              <w:jc w:val="center"/>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Mức 2</w:t>
            </w:r>
          </w:p>
        </w:tc>
        <w:tc>
          <w:tcPr>
            <w:tcW w:w="1890" w:type="dxa"/>
            <w:tcBorders>
              <w:top w:val="single" w:sz="4" w:space="0" w:color="auto"/>
              <w:left w:val="single" w:sz="4" w:space="0" w:color="auto"/>
              <w:bottom w:val="single" w:sz="4" w:space="0" w:color="auto"/>
              <w:right w:val="single" w:sz="4" w:space="0" w:color="auto"/>
            </w:tcBorders>
            <w:noWrap/>
            <w:vAlign w:val="center"/>
          </w:tcPr>
          <w:p w14:paraId="4FFBC52B"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25%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79F66348"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và phụ huynh sẽ nhận được Thư cảnh báo chuyên cần mức 2</w:t>
            </w:r>
          </w:p>
        </w:tc>
      </w:tr>
      <w:tr w:rsidR="001960F0" w:rsidRPr="004373E8" w14:paraId="509DC86A" w14:textId="77777777" w:rsidTr="0045155C">
        <w:trPr>
          <w:trHeight w:val="2834"/>
        </w:trPr>
        <w:tc>
          <w:tcPr>
            <w:tcW w:w="1260" w:type="dxa"/>
            <w:tcBorders>
              <w:top w:val="single" w:sz="4" w:space="0" w:color="auto"/>
              <w:left w:val="single" w:sz="4" w:space="0" w:color="auto"/>
              <w:bottom w:val="single" w:sz="4" w:space="0" w:color="auto"/>
              <w:right w:val="nil"/>
            </w:tcBorders>
            <w:noWrap/>
            <w:vAlign w:val="center"/>
            <w:hideMark/>
          </w:tcPr>
          <w:p w14:paraId="515F23D1" w14:textId="77777777" w:rsidR="001960F0" w:rsidRPr="004373E8" w:rsidRDefault="001960F0" w:rsidP="003E1B62">
            <w:pPr>
              <w:ind w:firstLine="0"/>
              <w:jc w:val="center"/>
              <w:rPr>
                <w:rFonts w:ascii="iCiel Avenir LT Std 35 Light" w:hAnsi="iCiel Avenir LT Std 35 Light" w:cs="Arial"/>
                <w:b/>
                <w:bCs/>
                <w:sz w:val="22"/>
                <w:szCs w:val="22"/>
                <w:lang w:val="vi-VN"/>
              </w:rPr>
            </w:pPr>
            <w:r w:rsidRPr="004373E8">
              <w:rPr>
                <w:rFonts w:ascii="iCiel Avenir LT Std 35 Light" w:hAnsi="iCiel Avenir LT Std 35 Light" w:cs="Arial"/>
                <w:b/>
                <w:bCs/>
                <w:i/>
                <w:iCs/>
                <w:sz w:val="22"/>
                <w:szCs w:val="22"/>
                <w:lang w:val="vi-VN"/>
              </w:rPr>
              <w:t>Mức 3</w:t>
            </w:r>
          </w:p>
        </w:tc>
        <w:tc>
          <w:tcPr>
            <w:tcW w:w="1890" w:type="dxa"/>
            <w:tcBorders>
              <w:top w:val="single" w:sz="4" w:space="0" w:color="auto"/>
              <w:left w:val="single" w:sz="4" w:space="0" w:color="auto"/>
              <w:bottom w:val="single" w:sz="4" w:space="0" w:color="auto"/>
              <w:right w:val="single" w:sz="4" w:space="0" w:color="auto"/>
            </w:tcBorders>
            <w:noWrap/>
            <w:vAlign w:val="center"/>
          </w:tcPr>
          <w:p w14:paraId="49EDF559" w14:textId="77777777" w:rsidR="001960F0" w:rsidRPr="004373E8" w:rsidRDefault="001960F0" w:rsidP="003E1B62">
            <w:pPr>
              <w:ind w:left="96" w:right="72" w:hanging="96"/>
              <w:jc w:val="center"/>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35%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3817F03A" w14:textId="23BFF088"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và phụ huynh sẽ nhận được Thư cảnh báo chuyên cần mức 3</w:t>
            </w:r>
          </w:p>
          <w:p w14:paraId="0967A542"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sẽ được yêu cầu tham gia buổi họp với Hội đồng Hỗ trợ Học tập (ARP)</w:t>
            </w:r>
          </w:p>
          <w:p w14:paraId="683B93B0" w14:textId="77777777"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Sinh viên sẽ được đặt trong Thời gian thử thách (AP)</w:t>
            </w:r>
          </w:p>
        </w:tc>
      </w:tr>
      <w:tr w:rsidR="001960F0" w:rsidRPr="004373E8" w14:paraId="2AEE32BE" w14:textId="77777777" w:rsidTr="0045155C">
        <w:trPr>
          <w:trHeight w:val="2209"/>
        </w:trPr>
        <w:tc>
          <w:tcPr>
            <w:tcW w:w="3150" w:type="dxa"/>
            <w:gridSpan w:val="2"/>
            <w:tcBorders>
              <w:top w:val="single" w:sz="4" w:space="0" w:color="auto"/>
              <w:left w:val="single" w:sz="4" w:space="0" w:color="auto"/>
              <w:bottom w:val="single" w:sz="4" w:space="0" w:color="auto"/>
              <w:right w:val="single" w:sz="4" w:space="0" w:color="auto"/>
            </w:tcBorders>
            <w:noWrap/>
            <w:vAlign w:val="center"/>
          </w:tcPr>
          <w:p w14:paraId="38448448" w14:textId="77777777" w:rsidR="001960F0" w:rsidRPr="004373E8" w:rsidRDefault="001960F0" w:rsidP="003E1B62">
            <w:pPr>
              <w:ind w:left="96" w:right="72" w:hanging="96"/>
              <w:rPr>
                <w:rFonts w:ascii="iCiel Avenir LT Std 35 Light" w:hAnsi="iCiel Avenir LT Std 35 Light" w:cs="Arial"/>
                <w:sz w:val="22"/>
                <w:szCs w:val="22"/>
                <w:lang w:val="vi-VN"/>
              </w:rPr>
            </w:pPr>
            <w:r w:rsidRPr="004373E8">
              <w:rPr>
                <w:rFonts w:ascii="iCiel Avenir LT Std 35 Light" w:hAnsi="iCiel Avenir LT Std 35 Light" w:cs="Arial"/>
                <w:b/>
                <w:bCs/>
                <w:i/>
                <w:iCs/>
                <w:sz w:val="22"/>
                <w:szCs w:val="22"/>
                <w:lang w:val="vi-VN"/>
              </w:rPr>
              <w:t>Sinh viên bị cảnh báo chuyên cần mức 3 và không hoàn thành Thời gian thử thách</w:t>
            </w:r>
          </w:p>
        </w:tc>
        <w:tc>
          <w:tcPr>
            <w:tcW w:w="6750" w:type="dxa"/>
            <w:tcBorders>
              <w:top w:val="single" w:sz="4" w:space="0" w:color="auto"/>
              <w:left w:val="single" w:sz="4" w:space="0" w:color="auto"/>
              <w:bottom w:val="single" w:sz="4" w:space="0" w:color="auto"/>
              <w:right w:val="single" w:sz="4" w:space="0" w:color="auto"/>
            </w:tcBorders>
            <w:vAlign w:val="center"/>
          </w:tcPr>
          <w:p w14:paraId="3371AC5D" w14:textId="28EC2755" w:rsidR="001960F0" w:rsidRPr="004373E8" w:rsidRDefault="001960F0" w:rsidP="003E1B62">
            <w:pPr>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sẽ được yêu cầu tham gia buổi họp với Hội đồng Hỗ trợ Học tập (ARP). Hội đồng sẽ xác định kết quả dựa vào những quyền lợi học tập tốt nhất của sinh viên và cân nhắc các tình tiết giảm nhẹ.</w:t>
            </w:r>
          </w:p>
        </w:tc>
      </w:tr>
    </w:tbl>
    <w:p w14:paraId="751481B6" w14:textId="51DFF957" w:rsidR="001960F0" w:rsidRPr="004373E8" w:rsidRDefault="001960F0" w:rsidP="003E1B62">
      <w:pPr>
        <w:ind w:firstLine="0"/>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 Tỷ lệ vắng mặt = Số giờ vắng mặt / Số giờ học yêu cầu của một môn học x 100</w:t>
      </w:r>
    </w:p>
    <w:p w14:paraId="3D3E5D00" w14:textId="61CA6F9C" w:rsidR="00A52E03" w:rsidRPr="00DA7997" w:rsidRDefault="00A52E03" w:rsidP="003E1B62">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 xml:space="preserve">Sinh viên được yêu cầu tham khảo tài liệu </w:t>
      </w:r>
      <w:r w:rsidR="002735C5" w:rsidRPr="004373E8">
        <w:rPr>
          <w:rFonts w:ascii="iCiel Avenir LT Std 35 Light" w:hAnsi="iCiel Avenir LT Std 35 Light" w:cs="Arial"/>
          <w:b/>
          <w:bCs/>
          <w:i/>
          <w:iCs/>
          <w:sz w:val="22"/>
          <w:szCs w:val="22"/>
          <w:lang w:val="vi-VN"/>
        </w:rPr>
        <w:t>Thông tin Chuyên cần</w:t>
      </w:r>
      <w:r w:rsidRPr="004373E8">
        <w:rPr>
          <w:rFonts w:ascii="iCiel Avenir LT Std 35 Light" w:hAnsi="iCiel Avenir LT Std 35 Light" w:cs="Arial"/>
          <w:b/>
          <w:bCs/>
          <w:i/>
          <w:iCs/>
          <w:sz w:val="22"/>
          <w:szCs w:val="22"/>
          <w:lang w:val="vi-VN"/>
        </w:rPr>
        <w:t xml:space="preserve"> </w:t>
      </w:r>
      <w:r w:rsidRPr="004373E8">
        <w:rPr>
          <w:rFonts w:ascii="iCiel Avenir LT Std 35 Light" w:hAnsi="iCiel Avenir LT Std 35 Light" w:cs="Arial"/>
          <w:i/>
          <w:iCs/>
          <w:sz w:val="22"/>
          <w:szCs w:val="22"/>
          <w:lang w:val="vi-VN"/>
        </w:rPr>
        <w:t xml:space="preserve">trên hệ thống học tập Canvas </w:t>
      </w:r>
      <w:r w:rsidR="0079005D" w:rsidRPr="004373E8">
        <w:rPr>
          <w:rFonts w:ascii="iCiel Avenir LT Std 35 Light" w:hAnsi="iCiel Avenir LT Std 35 Light" w:cs="Arial"/>
          <w:i/>
          <w:iCs/>
          <w:sz w:val="22"/>
          <w:szCs w:val="22"/>
          <w:lang w:val="vi-VN"/>
        </w:rPr>
        <w:t>và tuân thủ chặt ch</w:t>
      </w:r>
      <w:r w:rsidR="00BF6702" w:rsidRPr="004373E8">
        <w:rPr>
          <w:rFonts w:ascii="iCiel Avenir LT Std 35 Light" w:hAnsi="iCiel Avenir LT Std 35 Light" w:cs="Arial"/>
          <w:i/>
          <w:iCs/>
          <w:sz w:val="22"/>
          <w:szCs w:val="22"/>
          <w:lang w:val="vi-VN"/>
        </w:rPr>
        <w:t>ẽ</w:t>
      </w:r>
      <w:r w:rsidR="0079005D" w:rsidRPr="004373E8">
        <w:rPr>
          <w:rFonts w:ascii="iCiel Avenir LT Std 35 Light" w:hAnsi="iCiel Avenir LT Std 35 Light" w:cs="Arial"/>
          <w:i/>
          <w:iCs/>
          <w:sz w:val="22"/>
          <w:szCs w:val="22"/>
          <w:lang w:val="vi-VN"/>
        </w:rPr>
        <w:t xml:space="preserve"> quy định này.</w:t>
      </w:r>
      <w:r w:rsidR="00DA7997">
        <w:rPr>
          <w:rFonts w:ascii="iCiel Avenir LT Std 35 Light" w:hAnsi="iCiel Avenir LT Std 35 Light" w:cs="Arial"/>
          <w:i/>
          <w:iCs/>
          <w:sz w:val="22"/>
          <w:szCs w:val="22"/>
        </w:rPr>
        <w:t xml:space="preserve"> </w:t>
      </w:r>
      <w:bookmarkStart w:id="1065" w:name="_Hlk171669988"/>
      <w:r w:rsidR="00DA7997" w:rsidRPr="00DA7997">
        <w:rPr>
          <w:rFonts w:ascii="iCiel Avenir LT Std 35 Light" w:hAnsi="iCiel Avenir LT Std 35 Light" w:cs="Arial"/>
          <w:i/>
          <w:iCs/>
          <w:sz w:val="22"/>
          <w:szCs w:val="22"/>
        </w:rPr>
        <w:t xml:space="preserve">Sinh viên liên hệ đến Phòng Thông tin sinh viên qua hòm thư </w:t>
      </w:r>
      <w:hyperlink r:id="rId11" w:history="1">
        <w:r w:rsidR="00DA7997" w:rsidRPr="00F95E36">
          <w:rPr>
            <w:rStyle w:val="Hyperlink"/>
            <w:rFonts w:ascii="iCiel Avenir LT Std 35 Light" w:hAnsi="iCiel Avenir LT Std 35 Light" w:cs="Arial"/>
            <w:i/>
            <w:iCs/>
            <w:sz w:val="22"/>
            <w:szCs w:val="22"/>
          </w:rPr>
          <w:t>studentservice@buv.edu.vn</w:t>
        </w:r>
      </w:hyperlink>
      <w:r w:rsidR="00DA7997">
        <w:rPr>
          <w:rFonts w:ascii="iCiel Avenir LT Std 35 Light" w:hAnsi="iCiel Avenir LT Std 35 Light" w:cs="Arial"/>
          <w:i/>
          <w:iCs/>
          <w:sz w:val="22"/>
          <w:szCs w:val="22"/>
        </w:rPr>
        <w:t xml:space="preserve"> </w:t>
      </w:r>
      <w:r w:rsidR="00DA7997" w:rsidRPr="00DA7997">
        <w:rPr>
          <w:rFonts w:ascii="iCiel Avenir LT Std 35 Light" w:hAnsi="iCiel Avenir LT Std 35 Light" w:cs="Arial"/>
          <w:i/>
          <w:iCs/>
          <w:sz w:val="22"/>
          <w:szCs w:val="22"/>
        </w:rPr>
        <w:t>để được hướng dẫn thêm thông tin.</w:t>
      </w:r>
      <w:bookmarkEnd w:id="1065"/>
    </w:p>
    <w:p w14:paraId="4A980B2C" w14:textId="06ADB0F0" w:rsidR="00BF43A2" w:rsidRPr="004373E8"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066" w:name="_Toc177146272"/>
      <w:r w:rsidRPr="004373E8">
        <w:rPr>
          <w:rFonts w:cs="Arial"/>
          <w:szCs w:val="22"/>
          <w:lang w:val="vi-VN"/>
        </w:rPr>
        <w:t>What should students</w:t>
      </w:r>
      <w:bookmarkStart w:id="1067" w:name="_Toc107324292"/>
      <w:r w:rsidRPr="004373E8">
        <w:rPr>
          <w:rFonts w:cs="Arial"/>
          <w:szCs w:val="22"/>
          <w:lang w:val="vi-VN"/>
        </w:rPr>
        <w:t xml:space="preserve">/parents do if students need to be absent from classes? / </w:t>
      </w:r>
      <w:r w:rsidRPr="004373E8">
        <w:rPr>
          <w:rFonts w:cs="Arial"/>
          <w:i/>
          <w:iCs/>
          <w:szCs w:val="22"/>
          <w:lang w:val="vi-VN"/>
        </w:rPr>
        <w:t xml:space="preserve">Nếu sinh viên cần nghỉ học vì một </w:t>
      </w:r>
      <w:r w:rsidR="000F6B7A" w:rsidRPr="004373E8">
        <w:rPr>
          <w:rFonts w:cs="Arial"/>
          <w:i/>
          <w:iCs/>
          <w:szCs w:val="22"/>
          <w:lang w:val="vi-VN"/>
        </w:rPr>
        <w:t>lý do</w:t>
      </w:r>
      <w:r w:rsidRPr="004373E8">
        <w:rPr>
          <w:rFonts w:cs="Arial"/>
          <w:i/>
          <w:iCs/>
          <w:szCs w:val="22"/>
          <w:lang w:val="vi-VN"/>
        </w:rPr>
        <w:t xml:space="preserve"> nào đó, sinh viên/phụ huynh cần phải làm gì?</w:t>
      </w:r>
      <w:bookmarkEnd w:id="1066"/>
      <w:bookmarkEnd w:id="1067"/>
    </w:p>
    <w:p w14:paraId="45F16B21"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C8CC767" w14:textId="77777777" w:rsidR="003F29A9" w:rsidRPr="000A6EE5" w:rsidRDefault="003F29A9" w:rsidP="00D85019">
      <w:pPr>
        <w:numPr>
          <w:ilvl w:val="0"/>
          <w:numId w:val="26"/>
        </w:numPr>
        <w:spacing w:before="0" w:beforeAutospacing="0" w:after="0" w:afterAutospacing="0"/>
        <w:ind w:left="720" w:right="-249"/>
        <w:jc w:val="left"/>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Students must complete absence application by submitting an </w:t>
      </w:r>
      <w:hyperlink r:id="rId12" w:history="1">
        <w:r w:rsidRPr="000A6EE5">
          <w:rPr>
            <w:rFonts w:ascii="iCiel Avenir LT Std 35 Light" w:hAnsi="iCiel Avenir LT Std 35 Light" w:cs="Arial"/>
            <w:color w:val="0563C1"/>
            <w:sz w:val="22"/>
            <w:szCs w:val="22"/>
            <w:u w:val="single"/>
          </w:rPr>
          <w:t>Absence form</w:t>
        </w:r>
      </w:hyperlink>
      <w:r w:rsidRPr="000A6EE5">
        <w:rPr>
          <w:rFonts w:ascii="iCiel Avenir LT Std 35 Light" w:hAnsi="iCiel Avenir LT Std 35 Light" w:cs="Arial"/>
          <w:sz w:val="22"/>
          <w:szCs w:val="22"/>
        </w:rPr>
        <w:t xml:space="preserve"> with a clear absence reason and appropriate evidence to the Student Information Office on Level 2 or via email at </w:t>
      </w:r>
      <w:hyperlink r:id="rId13" w:history="1">
        <w:r w:rsidRPr="000A6EE5">
          <w:rPr>
            <w:rStyle w:val="Hyperlink"/>
            <w:rFonts w:ascii="iCiel Avenir LT Std 35 Light" w:hAnsi="iCiel Avenir LT Std 35 Light" w:cs="Arial"/>
            <w:sz w:val="22"/>
            <w:szCs w:val="22"/>
          </w:rPr>
          <w:t>studentservice@buv.edu.vn</w:t>
        </w:r>
      </w:hyperlink>
      <w:r w:rsidRPr="000A6EE5">
        <w:rPr>
          <w:rFonts w:ascii="iCiel Avenir LT Std 35 Light" w:hAnsi="iCiel Avenir LT Std 35 Light" w:cs="Arial"/>
          <w:sz w:val="22"/>
          <w:szCs w:val="22"/>
        </w:rPr>
        <w:t>.</w:t>
      </w:r>
    </w:p>
    <w:p w14:paraId="0FCA7E3B" w14:textId="77777777" w:rsidR="003F29A9" w:rsidRDefault="003F29A9" w:rsidP="003F29A9">
      <w:pPr>
        <w:spacing w:before="0" w:beforeAutospacing="0" w:after="24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Sinh viên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ho</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n th</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nh thủ tục xin nghỉ học bằng việc nộp lại 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c (</w:t>
      </w:r>
      <w:hyperlink r:id="rId14" w:history="1">
        <w:r w:rsidRPr="000A6EE5">
          <w:rPr>
            <w:rFonts w:ascii="iCiel Avenir LT Std 35 Light" w:hAnsi="iCiel Avenir LT Std 35 Light" w:cs="Arial"/>
            <w:i/>
            <w:iCs/>
            <w:color w:val="0563C1"/>
            <w:sz w:val="22"/>
            <w:szCs w:val="22"/>
            <w:u w:val="single"/>
          </w:rPr>
          <w:t>t</w:t>
        </w:r>
        <w:r w:rsidRPr="000A6EE5">
          <w:rPr>
            <w:rFonts w:ascii="iCiel Avenir LT Std 35 Light" w:hAnsi="iCiel Avenir LT Std 35 Light" w:cs="Calibri"/>
            <w:i/>
            <w:iCs/>
            <w:color w:val="0563C1"/>
            <w:sz w:val="22"/>
            <w:szCs w:val="22"/>
            <w:u w:val="single"/>
          </w:rPr>
          <w:t>ả</w:t>
        </w:r>
        <w:r w:rsidRPr="000A6EE5">
          <w:rPr>
            <w:rFonts w:ascii="iCiel Avenir LT Std 35 Light" w:hAnsi="iCiel Avenir LT Std 35 Light" w:cs="Arial"/>
            <w:i/>
            <w:iCs/>
            <w:color w:val="0563C1"/>
            <w:sz w:val="22"/>
            <w:szCs w:val="22"/>
            <w:u w:val="single"/>
          </w:rPr>
          <w:t>i m</w:t>
        </w:r>
        <w:r w:rsidRPr="000A6EE5">
          <w:rPr>
            <w:rFonts w:ascii="iCiel Avenir LT Std 35 Light" w:hAnsi="iCiel Avenir LT Std 35 Light" w:cs="Calibri"/>
            <w:i/>
            <w:iCs/>
            <w:color w:val="0563C1"/>
            <w:sz w:val="22"/>
            <w:szCs w:val="22"/>
            <w:u w:val="single"/>
          </w:rPr>
          <w:t>ẫ</w:t>
        </w:r>
        <w:r w:rsidRPr="000A6EE5">
          <w:rPr>
            <w:rFonts w:ascii="iCiel Avenir LT Std 35 Light" w:hAnsi="iCiel Avenir LT Std 35 Light" w:cs="Arial"/>
            <w:i/>
            <w:iCs/>
            <w:color w:val="0563C1"/>
            <w:sz w:val="22"/>
            <w:szCs w:val="22"/>
            <w:u w:val="single"/>
          </w:rPr>
          <w:t xml:space="preserve">u </w:t>
        </w:r>
        <w:r w:rsidRPr="000A6EE5">
          <w:rPr>
            <w:rFonts w:ascii="iCiel Avenir LT Std 35 Light" w:hAnsi="iCiel Avenir LT Std 35 Light" w:cs="Avenir Next LT Pro"/>
            <w:i/>
            <w:iCs/>
            <w:color w:val="0563C1"/>
            <w:sz w:val="22"/>
            <w:szCs w:val="22"/>
            <w:u w:val="single"/>
          </w:rPr>
          <w:t>đ</w:t>
        </w:r>
        <w:r w:rsidRPr="000A6EE5">
          <w:rPr>
            <w:rFonts w:ascii="iCiel Avenir LT Std 35 Light" w:hAnsi="iCiel Avenir LT Std 35 Light" w:cs="Calibri"/>
            <w:i/>
            <w:iCs/>
            <w:color w:val="0563C1"/>
            <w:sz w:val="22"/>
            <w:szCs w:val="22"/>
            <w:u w:val="single"/>
          </w:rPr>
          <w:t>ơ</w:t>
        </w:r>
        <w:r w:rsidRPr="000A6EE5">
          <w:rPr>
            <w:rFonts w:ascii="iCiel Avenir LT Std 35 Light" w:hAnsi="iCiel Avenir LT Std 35 Light" w:cs="Arial"/>
            <w:i/>
            <w:iCs/>
            <w:color w:val="0563C1"/>
            <w:sz w:val="22"/>
            <w:szCs w:val="22"/>
            <w:u w:val="single"/>
          </w:rPr>
          <w:t>n t</w:t>
        </w:r>
        <w:r w:rsidRPr="000A6EE5">
          <w:rPr>
            <w:rFonts w:ascii="iCiel Avenir LT Std 35 Light" w:hAnsi="iCiel Avenir LT Std 35 Light" w:cs="Calibri"/>
            <w:i/>
            <w:iCs/>
            <w:color w:val="0563C1"/>
            <w:sz w:val="22"/>
            <w:szCs w:val="22"/>
            <w:u w:val="single"/>
          </w:rPr>
          <w:t>ạ</w:t>
        </w:r>
        <w:r w:rsidRPr="000A6EE5">
          <w:rPr>
            <w:rFonts w:ascii="iCiel Avenir LT Std 35 Light" w:hAnsi="iCiel Avenir LT Std 35 Light" w:cs="Arial"/>
            <w:i/>
            <w:iCs/>
            <w:color w:val="0563C1"/>
            <w:sz w:val="22"/>
            <w:szCs w:val="22"/>
            <w:u w:val="single"/>
          </w:rPr>
          <w:t xml:space="preserve">i </w:t>
        </w:r>
        <w:r w:rsidRPr="000A6EE5">
          <w:rPr>
            <w:rFonts w:ascii="iCiel Avenir LT Std 35 Light" w:hAnsi="iCiel Avenir LT Std 35 Light" w:cs="Avenir Next LT Pro"/>
            <w:i/>
            <w:iCs/>
            <w:color w:val="0563C1"/>
            <w:sz w:val="22"/>
            <w:szCs w:val="22"/>
            <w:u w:val="single"/>
          </w:rPr>
          <w:t>đâ</w:t>
        </w:r>
        <w:r w:rsidRPr="000A6EE5">
          <w:rPr>
            <w:rFonts w:ascii="iCiel Avenir LT Std 35 Light" w:hAnsi="iCiel Avenir LT Std 35 Light" w:cs="Arial"/>
            <w:i/>
            <w:iCs/>
            <w:color w:val="0563C1"/>
            <w:sz w:val="22"/>
            <w:szCs w:val="22"/>
            <w:u w:val="single"/>
          </w:rPr>
          <w:t>y</w:t>
        </w:r>
      </w:hyperlink>
      <w:r w:rsidRPr="000A6EE5">
        <w:rPr>
          <w:rFonts w:ascii="iCiel Avenir LT Std 35 Light" w:hAnsi="iCiel Avenir LT Std 35 Light" w:cs="Arial"/>
          <w:i/>
          <w:iCs/>
          <w:sz w:val="22"/>
          <w:szCs w:val="22"/>
        </w:rPr>
        <w:t>) trong đó nêu rõ lý do xin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theo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th</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ch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 xml:space="preserve">p tại Phòng Thông tin Sinh viên ở Tầng 2 hoặc qua địa chỉ email </w:t>
      </w:r>
      <w:hyperlink r:id="rId15" w:history="1">
        <w:r w:rsidRPr="000A6EE5">
          <w:rPr>
            <w:rStyle w:val="Hyperlink"/>
            <w:rFonts w:ascii="iCiel Avenir LT Std 35 Light" w:hAnsi="iCiel Avenir LT Std 35 Light" w:cs="Arial"/>
            <w:i/>
            <w:iCs/>
            <w:sz w:val="22"/>
            <w:szCs w:val="22"/>
          </w:rPr>
          <w:t>studentservice@buv.edu.vn</w:t>
        </w:r>
      </w:hyperlink>
      <w:r w:rsidRPr="000A6EE5">
        <w:rPr>
          <w:rFonts w:ascii="iCiel Avenir LT Std 35 Light" w:hAnsi="iCiel Avenir LT Std 35 Light" w:cs="Arial"/>
          <w:i/>
          <w:iCs/>
          <w:sz w:val="22"/>
          <w:szCs w:val="22"/>
        </w:rPr>
        <w:t>.</w:t>
      </w:r>
    </w:p>
    <w:p w14:paraId="66595FAB" w14:textId="77777777" w:rsidR="003F29A9" w:rsidRPr="000A6EE5" w:rsidRDefault="003F29A9" w:rsidP="00D85019">
      <w:pPr>
        <w:numPr>
          <w:ilvl w:val="0"/>
          <w:numId w:val="26"/>
        </w:numPr>
        <w:spacing w:before="0" w:beforeAutospacing="0" w:after="0" w:afterAutospacing="0"/>
        <w:ind w:left="720" w:right="-249"/>
        <w:jc w:val="left"/>
        <w:rPr>
          <w:rFonts w:ascii="iCiel Avenir LT Std 35 Light" w:hAnsi="iCiel Avenir LT Std 35 Light" w:cs="Arial"/>
          <w:b/>
          <w:bCs/>
          <w:sz w:val="22"/>
          <w:szCs w:val="22"/>
        </w:rPr>
      </w:pPr>
      <w:bookmarkStart w:id="1068" w:name="_Hlk170458149"/>
      <w:r w:rsidRPr="000A6EE5">
        <w:rPr>
          <w:rFonts w:ascii="iCiel Avenir LT Std 35 Light" w:hAnsi="iCiel Avenir LT Std 35 Light" w:cs="Arial"/>
          <w:sz w:val="22"/>
          <w:szCs w:val="22"/>
        </w:rPr>
        <w:t xml:space="preserve">The absence leave request is </w:t>
      </w:r>
      <w:r w:rsidRPr="000A6EE5">
        <w:rPr>
          <w:rFonts w:ascii="iCiel Avenir LT Std 35 Light" w:hAnsi="iCiel Avenir LT Std 35 Light" w:cs="Arial"/>
          <w:b/>
          <w:bCs/>
          <w:sz w:val="22"/>
          <w:szCs w:val="22"/>
        </w:rPr>
        <w:t>separated and shall not</w:t>
      </w:r>
      <w:r w:rsidRPr="000A6EE5">
        <w:rPr>
          <w:rFonts w:ascii="iCiel Avenir LT Std 35 Light" w:hAnsi="iCiel Avenir LT Std 35 Light" w:cs="Arial"/>
          <w:sz w:val="22"/>
          <w:szCs w:val="22"/>
        </w:rPr>
        <w:t xml:space="preserve"> be considered as “Exceptional Circumstances” for any assessments.</w:t>
      </w:r>
      <w:r w:rsidRPr="000A6EE5">
        <w:rPr>
          <w:rFonts w:ascii="iCiel Avenir LT Std 35 Light" w:hAnsi="iCiel Avenir LT Std 35 Light" w:cs="Arial"/>
          <w:b/>
          <w:bCs/>
          <w:sz w:val="22"/>
          <w:szCs w:val="22"/>
        </w:rPr>
        <w:t xml:space="preserve"> </w:t>
      </w:r>
      <w:bookmarkEnd w:id="1068"/>
      <w:r w:rsidRPr="000A6EE5">
        <w:rPr>
          <w:rFonts w:ascii="iCiel Avenir LT Std 35 Light" w:hAnsi="iCiel Avenir LT Std 35 Light" w:cs="Arial"/>
          <w:sz w:val="22"/>
          <w:szCs w:val="22"/>
        </w:rPr>
        <w:t xml:space="preserve">In case students cannot attend examinations or submit assignments and want to apply for Exceptional Circumstances (EC), they must follow the EC procedure, which requires filling in the EC form and providing evidence. Please contact Exams Office at </w:t>
      </w:r>
      <w:hyperlink r:id="rId16" w:history="1">
        <w:r w:rsidRPr="000A6EE5">
          <w:rPr>
            <w:rStyle w:val="Hyperlink"/>
            <w:rFonts w:ascii="iCiel Avenir LT Std 35 Light" w:hAnsi="iCiel Avenir LT Std 35 Light" w:cs="Arial"/>
            <w:sz w:val="22"/>
            <w:szCs w:val="22"/>
          </w:rPr>
          <w:t>examoffice@buv.edu.vn</w:t>
        </w:r>
      </w:hyperlink>
      <w:r w:rsidRPr="000A6EE5">
        <w:rPr>
          <w:rFonts w:ascii="iCiel Avenir LT Std 35 Light" w:hAnsi="iCiel Avenir LT Std 35 Light" w:cs="Arial"/>
          <w:sz w:val="22"/>
          <w:szCs w:val="22"/>
        </w:rPr>
        <w:t xml:space="preserve"> for further instructions.</w:t>
      </w:r>
    </w:p>
    <w:p w14:paraId="0DB812D8"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bookmarkStart w:id="1069" w:name="_Hlk170458178"/>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 xml:space="preserve">c </w:t>
      </w:r>
      <w:r w:rsidRPr="000A6EE5">
        <w:rPr>
          <w:rFonts w:ascii="iCiel Avenir LT Std 35 Light" w:hAnsi="iCiel Avenir LT Std 35 Light" w:cs="Arial"/>
          <w:b/>
          <w:bCs/>
          <w:i/>
          <w:iCs/>
          <w:sz w:val="22"/>
          <w:szCs w:val="22"/>
        </w:rPr>
        <w:t>không có giá tr</w:t>
      </w:r>
      <w:r w:rsidRPr="000A6EE5">
        <w:rPr>
          <w:rFonts w:ascii="iCiel Avenir LT Std 35 Light" w:hAnsi="iCiel Avenir LT Std 35 Light" w:cs="Calibri"/>
          <w:b/>
          <w:bCs/>
          <w:i/>
          <w:iCs/>
          <w:sz w:val="22"/>
          <w:szCs w:val="22"/>
        </w:rPr>
        <w:t>ị</w:t>
      </w:r>
      <w:r w:rsidRPr="000A6EE5">
        <w:rPr>
          <w:rFonts w:ascii="iCiel Avenir LT Std 35 Light" w:hAnsi="iCiel Avenir LT Std 35 Light" w:cs="Arial"/>
          <w:b/>
          <w:bCs/>
          <w:i/>
          <w:iCs/>
          <w:sz w:val="22"/>
          <w:szCs w:val="22"/>
        </w:rPr>
        <w:t xml:space="preserve"> thay th</w:t>
      </w:r>
      <w:r w:rsidRPr="000A6EE5">
        <w:rPr>
          <w:rFonts w:ascii="iCiel Avenir LT Std 35 Light" w:hAnsi="iCiel Avenir LT Std 35 Light" w:cs="Calibri"/>
          <w:b/>
          <w:bCs/>
          <w:i/>
          <w:iCs/>
          <w:sz w:val="22"/>
          <w:szCs w:val="22"/>
        </w:rPr>
        <w:t>ế</w:t>
      </w:r>
      <w:r w:rsidRPr="000A6EE5">
        <w:rPr>
          <w:rFonts w:ascii="iCiel Avenir LT Std 35 Light" w:hAnsi="iCiel Avenir LT Std 35 Light" w:cs="Arial"/>
          <w:i/>
          <w:iCs/>
          <w:sz w:val="22"/>
          <w:szCs w:val="22"/>
        </w:rPr>
        <w:t xml:space="preserve">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c</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nh</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c khi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liên quan đ</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tham gia vào các kì thi và kì đánh giá.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mong mu</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n </w:t>
      </w:r>
      <w:r w:rsidRPr="000A6EE5">
        <w:rPr>
          <w:rFonts w:ascii="iCiel Avenir LT Std 35 Light" w:hAnsi="iCiel Avenir LT Std 35 Light" w:cs="Avenir Next LT Pro"/>
          <w:i/>
          <w:iCs/>
          <w:sz w:val="22"/>
          <w:szCs w:val="22"/>
        </w:rPr>
        <w:t>đă</w:t>
      </w:r>
      <w:r w:rsidRPr="000A6EE5">
        <w:rPr>
          <w:rFonts w:ascii="iCiel Avenir LT Std 35 Light" w:hAnsi="iCiel Avenir LT Std 35 Light" w:cs="Arial"/>
          <w:i/>
          <w:iCs/>
          <w:sz w:val="22"/>
          <w:szCs w:val="22"/>
        </w:rPr>
        <w:t>ng k</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 xml:space="preserve">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(EC) do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tham gia thi, ki</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m tra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b</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đú</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tu</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th</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 xml:space="preserve"> quy tr</w:t>
      </w:r>
      <w:r w:rsidRPr="000A6EE5">
        <w:rPr>
          <w:rFonts w:ascii="iCiel Avenir LT Std 35 Light" w:hAnsi="iCiel Avenir LT Std 35 Light" w:cs="Avenir Next LT Pro"/>
          <w:i/>
          <w:iCs/>
          <w:sz w:val="22"/>
          <w:szCs w:val="22"/>
        </w:rPr>
        <w:t>ì</w:t>
      </w:r>
      <w:r w:rsidRPr="000A6EE5">
        <w:rPr>
          <w:rFonts w:ascii="iCiel Avenir LT Std 35 Light" w:hAnsi="iCiel Avenir LT Std 35 Light" w:cs="Arial"/>
          <w:i/>
          <w:iCs/>
          <w:sz w:val="22"/>
          <w:szCs w:val="22"/>
        </w:rPr>
        <w:t>nh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ngo</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l</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 (EC) áp d</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ng riêng cho các kì thi và kì đánh giá. Quy trình này yêu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 m</w:t>
      </w:r>
      <w:r w:rsidRPr="000A6EE5">
        <w:rPr>
          <w:rFonts w:ascii="iCiel Avenir LT Std 35 Light" w:hAnsi="iCiel Avenir LT Std 35 Light" w:cs="Calibri"/>
          <w:i/>
          <w:iCs/>
          <w:sz w:val="22"/>
          <w:szCs w:val="22"/>
        </w:rPr>
        <w:t>ẫ</w:t>
      </w:r>
      <w:r w:rsidRPr="000A6EE5">
        <w:rPr>
          <w:rFonts w:ascii="iCiel Avenir LT Std 35 Light" w:hAnsi="iCiel Avenir LT Std 35 Light" w:cs="Arial"/>
          <w:i/>
          <w:iCs/>
          <w:sz w:val="22"/>
          <w:szCs w:val="22"/>
        </w:rPr>
        <w:t xml:space="preserve">u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kh</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theo y</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w:t>
      </w:r>
      <w:r w:rsidRPr="000A6EE5">
        <w:rPr>
          <w:rFonts w:ascii="iCiel Avenir LT Std 35 Light" w:hAnsi="iCiel Avenir LT Std 35 Light"/>
          <w:i/>
          <w:iCs/>
          <w:color w:val="000000"/>
          <w:sz w:val="22"/>
          <w:szCs w:val="22"/>
        </w:rPr>
        <w:t xml:space="preserve"> Sinh viên cần liên hệ đến Phòng Khảo Thí qua hòm thư </w:t>
      </w:r>
      <w:hyperlink r:id="rId17" w:history="1">
        <w:r w:rsidRPr="000A6EE5">
          <w:rPr>
            <w:rStyle w:val="Hyperlink"/>
            <w:rFonts w:ascii="iCiel Avenir LT Std 35 Light" w:hAnsi="iCiel Avenir LT Std 35 Light"/>
            <w:i/>
            <w:iCs/>
            <w:sz w:val="22"/>
            <w:szCs w:val="22"/>
          </w:rPr>
          <w:t>examoffice@buv.edu.vn</w:t>
        </w:r>
      </w:hyperlink>
      <w:r>
        <w:rPr>
          <w:rFonts w:ascii="iCiel Avenir LT Std 35 Light" w:hAnsi="iCiel Avenir LT Std 35 Light"/>
          <w:i/>
          <w:iCs/>
          <w:color w:val="000000"/>
          <w:sz w:val="22"/>
          <w:szCs w:val="22"/>
        </w:rPr>
        <w:t xml:space="preserve"> </w:t>
      </w:r>
      <w:r w:rsidRPr="000A6EE5">
        <w:rPr>
          <w:rFonts w:ascii="iCiel Avenir LT Std 35 Light" w:hAnsi="iCiel Avenir LT Std 35 Light"/>
          <w:i/>
          <w:iCs/>
          <w:color w:val="000000"/>
          <w:sz w:val="22"/>
          <w:szCs w:val="22"/>
        </w:rPr>
        <w:t>để được hướng dẫn hoàn tất thủ tục liên quan.</w:t>
      </w:r>
    </w:p>
    <w:bookmarkEnd w:id="1069"/>
    <w:p w14:paraId="69B79546" w14:textId="77777777" w:rsidR="003F29A9" w:rsidRPr="000A6EE5"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b/>
          <w:bCs/>
          <w:sz w:val="22"/>
          <w:szCs w:val="22"/>
        </w:rPr>
      </w:pPr>
      <w:r w:rsidRPr="000A6EE5">
        <w:rPr>
          <w:rFonts w:ascii="iCiel Avenir LT Std 35 Light" w:hAnsi="iCiel Avenir LT Std 35 Light" w:cs="Arial"/>
          <w:b/>
          <w:bCs/>
          <w:sz w:val="22"/>
          <w:szCs w:val="22"/>
        </w:rPr>
        <w:t>Deadlines/</w:t>
      </w:r>
      <w:r w:rsidRPr="000A6EE5">
        <w:rPr>
          <w:rFonts w:ascii="iCiel Avenir LT Std 35 Light" w:hAnsi="iCiel Avenir LT Std 35 Light" w:cs="Arial"/>
          <w:b/>
          <w:bCs/>
          <w:i/>
          <w:iCs/>
          <w:sz w:val="22"/>
          <w:szCs w:val="22"/>
        </w:rPr>
        <w:t>Th</w:t>
      </w:r>
      <w:r w:rsidRPr="000A6EE5">
        <w:rPr>
          <w:rFonts w:ascii="iCiel Avenir LT Std 35 Light" w:hAnsi="iCiel Avenir LT Std 35 Light" w:cs="Calibri"/>
          <w:b/>
          <w:bCs/>
          <w:i/>
          <w:iCs/>
          <w:sz w:val="22"/>
          <w:szCs w:val="22"/>
        </w:rPr>
        <w:t>ờ</w:t>
      </w:r>
      <w:r w:rsidRPr="000A6EE5">
        <w:rPr>
          <w:rFonts w:ascii="iCiel Avenir LT Std 35 Light" w:hAnsi="iCiel Avenir LT Std 35 Light" w:cs="Arial"/>
          <w:b/>
          <w:bCs/>
          <w:i/>
          <w:iCs/>
          <w:sz w:val="22"/>
          <w:szCs w:val="22"/>
        </w:rPr>
        <w:t>i h</w:t>
      </w:r>
      <w:r w:rsidRPr="000A6EE5">
        <w:rPr>
          <w:rFonts w:ascii="iCiel Avenir LT Std 35 Light" w:hAnsi="iCiel Avenir LT Std 35 Light" w:cs="Calibri"/>
          <w:b/>
          <w:bCs/>
          <w:i/>
          <w:iCs/>
          <w:sz w:val="22"/>
          <w:szCs w:val="22"/>
        </w:rPr>
        <w:t>ạ</w:t>
      </w:r>
      <w:r w:rsidRPr="000A6EE5">
        <w:rPr>
          <w:rFonts w:ascii="iCiel Avenir LT Std 35 Light" w:hAnsi="iCiel Avenir LT Std 35 Light" w:cs="Arial"/>
          <w:b/>
          <w:bCs/>
          <w:i/>
          <w:iCs/>
          <w:sz w:val="22"/>
          <w:szCs w:val="22"/>
        </w:rPr>
        <w:t>n n</w:t>
      </w:r>
      <w:r w:rsidRPr="000A6EE5">
        <w:rPr>
          <w:rFonts w:ascii="iCiel Avenir LT Std 35 Light" w:hAnsi="iCiel Avenir LT Std 35 Light" w:cs="Calibri"/>
          <w:b/>
          <w:bCs/>
          <w:i/>
          <w:iCs/>
          <w:sz w:val="22"/>
          <w:szCs w:val="22"/>
        </w:rPr>
        <w:t>ộ</w:t>
      </w:r>
      <w:r w:rsidRPr="000A6EE5">
        <w:rPr>
          <w:rFonts w:ascii="iCiel Avenir LT Std 35 Light" w:hAnsi="iCiel Avenir LT Std 35 Light" w:cs="Arial"/>
          <w:b/>
          <w:bCs/>
          <w:i/>
          <w:iCs/>
          <w:sz w:val="22"/>
          <w:szCs w:val="22"/>
        </w:rPr>
        <w:t>p:</w:t>
      </w:r>
    </w:p>
    <w:p w14:paraId="42E69019"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For plannable leaves, students should complete the absence application with the form and evidence submitted at least </w:t>
      </w:r>
      <w:r w:rsidRPr="000A6EE5">
        <w:rPr>
          <w:rFonts w:ascii="iCiel Avenir LT Std 35 Light" w:hAnsi="iCiel Avenir LT Std 35 Light" w:cs="Arial"/>
          <w:b/>
          <w:bCs/>
          <w:sz w:val="22"/>
          <w:szCs w:val="22"/>
        </w:rPr>
        <w:t>one day</w:t>
      </w:r>
      <w:r w:rsidRPr="000A6EE5">
        <w:rPr>
          <w:rFonts w:ascii="iCiel Avenir LT Std 35 Light" w:hAnsi="iCiel Avenir LT Std 35 Light" w:cs="Arial"/>
          <w:sz w:val="22"/>
          <w:szCs w:val="22"/>
        </w:rPr>
        <w:t xml:space="preserve"> in advance of the absence date (for example: driving license test or family events...).</w:t>
      </w:r>
    </w:p>
    <w:p w14:paraId="2232D79D"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i v</w:t>
      </w:r>
      <w:r w:rsidRPr="000A6EE5">
        <w:rPr>
          <w:rFonts w:ascii="iCiel Avenir LT Std 35 Light" w:hAnsi="iCiel Avenir LT Std 35 Light" w:cs="Calibri"/>
          <w:i/>
          <w:iCs/>
          <w:sz w:val="22"/>
          <w:szCs w:val="22"/>
        </w:rPr>
        <w:t>ớ</w:t>
      </w:r>
      <w:r w:rsidRPr="000A6EE5">
        <w:rPr>
          <w:rFonts w:ascii="iCiel Avenir LT Std 35 Light" w:hAnsi="iCiel Avenir LT Std 35 Light" w:cs="Arial"/>
          <w:i/>
          <w:iCs/>
          <w:sz w:val="22"/>
          <w:szCs w:val="22"/>
        </w:rPr>
        <w:t>i c</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c</w:t>
      </w:r>
      <w:r w:rsidRPr="000A6EE5">
        <w:rPr>
          <w:rFonts w:ascii="iCiel Avenir LT Std 35 Light" w:hAnsi="iCiel Avenir LT Std 35 Light" w:cs="Avenir Next LT Pro"/>
          <w:i/>
          <w:iCs/>
          <w:sz w:val="22"/>
          <w:szCs w:val="22"/>
        </w:rPr>
        <w:t>ó</w:t>
      </w:r>
      <w:r w:rsidRPr="000A6EE5">
        <w:rPr>
          <w:rFonts w:ascii="iCiel Avenir LT Std 35 Light" w:hAnsi="iCiel Avenir LT Std 35 Light" w:cs="Arial"/>
          <w:i/>
          <w:iCs/>
          <w:sz w:val="22"/>
          <w:szCs w:val="22"/>
        </w:rPr>
        <w:t xml:space="preserve">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d</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c (nh</w:t>
      </w:r>
      <w:r w:rsidRPr="000A6EE5">
        <w:rPr>
          <w:rFonts w:ascii="iCiel Avenir LT Std 35 Light" w:hAnsi="iCiel Avenir LT Std 35 Light" w:cs="Calibri"/>
          <w:i/>
          <w:iCs/>
          <w:sz w:val="22"/>
          <w:szCs w:val="22"/>
        </w:rPr>
        <w:t>ư</w:t>
      </w:r>
      <w:r w:rsidRPr="000A6EE5">
        <w:rPr>
          <w:rFonts w:ascii="iCiel Avenir LT Std 35 Light" w:hAnsi="iCiel Avenir LT Std 35 Light" w:cs="Arial"/>
          <w:i/>
          <w:iCs/>
          <w:sz w:val="22"/>
          <w:szCs w:val="22"/>
        </w:rPr>
        <w:t xml:space="preserve"> thi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l</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i xe, s</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n gia </w:t>
      </w:r>
      <w:r w:rsidRPr="000A6EE5">
        <w:rPr>
          <w:rFonts w:ascii="iCiel Avenir LT Std 35 Light" w:hAnsi="iCiel Avenir LT Std 35 Light" w:cs="Avenir Next LT Pro"/>
          <w:i/>
          <w:iCs/>
          <w:sz w:val="22"/>
          <w:szCs w:val="22"/>
        </w:rPr>
        <w:t>đì</w:t>
      </w:r>
      <w:r w:rsidRPr="000A6EE5">
        <w:rPr>
          <w:rFonts w:ascii="iCiel Avenir LT Std 35 Light" w:hAnsi="iCiel Avenir LT Std 35 Light" w:cs="Arial"/>
          <w:i/>
          <w:iCs/>
          <w:sz w:val="22"/>
          <w:szCs w:val="22"/>
        </w:rPr>
        <w:t>nh</w:t>
      </w:r>
      <w:r w:rsidRPr="000A6EE5">
        <w:rPr>
          <w:rFonts w:ascii="iCiel Avenir LT Std 35 Light" w:hAnsi="iCiel Avenir LT Std 35 Light" w:cs="Avenir Next LT Pro"/>
          <w:i/>
          <w:iCs/>
          <w:sz w:val="22"/>
          <w:szCs w:val="22"/>
        </w:rPr>
        <w:t>…</w:t>
      </w:r>
      <w:r w:rsidRPr="000A6EE5">
        <w:rPr>
          <w:rFonts w:ascii="iCiel Avenir LT Std 35 Light" w:hAnsi="iCiel Avenir LT Std 35 Light" w:cs="Arial"/>
          <w:i/>
          <w:iCs/>
          <w:sz w:val="22"/>
          <w:szCs w:val="22"/>
        </w:rPr>
        <w:t>),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cần hoàn thành thủ tục xin nghỉ học bao gồm việc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 xml:space="preserve">p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và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 xml:space="preserve">ng ít nhất </w:t>
      </w:r>
      <w:r w:rsidRPr="000A6EE5">
        <w:rPr>
          <w:rFonts w:ascii="iCiel Avenir LT Std 35 Light" w:hAnsi="iCiel Avenir LT Std 35 Light" w:cs="Arial"/>
          <w:b/>
          <w:bCs/>
          <w:i/>
          <w:iCs/>
          <w:sz w:val="22"/>
          <w:szCs w:val="22"/>
        </w:rPr>
        <w:t>01 ng</w:t>
      </w:r>
      <w:r w:rsidRPr="000A6EE5">
        <w:rPr>
          <w:rFonts w:ascii="iCiel Avenir LT Std 35 Light" w:hAnsi="iCiel Avenir LT Std 35 Light" w:cs="Avenir Next LT Pro"/>
          <w:b/>
          <w:bCs/>
          <w:i/>
          <w:iCs/>
          <w:sz w:val="22"/>
          <w:szCs w:val="22"/>
        </w:rPr>
        <w:t>à</w:t>
      </w:r>
      <w:r w:rsidRPr="000A6EE5">
        <w:rPr>
          <w:rFonts w:ascii="iCiel Avenir LT Std 35 Light" w:hAnsi="iCiel Avenir LT Std 35 Light" w:cs="Arial"/>
          <w:b/>
          <w:bCs/>
          <w:i/>
          <w:iCs/>
          <w:sz w:val="22"/>
          <w:szCs w:val="22"/>
        </w:rPr>
        <w:t>y</w:t>
      </w:r>
      <w:r w:rsidRPr="000A6EE5">
        <w:rPr>
          <w:rFonts w:ascii="iCiel Avenir LT Std 35 Light" w:hAnsi="iCiel Avenir LT Std 35 Light" w:cs="Arial"/>
          <w:i/>
          <w:iCs/>
          <w:sz w:val="22"/>
          <w:szCs w:val="22"/>
        </w:rPr>
        <w:t xml:space="preserve"> trước ngày nghỉ phép. </w:t>
      </w:r>
    </w:p>
    <w:p w14:paraId="13867549" w14:textId="77777777" w:rsidR="003F29A9" w:rsidRPr="000A6EE5" w:rsidRDefault="003F29A9" w:rsidP="003F29A9">
      <w:pPr>
        <w:spacing w:before="240" w:beforeAutospacing="0" w:after="0" w:afterAutospacing="0"/>
        <w:ind w:left="720" w:right="-249" w:firstLine="0"/>
        <w:rPr>
          <w:rFonts w:ascii="iCiel Avenir LT Std 35 Light" w:hAnsi="iCiel Avenir LT Std 35 Light" w:cs="Arial"/>
          <w:sz w:val="22"/>
          <w:szCs w:val="22"/>
        </w:rPr>
      </w:pPr>
      <w:r w:rsidRPr="000A6EE5">
        <w:rPr>
          <w:rFonts w:ascii="iCiel Avenir LT Std 35 Light" w:hAnsi="iCiel Avenir LT Std 35 Light" w:cs="Arial"/>
          <w:sz w:val="22"/>
          <w:szCs w:val="22"/>
        </w:rPr>
        <w:t xml:space="preserve">For unforeseen matters, students should complete the absence application with the form and evidence submitted </w:t>
      </w:r>
      <w:r w:rsidRPr="000A6EE5">
        <w:rPr>
          <w:rFonts w:ascii="iCiel Avenir LT Std 35 Light" w:hAnsi="iCiel Avenir LT Std 35 Light" w:cs="Arial"/>
          <w:b/>
          <w:bCs/>
          <w:sz w:val="22"/>
          <w:szCs w:val="22"/>
        </w:rPr>
        <w:t>within three days</w:t>
      </w:r>
      <w:r w:rsidRPr="000A6EE5">
        <w:rPr>
          <w:rFonts w:ascii="iCiel Avenir LT Std 35 Light" w:hAnsi="iCiel Avenir LT Std 35 Light" w:cs="Arial"/>
          <w:sz w:val="22"/>
          <w:szCs w:val="22"/>
        </w:rPr>
        <w:t xml:space="preserve"> upon the student’s return to the University (for example: illness or accident).</w:t>
      </w:r>
    </w:p>
    <w:p w14:paraId="284E1D6E"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Đ</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i v</w:t>
      </w:r>
      <w:r w:rsidRPr="000A6EE5">
        <w:rPr>
          <w:rFonts w:ascii="iCiel Avenir LT Std 35 Light" w:hAnsi="iCiel Avenir LT Std 35 Light" w:cs="Calibri"/>
          <w:i/>
          <w:iCs/>
          <w:sz w:val="22"/>
          <w:szCs w:val="22"/>
        </w:rPr>
        <w:t>ớ</w:t>
      </w:r>
      <w:r w:rsidRPr="000A6EE5">
        <w:rPr>
          <w:rFonts w:ascii="iCiel Avenir LT Std 35 Light" w:hAnsi="iCiel Avenir LT Std 35 Light" w:cs="Arial"/>
          <w:i/>
          <w:iCs/>
          <w:sz w:val="22"/>
          <w:szCs w:val="22"/>
        </w:rPr>
        <w:t>i c</w:t>
      </w:r>
      <w:r w:rsidRPr="000A6EE5">
        <w:rPr>
          <w:rFonts w:ascii="iCiel Avenir LT Std 35 Light" w:hAnsi="iCiel Avenir LT Std 35 Light" w:cs="Avenir Next LT Pro"/>
          <w:i/>
          <w:iCs/>
          <w:sz w:val="22"/>
          <w:szCs w:val="22"/>
        </w:rPr>
        <w:t>á</w:t>
      </w:r>
      <w:r w:rsidRPr="000A6EE5">
        <w:rPr>
          <w:rFonts w:ascii="iCiel Avenir LT Std 35 Light" w:hAnsi="iCiel Avenir LT Std 35 Light" w:cs="Arial"/>
          <w:i/>
          <w:iCs/>
          <w:sz w:val="22"/>
          <w:szCs w:val="22"/>
        </w:rPr>
        <w:t>c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h</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p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th</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d</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 xml:space="preserve"> ki</w:t>
      </w:r>
      <w:r w:rsidRPr="000A6EE5">
        <w:rPr>
          <w:rFonts w:ascii="iCiel Avenir LT Std 35 Light" w:hAnsi="iCiel Avenir LT Std 35 Light" w:cs="Calibri"/>
          <w:i/>
          <w:iCs/>
          <w:sz w:val="22"/>
          <w:szCs w:val="22"/>
        </w:rPr>
        <w:t>ế</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c (nh</w:t>
      </w:r>
      <w:r w:rsidRPr="000A6EE5">
        <w:rPr>
          <w:rFonts w:ascii="iCiel Avenir LT Std 35 Light" w:hAnsi="iCiel Avenir LT Std 35 Light" w:cs="Calibri"/>
          <w:i/>
          <w:iCs/>
          <w:sz w:val="22"/>
          <w:szCs w:val="22"/>
        </w:rPr>
        <w:t>ư</w:t>
      </w:r>
      <w:r w:rsidRPr="000A6EE5">
        <w:rPr>
          <w:rFonts w:ascii="iCiel Avenir LT Std 35 Light" w:hAnsi="iCiel Avenir LT Std 35 Light" w:cs="Arial"/>
          <w:i/>
          <w:iCs/>
          <w:sz w:val="22"/>
          <w:szCs w:val="22"/>
        </w:rPr>
        <w:t xml:space="preserve"> </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m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Arial"/>
          <w:i/>
          <w:iCs/>
          <w:sz w:val="22"/>
          <w:szCs w:val="22"/>
        </w:rPr>
        <w:t>au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tai n</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 hoàn thành thủ tục xin nghỉ học bao gồm việc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 xml:space="preserve">p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và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rial"/>
          <w:b/>
          <w:bCs/>
          <w:i/>
          <w:iCs/>
          <w:sz w:val="22"/>
          <w:szCs w:val="22"/>
        </w:rPr>
        <w:t>trong v</w:t>
      </w:r>
      <w:r w:rsidRPr="000A6EE5">
        <w:rPr>
          <w:rFonts w:ascii="iCiel Avenir LT Std 35 Light" w:hAnsi="iCiel Avenir LT Std 35 Light" w:cs="Avenir Next LT Pro"/>
          <w:b/>
          <w:bCs/>
          <w:i/>
          <w:iCs/>
          <w:sz w:val="22"/>
          <w:szCs w:val="22"/>
        </w:rPr>
        <w:t>ò</w:t>
      </w:r>
      <w:r w:rsidRPr="000A6EE5">
        <w:rPr>
          <w:rFonts w:ascii="iCiel Avenir LT Std 35 Light" w:hAnsi="iCiel Avenir LT Std 35 Light" w:cs="Arial"/>
          <w:b/>
          <w:bCs/>
          <w:i/>
          <w:iCs/>
          <w:sz w:val="22"/>
          <w:szCs w:val="22"/>
        </w:rPr>
        <w:t>ng 03 ngày</w:t>
      </w:r>
      <w:r w:rsidRPr="000A6EE5">
        <w:rPr>
          <w:rFonts w:ascii="iCiel Avenir LT Std 35 Light" w:hAnsi="iCiel Avenir LT Std 35 Light" w:cs="Arial"/>
          <w:i/>
          <w:iCs/>
          <w:sz w:val="22"/>
          <w:szCs w:val="22"/>
        </w:rPr>
        <w:t xml:space="preserve"> k</w:t>
      </w:r>
      <w:r w:rsidRPr="000A6EE5">
        <w:rPr>
          <w:rFonts w:ascii="iCiel Avenir LT Std 35 Light" w:hAnsi="iCiel Avenir LT Std 35 Light" w:cs="Calibri"/>
          <w:i/>
          <w:iCs/>
          <w:sz w:val="22"/>
          <w:szCs w:val="22"/>
        </w:rPr>
        <w:t>ể</w:t>
      </w:r>
      <w:r w:rsidRPr="000A6EE5">
        <w:rPr>
          <w:rFonts w:ascii="iCiel Avenir LT Std 35 Light" w:hAnsi="iCiel Avenir LT Std 35 Light" w:cs="Arial"/>
          <w:i/>
          <w:iCs/>
          <w:sz w:val="22"/>
          <w:szCs w:val="22"/>
        </w:rPr>
        <w:t xml:space="preserve"> t</w:t>
      </w:r>
      <w:r w:rsidRPr="000A6EE5">
        <w:rPr>
          <w:rFonts w:ascii="iCiel Avenir LT Std 35 Light" w:hAnsi="iCiel Avenir LT Std 35 Light" w:cs="Calibri"/>
          <w:i/>
          <w:iCs/>
          <w:sz w:val="22"/>
          <w:szCs w:val="22"/>
        </w:rPr>
        <w:t>ừ</w:t>
      </w:r>
      <w:r w:rsidRPr="000A6EE5">
        <w:rPr>
          <w:rFonts w:ascii="iCiel Avenir LT Std 35 Light" w:hAnsi="iCiel Avenir LT Std 35 Light" w:cs="Arial"/>
          <w:i/>
          <w:iCs/>
          <w:sz w:val="22"/>
          <w:szCs w:val="22"/>
        </w:rPr>
        <w:t xml:space="preserve"> ng</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y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tr</w:t>
      </w:r>
      <w:r w:rsidRPr="000A6EE5">
        <w:rPr>
          <w:rFonts w:ascii="iCiel Avenir LT Std 35 Light" w:hAnsi="iCiel Avenir LT Std 35 Light" w:cs="Calibri"/>
          <w:i/>
          <w:iCs/>
          <w:sz w:val="22"/>
          <w:szCs w:val="22"/>
        </w:rPr>
        <w:t>ở</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w:t>
      </w:r>
    </w:p>
    <w:p w14:paraId="57CBC95F" w14:textId="77777777" w:rsidR="003F29A9" w:rsidRPr="000A6EE5"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i/>
          <w:iCs/>
          <w:sz w:val="22"/>
          <w:szCs w:val="22"/>
        </w:rPr>
      </w:pPr>
      <w:r w:rsidRPr="000A6EE5">
        <w:rPr>
          <w:rFonts w:ascii="iCiel Avenir LT Std 35 Light" w:hAnsi="iCiel Avenir LT Std 35 Light" w:cs="Arial"/>
          <w:sz w:val="22"/>
          <w:szCs w:val="22"/>
        </w:rPr>
        <w:t xml:space="preserve">The absence application is </w:t>
      </w:r>
      <w:r w:rsidRPr="000A6EE5">
        <w:rPr>
          <w:rFonts w:ascii="iCiel Avenir LT Std 35 Light" w:hAnsi="iCiel Avenir LT Std 35 Light" w:cs="Arial"/>
          <w:b/>
          <w:bCs/>
          <w:sz w:val="22"/>
          <w:szCs w:val="22"/>
        </w:rPr>
        <w:t>only</w:t>
      </w:r>
      <w:r w:rsidRPr="000A6EE5">
        <w:rPr>
          <w:rFonts w:ascii="iCiel Avenir LT Std 35 Light" w:hAnsi="iCiel Avenir LT Std 35 Light" w:cs="Arial"/>
          <w:sz w:val="22"/>
          <w:szCs w:val="22"/>
        </w:rPr>
        <w:t xml:space="preserve"> processed when the absence form and evidence are submitted to the Student Information Office on Level 2 or via email at </w:t>
      </w:r>
      <w:r w:rsidRPr="000A6EE5">
        <w:rPr>
          <w:rFonts w:ascii="iCiel Avenir LT Std 35 Light" w:hAnsi="iCiel Avenir LT Std 35 Light" w:cs="Arial"/>
          <w:sz w:val="22"/>
          <w:szCs w:val="22"/>
          <w:u w:val="single"/>
        </w:rPr>
        <w:t>studentservice@buv.edu.vn</w:t>
      </w:r>
      <w:r w:rsidRPr="000A6EE5">
        <w:rPr>
          <w:rFonts w:ascii="iCiel Avenir LT Std 35 Light" w:hAnsi="iCiel Avenir LT Std 35 Light" w:cs="Arial"/>
          <w:sz w:val="22"/>
          <w:szCs w:val="22"/>
        </w:rPr>
        <w:t>.</w:t>
      </w:r>
    </w:p>
    <w:p w14:paraId="3FF91522" w14:textId="77777777" w:rsidR="003F29A9" w:rsidRPr="000A6EE5"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Yêu c</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u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ph</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 xml:space="preserve">p sẽ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 xml:space="preserve">t </w:t>
      </w:r>
      <w:r w:rsidRPr="000A6EE5">
        <w:rPr>
          <w:rFonts w:ascii="iCiel Avenir LT Std 35 Light" w:hAnsi="iCiel Avenir LT Std 35 Light" w:cs="Arial"/>
          <w:b/>
          <w:bCs/>
          <w:i/>
          <w:iCs/>
          <w:sz w:val="22"/>
          <w:szCs w:val="22"/>
        </w:rPr>
        <w:t>khi và chỉ khi</w:t>
      </w:r>
      <w:r w:rsidRPr="000A6EE5">
        <w:rPr>
          <w:rFonts w:ascii="iCiel Avenir LT Std 35 Light" w:hAnsi="iCiel Avenir LT Std 35 Light" w:cs="Arial"/>
          <w:i/>
          <w:iCs/>
          <w:sz w:val="22"/>
          <w:szCs w:val="22"/>
        </w:rPr>
        <w:t xml:space="preserve">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n</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p đ</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 xml:space="preserve">y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 xml:space="preserve"> đ</w:t>
      </w:r>
      <w:r w:rsidRPr="000A6EE5">
        <w:rPr>
          <w:rFonts w:ascii="iCiel Avenir LT Std 35 Light" w:hAnsi="iCiel Avenir LT Std 35 Light" w:cs="Calibri"/>
          <w:i/>
          <w:iCs/>
          <w:sz w:val="22"/>
          <w:szCs w:val="22"/>
        </w:rPr>
        <w:t>ơ</w:t>
      </w:r>
      <w:r w:rsidRPr="000A6EE5">
        <w:rPr>
          <w:rFonts w:ascii="iCiel Avenir LT Std 35 Light" w:hAnsi="iCiel Avenir LT Std 35 Light" w:cs="Arial"/>
          <w:i/>
          <w:iCs/>
          <w:sz w:val="22"/>
          <w:szCs w:val="22"/>
        </w:rPr>
        <w:t>n xin v</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ng m</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t k</w:t>
      </w:r>
      <w:r w:rsidRPr="000A6EE5">
        <w:rPr>
          <w:rFonts w:ascii="iCiel Avenir LT Std 35 Light" w:hAnsi="iCiel Avenir LT Std 35 Light" w:cs="Avenir Next LT Pro"/>
          <w:i/>
          <w:iCs/>
          <w:sz w:val="22"/>
          <w:szCs w:val="22"/>
        </w:rPr>
        <w:t>è</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ng ch</w:t>
      </w:r>
      <w:r w:rsidRPr="000A6EE5">
        <w:rPr>
          <w:rFonts w:ascii="iCiel Avenir LT Std 35 Light" w:hAnsi="iCiel Avenir LT Std 35 Light" w:cs="Calibri"/>
          <w:i/>
          <w:iCs/>
          <w:sz w:val="22"/>
          <w:szCs w:val="22"/>
        </w:rPr>
        <w:t>ứ</w:t>
      </w:r>
      <w:r w:rsidRPr="000A6EE5">
        <w:rPr>
          <w:rFonts w:ascii="iCiel Avenir LT Std 35 Light" w:hAnsi="iCiel Avenir LT Std 35 Light" w:cs="Arial"/>
          <w:i/>
          <w:iCs/>
          <w:sz w:val="22"/>
          <w:szCs w:val="22"/>
        </w:rPr>
        <w:t>ng t</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Ph</w:t>
      </w:r>
      <w:r w:rsidRPr="000A6EE5">
        <w:rPr>
          <w:rFonts w:ascii="iCiel Avenir LT Std 35 Light" w:hAnsi="iCiel Avenir LT Std 35 Light" w:cs="Avenir Next LT Pro"/>
          <w:i/>
          <w:iCs/>
          <w:sz w:val="22"/>
          <w:szCs w:val="22"/>
        </w:rPr>
        <w:t>ò</w:t>
      </w:r>
      <w:r w:rsidRPr="000A6EE5">
        <w:rPr>
          <w:rFonts w:ascii="iCiel Avenir LT Std 35 Light" w:hAnsi="iCiel Avenir LT Std 35 Light" w:cs="Arial"/>
          <w:i/>
          <w:iCs/>
          <w:sz w:val="22"/>
          <w:szCs w:val="22"/>
        </w:rPr>
        <w:t>ng Th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tin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t</w:t>
      </w:r>
      <w:r w:rsidRPr="000A6EE5">
        <w:rPr>
          <w:rFonts w:ascii="iCiel Avenir LT Std 35 Light" w:hAnsi="iCiel Avenir LT Std 35 Light" w:cs="Calibri"/>
          <w:i/>
          <w:iCs/>
          <w:sz w:val="22"/>
          <w:szCs w:val="22"/>
        </w:rPr>
        <w:t>ạ</w:t>
      </w:r>
      <w:r w:rsidRPr="000A6EE5">
        <w:rPr>
          <w:rFonts w:ascii="iCiel Avenir LT Std 35 Light" w:hAnsi="iCiel Avenir LT Std 35 Light" w:cs="Arial"/>
          <w:i/>
          <w:iCs/>
          <w:sz w:val="22"/>
          <w:szCs w:val="22"/>
        </w:rPr>
        <w:t>i T</w:t>
      </w:r>
      <w:r w:rsidRPr="000A6EE5">
        <w:rPr>
          <w:rFonts w:ascii="iCiel Avenir LT Std 35 Light" w:hAnsi="iCiel Avenir LT Std 35 Light" w:cs="Calibri"/>
          <w:i/>
          <w:iCs/>
          <w:sz w:val="22"/>
          <w:szCs w:val="22"/>
        </w:rPr>
        <w:t>ầ</w:t>
      </w:r>
      <w:r w:rsidRPr="000A6EE5">
        <w:rPr>
          <w:rFonts w:ascii="iCiel Avenir LT Std 35 Light" w:hAnsi="iCiel Avenir LT Std 35 Light" w:cs="Arial"/>
          <w:i/>
          <w:iCs/>
          <w:sz w:val="22"/>
          <w:szCs w:val="22"/>
        </w:rPr>
        <w:t>ng 2 khu v</w:t>
      </w:r>
      <w:r w:rsidRPr="000A6EE5">
        <w:rPr>
          <w:rFonts w:ascii="iCiel Avenir LT Std 35 Light" w:hAnsi="iCiel Avenir LT Std 35 Light" w:cs="Calibri"/>
          <w:i/>
          <w:iCs/>
          <w:sz w:val="22"/>
          <w:szCs w:val="22"/>
        </w:rPr>
        <w:t>ự</w:t>
      </w:r>
      <w:r w:rsidRPr="000A6EE5">
        <w:rPr>
          <w:rFonts w:ascii="iCiel Avenir LT Std 35 Light" w:hAnsi="iCiel Avenir LT Std 35 Light" w:cs="Arial"/>
          <w:i/>
          <w:iCs/>
          <w:sz w:val="22"/>
          <w:szCs w:val="22"/>
        </w:rPr>
        <w:t>c v</w:t>
      </w:r>
      <w:r w:rsidRPr="000A6EE5">
        <w:rPr>
          <w:rFonts w:ascii="iCiel Avenir LT Std 35 Light" w:hAnsi="iCiel Avenir LT Std 35 Light" w:cs="Avenir Next LT Pro"/>
          <w:i/>
          <w:iCs/>
          <w:sz w:val="22"/>
          <w:szCs w:val="22"/>
        </w:rPr>
        <w:t>ă</w:t>
      </w:r>
      <w:r w:rsidRPr="000A6EE5">
        <w:rPr>
          <w:rFonts w:ascii="iCiel Avenir LT Std 35 Light" w:hAnsi="iCiel Avenir LT Std 35 Light" w:cs="Arial"/>
          <w:i/>
          <w:iCs/>
          <w:sz w:val="22"/>
          <w:szCs w:val="22"/>
        </w:rPr>
        <w:t>n ph</w:t>
      </w:r>
      <w:r w:rsidRPr="000A6EE5">
        <w:rPr>
          <w:rFonts w:ascii="iCiel Avenir LT Std 35 Light" w:hAnsi="iCiel Avenir LT Std 35 Light" w:cs="Avenir Next LT Pro"/>
          <w:i/>
          <w:iCs/>
          <w:sz w:val="22"/>
          <w:szCs w:val="22"/>
        </w:rPr>
        <w:t>ò</w:t>
      </w:r>
      <w:r w:rsidRPr="000A6EE5">
        <w:rPr>
          <w:rFonts w:ascii="iCiel Avenir LT Std 35 Light" w:hAnsi="iCiel Avenir LT Std 35 Light" w:cs="Arial"/>
          <w:i/>
          <w:iCs/>
          <w:sz w:val="22"/>
          <w:szCs w:val="22"/>
        </w:rPr>
        <w:t>ng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g</w:t>
      </w:r>
      <w:r w:rsidRPr="000A6EE5">
        <w:rPr>
          <w:rFonts w:ascii="iCiel Avenir LT Std 35 Light" w:hAnsi="iCiel Avenir LT Std 35 Light" w:cs="Calibri"/>
          <w:i/>
          <w:iCs/>
          <w:sz w:val="22"/>
          <w:szCs w:val="22"/>
        </w:rPr>
        <w:t>ử</w:t>
      </w:r>
      <w:r w:rsidRPr="000A6EE5">
        <w:rPr>
          <w:rFonts w:ascii="iCiel Avenir LT Std 35 Light" w:hAnsi="iCiel Avenir LT Std 35 Light" w:cs="Arial"/>
          <w:i/>
          <w:iCs/>
          <w:sz w:val="22"/>
          <w:szCs w:val="22"/>
        </w:rPr>
        <w:t xml:space="preserve">i qua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ị</w:t>
      </w:r>
      <w:r w:rsidRPr="000A6EE5">
        <w:rPr>
          <w:rFonts w:ascii="iCiel Avenir LT Std 35 Light" w:hAnsi="iCiel Avenir LT Std 35 Light" w:cs="Arial"/>
          <w:i/>
          <w:iCs/>
          <w:sz w:val="22"/>
          <w:szCs w:val="22"/>
        </w:rPr>
        <w:t>a ch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email </w:t>
      </w:r>
      <w:hyperlink r:id="rId18" w:history="1">
        <w:r w:rsidRPr="000A6EE5">
          <w:rPr>
            <w:rFonts w:ascii="iCiel Avenir LT Std 35 Light" w:hAnsi="iCiel Avenir LT Std 35 Light" w:cs="Arial"/>
            <w:i/>
            <w:iCs/>
            <w:color w:val="0563C1"/>
            <w:sz w:val="22"/>
            <w:szCs w:val="22"/>
            <w:u w:val="single"/>
          </w:rPr>
          <w:t>studentservice@buv.edu.vn</w:t>
        </w:r>
      </w:hyperlink>
      <w:r w:rsidRPr="000A6EE5">
        <w:rPr>
          <w:rFonts w:ascii="iCiel Avenir LT Std 35 Light" w:hAnsi="iCiel Avenir LT Std 35 Light" w:cs="Arial"/>
          <w:i/>
          <w:iCs/>
          <w:sz w:val="22"/>
          <w:szCs w:val="22"/>
        </w:rPr>
        <w:t>.</w:t>
      </w:r>
      <w:bookmarkStart w:id="1070" w:name="_Hlk169167377"/>
    </w:p>
    <w:p w14:paraId="51AC881A" w14:textId="77777777" w:rsidR="003F29A9" w:rsidRPr="000A6EE5" w:rsidRDefault="003F29A9" w:rsidP="003F29A9">
      <w:pPr>
        <w:spacing w:before="0" w:beforeAutospacing="0" w:after="0" w:afterAutospacing="0"/>
        <w:ind w:left="720" w:right="-247" w:firstLine="0"/>
        <w:rPr>
          <w:rFonts w:ascii="iCiel Avenir LT Std 35 Light" w:hAnsi="iCiel Avenir LT Std 35 Light" w:cs="Arial"/>
          <w:sz w:val="22"/>
          <w:szCs w:val="22"/>
        </w:rPr>
      </w:pPr>
    </w:p>
    <w:p w14:paraId="62EE239C" w14:textId="77777777" w:rsidR="003F29A9" w:rsidRPr="000A6EE5"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0A6EE5">
        <w:rPr>
          <w:rFonts w:ascii="iCiel Avenir LT Std 35 Light" w:hAnsi="iCiel Avenir LT Std 35 Light" w:cs="Arial"/>
          <w:sz w:val="22"/>
          <w:szCs w:val="22"/>
        </w:rPr>
        <w:t>The following list consists of common approved or unapproved absence reasons. Apart from the below list, other reasons will be carefully considered depending on the particularity of the circumstances to ensure the student's academic benefits.</w:t>
      </w:r>
    </w:p>
    <w:p w14:paraId="64D91387" w14:textId="77777777" w:rsidR="003F29A9" w:rsidRPr="000A6EE5"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0A6EE5">
        <w:rPr>
          <w:rFonts w:ascii="iCiel Avenir LT Std 35 Light" w:hAnsi="iCiel Avenir LT Std 35 Light" w:cs="Arial"/>
          <w:i/>
          <w:iCs/>
          <w:sz w:val="22"/>
          <w:szCs w:val="22"/>
        </w:rPr>
        <w:t>Danh m</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c d</w:t>
      </w:r>
      <w:r w:rsidRPr="000A6EE5">
        <w:rPr>
          <w:rFonts w:ascii="iCiel Avenir LT Std 35 Light" w:hAnsi="iCiel Avenir LT Std 35 Light" w:cs="Calibri"/>
          <w:i/>
          <w:iCs/>
          <w:sz w:val="22"/>
          <w:szCs w:val="22"/>
        </w:rPr>
        <w:t>ướ</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đâ</w:t>
      </w:r>
      <w:r w:rsidRPr="000A6EE5">
        <w:rPr>
          <w:rFonts w:ascii="iCiel Avenir LT Std 35 Light" w:hAnsi="iCiel Avenir LT Std 35 Light" w:cs="Arial"/>
          <w:i/>
          <w:iCs/>
          <w:sz w:val="22"/>
          <w:szCs w:val="22"/>
        </w:rPr>
        <w:t>y bao g</w:t>
      </w:r>
      <w:r w:rsidRPr="000A6EE5">
        <w:rPr>
          <w:rFonts w:ascii="iCiel Avenir LT Std 35 Light" w:hAnsi="iCiel Avenir LT Std 35 Light" w:cs="Calibri"/>
          <w:i/>
          <w:iCs/>
          <w:sz w:val="22"/>
          <w:szCs w:val="22"/>
        </w:rPr>
        <w:t>ồ</w:t>
      </w:r>
      <w:r w:rsidRPr="000A6EE5">
        <w:rPr>
          <w:rFonts w:ascii="iCiel Avenir LT Std 35 Light" w:hAnsi="iCiel Avenir LT Std 35 Light" w:cs="Arial"/>
          <w:i/>
          <w:iCs/>
          <w:sz w:val="22"/>
          <w:szCs w:val="22"/>
        </w:rPr>
        <w:t>m m</w:t>
      </w:r>
      <w:r w:rsidRPr="000A6EE5">
        <w:rPr>
          <w:rFonts w:ascii="iCiel Avenir LT Std 35 Light" w:hAnsi="iCiel Avenir LT Std 35 Light" w:cs="Calibri"/>
          <w:i/>
          <w:iCs/>
          <w:sz w:val="22"/>
          <w:szCs w:val="22"/>
        </w:rPr>
        <w:t>ộ</w:t>
      </w:r>
      <w:r w:rsidRPr="000A6EE5">
        <w:rPr>
          <w:rFonts w:ascii="iCiel Avenir LT Std 35 Light" w:hAnsi="iCiel Avenir LT Std 35 Light" w:cs="Arial"/>
          <w:i/>
          <w:iCs/>
          <w:sz w:val="22"/>
          <w:szCs w:val="22"/>
        </w:rPr>
        <w:t>t s</w:t>
      </w:r>
      <w:r w:rsidRPr="000A6EE5">
        <w:rPr>
          <w:rFonts w:ascii="iCiel Avenir LT Std 35 Light" w:hAnsi="iCiel Avenir LT Std 35 Light" w:cs="Calibri"/>
          <w:i/>
          <w:iCs/>
          <w:sz w:val="22"/>
          <w:szCs w:val="22"/>
        </w:rPr>
        <w:t>ố</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Avenir Next LT Pro"/>
          <w:i/>
          <w:iCs/>
          <w:sz w:val="22"/>
          <w:szCs w:val="22"/>
        </w:rPr>
        <w:t>ý</w:t>
      </w:r>
      <w:r w:rsidRPr="000A6EE5">
        <w:rPr>
          <w:rFonts w:ascii="iCiel Avenir LT Std 35 Light" w:hAnsi="iCiel Avenir LT Std 35 Light" w:cs="Arial"/>
          <w:i/>
          <w:iCs/>
          <w:sz w:val="22"/>
          <w:szCs w:val="22"/>
        </w:rPr>
        <w:t xml:space="preserve"> do xin ngh</w:t>
      </w:r>
      <w:r w:rsidRPr="000A6EE5">
        <w:rPr>
          <w:rFonts w:ascii="iCiel Avenir LT Std 35 Light" w:hAnsi="iCiel Avenir LT Std 35 Light" w:cs="Calibri"/>
          <w:i/>
          <w:iCs/>
          <w:sz w:val="22"/>
          <w:szCs w:val="22"/>
        </w:rPr>
        <w:t>ỉ</w:t>
      </w:r>
      <w:r w:rsidRPr="000A6EE5">
        <w:rPr>
          <w:rFonts w:ascii="iCiel Avenir LT Std 35 Light" w:hAnsi="iCiel Avenir LT Std 35 Light" w:cs="Arial"/>
          <w:i/>
          <w:iCs/>
          <w:sz w:val="22"/>
          <w:szCs w:val="22"/>
        </w:rPr>
        <w:t xml:space="preserve"> th</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 xml:space="preserve">ng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ượ</w:t>
      </w:r>
      <w:r w:rsidRPr="000A6EE5">
        <w:rPr>
          <w:rFonts w:ascii="iCiel Avenir LT Std 35 Light" w:hAnsi="iCiel Avenir LT Std 35 Light" w:cs="Arial"/>
          <w:i/>
          <w:iCs/>
          <w:sz w:val="22"/>
          <w:szCs w:val="22"/>
        </w:rPr>
        <w:t>c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t ho</w:t>
      </w:r>
      <w:r w:rsidRPr="000A6EE5">
        <w:rPr>
          <w:rFonts w:ascii="iCiel Avenir LT Std 35 Light" w:hAnsi="iCiel Avenir LT Std 35 Light" w:cs="Calibri"/>
          <w:i/>
          <w:iCs/>
          <w:sz w:val="22"/>
          <w:szCs w:val="22"/>
        </w:rPr>
        <w:t>ặ</w:t>
      </w:r>
      <w:r w:rsidRPr="000A6EE5">
        <w:rPr>
          <w:rFonts w:ascii="iCiel Avenir LT Std 35 Light" w:hAnsi="iCiel Avenir LT Std 35 Light" w:cs="Arial"/>
          <w:i/>
          <w:iCs/>
          <w:sz w:val="22"/>
          <w:szCs w:val="22"/>
        </w:rPr>
        <w:t>c kh</w:t>
      </w:r>
      <w:r w:rsidRPr="000A6EE5">
        <w:rPr>
          <w:rFonts w:ascii="iCiel Avenir LT Std 35 Light" w:hAnsi="iCiel Avenir LT Std 35 Light" w:cs="Avenir Next LT Pro"/>
          <w:i/>
          <w:iCs/>
          <w:sz w:val="22"/>
          <w:szCs w:val="22"/>
        </w:rPr>
        <w:t>ô</w:t>
      </w:r>
      <w:r w:rsidRPr="000A6EE5">
        <w:rPr>
          <w:rFonts w:ascii="iCiel Avenir LT Std 35 Light" w:hAnsi="iCiel Avenir LT Std 35 Light" w:cs="Arial"/>
          <w:i/>
          <w:iCs/>
          <w:sz w:val="22"/>
          <w:szCs w:val="22"/>
        </w:rPr>
        <w:t>ng ph</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 xml:space="preserve"> duy</w:t>
      </w:r>
      <w:r w:rsidRPr="000A6EE5">
        <w:rPr>
          <w:rFonts w:ascii="iCiel Avenir LT Std 35 Light" w:hAnsi="iCiel Avenir LT Std 35 Light" w:cs="Calibri"/>
          <w:i/>
          <w:iCs/>
          <w:sz w:val="22"/>
          <w:szCs w:val="22"/>
        </w:rPr>
        <w:t>ệ</w:t>
      </w:r>
      <w:r w:rsidRPr="000A6EE5">
        <w:rPr>
          <w:rFonts w:ascii="iCiel Avenir LT Std 35 Light" w:hAnsi="iCiel Avenir LT Std 35 Light" w:cs="Arial"/>
          <w:i/>
          <w:iCs/>
          <w:sz w:val="22"/>
          <w:szCs w:val="22"/>
        </w:rPr>
        <w:t>t. Nhà tr</w:t>
      </w:r>
      <w:r w:rsidRPr="000A6EE5">
        <w:rPr>
          <w:rFonts w:ascii="iCiel Avenir LT Std 35 Light" w:hAnsi="iCiel Avenir LT Std 35 Light" w:cs="Calibri"/>
          <w:i/>
          <w:iCs/>
          <w:sz w:val="22"/>
          <w:szCs w:val="22"/>
        </w:rPr>
        <w:t>ườ</w:t>
      </w:r>
      <w:r w:rsidRPr="000A6EE5">
        <w:rPr>
          <w:rFonts w:ascii="iCiel Avenir LT Std 35 Light" w:hAnsi="iCiel Avenir LT Std 35 Light" w:cs="Arial"/>
          <w:i/>
          <w:iCs/>
          <w:sz w:val="22"/>
          <w:szCs w:val="22"/>
        </w:rPr>
        <w:t>ng s</w:t>
      </w:r>
      <w:r w:rsidRPr="000A6EE5">
        <w:rPr>
          <w:rFonts w:ascii="iCiel Avenir LT Std 35 Light" w:hAnsi="iCiel Avenir LT Std 35 Light" w:cs="Calibri"/>
          <w:i/>
          <w:iCs/>
          <w:sz w:val="22"/>
          <w:szCs w:val="22"/>
        </w:rPr>
        <w:t>ẽ</w:t>
      </w:r>
      <w:r w:rsidRPr="000A6EE5">
        <w:rPr>
          <w:rFonts w:ascii="iCiel Avenir LT Std 35 Light" w:hAnsi="iCiel Avenir LT Std 35 Light" w:cs="Arial"/>
          <w:i/>
          <w:iCs/>
          <w:sz w:val="22"/>
          <w:szCs w:val="22"/>
        </w:rPr>
        <w:t xml:space="preserve"> xem x</w:t>
      </w:r>
      <w:r w:rsidRPr="000A6EE5">
        <w:rPr>
          <w:rFonts w:ascii="iCiel Avenir LT Std 35 Light" w:hAnsi="iCiel Avenir LT Std 35 Light" w:cs="Avenir Next LT Pro"/>
          <w:i/>
          <w:iCs/>
          <w:sz w:val="22"/>
          <w:szCs w:val="22"/>
        </w:rPr>
        <w:t>é</w:t>
      </w:r>
      <w:r w:rsidRPr="000A6EE5">
        <w:rPr>
          <w:rFonts w:ascii="iCiel Avenir LT Std 35 Light" w:hAnsi="iCiel Avenir LT Std 35 Light" w:cs="Arial"/>
          <w:i/>
          <w:iCs/>
          <w:sz w:val="22"/>
          <w:szCs w:val="22"/>
        </w:rPr>
        <w:t>t v</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 xml:space="preserve"> c</w:t>
      </w:r>
      <w:r w:rsidRPr="000A6EE5">
        <w:rPr>
          <w:rFonts w:ascii="iCiel Avenir LT Std 35 Light" w:hAnsi="iCiel Avenir LT Std 35 Light" w:cs="Avenir Next LT Pro"/>
          <w:i/>
          <w:iCs/>
          <w:sz w:val="22"/>
          <w:szCs w:val="22"/>
        </w:rPr>
        <w:t>â</w:t>
      </w:r>
      <w:r w:rsidRPr="000A6EE5">
        <w:rPr>
          <w:rFonts w:ascii="iCiel Avenir LT Std 35 Light" w:hAnsi="iCiel Avenir LT Std 35 Light" w:cs="Arial"/>
          <w:i/>
          <w:iCs/>
          <w:sz w:val="22"/>
          <w:szCs w:val="22"/>
        </w:rPr>
        <w:t>n nh</w:t>
      </w:r>
      <w:r w:rsidRPr="000A6EE5">
        <w:rPr>
          <w:rFonts w:ascii="iCiel Avenir LT Std 35 Light" w:hAnsi="iCiel Avenir LT Std 35 Light" w:cs="Calibri"/>
          <w:i/>
          <w:iCs/>
          <w:sz w:val="22"/>
          <w:szCs w:val="22"/>
        </w:rPr>
        <w:t>ắ</w:t>
      </w:r>
      <w:r w:rsidRPr="000A6EE5">
        <w:rPr>
          <w:rFonts w:ascii="iCiel Avenir LT Std 35 Light" w:hAnsi="iCiel Avenir LT Std 35 Light" w:cs="Arial"/>
          <w:i/>
          <w:iCs/>
          <w:sz w:val="22"/>
          <w:szCs w:val="22"/>
        </w:rPr>
        <w:t>c k</w:t>
      </w:r>
      <w:r w:rsidRPr="000A6EE5">
        <w:rPr>
          <w:rFonts w:ascii="iCiel Avenir LT Std 35 Light" w:hAnsi="iCiel Avenir LT Std 35 Light" w:cs="Calibri"/>
          <w:i/>
          <w:iCs/>
          <w:sz w:val="22"/>
          <w:szCs w:val="22"/>
        </w:rPr>
        <w:t>ỹ</w:t>
      </w:r>
      <w:r w:rsidRPr="000A6EE5">
        <w:rPr>
          <w:rFonts w:ascii="iCiel Avenir LT Std 35 Light" w:hAnsi="iCiel Avenir LT Std 35 Light" w:cs="Arial"/>
          <w:i/>
          <w:iCs/>
          <w:sz w:val="22"/>
          <w:szCs w:val="22"/>
        </w:rPr>
        <w:t xml:space="preserve"> l</w:t>
      </w:r>
      <w:r w:rsidRPr="000A6EE5">
        <w:rPr>
          <w:rFonts w:ascii="iCiel Avenir LT Std 35 Light" w:hAnsi="iCiel Avenir LT Std 35 Light" w:cs="Calibri"/>
          <w:i/>
          <w:iCs/>
          <w:sz w:val="22"/>
          <w:szCs w:val="22"/>
        </w:rPr>
        <w:t>ưỡ</w:t>
      </w:r>
      <w:r w:rsidRPr="000A6EE5">
        <w:rPr>
          <w:rFonts w:ascii="iCiel Avenir LT Std 35 Light" w:hAnsi="iCiel Avenir LT Std 35 Light" w:cs="Arial"/>
          <w:i/>
          <w:iCs/>
          <w:sz w:val="22"/>
          <w:szCs w:val="22"/>
        </w:rPr>
        <w:t>ng nh</w:t>
      </w:r>
      <w:r w:rsidRPr="000A6EE5">
        <w:rPr>
          <w:rFonts w:ascii="iCiel Avenir LT Std 35 Light" w:hAnsi="iCiel Avenir LT Std 35 Light" w:cs="Calibri"/>
          <w:i/>
          <w:iCs/>
          <w:sz w:val="22"/>
          <w:szCs w:val="22"/>
        </w:rPr>
        <w:t>ữ</w:t>
      </w:r>
      <w:r w:rsidRPr="000A6EE5">
        <w:rPr>
          <w:rFonts w:ascii="iCiel Avenir LT Std 35 Light" w:hAnsi="iCiel Avenir LT Std 35 Light" w:cs="Arial"/>
          <w:i/>
          <w:iCs/>
          <w:sz w:val="22"/>
          <w:szCs w:val="22"/>
        </w:rPr>
        <w:t>ng l</w:t>
      </w:r>
      <w:r w:rsidRPr="000A6EE5">
        <w:rPr>
          <w:rFonts w:ascii="iCiel Avenir LT Std 35 Light" w:hAnsi="iCiel Avenir LT Std 35 Light" w:cs="Avenir Next LT Pro"/>
          <w:i/>
          <w:iCs/>
          <w:sz w:val="22"/>
          <w:szCs w:val="22"/>
        </w:rPr>
        <w:t>ý</w:t>
      </w:r>
      <w:r w:rsidRPr="000A6EE5">
        <w:rPr>
          <w:rFonts w:ascii="iCiel Avenir LT Std 35 Light" w:hAnsi="iCiel Avenir LT Std 35 Light" w:cs="Arial"/>
          <w:i/>
          <w:iCs/>
          <w:sz w:val="22"/>
          <w:szCs w:val="22"/>
        </w:rPr>
        <w:t xml:space="preserve"> do n</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m ngo</w:t>
      </w:r>
      <w:r w:rsidRPr="000A6EE5">
        <w:rPr>
          <w:rFonts w:ascii="iCiel Avenir LT Std 35 Light" w:hAnsi="iCiel Avenir LT Std 35 Light" w:cs="Avenir Next LT Pro"/>
          <w:i/>
          <w:iCs/>
          <w:sz w:val="22"/>
          <w:szCs w:val="22"/>
        </w:rPr>
        <w:t>à</w:t>
      </w:r>
      <w:r w:rsidRPr="000A6EE5">
        <w:rPr>
          <w:rFonts w:ascii="iCiel Avenir LT Std 35 Light" w:hAnsi="iCiel Avenir LT Std 35 Light" w:cs="Arial"/>
          <w:i/>
          <w:iCs/>
          <w:sz w:val="22"/>
          <w:szCs w:val="22"/>
        </w:rPr>
        <w:t>i danh m</w:t>
      </w:r>
      <w:r w:rsidRPr="000A6EE5">
        <w:rPr>
          <w:rFonts w:ascii="iCiel Avenir LT Std 35 Light" w:hAnsi="iCiel Avenir LT Std 35 Light" w:cs="Calibri"/>
          <w:i/>
          <w:iCs/>
          <w:sz w:val="22"/>
          <w:szCs w:val="22"/>
        </w:rPr>
        <w:t>ụ</w:t>
      </w:r>
      <w:r w:rsidRPr="000A6EE5">
        <w:rPr>
          <w:rFonts w:ascii="iCiel Avenir LT Std 35 Light" w:hAnsi="iCiel Avenir LT Std 35 Light" w:cs="Arial"/>
          <w:i/>
          <w:iCs/>
          <w:sz w:val="22"/>
          <w:szCs w:val="22"/>
        </w:rPr>
        <w:t>c tr</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 phụ thuộc vào tình huống cụ thể nh</w:t>
      </w:r>
      <w:r w:rsidRPr="000A6EE5">
        <w:rPr>
          <w:rFonts w:ascii="iCiel Avenir LT Std 35 Light" w:hAnsi="iCiel Avenir LT Std 35 Light" w:cs="Calibri"/>
          <w:i/>
          <w:iCs/>
          <w:sz w:val="22"/>
          <w:szCs w:val="22"/>
        </w:rPr>
        <w:t>ằ</w:t>
      </w:r>
      <w:r w:rsidRPr="000A6EE5">
        <w:rPr>
          <w:rFonts w:ascii="iCiel Avenir LT Std 35 Light" w:hAnsi="iCiel Avenir LT Std 35 Light" w:cs="Arial"/>
          <w:i/>
          <w:iCs/>
          <w:sz w:val="22"/>
          <w:szCs w:val="22"/>
        </w:rPr>
        <w:t xml:space="preserve">m </w:t>
      </w:r>
      <w:r w:rsidRPr="000A6EE5">
        <w:rPr>
          <w:rFonts w:ascii="iCiel Avenir LT Std 35 Light" w:hAnsi="iCiel Avenir LT Std 35 Light" w:cs="Avenir Next LT Pro"/>
          <w:i/>
          <w:iCs/>
          <w:sz w:val="22"/>
          <w:szCs w:val="22"/>
        </w:rPr>
        <w:t>đ</w:t>
      </w:r>
      <w:r w:rsidRPr="000A6EE5">
        <w:rPr>
          <w:rFonts w:ascii="iCiel Avenir LT Std 35 Light" w:hAnsi="iCiel Avenir LT Std 35 Light" w:cs="Calibri"/>
          <w:i/>
          <w:iCs/>
          <w:sz w:val="22"/>
          <w:szCs w:val="22"/>
        </w:rPr>
        <w:t>ả</w:t>
      </w:r>
      <w:r w:rsidRPr="000A6EE5">
        <w:rPr>
          <w:rFonts w:ascii="iCiel Avenir LT Std 35 Light" w:hAnsi="iCiel Avenir LT Std 35 Light" w:cs="Arial"/>
          <w:i/>
          <w:iCs/>
          <w:sz w:val="22"/>
          <w:szCs w:val="22"/>
        </w:rPr>
        <w:t>m b</w:t>
      </w:r>
      <w:r w:rsidRPr="000A6EE5">
        <w:rPr>
          <w:rFonts w:ascii="iCiel Avenir LT Std 35 Light" w:hAnsi="iCiel Avenir LT Std 35 Light" w:cs="Calibri"/>
          <w:i/>
          <w:iCs/>
          <w:sz w:val="22"/>
          <w:szCs w:val="22"/>
        </w:rPr>
        <w:t>ả</w:t>
      </w:r>
      <w:r w:rsidRPr="000A6EE5">
        <w:rPr>
          <w:rFonts w:ascii="iCiel Avenir LT Std 35 Light" w:hAnsi="iCiel Avenir LT Std 35 Light" w:cs="Arial"/>
          <w:i/>
          <w:iCs/>
          <w:sz w:val="22"/>
          <w:szCs w:val="22"/>
        </w:rPr>
        <w:t>o l</w:t>
      </w:r>
      <w:r w:rsidRPr="000A6EE5">
        <w:rPr>
          <w:rFonts w:ascii="iCiel Avenir LT Std 35 Light" w:hAnsi="iCiel Avenir LT Std 35 Light" w:cs="Calibri"/>
          <w:i/>
          <w:iCs/>
          <w:sz w:val="22"/>
          <w:szCs w:val="22"/>
        </w:rPr>
        <w:t>ợ</w:t>
      </w:r>
      <w:r w:rsidRPr="000A6EE5">
        <w:rPr>
          <w:rFonts w:ascii="iCiel Avenir LT Std 35 Light" w:hAnsi="iCiel Avenir LT Std 35 Light" w:cs="Arial"/>
          <w:i/>
          <w:iCs/>
          <w:sz w:val="22"/>
          <w:szCs w:val="22"/>
        </w:rPr>
        <w:t xml:space="preserve">i </w:t>
      </w:r>
      <w:r w:rsidRPr="000A6EE5">
        <w:rPr>
          <w:rFonts w:ascii="iCiel Avenir LT Std 35 Light" w:hAnsi="iCiel Avenir LT Std 35 Light" w:cs="Avenir Next LT Pro"/>
          <w:i/>
          <w:iCs/>
          <w:sz w:val="22"/>
          <w:szCs w:val="22"/>
        </w:rPr>
        <w:t>í</w:t>
      </w:r>
      <w:r w:rsidRPr="000A6EE5">
        <w:rPr>
          <w:rFonts w:ascii="iCiel Avenir LT Std 35 Light" w:hAnsi="iCiel Avenir LT Std 35 Light" w:cs="Arial"/>
          <w:i/>
          <w:iCs/>
          <w:sz w:val="22"/>
          <w:szCs w:val="22"/>
        </w:rPr>
        <w:t>ch h</w:t>
      </w:r>
      <w:r w:rsidRPr="000A6EE5">
        <w:rPr>
          <w:rFonts w:ascii="iCiel Avenir LT Std 35 Light" w:hAnsi="iCiel Avenir LT Std 35 Light" w:cs="Calibri"/>
          <w:i/>
          <w:iCs/>
          <w:sz w:val="22"/>
          <w:szCs w:val="22"/>
        </w:rPr>
        <w:t>ọ</w:t>
      </w:r>
      <w:r w:rsidRPr="000A6EE5">
        <w:rPr>
          <w:rFonts w:ascii="iCiel Avenir LT Std 35 Light" w:hAnsi="iCiel Avenir LT Std 35 Light" w:cs="Arial"/>
          <w:i/>
          <w:iCs/>
          <w:sz w:val="22"/>
          <w:szCs w:val="22"/>
        </w:rPr>
        <w:t>c t</w:t>
      </w:r>
      <w:r w:rsidRPr="000A6EE5">
        <w:rPr>
          <w:rFonts w:ascii="iCiel Avenir LT Std 35 Light" w:hAnsi="iCiel Avenir LT Std 35 Light" w:cs="Calibri"/>
          <w:i/>
          <w:iCs/>
          <w:sz w:val="22"/>
          <w:szCs w:val="22"/>
        </w:rPr>
        <w:t>ậ</w:t>
      </w:r>
      <w:r w:rsidRPr="000A6EE5">
        <w:rPr>
          <w:rFonts w:ascii="iCiel Avenir LT Std 35 Light" w:hAnsi="iCiel Avenir LT Std 35 Light" w:cs="Arial"/>
          <w:i/>
          <w:iCs/>
          <w:sz w:val="22"/>
          <w:szCs w:val="22"/>
        </w:rPr>
        <w:t>p c</w:t>
      </w:r>
      <w:r w:rsidRPr="000A6EE5">
        <w:rPr>
          <w:rFonts w:ascii="iCiel Avenir LT Std 35 Light" w:hAnsi="iCiel Avenir LT Std 35 Light" w:cs="Calibri"/>
          <w:i/>
          <w:iCs/>
          <w:sz w:val="22"/>
          <w:szCs w:val="22"/>
        </w:rPr>
        <w:t>ủ</w:t>
      </w:r>
      <w:r w:rsidRPr="000A6EE5">
        <w:rPr>
          <w:rFonts w:ascii="iCiel Avenir LT Std 35 Light" w:hAnsi="iCiel Avenir LT Std 35 Light" w:cs="Arial"/>
          <w:i/>
          <w:iCs/>
          <w:sz w:val="22"/>
          <w:szCs w:val="22"/>
        </w:rPr>
        <w:t>a sinh vi</w:t>
      </w:r>
      <w:r w:rsidRPr="000A6EE5">
        <w:rPr>
          <w:rFonts w:ascii="iCiel Avenir LT Std 35 Light" w:hAnsi="iCiel Avenir LT Std 35 Light" w:cs="Avenir Next LT Pro"/>
          <w:i/>
          <w:iCs/>
          <w:sz w:val="22"/>
          <w:szCs w:val="22"/>
        </w:rPr>
        <w:t>ê</w:t>
      </w:r>
      <w:r w:rsidRPr="000A6EE5">
        <w:rPr>
          <w:rFonts w:ascii="iCiel Avenir LT Std 35 Light" w:hAnsi="iCiel Avenir LT Std 35 Light" w:cs="Arial"/>
          <w:i/>
          <w:iCs/>
          <w:sz w:val="22"/>
          <w:szCs w:val="22"/>
        </w:rPr>
        <w:t>n.</w:t>
      </w:r>
    </w:p>
    <w:bookmarkEnd w:id="1070"/>
    <w:p w14:paraId="76CF058B" w14:textId="77777777" w:rsidR="003F29A9" w:rsidRPr="000A6EE5"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0A6EE5">
        <w:rPr>
          <w:rFonts w:ascii="iCiel Avenir LT Std 35 Light" w:hAnsi="iCiel Avenir LT Std 35 Light" w:cs="Arial"/>
          <w:b/>
          <w:bCs/>
          <w:sz w:val="22"/>
          <w:szCs w:val="22"/>
          <w:u w:val="single"/>
        </w:rPr>
        <w:t>+ Approved absence reasons/</w:t>
      </w:r>
      <w:r w:rsidRPr="000A6EE5">
        <w:rPr>
          <w:rFonts w:ascii="iCiel Avenir LT Std 35 Light" w:hAnsi="iCiel Avenir LT Std 35 Light" w:cs="Arial"/>
          <w:b/>
          <w:bCs/>
          <w:i/>
          <w:iCs/>
          <w:sz w:val="22"/>
          <w:szCs w:val="22"/>
          <w:u w:val="single"/>
        </w:rPr>
        <w:t>Lý do xin ngh</w:t>
      </w:r>
      <w:r w:rsidRPr="000A6EE5">
        <w:rPr>
          <w:rFonts w:ascii="iCiel Avenir LT Std 35 Light" w:hAnsi="iCiel Avenir LT Std 35 Light" w:cs="Calibri"/>
          <w:b/>
          <w:bCs/>
          <w:i/>
          <w:iCs/>
          <w:sz w:val="22"/>
          <w:szCs w:val="22"/>
          <w:u w:val="single"/>
        </w:rPr>
        <w:t>ỉ</w:t>
      </w:r>
      <w:r w:rsidRPr="000A6EE5">
        <w:rPr>
          <w:rFonts w:ascii="iCiel Avenir LT Std 35 Light" w:hAnsi="iCiel Avenir LT Std 35 Light" w:cs="Arial"/>
          <w:b/>
          <w:bCs/>
          <w:i/>
          <w:iCs/>
          <w:sz w:val="22"/>
          <w:szCs w:val="22"/>
          <w:u w:val="single"/>
        </w:rPr>
        <w:t xml:space="preserve"> </w:t>
      </w:r>
      <w:r w:rsidRPr="000A6EE5">
        <w:rPr>
          <w:rFonts w:ascii="iCiel Avenir LT Std 35 Light" w:hAnsi="iCiel Avenir LT Std 35 Light" w:cs="Avenir Next LT Pro"/>
          <w:b/>
          <w:bCs/>
          <w:i/>
          <w:iCs/>
          <w:sz w:val="22"/>
          <w:szCs w:val="22"/>
          <w:u w:val="single"/>
        </w:rPr>
        <w:t>đ</w:t>
      </w:r>
      <w:r w:rsidRPr="000A6EE5">
        <w:rPr>
          <w:rFonts w:ascii="iCiel Avenir LT Std 35 Light" w:hAnsi="iCiel Avenir LT Std 35 Light" w:cs="Calibri"/>
          <w:b/>
          <w:bCs/>
          <w:i/>
          <w:iCs/>
          <w:sz w:val="22"/>
          <w:szCs w:val="22"/>
          <w:u w:val="single"/>
        </w:rPr>
        <w:t>ượ</w:t>
      </w:r>
      <w:r w:rsidRPr="000A6EE5">
        <w:rPr>
          <w:rFonts w:ascii="iCiel Avenir LT Std 35 Light" w:hAnsi="iCiel Avenir LT Std 35 Light" w:cs="Arial"/>
          <w:b/>
          <w:bCs/>
          <w:i/>
          <w:iCs/>
          <w:sz w:val="22"/>
          <w:szCs w:val="22"/>
          <w:u w:val="single"/>
        </w:rPr>
        <w:t>c xem x</w:t>
      </w:r>
      <w:r w:rsidRPr="000A6EE5">
        <w:rPr>
          <w:rFonts w:ascii="iCiel Avenir LT Std 35 Light" w:hAnsi="iCiel Avenir LT Std 35 Light" w:cs="Avenir Next LT Pro"/>
          <w:b/>
          <w:bCs/>
          <w:i/>
          <w:iCs/>
          <w:sz w:val="22"/>
          <w:szCs w:val="22"/>
          <w:u w:val="single"/>
        </w:rPr>
        <w:t>é</w:t>
      </w:r>
      <w:r w:rsidRPr="000A6EE5">
        <w:rPr>
          <w:rFonts w:ascii="iCiel Avenir LT Std 35 Light" w:hAnsi="iCiel Avenir LT Std 35 Light" w:cs="Arial"/>
          <w:b/>
          <w:bCs/>
          <w:i/>
          <w:iCs/>
          <w:sz w:val="22"/>
          <w:szCs w:val="22"/>
          <w:u w:val="single"/>
        </w:rPr>
        <w:t>t ph</w:t>
      </w:r>
      <w:r w:rsidRPr="000A6EE5">
        <w:rPr>
          <w:rFonts w:ascii="iCiel Avenir LT Std 35 Light" w:hAnsi="iCiel Avenir LT Std 35 Light" w:cs="Avenir Next LT Pro"/>
          <w:b/>
          <w:bCs/>
          <w:i/>
          <w:iCs/>
          <w:sz w:val="22"/>
          <w:szCs w:val="22"/>
          <w:u w:val="single"/>
        </w:rPr>
        <w:t>ê</w:t>
      </w:r>
      <w:r w:rsidRPr="000A6EE5">
        <w:rPr>
          <w:rFonts w:ascii="iCiel Avenir LT Std 35 Light" w:hAnsi="iCiel Avenir LT Std 35 Light" w:cs="Arial"/>
          <w:b/>
          <w:bCs/>
          <w:i/>
          <w:iCs/>
          <w:sz w:val="22"/>
          <w:szCs w:val="22"/>
          <w:u w:val="single"/>
        </w:rPr>
        <w:t xml:space="preserve"> duy</w:t>
      </w:r>
      <w:r w:rsidRPr="000A6EE5">
        <w:rPr>
          <w:rFonts w:ascii="iCiel Avenir LT Std 35 Light" w:hAnsi="iCiel Avenir LT Std 35 Light" w:cs="Calibri"/>
          <w:b/>
          <w:bCs/>
          <w:i/>
          <w:iCs/>
          <w:sz w:val="22"/>
          <w:szCs w:val="22"/>
          <w:u w:val="single"/>
        </w:rPr>
        <w:t>ệ</w:t>
      </w:r>
      <w:r w:rsidRPr="000A6EE5">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5130"/>
        <w:gridCol w:w="4860"/>
      </w:tblGrid>
      <w:tr w:rsidR="003F29A9" w:rsidRPr="000A6EE5" w14:paraId="5EAB8E41" w14:textId="77777777" w:rsidTr="00C50706">
        <w:tc>
          <w:tcPr>
            <w:tcW w:w="5130" w:type="dxa"/>
            <w:vAlign w:val="center"/>
          </w:tcPr>
          <w:p w14:paraId="7F14AE16" w14:textId="77777777" w:rsidR="003F29A9" w:rsidRPr="000A6EE5" w:rsidRDefault="003F29A9" w:rsidP="00C50706">
            <w:pPr>
              <w:spacing w:line="400" w:lineRule="exact"/>
              <w:ind w:right="-18"/>
              <w:rPr>
                <w:rFonts w:ascii="iCiel Avenir LT Std 35 Light" w:hAnsi="iCiel Avenir LT Std 35 Light" w:cs="Arial"/>
                <w:b/>
                <w:bCs/>
              </w:rPr>
            </w:pPr>
            <w:bookmarkStart w:id="1071" w:name="_Hlk169167422"/>
            <w:r w:rsidRPr="000A6EE5">
              <w:rPr>
                <w:rFonts w:ascii="iCiel Avenir LT Std 35 Light" w:hAnsi="iCiel Avenir LT Std 35 Light" w:cs="Arial"/>
                <w:b/>
                <w:bCs/>
              </w:rPr>
              <w:t>Reason for Leave of Absence</w:t>
            </w:r>
          </w:p>
          <w:p w14:paraId="5767874A" w14:textId="77777777" w:rsidR="003F29A9" w:rsidRPr="000A6EE5" w:rsidRDefault="003F29A9" w:rsidP="00C50706">
            <w:pPr>
              <w:spacing w:line="400" w:lineRule="exact"/>
              <w:ind w:right="-18"/>
              <w:rPr>
                <w:rFonts w:ascii="iCiel Avenir LT Std 35 Light" w:hAnsi="iCiel Avenir LT Std 35 Light" w:cs="Arial"/>
                <w:b/>
                <w:bCs/>
                <w:i/>
                <w:iCs/>
              </w:rPr>
            </w:pPr>
            <w:r w:rsidRPr="000A6EE5">
              <w:rPr>
                <w:rFonts w:ascii="iCiel Avenir LT Std 35 Light" w:hAnsi="iCiel Avenir LT Std 35 Light" w:cs="Arial"/>
                <w:b/>
                <w:bCs/>
                <w:i/>
                <w:iCs/>
              </w:rPr>
              <w:t>Lý do xin ngh</w:t>
            </w:r>
            <w:r w:rsidRPr="000A6EE5">
              <w:rPr>
                <w:rFonts w:ascii="iCiel Avenir LT Std 35 Light" w:hAnsi="iCiel Avenir LT Std 35 Light" w:cs="Calibri"/>
                <w:b/>
                <w:bCs/>
                <w:i/>
                <w:iCs/>
              </w:rPr>
              <w:t>ỉ</w:t>
            </w:r>
          </w:p>
        </w:tc>
        <w:tc>
          <w:tcPr>
            <w:tcW w:w="4860" w:type="dxa"/>
            <w:vAlign w:val="center"/>
          </w:tcPr>
          <w:p w14:paraId="39BE011E" w14:textId="77777777" w:rsidR="003F29A9" w:rsidRPr="000A6EE5" w:rsidRDefault="003F29A9" w:rsidP="00C50706">
            <w:pPr>
              <w:spacing w:line="400" w:lineRule="exact"/>
              <w:rPr>
                <w:rFonts w:ascii="iCiel Avenir LT Std 35 Light" w:hAnsi="iCiel Avenir LT Std 35 Light" w:cs="Arial"/>
                <w:b/>
                <w:bCs/>
              </w:rPr>
            </w:pPr>
            <w:r w:rsidRPr="000A6EE5">
              <w:rPr>
                <w:rFonts w:ascii="iCiel Avenir LT Std 35 Light" w:hAnsi="iCiel Avenir LT Std 35 Light" w:cs="Arial"/>
                <w:b/>
                <w:bCs/>
              </w:rPr>
              <w:t>Evidence required for submission</w:t>
            </w:r>
          </w:p>
          <w:p w14:paraId="493DB091" w14:textId="77777777" w:rsidR="003F29A9" w:rsidRPr="000A6EE5" w:rsidRDefault="003F29A9" w:rsidP="00C50706">
            <w:pPr>
              <w:spacing w:line="400" w:lineRule="exact"/>
              <w:rPr>
                <w:rFonts w:ascii="iCiel Avenir LT Std 35 Light" w:hAnsi="iCiel Avenir LT Std 35 Light" w:cs="Arial"/>
                <w:b/>
                <w:bCs/>
                <w:i/>
                <w:iCs/>
              </w:rPr>
            </w:pPr>
            <w:r w:rsidRPr="000A6EE5">
              <w:rPr>
                <w:rFonts w:ascii="iCiel Avenir LT Std 35 Light" w:hAnsi="iCiel Avenir LT Std 35 Light" w:cs="Arial"/>
                <w:b/>
                <w:bCs/>
                <w:i/>
                <w:iCs/>
              </w:rPr>
              <w:t>B</w:t>
            </w:r>
            <w:r w:rsidRPr="000A6EE5">
              <w:rPr>
                <w:rFonts w:ascii="iCiel Avenir LT Std 35 Light" w:hAnsi="iCiel Avenir LT Std 35 Light" w:cs="Calibri"/>
                <w:b/>
                <w:bCs/>
                <w:i/>
                <w:iCs/>
              </w:rPr>
              <w:t>ằ</w:t>
            </w:r>
            <w:r w:rsidRPr="000A6EE5">
              <w:rPr>
                <w:rFonts w:ascii="iCiel Avenir LT Std 35 Light" w:hAnsi="iCiel Avenir LT Std 35 Light" w:cs="Arial"/>
                <w:b/>
                <w:bCs/>
                <w:i/>
                <w:iCs/>
              </w:rPr>
              <w:t>ng ch</w:t>
            </w:r>
            <w:r w:rsidRPr="000A6EE5">
              <w:rPr>
                <w:rFonts w:ascii="iCiel Avenir LT Std 35 Light" w:hAnsi="iCiel Avenir LT Std 35 Light" w:cs="Calibri"/>
                <w:b/>
                <w:bCs/>
                <w:i/>
                <w:iCs/>
              </w:rPr>
              <w:t>ứ</w:t>
            </w:r>
            <w:r w:rsidRPr="000A6EE5">
              <w:rPr>
                <w:rFonts w:ascii="iCiel Avenir LT Std 35 Light" w:hAnsi="iCiel Avenir LT Std 35 Light" w:cs="Arial"/>
                <w:b/>
                <w:bCs/>
                <w:i/>
                <w:iCs/>
              </w:rPr>
              <w:t>ng cung c</w:t>
            </w:r>
            <w:r w:rsidRPr="000A6EE5">
              <w:rPr>
                <w:rFonts w:ascii="iCiel Avenir LT Std 35 Light" w:hAnsi="iCiel Avenir LT Std 35 Light" w:cs="Calibri"/>
                <w:b/>
                <w:bCs/>
                <w:i/>
                <w:iCs/>
              </w:rPr>
              <w:t>ấ</w:t>
            </w:r>
            <w:r w:rsidRPr="000A6EE5">
              <w:rPr>
                <w:rFonts w:ascii="iCiel Avenir LT Std 35 Light" w:hAnsi="iCiel Avenir LT Std 35 Light" w:cs="Arial"/>
                <w:b/>
                <w:bCs/>
                <w:i/>
                <w:iCs/>
              </w:rPr>
              <w:t>p k</w:t>
            </w:r>
            <w:r w:rsidRPr="000A6EE5">
              <w:rPr>
                <w:rFonts w:ascii="iCiel Avenir LT Std 35 Light" w:hAnsi="iCiel Avenir LT Std 35 Light" w:cs="Avenir Next LT Pro"/>
                <w:b/>
                <w:bCs/>
                <w:i/>
                <w:iCs/>
              </w:rPr>
              <w:t>è</w:t>
            </w:r>
            <w:r w:rsidRPr="000A6EE5">
              <w:rPr>
                <w:rFonts w:ascii="iCiel Avenir LT Std 35 Light" w:hAnsi="iCiel Avenir LT Std 35 Light" w:cs="Arial"/>
                <w:b/>
                <w:bCs/>
                <w:i/>
                <w:iCs/>
              </w:rPr>
              <w:t xml:space="preserve">m theo </w:t>
            </w:r>
            <w:r w:rsidRPr="000A6EE5">
              <w:rPr>
                <w:rFonts w:ascii="iCiel Avenir LT Std 35 Light" w:hAnsi="iCiel Avenir LT Std 35 Light" w:cs="Avenir Next LT Pro"/>
                <w:b/>
                <w:bCs/>
                <w:i/>
                <w:iCs/>
              </w:rPr>
              <w:t>đ</w:t>
            </w:r>
            <w:r w:rsidRPr="000A6EE5">
              <w:rPr>
                <w:rFonts w:ascii="iCiel Avenir LT Std 35 Light" w:hAnsi="iCiel Avenir LT Std 35 Light" w:cs="Calibri"/>
                <w:b/>
                <w:bCs/>
                <w:i/>
                <w:iCs/>
              </w:rPr>
              <w:t>ơ</w:t>
            </w:r>
            <w:r w:rsidRPr="000A6EE5">
              <w:rPr>
                <w:rFonts w:ascii="iCiel Avenir LT Std 35 Light" w:hAnsi="iCiel Avenir LT Std 35 Light" w:cs="Arial"/>
                <w:b/>
                <w:bCs/>
                <w:i/>
                <w:iCs/>
              </w:rPr>
              <w:t>n</w:t>
            </w:r>
          </w:p>
        </w:tc>
      </w:tr>
      <w:tr w:rsidR="003F29A9" w:rsidRPr="000A6EE5" w14:paraId="3F62F6F0" w14:textId="77777777" w:rsidTr="00C50706">
        <w:trPr>
          <w:trHeight w:val="620"/>
        </w:trPr>
        <w:tc>
          <w:tcPr>
            <w:tcW w:w="5130" w:type="dxa"/>
            <w:vAlign w:val="center"/>
          </w:tcPr>
          <w:p w14:paraId="767D3CCF"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Sickness absence or hospitalisation</w:t>
            </w:r>
          </w:p>
          <w:p w14:paraId="3D92D24D"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m </w:t>
            </w:r>
            <w:r w:rsidRPr="000A6EE5">
              <w:rPr>
                <w:rFonts w:ascii="iCiel Avenir LT Std 35 Light" w:hAnsi="iCiel Avenir LT Std 35 Light" w:cs="Avenir Next LT Pro"/>
                <w:i/>
                <w:iCs/>
              </w:rPr>
              <w:t>đ</w:t>
            </w:r>
            <w:r w:rsidRPr="000A6EE5">
              <w:rPr>
                <w:rFonts w:ascii="iCiel Avenir LT Std 35 Light" w:hAnsi="iCiel Avenir LT Std 35 Light" w:cs="Arial"/>
                <w:i/>
                <w:iCs/>
              </w:rPr>
              <w:t>au ho</w:t>
            </w:r>
            <w:r w:rsidRPr="000A6EE5">
              <w:rPr>
                <w:rFonts w:ascii="iCiel Avenir LT Std 35 Light" w:hAnsi="iCiel Avenir LT Std 35 Light" w:cs="Calibri"/>
                <w:i/>
                <w:iCs/>
              </w:rPr>
              <w:t>ặ</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p vi</w:t>
            </w:r>
            <w:r w:rsidRPr="000A6EE5">
              <w:rPr>
                <w:rFonts w:ascii="iCiel Avenir LT Std 35 Light" w:hAnsi="iCiel Avenir LT Std 35 Light" w:cs="Calibri"/>
                <w:i/>
                <w:iCs/>
              </w:rPr>
              <w:t>ệ</w:t>
            </w:r>
            <w:r w:rsidRPr="000A6EE5">
              <w:rPr>
                <w:rFonts w:ascii="iCiel Avenir LT Std 35 Light" w:hAnsi="iCiel Avenir LT Std 35 Light" w:cs="Arial"/>
                <w:i/>
                <w:iCs/>
              </w:rPr>
              <w:t>n</w:t>
            </w:r>
          </w:p>
        </w:tc>
        <w:tc>
          <w:tcPr>
            <w:tcW w:w="4860" w:type="dxa"/>
            <w:vAlign w:val="center"/>
          </w:tcPr>
          <w:p w14:paraId="449AAC9D"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 or medical’s note</w:t>
            </w:r>
          </w:p>
          <w:p w14:paraId="7CDCD84D"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 ho</w:t>
            </w:r>
            <w:r w:rsidRPr="000A6EE5">
              <w:rPr>
                <w:rFonts w:ascii="iCiel Avenir LT Std 35 Light" w:hAnsi="iCiel Avenir LT Std 35 Light" w:cs="Calibri"/>
                <w:i/>
                <w:iCs/>
              </w:rPr>
              <w:t>ặ</w:t>
            </w:r>
            <w:r w:rsidRPr="000A6EE5">
              <w:rPr>
                <w:rFonts w:ascii="iCiel Avenir LT Std 35 Light" w:hAnsi="iCiel Avenir LT Std 35 Light" w:cs="Arial"/>
                <w:i/>
                <w:iCs/>
              </w:rPr>
              <w:t>c c</w:t>
            </w:r>
            <w:r w:rsidRPr="000A6EE5">
              <w:rPr>
                <w:rFonts w:ascii="iCiel Avenir LT Std 35 Light" w:hAnsi="iCiel Avenir LT Std 35 Light" w:cs="Calibri"/>
                <w:i/>
                <w:iCs/>
              </w:rPr>
              <w:t>ơ</w:t>
            </w:r>
            <w:r w:rsidRPr="000A6EE5">
              <w:rPr>
                <w:rFonts w:ascii="iCiel Avenir LT Std 35 Light" w:hAnsi="iCiel Avenir LT Std 35 Light" w:cs="Arial"/>
                <w:i/>
                <w:iCs/>
              </w:rPr>
              <w:t xml:space="preserve"> quan y t</w:t>
            </w:r>
            <w:r w:rsidRPr="000A6EE5">
              <w:rPr>
                <w:rFonts w:ascii="iCiel Avenir LT Std 35 Light" w:hAnsi="iCiel Avenir LT Std 35 Light" w:cs="Calibri"/>
                <w:i/>
                <w:iCs/>
              </w:rPr>
              <w:t>ế</w:t>
            </w:r>
          </w:p>
        </w:tc>
      </w:tr>
      <w:tr w:rsidR="003F29A9" w:rsidRPr="000A6EE5" w14:paraId="43E9A811" w14:textId="77777777" w:rsidTr="00C50706">
        <w:tc>
          <w:tcPr>
            <w:tcW w:w="5130" w:type="dxa"/>
            <w:vAlign w:val="center"/>
          </w:tcPr>
          <w:p w14:paraId="52A81D7E"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Medical appointments that cannot be arranged outside class time</w:t>
            </w:r>
          </w:p>
          <w:p w14:paraId="16804F7B"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L</w:t>
            </w:r>
            <w:r w:rsidRPr="000A6EE5">
              <w:rPr>
                <w:rFonts w:ascii="iCiel Avenir LT Std 35 Light" w:hAnsi="iCiel Avenir LT Std 35 Light" w:cs="Calibri"/>
                <w:i/>
                <w:iCs/>
              </w:rPr>
              <w:t>ị</w:t>
            </w:r>
            <w:r w:rsidRPr="000A6EE5">
              <w:rPr>
                <w:rFonts w:ascii="iCiel Avenir LT Std 35 Light" w:hAnsi="iCiel Avenir LT Std 35 Light" w:cs="Arial"/>
                <w:i/>
                <w:iCs/>
              </w:rPr>
              <w:t>ch kh</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m s</w:t>
            </w:r>
            <w:r w:rsidRPr="000A6EE5">
              <w:rPr>
                <w:rFonts w:ascii="iCiel Avenir LT Std 35 Light" w:hAnsi="iCiel Avenir LT Std 35 Light" w:cs="Calibri"/>
                <w:i/>
                <w:iCs/>
              </w:rPr>
              <w:t>ứ</w:t>
            </w:r>
            <w:r w:rsidRPr="000A6EE5">
              <w:rPr>
                <w:rFonts w:ascii="iCiel Avenir LT Std 35 Light" w:hAnsi="iCiel Avenir LT Std 35 Light" w:cs="Arial"/>
                <w:i/>
                <w:iCs/>
              </w:rPr>
              <w:t>c kh</w:t>
            </w:r>
            <w:r w:rsidRPr="000A6EE5">
              <w:rPr>
                <w:rFonts w:ascii="iCiel Avenir LT Std 35 Light" w:hAnsi="iCiel Avenir LT Std 35 Light" w:cs="Calibri"/>
                <w:i/>
                <w:iCs/>
              </w:rPr>
              <w:t>ỏ</w:t>
            </w:r>
            <w:r w:rsidRPr="000A6EE5">
              <w:rPr>
                <w:rFonts w:ascii="iCiel Avenir LT Std 35 Light" w:hAnsi="iCiel Avenir LT Std 35 Light" w:cs="Arial"/>
                <w:i/>
                <w:iCs/>
              </w:rPr>
              <w:t>e kh</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ng th</w:t>
            </w:r>
            <w:r w:rsidRPr="000A6EE5">
              <w:rPr>
                <w:rFonts w:ascii="iCiel Avenir LT Std 35 Light" w:hAnsi="iCiel Avenir LT Std 35 Light" w:cs="Calibri"/>
                <w:i/>
                <w:iCs/>
              </w:rPr>
              <w:t>ể</w:t>
            </w:r>
            <w:r w:rsidRPr="000A6EE5">
              <w:rPr>
                <w:rFonts w:ascii="iCiel Avenir LT Std 35 Light" w:hAnsi="iCiel Avenir LT Std 35 Light" w:cs="Arial"/>
                <w:i/>
                <w:iCs/>
              </w:rPr>
              <w:t xml:space="preserve"> s</w:t>
            </w:r>
            <w:r w:rsidRPr="000A6EE5">
              <w:rPr>
                <w:rFonts w:ascii="iCiel Avenir LT Std 35 Light" w:hAnsi="iCiel Avenir LT Std 35 Light" w:cs="Calibri"/>
                <w:i/>
                <w:iCs/>
              </w:rPr>
              <w:t>ắ</w:t>
            </w:r>
            <w:r w:rsidRPr="000A6EE5">
              <w:rPr>
                <w:rFonts w:ascii="iCiel Avenir LT Std 35 Light" w:hAnsi="iCiel Avenir LT Std 35 Light" w:cs="Arial"/>
                <w:i/>
                <w:iCs/>
              </w:rPr>
              <w:t>p x</w:t>
            </w:r>
            <w:r w:rsidRPr="000A6EE5">
              <w:rPr>
                <w:rFonts w:ascii="iCiel Avenir LT Std 35 Light" w:hAnsi="iCiel Avenir LT Std 35 Light" w:cs="Calibri"/>
                <w:i/>
                <w:iCs/>
              </w:rPr>
              <w:t>ế</w:t>
            </w:r>
            <w:r w:rsidRPr="000A6EE5">
              <w:rPr>
                <w:rFonts w:ascii="iCiel Avenir LT Std 35 Light" w:hAnsi="iCiel Avenir LT Std 35 Light" w:cs="Arial"/>
                <w:i/>
                <w:iCs/>
              </w:rPr>
              <w:t>p ngo</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i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c>
          <w:tcPr>
            <w:tcW w:w="4860" w:type="dxa"/>
            <w:vAlign w:val="center"/>
          </w:tcPr>
          <w:p w14:paraId="5375D9F4"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 or doctor’s note</w:t>
            </w:r>
          </w:p>
          <w:p w14:paraId="6B374F4A"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 ho</w:t>
            </w:r>
            <w:r w:rsidRPr="000A6EE5">
              <w:rPr>
                <w:rFonts w:ascii="iCiel Avenir LT Std 35 Light" w:hAnsi="iCiel Avenir LT Std 35 Light" w:cs="Calibri"/>
                <w:i/>
                <w:iCs/>
              </w:rPr>
              <w:t>ặ</w:t>
            </w:r>
            <w:r w:rsidRPr="000A6EE5">
              <w:rPr>
                <w:rFonts w:ascii="iCiel Avenir LT Std 35 Light" w:hAnsi="iCiel Avenir LT Std 35 Light" w:cs="Arial"/>
                <w:i/>
                <w:iCs/>
              </w:rPr>
              <w:t>c gi</w:t>
            </w:r>
            <w:r w:rsidRPr="000A6EE5">
              <w:rPr>
                <w:rFonts w:ascii="iCiel Avenir LT Std 35 Light" w:hAnsi="iCiel Avenir LT Std 35 Light" w:cs="Calibri"/>
                <w:i/>
                <w:iCs/>
              </w:rPr>
              <w:t>ấ</w:t>
            </w:r>
            <w:r w:rsidRPr="000A6EE5">
              <w:rPr>
                <w:rFonts w:ascii="iCiel Avenir LT Std 35 Light" w:hAnsi="iCiel Avenir LT Std 35 Light" w:cs="Arial"/>
                <w:i/>
                <w:iCs/>
              </w:rPr>
              <w:t>y kh</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m b</w:t>
            </w:r>
            <w:r w:rsidRPr="000A6EE5">
              <w:rPr>
                <w:rFonts w:ascii="iCiel Avenir LT Std 35 Light" w:hAnsi="iCiel Avenir LT Std 35 Light" w:cs="Calibri"/>
                <w:i/>
                <w:iCs/>
              </w:rPr>
              <w:t>ệ</w:t>
            </w:r>
            <w:r w:rsidRPr="000A6EE5">
              <w:rPr>
                <w:rFonts w:ascii="iCiel Avenir LT Std 35 Light" w:hAnsi="iCiel Avenir LT Std 35 Light" w:cs="Arial"/>
                <w:i/>
                <w:iCs/>
              </w:rPr>
              <w:t>nh/ ch</w:t>
            </w:r>
            <w:r w:rsidRPr="000A6EE5">
              <w:rPr>
                <w:rFonts w:ascii="iCiel Avenir LT Std 35 Light" w:hAnsi="iCiel Avenir LT Std 35 Light" w:cs="Calibri"/>
                <w:i/>
                <w:iCs/>
              </w:rPr>
              <w:t>ứ</w:t>
            </w:r>
            <w:r w:rsidRPr="000A6EE5">
              <w:rPr>
                <w:rFonts w:ascii="iCiel Avenir LT Std 35 Light" w:hAnsi="iCiel Avenir LT Std 35 Light" w:cs="Arial"/>
                <w:i/>
                <w:iCs/>
              </w:rPr>
              <w:t>ng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b</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s</w:t>
            </w:r>
            <w:r w:rsidRPr="000A6EE5">
              <w:rPr>
                <w:rFonts w:ascii="iCiel Avenir LT Std 35 Light" w:hAnsi="iCiel Avenir LT Std 35 Light" w:cs="Avenir Next LT Pro"/>
                <w:i/>
                <w:iCs/>
              </w:rPr>
              <w:t>ĩ</w:t>
            </w:r>
          </w:p>
        </w:tc>
      </w:tr>
      <w:tr w:rsidR="003F29A9" w:rsidRPr="000A6EE5" w14:paraId="7F6E635D" w14:textId="77777777" w:rsidTr="00C50706">
        <w:tc>
          <w:tcPr>
            <w:tcW w:w="5130" w:type="dxa"/>
            <w:vAlign w:val="center"/>
          </w:tcPr>
          <w:p w14:paraId="75E17A73"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Carer’s responsibilities for a family member</w:t>
            </w:r>
          </w:p>
          <w:p w14:paraId="66238BA8"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Chăm sóc ng</w:t>
            </w:r>
            <w:r w:rsidRPr="000A6EE5">
              <w:rPr>
                <w:rFonts w:ascii="iCiel Avenir LT Std 35 Light" w:hAnsi="iCiel Avenir LT Std 35 Light" w:cs="Calibri"/>
                <w:i/>
                <w:iCs/>
              </w:rPr>
              <w:t>ườ</w:t>
            </w:r>
            <w:r w:rsidRPr="000A6EE5">
              <w:rPr>
                <w:rFonts w:ascii="iCiel Avenir LT Std 35 Light" w:hAnsi="iCiel Avenir LT Std 35 Light" w:cs="Arial"/>
                <w:i/>
                <w:iCs/>
              </w:rPr>
              <w:t>i th</w:t>
            </w:r>
            <w:r w:rsidRPr="000A6EE5">
              <w:rPr>
                <w:rFonts w:ascii="iCiel Avenir LT Std 35 Light" w:hAnsi="iCiel Avenir LT Std 35 Light" w:cs="Avenir Next LT Pro"/>
                <w:i/>
                <w:iCs/>
              </w:rPr>
              <w:t>â</w:t>
            </w:r>
            <w:r w:rsidRPr="000A6EE5">
              <w:rPr>
                <w:rFonts w:ascii="iCiel Avenir LT Std 35 Light" w:hAnsi="iCiel Avenir LT Std 35 Light" w:cs="Arial"/>
                <w:i/>
                <w:iCs/>
              </w:rPr>
              <w:t xml:space="preserve">n trong gia </w:t>
            </w:r>
            <w:r w:rsidRPr="000A6EE5">
              <w:rPr>
                <w:rFonts w:ascii="iCiel Avenir LT Std 35 Light" w:hAnsi="iCiel Avenir LT Std 35 Light" w:cs="Avenir Next LT Pro"/>
                <w:i/>
                <w:iCs/>
              </w:rPr>
              <w:t>đì</w:t>
            </w:r>
            <w:r w:rsidRPr="000A6EE5">
              <w:rPr>
                <w:rFonts w:ascii="iCiel Avenir LT Std 35 Light" w:hAnsi="iCiel Avenir LT Std 35 Light" w:cs="Arial"/>
                <w:i/>
                <w:iCs/>
              </w:rPr>
              <w:t>nh</w:t>
            </w:r>
          </w:p>
        </w:tc>
        <w:tc>
          <w:tcPr>
            <w:tcW w:w="4860" w:type="dxa"/>
            <w:vAlign w:val="center"/>
          </w:tcPr>
          <w:p w14:paraId="7CB18BDC"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424F835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w:t>
            </w:r>
          </w:p>
        </w:tc>
      </w:tr>
      <w:tr w:rsidR="003F29A9" w:rsidRPr="000A6EE5" w14:paraId="4EA0FC6A" w14:textId="77777777" w:rsidTr="00C50706">
        <w:trPr>
          <w:trHeight w:val="647"/>
        </w:trPr>
        <w:tc>
          <w:tcPr>
            <w:tcW w:w="5130" w:type="dxa"/>
            <w:vAlign w:val="center"/>
          </w:tcPr>
          <w:p w14:paraId="48E6E0EB"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 xml:space="preserve">Attendance at a family member’s </w:t>
            </w:r>
            <w:r w:rsidRPr="000A6EE5">
              <w:rPr>
                <w:rFonts w:ascii="iCiel Avenir LT Std 35 Light" w:hAnsi="iCiel Avenir LT Std 35 Light" w:cs="Arial"/>
                <w:lang w:val="en-US"/>
              </w:rPr>
              <w:t xml:space="preserve">wedding/ </w:t>
            </w:r>
            <w:r w:rsidRPr="000A6EE5">
              <w:rPr>
                <w:rFonts w:ascii="iCiel Avenir LT Std 35 Light" w:hAnsi="iCiel Avenir LT Std 35 Light" w:cs="Arial"/>
              </w:rPr>
              <w:t>funeral</w:t>
            </w:r>
          </w:p>
          <w:p w14:paraId="5C4F743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(applied for the grandparents/ parents/ siblings)</w:t>
            </w:r>
          </w:p>
          <w:p w14:paraId="6F29F11D"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đá</w:t>
            </w:r>
            <w:r w:rsidRPr="000A6EE5">
              <w:rPr>
                <w:rFonts w:ascii="iCiel Avenir LT Std 35 Light" w:hAnsi="iCiel Avenir LT Std 35 Light" w:cs="Arial"/>
                <w:i/>
                <w:iCs/>
              </w:rPr>
              <w:t>m c</w:t>
            </w:r>
            <w:r w:rsidRPr="000A6EE5">
              <w:rPr>
                <w:rFonts w:ascii="iCiel Avenir LT Std 35 Light" w:hAnsi="iCiel Avenir LT Std 35 Light" w:cs="Calibri"/>
                <w:i/>
                <w:iCs/>
              </w:rPr>
              <w:t>ướ</w:t>
            </w:r>
            <w:r w:rsidRPr="000A6EE5">
              <w:rPr>
                <w:rFonts w:ascii="iCiel Avenir LT Std 35 Light" w:hAnsi="iCiel Avenir LT Std 35 Light" w:cs="Arial"/>
                <w:i/>
                <w:iCs/>
              </w:rPr>
              <w:t xml:space="preserve">i/ </w:t>
            </w:r>
            <w:r w:rsidRPr="000A6EE5">
              <w:rPr>
                <w:rFonts w:ascii="iCiel Avenir LT Std 35 Light" w:hAnsi="iCiel Avenir LT Std 35 Light" w:cs="Avenir Next LT Pro"/>
                <w:i/>
                <w:iCs/>
              </w:rPr>
              <w:t>đá</w:t>
            </w:r>
            <w:r w:rsidRPr="000A6EE5">
              <w:rPr>
                <w:rFonts w:ascii="iCiel Avenir LT Std 35 Light" w:hAnsi="iCiel Avenir LT Std 35 Light" w:cs="Arial"/>
                <w:i/>
                <w:iCs/>
              </w:rPr>
              <w:t>m tang c</w:t>
            </w:r>
            <w:r w:rsidRPr="000A6EE5">
              <w:rPr>
                <w:rFonts w:ascii="iCiel Avenir LT Std 35 Light" w:hAnsi="iCiel Avenir LT Std 35 Light" w:cs="Calibri"/>
                <w:i/>
                <w:iCs/>
              </w:rPr>
              <w:t>ủ</w:t>
            </w:r>
            <w:r w:rsidRPr="000A6EE5">
              <w:rPr>
                <w:rFonts w:ascii="iCiel Avenir LT Std 35 Light" w:hAnsi="iCiel Avenir LT Std 35 Light" w:cs="Arial"/>
                <w:i/>
                <w:iCs/>
              </w:rPr>
              <w:t>a th</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nh vi</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 xml:space="preserve">n trong gia </w:t>
            </w:r>
            <w:r w:rsidRPr="000A6EE5">
              <w:rPr>
                <w:rFonts w:ascii="iCiel Avenir LT Std 35 Light" w:hAnsi="iCiel Avenir LT Std 35 Light" w:cs="Avenir Next LT Pro"/>
                <w:i/>
                <w:iCs/>
              </w:rPr>
              <w:t>đì</w:t>
            </w:r>
            <w:r w:rsidRPr="000A6EE5">
              <w:rPr>
                <w:rFonts w:ascii="iCiel Avenir LT Std 35 Light" w:hAnsi="iCiel Avenir LT Std 35 Light" w:cs="Arial"/>
                <w:i/>
                <w:iCs/>
              </w:rPr>
              <w:t>nh (ông bà, t</w:t>
            </w:r>
            <w:r w:rsidRPr="000A6EE5">
              <w:rPr>
                <w:rFonts w:ascii="iCiel Avenir LT Std 35 Light" w:hAnsi="iCiel Avenir LT Std 35 Light" w:cs="Calibri"/>
                <w:i/>
                <w:iCs/>
              </w:rPr>
              <w:t>ứ</w:t>
            </w:r>
            <w:r w:rsidRPr="000A6EE5">
              <w:rPr>
                <w:rFonts w:ascii="iCiel Avenir LT Std 35 Light" w:hAnsi="iCiel Avenir LT Std 35 Light" w:cs="Arial"/>
                <w:i/>
                <w:iCs/>
              </w:rPr>
              <w:t xml:space="preserve"> th</w:t>
            </w:r>
            <w:r w:rsidRPr="000A6EE5">
              <w:rPr>
                <w:rFonts w:ascii="iCiel Avenir LT Std 35 Light" w:hAnsi="iCiel Avenir LT Std 35 Light" w:cs="Avenir Next LT Pro"/>
                <w:i/>
                <w:iCs/>
              </w:rPr>
              <w:t>â</w:t>
            </w:r>
            <w:r w:rsidRPr="000A6EE5">
              <w:rPr>
                <w:rFonts w:ascii="iCiel Avenir LT Std 35 Light" w:hAnsi="iCiel Avenir LT Std 35 Light" w:cs="Arial"/>
                <w:i/>
                <w:iCs/>
              </w:rPr>
              <w:t>n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ẫ</w:t>
            </w:r>
            <w:r w:rsidRPr="000A6EE5">
              <w:rPr>
                <w:rFonts w:ascii="iCiel Avenir LT Std 35 Light" w:hAnsi="iCiel Avenir LT Std 35 Light" w:cs="Arial"/>
                <w:i/>
                <w:iCs/>
              </w:rPr>
              <w:t>u, anh ch</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em ru</w:t>
            </w:r>
            <w:r w:rsidRPr="000A6EE5">
              <w:rPr>
                <w:rFonts w:ascii="iCiel Avenir LT Std 35 Light" w:hAnsi="iCiel Avenir LT Std 35 Light" w:cs="Calibri"/>
                <w:i/>
                <w:iCs/>
              </w:rPr>
              <w:t>ộ</w:t>
            </w:r>
            <w:r w:rsidRPr="000A6EE5">
              <w:rPr>
                <w:rFonts w:ascii="iCiel Avenir LT Std 35 Light" w:hAnsi="iCiel Avenir LT Std 35 Light" w:cs="Arial"/>
                <w:i/>
                <w:iCs/>
              </w:rPr>
              <w:t>t)</w:t>
            </w:r>
          </w:p>
        </w:tc>
        <w:tc>
          <w:tcPr>
            <w:tcW w:w="4860" w:type="dxa"/>
            <w:vAlign w:val="center"/>
          </w:tcPr>
          <w:p w14:paraId="3713D9E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0F9B29D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ph</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huynh</w:t>
            </w:r>
          </w:p>
        </w:tc>
      </w:tr>
      <w:tr w:rsidR="003F29A9" w:rsidRPr="000A6EE5" w14:paraId="4D5F5F37" w14:textId="77777777" w:rsidTr="00C50706">
        <w:trPr>
          <w:trHeight w:val="647"/>
        </w:trPr>
        <w:tc>
          <w:tcPr>
            <w:tcW w:w="5130" w:type="dxa"/>
            <w:vAlign w:val="center"/>
          </w:tcPr>
          <w:p w14:paraId="11004A26"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Attendance at a death Memorial Day of a family member, including the 49th Memorial Day, the 100th Memorial Day, and the first-year death Memorial Day (applied for the grandparents/ parents/ siblings)</w:t>
            </w:r>
          </w:p>
          <w:p w14:paraId="53294CE6"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i/>
                <w:iCs/>
              </w:rPr>
              <w:t>Tham dự ngày giỗ thứ 49, ngày giỗ thứ 100 và ngày giỗ đầu của thành viên trong gia đình (ông bà, tứ thân phụ mẫu, anh chị em ruột)</w:t>
            </w:r>
          </w:p>
        </w:tc>
        <w:tc>
          <w:tcPr>
            <w:tcW w:w="4860" w:type="dxa"/>
            <w:vAlign w:val="center"/>
          </w:tcPr>
          <w:p w14:paraId="7277FD20"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Parent’s confirmation</w:t>
            </w:r>
          </w:p>
          <w:p w14:paraId="0036B23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Xác nhận của phụ huynh</w:t>
            </w:r>
          </w:p>
        </w:tc>
      </w:tr>
      <w:tr w:rsidR="003F29A9" w:rsidRPr="000A6EE5" w14:paraId="53B75156" w14:textId="77777777" w:rsidTr="00C50706">
        <w:tc>
          <w:tcPr>
            <w:tcW w:w="5130" w:type="dxa"/>
            <w:vAlign w:val="center"/>
          </w:tcPr>
          <w:p w14:paraId="5ED49127"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Driving test or other international tests related to students’ programs</w:t>
            </w:r>
          </w:p>
          <w:p w14:paraId="1BD17B08" w14:textId="77777777" w:rsidR="003F29A9" w:rsidRPr="000A6EE5" w:rsidRDefault="003F29A9" w:rsidP="00C50706">
            <w:pPr>
              <w:spacing w:line="400" w:lineRule="exact"/>
              <w:ind w:right="-18"/>
              <w:rPr>
                <w:rFonts w:ascii="iCiel Avenir LT Std 35 Light" w:hAnsi="iCiel Avenir LT Std 35 Light" w:cs="Calibri"/>
                <w:i/>
                <w:iCs/>
              </w:rPr>
            </w:pPr>
            <w:r w:rsidRPr="000A6EE5">
              <w:rPr>
                <w:rFonts w:ascii="iCiel Avenir LT Std 35 Light" w:hAnsi="iCiel Avenir LT Std 35 Light" w:cs="Calibri"/>
                <w:i/>
                <w:iCs/>
              </w:rPr>
              <w:t>Thi sát hạch l</w:t>
            </w:r>
            <w:r w:rsidRPr="000A6EE5">
              <w:rPr>
                <w:rFonts w:ascii="iCiel Avenir LT Std 35 Light" w:hAnsi="iCiel Avenir LT Std 35 Light" w:cs="Avenir Next LT Pro"/>
                <w:i/>
                <w:iCs/>
              </w:rPr>
              <w:t>á</w:t>
            </w:r>
            <w:r w:rsidRPr="000A6EE5">
              <w:rPr>
                <w:rFonts w:ascii="iCiel Avenir LT Std 35 Light" w:hAnsi="iCiel Avenir LT Std 35 Light" w:cs="Calibri"/>
                <w:i/>
                <w:iCs/>
              </w:rPr>
              <w:t>i xe hoặc c</w:t>
            </w:r>
            <w:r w:rsidRPr="000A6EE5">
              <w:rPr>
                <w:rFonts w:ascii="iCiel Avenir LT Std 35 Light" w:hAnsi="iCiel Avenir LT Std 35 Light" w:cs="Avenir Next LT Pro"/>
                <w:i/>
                <w:iCs/>
              </w:rPr>
              <w:t>á</w:t>
            </w:r>
            <w:r w:rsidRPr="000A6EE5">
              <w:rPr>
                <w:rFonts w:ascii="iCiel Avenir LT Std 35 Light" w:hAnsi="iCiel Avenir LT Std 35 Light" w:cs="Calibri"/>
                <w:i/>
                <w:iCs/>
              </w:rPr>
              <w:t>c b</w:t>
            </w:r>
            <w:r w:rsidRPr="000A6EE5">
              <w:rPr>
                <w:rFonts w:ascii="iCiel Avenir LT Std 35 Light" w:hAnsi="iCiel Avenir LT Std 35 Light" w:cs="Avenir Next LT Pro"/>
                <w:i/>
                <w:iCs/>
              </w:rPr>
              <w:t>à</w:t>
            </w:r>
            <w:r w:rsidRPr="000A6EE5">
              <w:rPr>
                <w:rFonts w:ascii="iCiel Avenir LT Std 35 Light" w:hAnsi="iCiel Avenir LT Std 35 Light" w:cs="Calibri"/>
                <w:i/>
                <w:iCs/>
              </w:rPr>
              <w:t>i kiểm tra quốc tế li</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 xml:space="preserve">n quan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ến ng</w:t>
            </w:r>
            <w:r w:rsidRPr="000A6EE5">
              <w:rPr>
                <w:rFonts w:ascii="iCiel Avenir LT Std 35 Light" w:hAnsi="iCiel Avenir LT Std 35 Light" w:cs="Avenir Next LT Pro"/>
                <w:i/>
                <w:iCs/>
              </w:rPr>
              <w:t>à</w:t>
            </w:r>
            <w:r w:rsidRPr="000A6EE5">
              <w:rPr>
                <w:rFonts w:ascii="iCiel Avenir LT Std 35 Light" w:hAnsi="iCiel Avenir LT Std 35 Light" w:cs="Calibri"/>
                <w:i/>
                <w:iCs/>
              </w:rPr>
              <w:t>nh học của sinh vi</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n</w:t>
            </w:r>
          </w:p>
        </w:tc>
        <w:tc>
          <w:tcPr>
            <w:tcW w:w="4860" w:type="dxa"/>
            <w:vAlign w:val="center"/>
          </w:tcPr>
          <w:p w14:paraId="4E69B10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Copy of the test confirmation letter/ notification</w:t>
            </w:r>
          </w:p>
          <w:p w14:paraId="47B9528D"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Thông báo/ 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l</w:t>
            </w:r>
            <w:r w:rsidRPr="000A6EE5">
              <w:rPr>
                <w:rFonts w:ascii="iCiel Avenir LT Std 35 Light" w:hAnsi="iCiel Avenir LT Std 35 Light" w:cs="Calibri"/>
                <w:i/>
                <w:iCs/>
              </w:rPr>
              <w:t>ị</w:t>
            </w:r>
            <w:r w:rsidRPr="000A6EE5">
              <w:rPr>
                <w:rFonts w:ascii="iCiel Avenir LT Std 35 Light" w:hAnsi="iCiel Avenir LT Std 35 Light" w:cs="Arial"/>
                <w:i/>
                <w:iCs/>
              </w:rPr>
              <w:t>ch thi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p>
          <w:p w14:paraId="2BA0D27A"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w:t>
            </w:r>
          </w:p>
        </w:tc>
      </w:tr>
      <w:tr w:rsidR="003F29A9" w:rsidRPr="000A6EE5" w14:paraId="3F75A275" w14:textId="77777777" w:rsidTr="00C50706">
        <w:tc>
          <w:tcPr>
            <w:tcW w:w="5130" w:type="dxa"/>
            <w:vAlign w:val="center"/>
          </w:tcPr>
          <w:p w14:paraId="3AB820DE"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Job commitments as per the module’s requirements (Applied modules: Work Placement Project, Work experience)</w:t>
            </w:r>
          </w:p>
          <w:p w14:paraId="44D1A935" w14:textId="77777777" w:rsidR="003F29A9" w:rsidRPr="000A6EE5" w:rsidRDefault="003F29A9" w:rsidP="00C50706">
            <w:pPr>
              <w:spacing w:line="400" w:lineRule="exact"/>
              <w:ind w:right="-18"/>
              <w:rPr>
                <w:rFonts w:ascii="iCiel Avenir LT Std 35 Light" w:hAnsi="iCiel Avenir LT Std 35 Light" w:cs="Calibri"/>
                <w:i/>
                <w:iCs/>
              </w:rPr>
            </w:pPr>
            <w:r w:rsidRPr="000A6EE5">
              <w:rPr>
                <w:rFonts w:ascii="iCiel Avenir LT Std 35 Light" w:hAnsi="iCiel Avenir LT Std 35 Light" w:cs="Calibri"/>
                <w:i/>
                <w:iCs/>
              </w:rPr>
              <w:t>Tham gia thực tập theo y</w:t>
            </w:r>
            <w:r w:rsidRPr="000A6EE5">
              <w:rPr>
                <w:rFonts w:ascii="iCiel Avenir LT Std 35 Light" w:hAnsi="iCiel Avenir LT Std 35 Light" w:cs="Avenir Next LT Pro"/>
                <w:i/>
                <w:iCs/>
              </w:rPr>
              <w:t>ê</w:t>
            </w:r>
            <w:r w:rsidRPr="000A6EE5">
              <w:rPr>
                <w:rFonts w:ascii="iCiel Avenir LT Std 35 Light" w:hAnsi="iCiel Avenir LT Std 35 Light" w:cs="Calibri"/>
                <w:i/>
                <w:iCs/>
              </w:rPr>
              <w:t>u cầu của môn học (Áp dụng cho hai m</w:t>
            </w:r>
            <w:r w:rsidRPr="000A6EE5">
              <w:rPr>
                <w:rFonts w:ascii="iCiel Avenir LT Std 35 Light" w:hAnsi="iCiel Avenir LT Std 35 Light" w:cs="Avenir Next LT Pro"/>
                <w:i/>
                <w:iCs/>
              </w:rPr>
              <w:t>ô</w:t>
            </w:r>
            <w:r w:rsidRPr="000A6EE5">
              <w:rPr>
                <w:rFonts w:ascii="iCiel Avenir LT Std 35 Light" w:hAnsi="iCiel Avenir LT Std 35 Light" w:cs="Calibri"/>
                <w:i/>
                <w:iCs/>
              </w:rPr>
              <w:t>n học Work Placement Project, Work experience)</w:t>
            </w:r>
          </w:p>
        </w:tc>
        <w:tc>
          <w:tcPr>
            <w:tcW w:w="4860" w:type="dxa"/>
            <w:vAlign w:val="center"/>
          </w:tcPr>
          <w:p w14:paraId="3A5537D0"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Lecturer’s confirmation</w:t>
            </w:r>
          </w:p>
          <w:p w14:paraId="724AED11"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Xác nh</w:t>
            </w:r>
            <w:r w:rsidRPr="000A6EE5">
              <w:rPr>
                <w:rFonts w:ascii="iCiel Avenir LT Std 35 Light" w:hAnsi="iCiel Avenir LT Std 35 Light" w:cs="Calibri"/>
                <w:i/>
                <w:iCs/>
              </w:rPr>
              <w:t>ậ</w:t>
            </w:r>
            <w:r w:rsidRPr="000A6EE5">
              <w:rPr>
                <w:rFonts w:ascii="iCiel Avenir LT Std 35 Light" w:hAnsi="iCiel Avenir LT Std 35 Light" w:cs="Arial"/>
                <w:i/>
                <w:iCs/>
              </w:rPr>
              <w:t>n c</w:t>
            </w:r>
            <w:r w:rsidRPr="000A6EE5">
              <w:rPr>
                <w:rFonts w:ascii="iCiel Avenir LT Std 35 Light" w:hAnsi="iCiel Avenir LT Std 35 Light" w:cs="Calibri"/>
                <w:i/>
                <w:iCs/>
              </w:rPr>
              <w:t>ủ</w:t>
            </w:r>
            <w:r w:rsidRPr="000A6EE5">
              <w:rPr>
                <w:rFonts w:ascii="iCiel Avenir LT Std 35 Light" w:hAnsi="iCiel Avenir LT Std 35 Light" w:cs="Arial"/>
                <w:i/>
                <w:iCs/>
              </w:rPr>
              <w:t>a gi</w:t>
            </w:r>
            <w:r w:rsidRPr="000A6EE5">
              <w:rPr>
                <w:rFonts w:ascii="iCiel Avenir LT Std 35 Light" w:hAnsi="iCiel Avenir LT Std 35 Light" w:cs="Calibri"/>
                <w:i/>
                <w:iCs/>
              </w:rPr>
              <w:t>ả</w:t>
            </w:r>
            <w:r w:rsidRPr="000A6EE5">
              <w:rPr>
                <w:rFonts w:ascii="iCiel Avenir LT Std 35 Light" w:hAnsi="iCiel Avenir LT Std 35 Light" w:cs="Arial"/>
                <w:i/>
                <w:iCs/>
              </w:rPr>
              <w:t>ng vi</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n</w:t>
            </w:r>
          </w:p>
        </w:tc>
      </w:tr>
      <w:tr w:rsidR="003F29A9" w:rsidRPr="000A6EE5" w14:paraId="0415FA54" w14:textId="77777777" w:rsidTr="00C50706">
        <w:trPr>
          <w:trHeight w:val="665"/>
        </w:trPr>
        <w:tc>
          <w:tcPr>
            <w:tcW w:w="5130" w:type="dxa"/>
            <w:vAlign w:val="center"/>
          </w:tcPr>
          <w:p w14:paraId="1EE630F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Representing the University or self to attend competitions at a regional/ national level</w:t>
            </w:r>
          </w:p>
          <w:p w14:paraId="7FF0E14B"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Cá nhân/Đ</w:t>
            </w:r>
            <w:r w:rsidRPr="000A6EE5">
              <w:rPr>
                <w:rFonts w:ascii="iCiel Avenir LT Std 35 Light" w:hAnsi="iCiel Avenir LT Std 35 Light" w:cs="Calibri"/>
                <w:i/>
                <w:iCs/>
              </w:rPr>
              <w:t>ạ</w:t>
            </w:r>
            <w:r w:rsidRPr="000A6EE5">
              <w:rPr>
                <w:rFonts w:ascii="iCiel Avenir LT Std 35 Light" w:hAnsi="iCiel Avenir LT Std 35 Light" w:cs="Arial"/>
                <w:i/>
                <w:iCs/>
              </w:rPr>
              <w:t>i di</w:t>
            </w:r>
            <w:r w:rsidRPr="000A6EE5">
              <w:rPr>
                <w:rFonts w:ascii="iCiel Avenir LT Std 35 Light" w:hAnsi="iCiel Avenir LT Std 35 Light" w:cs="Calibri"/>
                <w:i/>
                <w:iCs/>
              </w:rPr>
              <w:t>ệ</w:t>
            </w:r>
            <w:r w:rsidRPr="000A6EE5">
              <w:rPr>
                <w:rFonts w:ascii="iCiel Avenir LT Std 35 Light" w:hAnsi="iCiel Avenir LT Std 35 Light" w:cs="Arial"/>
                <w:i/>
                <w:iCs/>
              </w:rPr>
              <w:t>n cho tr</w:t>
            </w:r>
            <w:r w:rsidRPr="000A6EE5">
              <w:rPr>
                <w:rFonts w:ascii="iCiel Avenir LT Std 35 Light" w:hAnsi="iCiel Avenir LT Std 35 Light" w:cs="Calibri"/>
                <w:i/>
                <w:iCs/>
              </w:rPr>
              <w:t>ườ</w:t>
            </w:r>
            <w:r w:rsidRPr="000A6EE5">
              <w:rPr>
                <w:rFonts w:ascii="iCiel Avenir LT Std 35 Light" w:hAnsi="iCiel Avenir LT Std 35 Light" w:cs="Arial"/>
                <w:i/>
                <w:iCs/>
              </w:rPr>
              <w:t>ng 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các cu</w:t>
            </w:r>
            <w:r w:rsidRPr="000A6EE5">
              <w:rPr>
                <w:rFonts w:ascii="iCiel Avenir LT Std 35 Light" w:hAnsi="iCiel Avenir LT Std 35 Light" w:cs="Calibri"/>
                <w:i/>
                <w:iCs/>
              </w:rPr>
              <w:t>ộ</w:t>
            </w:r>
            <w:r w:rsidRPr="000A6EE5">
              <w:rPr>
                <w:rFonts w:ascii="iCiel Avenir LT Std 35 Light" w:hAnsi="iCiel Avenir LT Std 35 Light" w:cs="Arial"/>
                <w:i/>
                <w:iCs/>
              </w:rPr>
              <w:t xml:space="preserve">c thi </w:t>
            </w:r>
            <w:r w:rsidRPr="000A6EE5">
              <w:rPr>
                <w:rFonts w:ascii="iCiel Avenir LT Std 35 Light" w:hAnsi="iCiel Avenir LT Std 35 Light" w:cs="Calibri"/>
                <w:i/>
                <w:iCs/>
              </w:rPr>
              <w:t>ở</w:t>
            </w:r>
            <w:r w:rsidRPr="000A6EE5">
              <w:rPr>
                <w:rFonts w:ascii="iCiel Avenir LT Std 35 Light" w:hAnsi="iCiel Avenir LT Std 35 Light" w:cs="Arial"/>
                <w:i/>
                <w:iCs/>
              </w:rPr>
              <w:t xml:space="preserve"> c</w:t>
            </w:r>
            <w:r w:rsidRPr="000A6EE5">
              <w:rPr>
                <w:rFonts w:ascii="iCiel Avenir LT Std 35 Light" w:hAnsi="iCiel Avenir LT Std 35 Light" w:cs="Calibri"/>
                <w:i/>
                <w:iCs/>
              </w:rPr>
              <w:t>ấ</w:t>
            </w:r>
            <w:r w:rsidRPr="000A6EE5">
              <w:rPr>
                <w:rFonts w:ascii="iCiel Avenir LT Std 35 Light" w:hAnsi="iCiel Avenir LT Std 35 Light" w:cs="Arial"/>
                <w:i/>
                <w:iCs/>
              </w:rPr>
              <w:t>p khu v</w:t>
            </w:r>
            <w:r w:rsidRPr="000A6EE5">
              <w:rPr>
                <w:rFonts w:ascii="iCiel Avenir LT Std 35 Light" w:hAnsi="iCiel Avenir LT Std 35 Light" w:cs="Calibri"/>
                <w:i/>
                <w:iCs/>
              </w:rPr>
              <w:t>ự</w:t>
            </w:r>
            <w:r w:rsidRPr="000A6EE5">
              <w:rPr>
                <w:rFonts w:ascii="iCiel Avenir LT Std 35 Light" w:hAnsi="iCiel Avenir LT Std 35 Light" w:cs="Arial"/>
                <w:i/>
                <w:iCs/>
              </w:rPr>
              <w:t>c/ qu</w:t>
            </w:r>
            <w:r w:rsidRPr="000A6EE5">
              <w:rPr>
                <w:rFonts w:ascii="iCiel Avenir LT Std 35 Light" w:hAnsi="iCiel Avenir LT Std 35 Light" w:cs="Calibri"/>
                <w:i/>
                <w:iCs/>
              </w:rPr>
              <w:t>ố</w:t>
            </w:r>
            <w:r w:rsidRPr="000A6EE5">
              <w:rPr>
                <w:rFonts w:ascii="iCiel Avenir LT Std 35 Light" w:hAnsi="iCiel Avenir LT Std 35 Light" w:cs="Arial"/>
                <w:i/>
                <w:iCs/>
              </w:rPr>
              <w:t>c gia</w:t>
            </w:r>
          </w:p>
        </w:tc>
        <w:tc>
          <w:tcPr>
            <w:tcW w:w="4860" w:type="dxa"/>
            <w:vAlign w:val="center"/>
          </w:tcPr>
          <w:p w14:paraId="57000696"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Proof of selection and invitation letter. The percentage of absent hours for any module does not exceed 35% in a full semester</w:t>
            </w:r>
          </w:p>
          <w:p w14:paraId="37098A93"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ti</w:t>
            </w:r>
            <w:r w:rsidRPr="000A6EE5">
              <w:rPr>
                <w:rFonts w:ascii="iCiel Avenir LT Std 35 Light" w:hAnsi="iCiel Avenir LT Std 35 Light" w:cs="Calibri"/>
                <w:i/>
                <w:iCs/>
              </w:rPr>
              <w:t>ế</w:t>
            </w:r>
            <w:r w:rsidRPr="000A6EE5">
              <w:rPr>
                <w:rFonts w:ascii="iCiel Avenir LT Std 35 Light" w:hAnsi="iCiel Avenir LT Std 35 Light" w:cs="Arial"/>
                <w:i/>
                <w:iCs/>
              </w:rPr>
              <w:t>n c</w:t>
            </w:r>
            <w:r w:rsidRPr="000A6EE5">
              <w:rPr>
                <w:rFonts w:ascii="iCiel Avenir LT Std 35 Light" w:hAnsi="iCiel Avenir LT Std 35 Light" w:cs="Calibri"/>
                <w:i/>
                <w:iCs/>
              </w:rPr>
              <w:t>ử</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 T</w:t>
            </w:r>
            <w:r w:rsidRPr="000A6EE5">
              <w:rPr>
                <w:rFonts w:ascii="iCiel Avenir LT Std 35 Light" w:hAnsi="iCiel Avenir LT Std 35 Light" w:cs="Calibri"/>
                <w:i/>
                <w:iCs/>
              </w:rPr>
              <w:t>ổ</w:t>
            </w:r>
            <w:r w:rsidRPr="000A6EE5">
              <w:rPr>
                <w:rFonts w:ascii="iCiel Avenir LT Std 35 Light" w:hAnsi="iCiel Avenir LT Std 35 Light" w:cs="Arial"/>
                <w:i/>
                <w:iCs/>
              </w:rPr>
              <w:t>ng s</w:t>
            </w: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 cho b</w:t>
            </w:r>
            <w:r w:rsidRPr="000A6EE5">
              <w:rPr>
                <w:rFonts w:ascii="iCiel Avenir LT Std 35 Light" w:hAnsi="iCiel Avenir LT Std 35 Light" w:cs="Calibri"/>
                <w:i/>
                <w:iCs/>
              </w:rPr>
              <w:t>ấ</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 h</w:t>
            </w:r>
            <w:r w:rsidRPr="000A6EE5">
              <w:rPr>
                <w:rFonts w:ascii="iCiel Avenir LT Std 35 Light" w:hAnsi="iCiel Avenir LT Std 35 Light" w:cs="Calibri"/>
                <w:i/>
                <w:iCs/>
              </w:rPr>
              <w:t>ọ</w:t>
            </w:r>
            <w:r w:rsidRPr="000A6EE5">
              <w:rPr>
                <w:rFonts w:ascii="iCiel Avenir LT Std 35 Light" w:hAnsi="iCiel Avenir LT Std 35 Light" w:cs="Arial"/>
                <w:i/>
                <w:iCs/>
              </w:rPr>
              <w:t>c không quá 35% trong m</w:t>
            </w:r>
            <w:r w:rsidRPr="000A6EE5">
              <w:rPr>
                <w:rFonts w:ascii="iCiel Avenir LT Std 35 Light" w:hAnsi="iCiel Avenir LT Std 35 Light" w:cs="Calibri"/>
                <w:i/>
                <w:iCs/>
              </w:rPr>
              <w:t>ộ</w:t>
            </w:r>
            <w:r w:rsidRPr="000A6EE5">
              <w:rPr>
                <w:rFonts w:ascii="iCiel Avenir LT Std 35 Light" w:hAnsi="iCiel Avenir LT Std 35 Light" w:cs="Arial"/>
                <w:i/>
                <w:iCs/>
              </w:rPr>
              <w:t>t kì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r>
      <w:tr w:rsidR="003F29A9" w:rsidRPr="000A6EE5" w14:paraId="1AB9638A" w14:textId="77777777" w:rsidTr="00C50706">
        <w:trPr>
          <w:trHeight w:val="665"/>
        </w:trPr>
        <w:tc>
          <w:tcPr>
            <w:tcW w:w="5130" w:type="dxa"/>
            <w:vAlign w:val="center"/>
          </w:tcPr>
          <w:p w14:paraId="5A312295"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Educational visit or career/ internship interview</w:t>
            </w:r>
          </w:p>
          <w:p w14:paraId="2A08A591"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Ho</w:t>
            </w:r>
            <w:r w:rsidRPr="000A6EE5">
              <w:rPr>
                <w:rFonts w:ascii="iCiel Avenir LT Std 35 Light" w:hAnsi="iCiel Avenir LT Std 35 Light" w:cs="Calibri"/>
                <w:i/>
                <w:iCs/>
              </w:rPr>
              <w:t>ạ</w:t>
            </w:r>
            <w:r w:rsidRPr="000A6EE5">
              <w:rPr>
                <w:rFonts w:ascii="iCiel Avenir LT Std 35 Light" w:hAnsi="iCiel Avenir LT Std 35 Light" w:cs="Arial"/>
                <w:i/>
                <w:iCs/>
              </w:rPr>
              <w:t xml:space="preserve">t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ộ</w:t>
            </w:r>
            <w:r w:rsidRPr="000A6EE5">
              <w:rPr>
                <w:rFonts w:ascii="iCiel Avenir LT Std 35 Light" w:hAnsi="iCiel Avenir LT Std 35 Light" w:cs="Arial"/>
                <w:i/>
                <w:iCs/>
              </w:rPr>
              <w:t>ng tham quan h</w:t>
            </w:r>
            <w:r w:rsidRPr="000A6EE5">
              <w:rPr>
                <w:rFonts w:ascii="iCiel Avenir LT Std 35 Light" w:hAnsi="iCiel Avenir LT Std 35 Light" w:cs="Calibri"/>
                <w:i/>
                <w:iCs/>
              </w:rPr>
              <w:t>ọ</w:t>
            </w:r>
            <w:r w:rsidRPr="000A6EE5">
              <w:rPr>
                <w:rFonts w:ascii="iCiel Avenir LT Std 35 Light" w:hAnsi="iCiel Avenir LT Std 35 Light" w:cs="Arial"/>
                <w:i/>
                <w:iCs/>
              </w:rPr>
              <w:t>c t</w:t>
            </w:r>
            <w:r w:rsidRPr="000A6EE5">
              <w:rPr>
                <w:rFonts w:ascii="iCiel Avenir LT Std 35 Light" w:hAnsi="iCiel Avenir LT Std 35 Light" w:cs="Calibri"/>
                <w:i/>
                <w:iCs/>
              </w:rPr>
              <w:t>ậ</w:t>
            </w:r>
            <w:r w:rsidRPr="000A6EE5">
              <w:rPr>
                <w:rFonts w:ascii="iCiel Avenir LT Std 35 Light" w:hAnsi="iCiel Avenir LT Std 35 Light" w:cs="Arial"/>
                <w:i/>
                <w:iCs/>
              </w:rPr>
              <w:t>p ho</w:t>
            </w:r>
            <w:r w:rsidRPr="000A6EE5">
              <w:rPr>
                <w:rFonts w:ascii="iCiel Avenir LT Std 35 Light" w:hAnsi="iCiel Avenir LT Std 35 Light" w:cs="Calibri"/>
                <w:i/>
                <w:iCs/>
              </w:rPr>
              <w:t>ặ</w:t>
            </w:r>
            <w:r w:rsidRPr="000A6EE5">
              <w:rPr>
                <w:rFonts w:ascii="iCiel Avenir LT Std 35 Light" w:hAnsi="iCiel Avenir LT Std 35 Light" w:cs="Arial"/>
                <w:i/>
                <w:iCs/>
              </w:rPr>
              <w:t>c ph</w:t>
            </w:r>
            <w:r w:rsidRPr="000A6EE5">
              <w:rPr>
                <w:rFonts w:ascii="iCiel Avenir LT Std 35 Light" w:hAnsi="iCiel Avenir LT Std 35 Light" w:cs="Calibri"/>
                <w:i/>
                <w:iCs/>
              </w:rPr>
              <w:t>ỏ</w:t>
            </w:r>
            <w:r w:rsidRPr="000A6EE5">
              <w:rPr>
                <w:rFonts w:ascii="iCiel Avenir LT Std 35 Light" w:hAnsi="iCiel Avenir LT Std 35 Light" w:cs="Arial"/>
                <w:i/>
                <w:iCs/>
              </w:rPr>
              <w:t>ng v</w:t>
            </w:r>
            <w:r w:rsidRPr="000A6EE5">
              <w:rPr>
                <w:rFonts w:ascii="iCiel Avenir LT Std 35 Light" w:hAnsi="iCiel Avenir LT Std 35 Light" w:cs="Calibri"/>
                <w:i/>
                <w:iCs/>
              </w:rPr>
              <w:t>ấ</w:t>
            </w:r>
            <w:r w:rsidRPr="000A6EE5">
              <w:rPr>
                <w:rFonts w:ascii="iCiel Avenir LT Std 35 Light" w:hAnsi="iCiel Avenir LT Std 35 Light" w:cs="Arial"/>
                <w:i/>
                <w:iCs/>
              </w:rPr>
              <w:t>n th</w:t>
            </w:r>
            <w:r w:rsidRPr="000A6EE5">
              <w:rPr>
                <w:rFonts w:ascii="iCiel Avenir LT Std 35 Light" w:hAnsi="iCiel Avenir LT Std 35 Light" w:cs="Calibri"/>
                <w:i/>
                <w:iCs/>
              </w:rPr>
              <w:t>ự</w:t>
            </w:r>
            <w:r w:rsidRPr="000A6EE5">
              <w:rPr>
                <w:rFonts w:ascii="iCiel Avenir LT Std 35 Light" w:hAnsi="iCiel Avenir LT Std 35 Light" w:cs="Arial"/>
                <w:i/>
                <w:iCs/>
              </w:rPr>
              <w:t>c t</w:t>
            </w:r>
            <w:r w:rsidRPr="000A6EE5">
              <w:rPr>
                <w:rFonts w:ascii="iCiel Avenir LT Std 35 Light" w:hAnsi="iCiel Avenir LT Std 35 Light" w:cs="Calibri"/>
                <w:i/>
                <w:iCs/>
              </w:rPr>
              <w:t>ậ</w:t>
            </w:r>
            <w:r w:rsidRPr="000A6EE5">
              <w:rPr>
                <w:rFonts w:ascii="iCiel Avenir LT Std 35 Light" w:hAnsi="iCiel Avenir LT Std 35 Light" w:cs="Arial"/>
                <w:i/>
                <w:iCs/>
              </w:rPr>
              <w:t>p</w:t>
            </w:r>
          </w:p>
        </w:tc>
        <w:tc>
          <w:tcPr>
            <w:tcW w:w="4860" w:type="dxa"/>
            <w:vAlign w:val="center"/>
          </w:tcPr>
          <w:p w14:paraId="28C473AF"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Invitation letter with the condition that the percentage of absent hours does not exceed 35% in a full semester</w:t>
            </w:r>
          </w:p>
          <w:p w14:paraId="1396C968"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 X</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nh</w:t>
            </w:r>
            <w:r w:rsidRPr="000A6EE5">
              <w:rPr>
                <w:rFonts w:ascii="iCiel Avenir LT Std 35 Light" w:hAnsi="iCiel Avenir LT Std 35 Light" w:cs="Calibri"/>
                <w:i/>
                <w:iCs/>
              </w:rPr>
              <w:t>ậ</w:t>
            </w:r>
            <w:r w:rsidRPr="000A6EE5">
              <w:rPr>
                <w:rFonts w:ascii="iCiel Avenir LT Std 35 Light" w:hAnsi="iCiel Avenir LT Std 35 Light" w:cs="Arial"/>
                <w:i/>
                <w:iCs/>
              </w:rPr>
              <w:t>n t</w:t>
            </w:r>
            <w:r w:rsidRPr="000A6EE5">
              <w:rPr>
                <w:rFonts w:ascii="iCiel Avenir LT Std 35 Light" w:hAnsi="iCiel Avenir LT Std 35 Light" w:cs="Calibri"/>
                <w:i/>
                <w:iCs/>
              </w:rPr>
              <w:t>ừ</w:t>
            </w:r>
            <w:r w:rsidRPr="000A6EE5">
              <w:rPr>
                <w:rFonts w:ascii="iCiel Avenir LT Std 35 Light" w:hAnsi="iCiel Avenir LT Std 35 Light" w:cs="Arial"/>
                <w:i/>
                <w:iCs/>
              </w:rPr>
              <w:t xml:space="preserve">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ơ</w:t>
            </w:r>
            <w:r w:rsidRPr="000A6EE5">
              <w:rPr>
                <w:rFonts w:ascii="iCiel Avenir LT Std 35 Light" w:hAnsi="iCiel Avenir LT Std 35 Light" w:cs="Arial"/>
                <w:i/>
                <w:iCs/>
              </w:rPr>
              <w:t>n v</w:t>
            </w:r>
            <w:r w:rsidRPr="000A6EE5">
              <w:rPr>
                <w:rFonts w:ascii="iCiel Avenir LT Std 35 Light" w:hAnsi="iCiel Avenir LT Std 35 Light" w:cs="Calibri"/>
                <w:i/>
                <w:iCs/>
              </w:rPr>
              <w:t>ị</w:t>
            </w:r>
            <w:r w:rsidRPr="000A6EE5">
              <w:rPr>
                <w:rFonts w:ascii="iCiel Avenir LT Std 35 Light" w:hAnsi="iCiel Avenir LT Std 35 Light" w:cs="Arial"/>
                <w:i/>
                <w:iCs/>
              </w:rPr>
              <w:t xml:space="preserve"> t</w:t>
            </w:r>
            <w:r w:rsidRPr="000A6EE5">
              <w:rPr>
                <w:rFonts w:ascii="iCiel Avenir LT Std 35 Light" w:hAnsi="iCiel Avenir LT Std 35 Light" w:cs="Calibri"/>
                <w:i/>
                <w:iCs/>
              </w:rPr>
              <w:t>ổ</w:t>
            </w:r>
            <w:r w:rsidRPr="000A6EE5">
              <w:rPr>
                <w:rFonts w:ascii="iCiel Avenir LT Std 35 Light" w:hAnsi="iCiel Avenir LT Std 35 Light" w:cs="Arial"/>
                <w:i/>
                <w:iCs/>
              </w:rPr>
              <w:t xml:space="preserve"> ch</w:t>
            </w:r>
            <w:r w:rsidRPr="000A6EE5">
              <w:rPr>
                <w:rFonts w:ascii="iCiel Avenir LT Std 35 Light" w:hAnsi="iCiel Avenir LT Std 35 Light" w:cs="Calibri"/>
                <w:i/>
                <w:iCs/>
              </w:rPr>
              <w:t>ứ</w:t>
            </w:r>
            <w:r w:rsidRPr="000A6EE5">
              <w:rPr>
                <w:rFonts w:ascii="iCiel Avenir LT Std 35 Light" w:hAnsi="iCiel Avenir LT Std 35 Light" w:cs="Arial"/>
                <w:i/>
                <w:iCs/>
              </w:rPr>
              <w:t>c. T</w:t>
            </w:r>
            <w:r w:rsidRPr="000A6EE5">
              <w:rPr>
                <w:rFonts w:ascii="iCiel Avenir LT Std 35 Light" w:hAnsi="iCiel Avenir LT Std 35 Light" w:cs="Calibri"/>
                <w:i/>
                <w:iCs/>
              </w:rPr>
              <w:t>ổ</w:t>
            </w:r>
            <w:r w:rsidRPr="000A6EE5">
              <w:rPr>
                <w:rFonts w:ascii="iCiel Avenir LT Std 35 Light" w:hAnsi="iCiel Avenir LT Std 35 Light" w:cs="Arial"/>
                <w:i/>
                <w:iCs/>
              </w:rPr>
              <w:t>ng s</w:t>
            </w:r>
            <w:r w:rsidRPr="000A6EE5">
              <w:rPr>
                <w:rFonts w:ascii="iCiel Avenir LT Std 35 Light" w:hAnsi="iCiel Avenir LT Std 35 Light" w:cs="Calibri"/>
                <w:i/>
                <w:iCs/>
              </w:rPr>
              <w:t>ố</w:t>
            </w:r>
            <w:r w:rsidRPr="000A6EE5">
              <w:rPr>
                <w:rFonts w:ascii="iCiel Avenir LT Std 35 Light" w:hAnsi="iCiel Avenir LT Std 35 Light" w:cs="Arial"/>
                <w:i/>
                <w:iCs/>
              </w:rPr>
              <w:t xml:space="preserve"> gi</w:t>
            </w:r>
            <w:r w:rsidRPr="000A6EE5">
              <w:rPr>
                <w:rFonts w:ascii="iCiel Avenir LT Std 35 Light" w:hAnsi="iCiel Avenir LT Std 35 Light" w:cs="Calibri"/>
                <w:i/>
                <w:iCs/>
              </w:rPr>
              <w:t>ờ</w:t>
            </w:r>
            <w:r w:rsidRPr="000A6EE5">
              <w:rPr>
                <w:rFonts w:ascii="iCiel Avenir LT Std 35 Light" w:hAnsi="iCiel Avenir LT Std 35 Light" w:cs="Arial"/>
                <w:i/>
                <w:iCs/>
              </w:rPr>
              <w:t xml:space="preserve">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 cho b</w:t>
            </w:r>
            <w:r w:rsidRPr="000A6EE5">
              <w:rPr>
                <w:rFonts w:ascii="iCiel Avenir LT Std 35 Light" w:hAnsi="iCiel Avenir LT Std 35 Light" w:cs="Calibri"/>
                <w:i/>
                <w:iCs/>
              </w:rPr>
              <w:t>ấ</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 h</w:t>
            </w:r>
            <w:r w:rsidRPr="000A6EE5">
              <w:rPr>
                <w:rFonts w:ascii="iCiel Avenir LT Std 35 Light" w:hAnsi="iCiel Avenir LT Std 35 Light" w:cs="Calibri"/>
                <w:i/>
                <w:iCs/>
              </w:rPr>
              <w:t>ọ</w:t>
            </w:r>
            <w:r w:rsidRPr="000A6EE5">
              <w:rPr>
                <w:rFonts w:ascii="iCiel Avenir LT Std 35 Light" w:hAnsi="iCiel Avenir LT Std 35 Light" w:cs="Arial"/>
                <w:i/>
                <w:iCs/>
              </w:rPr>
              <w:t>c kh</w:t>
            </w:r>
            <w:r w:rsidRPr="000A6EE5">
              <w:rPr>
                <w:rFonts w:ascii="iCiel Avenir LT Std 35 Light" w:hAnsi="iCiel Avenir LT Std 35 Light" w:cs="Avenir Next LT Pro"/>
                <w:i/>
                <w:iCs/>
              </w:rPr>
              <w:t>ô</w:t>
            </w:r>
            <w:r w:rsidRPr="000A6EE5">
              <w:rPr>
                <w:rFonts w:ascii="iCiel Avenir LT Std 35 Light" w:hAnsi="iCiel Avenir LT Std 35 Light" w:cs="Arial"/>
                <w:i/>
                <w:iCs/>
              </w:rPr>
              <w:t>ng qu</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 xml:space="preserve"> 35% trong m</w:t>
            </w:r>
            <w:r w:rsidRPr="000A6EE5">
              <w:rPr>
                <w:rFonts w:ascii="iCiel Avenir LT Std 35 Light" w:hAnsi="iCiel Avenir LT Std 35 Light" w:cs="Calibri"/>
                <w:i/>
                <w:iCs/>
              </w:rPr>
              <w:t>ộ</w:t>
            </w:r>
            <w:r w:rsidRPr="000A6EE5">
              <w:rPr>
                <w:rFonts w:ascii="iCiel Avenir LT Std 35 Light" w:hAnsi="iCiel Avenir LT Std 35 Light" w:cs="Arial"/>
                <w:i/>
                <w:iCs/>
              </w:rPr>
              <w:t>t k</w:t>
            </w:r>
            <w:r w:rsidRPr="000A6EE5">
              <w:rPr>
                <w:rFonts w:ascii="iCiel Avenir LT Std 35 Light" w:hAnsi="iCiel Avenir LT Std 35 Light" w:cs="Avenir Next LT Pro"/>
                <w:i/>
                <w:iCs/>
              </w:rPr>
              <w:t>ì</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ọ</w:t>
            </w:r>
            <w:r w:rsidRPr="000A6EE5">
              <w:rPr>
                <w:rFonts w:ascii="iCiel Avenir LT Std 35 Light" w:hAnsi="iCiel Avenir LT Std 35 Light" w:cs="Arial"/>
                <w:i/>
                <w:iCs/>
              </w:rPr>
              <w:t>c</w:t>
            </w:r>
          </w:p>
        </w:tc>
      </w:tr>
      <w:tr w:rsidR="003F29A9" w:rsidRPr="000A6EE5" w14:paraId="74B01988" w14:textId="77777777" w:rsidTr="00C50706">
        <w:trPr>
          <w:trHeight w:val="665"/>
        </w:trPr>
        <w:tc>
          <w:tcPr>
            <w:tcW w:w="5130" w:type="dxa"/>
            <w:vAlign w:val="center"/>
          </w:tcPr>
          <w:p w14:paraId="552C66EB" w14:textId="77777777" w:rsidR="003F29A9" w:rsidRPr="000A6EE5" w:rsidRDefault="003F29A9" w:rsidP="00C50706">
            <w:pPr>
              <w:spacing w:line="400" w:lineRule="exact"/>
              <w:ind w:right="-18"/>
              <w:rPr>
                <w:rFonts w:ascii="iCiel Avenir LT Std 35 Light" w:hAnsi="iCiel Avenir LT Std 35 Light" w:cs="Arial"/>
              </w:rPr>
            </w:pPr>
            <w:r w:rsidRPr="000A6EE5">
              <w:rPr>
                <w:rFonts w:ascii="iCiel Avenir LT Std 35 Light" w:hAnsi="iCiel Avenir LT Std 35 Light" w:cs="Arial"/>
              </w:rPr>
              <w:t>Attendance at a meeting required by the University</w:t>
            </w:r>
          </w:p>
          <w:p w14:paraId="237531A5" w14:textId="77777777" w:rsidR="003F29A9" w:rsidRPr="000A6EE5" w:rsidRDefault="003F29A9" w:rsidP="00C50706">
            <w:pPr>
              <w:spacing w:line="400" w:lineRule="exact"/>
              <w:ind w:right="-18"/>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cu</w:t>
            </w:r>
            <w:r w:rsidRPr="000A6EE5">
              <w:rPr>
                <w:rFonts w:ascii="iCiel Avenir LT Std 35 Light" w:hAnsi="iCiel Avenir LT Std 35 Light" w:cs="Calibri"/>
                <w:i/>
                <w:iCs/>
              </w:rPr>
              <w:t>ộ</w:t>
            </w:r>
            <w:r w:rsidRPr="000A6EE5">
              <w:rPr>
                <w:rFonts w:ascii="iCiel Avenir LT Std 35 Light" w:hAnsi="iCiel Avenir LT Std 35 Light" w:cs="Arial"/>
                <w:i/>
                <w:iCs/>
              </w:rPr>
              <w:t>c h</w:t>
            </w:r>
            <w:r w:rsidRPr="000A6EE5">
              <w:rPr>
                <w:rFonts w:ascii="iCiel Avenir LT Std 35 Light" w:hAnsi="iCiel Avenir LT Std 35 Light" w:cs="Calibri"/>
                <w:i/>
                <w:iCs/>
              </w:rPr>
              <w:t>ọ</w:t>
            </w:r>
            <w:r w:rsidRPr="000A6EE5">
              <w:rPr>
                <w:rFonts w:ascii="iCiel Avenir LT Std 35 Light" w:hAnsi="iCiel Avenir LT Std 35 Light" w:cs="Arial"/>
                <w:i/>
                <w:iCs/>
              </w:rPr>
              <w:t>p theo y</w:t>
            </w:r>
            <w:r w:rsidRPr="000A6EE5">
              <w:rPr>
                <w:rFonts w:ascii="iCiel Avenir LT Std 35 Light" w:hAnsi="iCiel Avenir LT Std 35 Light" w:cs="Avenir Next LT Pro"/>
                <w:i/>
                <w:iCs/>
              </w:rPr>
              <w:t>ê</w:t>
            </w:r>
            <w:r w:rsidRPr="000A6EE5">
              <w:rPr>
                <w:rFonts w:ascii="iCiel Avenir LT Std 35 Light" w:hAnsi="iCiel Avenir LT Std 35 Light" w:cs="Arial"/>
                <w:i/>
                <w:iCs/>
              </w:rPr>
              <w:t>u c</w:t>
            </w:r>
            <w:r w:rsidRPr="000A6EE5">
              <w:rPr>
                <w:rFonts w:ascii="iCiel Avenir LT Std 35 Light" w:hAnsi="iCiel Avenir LT Std 35 Light" w:cs="Calibri"/>
                <w:i/>
                <w:iCs/>
              </w:rPr>
              <w:t>ầ</w:t>
            </w:r>
            <w:r w:rsidRPr="000A6EE5">
              <w:rPr>
                <w:rFonts w:ascii="iCiel Avenir LT Std 35 Light" w:hAnsi="iCiel Avenir LT Std 35 Light" w:cs="Arial"/>
                <w:i/>
                <w:iCs/>
              </w:rPr>
              <w:t>u c</w:t>
            </w:r>
            <w:r w:rsidRPr="000A6EE5">
              <w:rPr>
                <w:rFonts w:ascii="iCiel Avenir LT Std 35 Light" w:hAnsi="iCiel Avenir LT Std 35 Light" w:cs="Calibri"/>
                <w:i/>
                <w:iCs/>
              </w:rPr>
              <w:t>ủ</w:t>
            </w:r>
            <w:r w:rsidRPr="000A6EE5">
              <w:rPr>
                <w:rFonts w:ascii="iCiel Avenir LT Std 35 Light" w:hAnsi="iCiel Avenir LT Std 35 Light" w:cs="Arial"/>
                <w:i/>
                <w:iCs/>
              </w:rPr>
              <w:t>a nh</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 xml:space="preserve"> tr</w:t>
            </w:r>
            <w:r w:rsidRPr="000A6EE5">
              <w:rPr>
                <w:rFonts w:ascii="iCiel Avenir LT Std 35 Light" w:hAnsi="iCiel Avenir LT Std 35 Light" w:cs="Calibri"/>
                <w:i/>
                <w:iCs/>
              </w:rPr>
              <w:t>ườ</w:t>
            </w:r>
            <w:r w:rsidRPr="000A6EE5">
              <w:rPr>
                <w:rFonts w:ascii="iCiel Avenir LT Std 35 Light" w:hAnsi="iCiel Avenir LT Std 35 Light" w:cs="Arial"/>
                <w:i/>
                <w:iCs/>
              </w:rPr>
              <w:t>ng</w:t>
            </w:r>
          </w:p>
        </w:tc>
        <w:tc>
          <w:tcPr>
            <w:tcW w:w="4860" w:type="dxa"/>
            <w:vAlign w:val="center"/>
          </w:tcPr>
          <w:p w14:paraId="61FE4C79" w14:textId="77777777" w:rsidR="003F29A9" w:rsidRPr="000A6EE5" w:rsidRDefault="003F29A9" w:rsidP="00C50706">
            <w:pPr>
              <w:spacing w:line="400" w:lineRule="exact"/>
              <w:rPr>
                <w:rFonts w:ascii="iCiel Avenir LT Std 35 Light" w:hAnsi="iCiel Avenir LT Std 35 Light" w:cs="Arial"/>
              </w:rPr>
            </w:pPr>
            <w:r w:rsidRPr="000A6EE5">
              <w:rPr>
                <w:rFonts w:ascii="iCiel Avenir LT Std 35 Light" w:hAnsi="iCiel Avenir LT Std 35 Light" w:cs="Arial"/>
              </w:rPr>
              <w:t>Meeting invitation</w:t>
            </w:r>
          </w:p>
          <w:p w14:paraId="73C8AD5F" w14:textId="77777777" w:rsidR="003F29A9" w:rsidRPr="000A6EE5" w:rsidRDefault="003F29A9" w:rsidP="00C50706">
            <w:pPr>
              <w:spacing w:line="400" w:lineRule="exact"/>
              <w:rPr>
                <w:rFonts w:ascii="iCiel Avenir LT Std 35 Light" w:hAnsi="iCiel Avenir LT Std 35 Light" w:cs="Arial"/>
                <w:i/>
                <w:iCs/>
              </w:rPr>
            </w:pPr>
            <w:r w:rsidRPr="000A6EE5">
              <w:rPr>
                <w:rFonts w:ascii="iCiel Avenir LT Std 35 Light" w:hAnsi="iCiel Avenir LT Std 35 Light" w:cs="Arial"/>
                <w:i/>
                <w:iCs/>
              </w:rPr>
              <w:t>Th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m</w:t>
            </w:r>
            <w:r w:rsidRPr="000A6EE5">
              <w:rPr>
                <w:rFonts w:ascii="iCiel Avenir LT Std 35 Light" w:hAnsi="iCiel Avenir LT Std 35 Light" w:cs="Calibri"/>
                <w:i/>
                <w:iCs/>
              </w:rPr>
              <w:t>ờ</w:t>
            </w:r>
            <w:r w:rsidRPr="000A6EE5">
              <w:rPr>
                <w:rFonts w:ascii="iCiel Avenir LT Std 35 Light" w:hAnsi="iCiel Avenir LT Std 35 Light" w:cs="Arial"/>
                <w:i/>
                <w:iCs/>
              </w:rPr>
              <w:t>i h</w:t>
            </w:r>
            <w:r w:rsidRPr="000A6EE5">
              <w:rPr>
                <w:rFonts w:ascii="iCiel Avenir LT Std 35 Light" w:hAnsi="iCiel Avenir LT Std 35 Light" w:cs="Calibri"/>
                <w:i/>
                <w:iCs/>
              </w:rPr>
              <w:t>ọ</w:t>
            </w:r>
            <w:r w:rsidRPr="000A6EE5">
              <w:rPr>
                <w:rFonts w:ascii="iCiel Avenir LT Std 35 Light" w:hAnsi="iCiel Avenir LT Std 35 Light" w:cs="Arial"/>
                <w:i/>
                <w:iCs/>
              </w:rPr>
              <w:t>p</w:t>
            </w:r>
          </w:p>
        </w:tc>
      </w:tr>
    </w:tbl>
    <w:bookmarkEnd w:id="1071"/>
    <w:p w14:paraId="22D078B5" w14:textId="77777777" w:rsidR="003F29A9" w:rsidRPr="000A6EE5"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0A6EE5">
        <w:rPr>
          <w:rFonts w:ascii="iCiel Avenir LT Std 35 Light" w:hAnsi="iCiel Avenir LT Std 35 Light" w:cs="Arial"/>
          <w:b/>
          <w:bCs/>
          <w:sz w:val="22"/>
          <w:szCs w:val="22"/>
          <w:u w:val="single"/>
        </w:rPr>
        <w:t>+ Unapproved absence reasons/</w:t>
      </w:r>
      <w:r w:rsidRPr="000A6EE5">
        <w:rPr>
          <w:rFonts w:ascii="iCiel Avenir LT Std 35 Light" w:hAnsi="iCiel Avenir LT Std 35 Light" w:cs="Arial"/>
          <w:b/>
          <w:bCs/>
          <w:i/>
          <w:iCs/>
          <w:sz w:val="22"/>
          <w:szCs w:val="22"/>
          <w:u w:val="single"/>
        </w:rPr>
        <w:t>Lý do xin ngh</w:t>
      </w:r>
      <w:r w:rsidRPr="000A6EE5">
        <w:rPr>
          <w:rFonts w:ascii="iCiel Avenir LT Std 35 Light" w:hAnsi="iCiel Avenir LT Std 35 Light" w:cs="Calibri"/>
          <w:b/>
          <w:bCs/>
          <w:i/>
          <w:iCs/>
          <w:sz w:val="22"/>
          <w:szCs w:val="22"/>
          <w:u w:val="single"/>
        </w:rPr>
        <w:t>ỉ</w:t>
      </w:r>
      <w:r w:rsidRPr="000A6EE5">
        <w:rPr>
          <w:rFonts w:ascii="iCiel Avenir LT Std 35 Light" w:hAnsi="iCiel Avenir LT Std 35 Light" w:cs="Arial"/>
          <w:b/>
          <w:bCs/>
          <w:i/>
          <w:iCs/>
          <w:sz w:val="22"/>
          <w:szCs w:val="22"/>
          <w:u w:val="single"/>
        </w:rPr>
        <w:t xml:space="preserve"> không đ</w:t>
      </w:r>
      <w:r w:rsidRPr="000A6EE5">
        <w:rPr>
          <w:rFonts w:ascii="iCiel Avenir LT Std 35 Light" w:hAnsi="iCiel Avenir LT Std 35 Light" w:cs="Calibri"/>
          <w:b/>
          <w:bCs/>
          <w:i/>
          <w:iCs/>
          <w:sz w:val="22"/>
          <w:szCs w:val="22"/>
          <w:u w:val="single"/>
        </w:rPr>
        <w:t>ượ</w:t>
      </w:r>
      <w:r w:rsidRPr="000A6EE5">
        <w:rPr>
          <w:rFonts w:ascii="iCiel Avenir LT Std 35 Light" w:hAnsi="iCiel Avenir LT Std 35 Light" w:cs="Arial"/>
          <w:b/>
          <w:bCs/>
          <w:i/>
          <w:iCs/>
          <w:sz w:val="22"/>
          <w:szCs w:val="22"/>
          <w:u w:val="single"/>
        </w:rPr>
        <w:t>c ph</w:t>
      </w:r>
      <w:r w:rsidRPr="000A6EE5">
        <w:rPr>
          <w:rFonts w:ascii="iCiel Avenir LT Std 35 Light" w:hAnsi="iCiel Avenir LT Std 35 Light" w:cs="Avenir Next LT Pro"/>
          <w:b/>
          <w:bCs/>
          <w:i/>
          <w:iCs/>
          <w:sz w:val="22"/>
          <w:szCs w:val="22"/>
          <w:u w:val="single"/>
        </w:rPr>
        <w:t>ê</w:t>
      </w:r>
      <w:r w:rsidRPr="000A6EE5">
        <w:rPr>
          <w:rFonts w:ascii="iCiel Avenir LT Std 35 Light" w:hAnsi="iCiel Avenir LT Std 35 Light" w:cs="Arial"/>
          <w:b/>
          <w:bCs/>
          <w:i/>
          <w:iCs/>
          <w:sz w:val="22"/>
          <w:szCs w:val="22"/>
          <w:u w:val="single"/>
        </w:rPr>
        <w:t xml:space="preserve"> duy</w:t>
      </w:r>
      <w:r w:rsidRPr="000A6EE5">
        <w:rPr>
          <w:rFonts w:ascii="iCiel Avenir LT Std 35 Light" w:hAnsi="iCiel Avenir LT Std 35 Light" w:cs="Calibri"/>
          <w:b/>
          <w:bCs/>
          <w:i/>
          <w:iCs/>
          <w:sz w:val="22"/>
          <w:szCs w:val="22"/>
          <w:u w:val="single"/>
        </w:rPr>
        <w:t>ệ</w:t>
      </w:r>
      <w:r w:rsidRPr="000A6EE5">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9990"/>
      </w:tblGrid>
      <w:tr w:rsidR="003F29A9" w:rsidRPr="000A6EE5" w14:paraId="3E1C9C37" w14:textId="77777777" w:rsidTr="00C50706">
        <w:tc>
          <w:tcPr>
            <w:tcW w:w="9990" w:type="dxa"/>
          </w:tcPr>
          <w:p w14:paraId="32B38CCC" w14:textId="77777777" w:rsidR="003F29A9" w:rsidRPr="000A6EE5" w:rsidRDefault="003F29A9" w:rsidP="00C50706">
            <w:pPr>
              <w:spacing w:line="400" w:lineRule="exact"/>
              <w:ind w:right="72"/>
              <w:rPr>
                <w:rFonts w:ascii="iCiel Avenir LT Std 35 Light" w:hAnsi="iCiel Avenir LT Std 35 Light" w:cs="Arial"/>
              </w:rPr>
            </w:pPr>
            <w:bookmarkStart w:id="1072" w:name="_Hlk169167457"/>
            <w:r w:rsidRPr="000A6EE5">
              <w:rPr>
                <w:rFonts w:ascii="iCiel Avenir LT Std 35 Light" w:hAnsi="iCiel Avenir LT Std 35 Light" w:cs="Arial"/>
              </w:rPr>
              <w:t>Holidays during class time</w:t>
            </w:r>
          </w:p>
          <w:p w14:paraId="2D2D4E2B"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Kì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trong th</w:t>
            </w:r>
            <w:r w:rsidRPr="000A6EE5">
              <w:rPr>
                <w:rFonts w:ascii="iCiel Avenir LT Std 35 Light" w:hAnsi="iCiel Avenir LT Std 35 Light" w:cs="Calibri"/>
                <w:i/>
                <w:iCs/>
              </w:rPr>
              <w:t>ờ</w:t>
            </w:r>
            <w:r w:rsidRPr="000A6EE5">
              <w:rPr>
                <w:rFonts w:ascii="iCiel Avenir LT Std 35 Light" w:hAnsi="iCiel Avenir LT Std 35 Light" w:cs="Arial"/>
                <w:i/>
                <w:iCs/>
              </w:rPr>
              <w:t>i gian c</w:t>
            </w:r>
            <w:r w:rsidRPr="000A6EE5">
              <w:rPr>
                <w:rFonts w:ascii="iCiel Avenir LT Std 35 Light" w:hAnsi="iCiel Avenir LT Std 35 Light" w:cs="Avenir Next LT Pro"/>
                <w:i/>
                <w:iCs/>
              </w:rPr>
              <w:t>ó</w:t>
            </w:r>
            <w:r w:rsidRPr="000A6EE5">
              <w:rPr>
                <w:rFonts w:ascii="iCiel Avenir LT Std 35 Light" w:hAnsi="iCiel Avenir LT Std 35 Light" w:cs="Arial"/>
                <w:i/>
                <w:iCs/>
              </w:rPr>
              <w:t xml:space="preserve"> l</w:t>
            </w:r>
            <w:r w:rsidRPr="000A6EE5">
              <w:rPr>
                <w:rFonts w:ascii="iCiel Avenir LT Std 35 Light" w:hAnsi="iCiel Avenir LT Std 35 Light" w:cs="Calibri"/>
                <w:i/>
                <w:iCs/>
              </w:rPr>
              <w:t>ớ</w:t>
            </w:r>
            <w:r w:rsidRPr="000A6EE5">
              <w:rPr>
                <w:rFonts w:ascii="iCiel Avenir LT Std 35 Light" w:hAnsi="iCiel Avenir LT Std 35 Light" w:cs="Arial"/>
                <w:i/>
                <w:iCs/>
              </w:rPr>
              <w:t>p h</w:t>
            </w:r>
            <w:r w:rsidRPr="000A6EE5">
              <w:rPr>
                <w:rFonts w:ascii="iCiel Avenir LT Std 35 Light" w:hAnsi="iCiel Avenir LT Std 35 Light" w:cs="Calibri"/>
                <w:i/>
                <w:iCs/>
              </w:rPr>
              <w:t>ọ</w:t>
            </w:r>
            <w:r w:rsidRPr="000A6EE5">
              <w:rPr>
                <w:rFonts w:ascii="iCiel Avenir LT Std 35 Light" w:hAnsi="iCiel Avenir LT Std 35 Light" w:cs="Arial"/>
                <w:i/>
                <w:iCs/>
              </w:rPr>
              <w:t>c (v</w:t>
            </w:r>
            <w:r w:rsidRPr="000A6EE5">
              <w:rPr>
                <w:rFonts w:ascii="iCiel Avenir LT Std 35 Light" w:hAnsi="iCiel Avenir LT Std 35 Light" w:cs="Avenir Next LT Pro"/>
                <w:i/>
                <w:iCs/>
              </w:rPr>
              <w:t>í</w:t>
            </w:r>
            <w:r w:rsidRPr="000A6EE5">
              <w:rPr>
                <w:rFonts w:ascii="iCiel Avenir LT Std 35 Light" w:hAnsi="iCiel Avenir LT Std 35 Light" w:cs="Arial"/>
                <w:i/>
                <w:iCs/>
              </w:rPr>
              <w:t xml:space="preserve"> d</w:t>
            </w:r>
            <w:r w:rsidRPr="000A6EE5">
              <w:rPr>
                <w:rFonts w:ascii="iCiel Avenir LT Std 35 Light" w:hAnsi="iCiel Avenir LT Std 35 Light" w:cs="Calibri"/>
                <w:i/>
                <w:iCs/>
              </w:rPr>
              <w:t>ụ</w:t>
            </w:r>
            <w:r w:rsidRPr="000A6EE5">
              <w:rPr>
                <w:rFonts w:ascii="iCiel Avenir LT Std 35 Light" w:hAnsi="iCiel Avenir LT Std 35 Light" w:cs="Arial"/>
                <w:i/>
                <w:iCs/>
              </w:rPr>
              <w:t xml:space="preserve"> nh</w:t>
            </w:r>
            <w:r w:rsidRPr="000A6EE5">
              <w:rPr>
                <w:rFonts w:ascii="iCiel Avenir LT Std 35 Light" w:hAnsi="iCiel Avenir LT Std 35 Light" w:cs="Calibri"/>
                <w:i/>
                <w:iCs/>
              </w:rPr>
              <w:t>ư</w:t>
            </w:r>
            <w:r w:rsidRPr="000A6EE5">
              <w:rPr>
                <w:rFonts w:ascii="iCiel Avenir LT Std 35 Light" w:hAnsi="iCiel Avenir LT Std 35 Light" w:cs="Arial"/>
                <w:i/>
                <w:iCs/>
              </w:rPr>
              <w:t xml:space="preserve"> du l</w:t>
            </w:r>
            <w:r w:rsidRPr="000A6EE5">
              <w:rPr>
                <w:rFonts w:ascii="iCiel Avenir LT Std 35 Light" w:hAnsi="iCiel Avenir LT Std 35 Light" w:cs="Calibri"/>
                <w:i/>
                <w:iCs/>
              </w:rPr>
              <w:t>ị</w:t>
            </w:r>
            <w:r w:rsidRPr="000A6EE5">
              <w:rPr>
                <w:rFonts w:ascii="iCiel Avenir LT Std 35 Light" w:hAnsi="iCiel Avenir LT Std 35 Light" w:cs="Arial"/>
                <w:i/>
                <w:iCs/>
              </w:rPr>
              <w:t>ch, ngh</w:t>
            </w:r>
            <w:r w:rsidRPr="000A6EE5">
              <w:rPr>
                <w:rFonts w:ascii="iCiel Avenir LT Std 35 Light" w:hAnsi="iCiel Avenir LT Std 35 Light" w:cs="Calibri"/>
                <w:i/>
                <w:iCs/>
              </w:rPr>
              <w:t>ỉ</w:t>
            </w:r>
            <w:r w:rsidRPr="000A6EE5">
              <w:rPr>
                <w:rFonts w:ascii="iCiel Avenir LT Std 35 Light" w:hAnsi="iCiel Avenir LT Std 35 Light" w:cs="Arial"/>
                <w:i/>
                <w:iCs/>
              </w:rPr>
              <w:t xml:space="preserve"> m</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t</w:t>
            </w:r>
            <w:r w:rsidRPr="000A6EE5">
              <w:rPr>
                <w:rFonts w:ascii="iCiel Avenir LT Std 35 Light" w:hAnsi="iCiel Avenir LT Std 35 Light" w:cs="Avenir Next LT Pro"/>
                <w:i/>
                <w:iCs/>
              </w:rPr>
              <w:t>…</w:t>
            </w:r>
            <w:r w:rsidRPr="000A6EE5">
              <w:rPr>
                <w:rFonts w:ascii="iCiel Avenir LT Std 35 Light" w:hAnsi="iCiel Avenir LT Std 35 Light" w:cs="Arial"/>
                <w:i/>
                <w:iCs/>
              </w:rPr>
              <w:t>)</w:t>
            </w:r>
          </w:p>
        </w:tc>
      </w:tr>
      <w:tr w:rsidR="003F29A9" w:rsidRPr="000A6EE5" w14:paraId="2044A4B7" w14:textId="77777777" w:rsidTr="00C50706">
        <w:tc>
          <w:tcPr>
            <w:tcW w:w="9990" w:type="dxa"/>
          </w:tcPr>
          <w:p w14:paraId="6AA1C697"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Reasons not provided clearly or not mentioned in the approved list above</w:t>
            </w:r>
          </w:p>
          <w:p w14:paraId="5B4C7C2D" w14:textId="77777777" w:rsidR="003F29A9" w:rsidRPr="000A6EE5" w:rsidRDefault="003F29A9" w:rsidP="00C50706">
            <w:pPr>
              <w:spacing w:line="400" w:lineRule="exact"/>
              <w:ind w:right="72"/>
              <w:rPr>
                <w:rFonts w:ascii="iCiel Avenir LT Std 35 Light" w:hAnsi="iCiel Avenir LT Std 35 Light" w:cs="Calibri"/>
                <w:i/>
                <w:iCs/>
              </w:rPr>
            </w:pPr>
            <w:r w:rsidRPr="000A6EE5">
              <w:rPr>
                <w:rFonts w:ascii="iCiel Avenir LT Std 35 Light" w:hAnsi="iCiel Avenir LT Std 35 Light" w:cs="Calibri"/>
                <w:i/>
                <w:iCs/>
              </w:rPr>
              <w:t>Lý do nghỉ học không rõ ràng (Ví dụ: công việc gia đình, các sự kiện riêng tư…) hoặc các lý do nằm ngoài danh mục được phê duyệt</w:t>
            </w:r>
          </w:p>
        </w:tc>
      </w:tr>
      <w:tr w:rsidR="003F29A9" w:rsidRPr="000A6EE5" w14:paraId="427021F5" w14:textId="77777777" w:rsidTr="00C50706">
        <w:tc>
          <w:tcPr>
            <w:tcW w:w="9990" w:type="dxa"/>
          </w:tcPr>
          <w:p w14:paraId="046FB635"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Attendance at social, leisure activities, and anniversary events</w:t>
            </w:r>
          </w:p>
          <w:p w14:paraId="4CADCBCC"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Tham d</w:t>
            </w:r>
            <w:r w:rsidRPr="000A6EE5">
              <w:rPr>
                <w:rFonts w:ascii="iCiel Avenir LT Std 35 Light" w:hAnsi="iCiel Avenir LT Std 35 Light" w:cs="Calibri"/>
                <w:i/>
                <w:iCs/>
              </w:rPr>
              <w:t>ự</w:t>
            </w:r>
            <w:r w:rsidRPr="000A6EE5">
              <w:rPr>
                <w:rFonts w:ascii="iCiel Avenir LT Std 35 Light" w:hAnsi="iCiel Avenir LT Std 35 Light" w:cs="Arial"/>
                <w:i/>
                <w:iCs/>
              </w:rPr>
              <w:t xml:space="preserve"> c</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c ho</w:t>
            </w:r>
            <w:r w:rsidRPr="000A6EE5">
              <w:rPr>
                <w:rFonts w:ascii="iCiel Avenir LT Std 35 Light" w:hAnsi="iCiel Avenir LT Std 35 Light" w:cs="Calibri"/>
                <w:i/>
                <w:iCs/>
              </w:rPr>
              <w:t>ạ</w:t>
            </w:r>
            <w:r w:rsidRPr="000A6EE5">
              <w:rPr>
                <w:rFonts w:ascii="iCiel Avenir LT Std 35 Light" w:hAnsi="iCiel Avenir LT Std 35 Light" w:cs="Arial"/>
                <w:i/>
                <w:iCs/>
              </w:rPr>
              <w:t xml:space="preserve">t </w:t>
            </w:r>
            <w:r w:rsidRPr="000A6EE5">
              <w:rPr>
                <w:rFonts w:ascii="iCiel Avenir LT Std 35 Light" w:hAnsi="iCiel Avenir LT Std 35 Light" w:cs="Avenir Next LT Pro"/>
                <w:i/>
                <w:iCs/>
              </w:rPr>
              <w:t>đ</w:t>
            </w:r>
            <w:r w:rsidRPr="000A6EE5">
              <w:rPr>
                <w:rFonts w:ascii="iCiel Avenir LT Std 35 Light" w:hAnsi="iCiel Avenir LT Std 35 Light" w:cs="Calibri"/>
                <w:i/>
                <w:iCs/>
              </w:rPr>
              <w:t>ộ</w:t>
            </w:r>
            <w:r w:rsidRPr="000A6EE5">
              <w:rPr>
                <w:rFonts w:ascii="iCiel Avenir LT Std 35 Light" w:hAnsi="iCiel Avenir LT Std 35 Light" w:cs="Arial"/>
                <w:i/>
                <w:iCs/>
              </w:rPr>
              <w:t>ng x</w:t>
            </w:r>
            <w:r w:rsidRPr="000A6EE5">
              <w:rPr>
                <w:rFonts w:ascii="iCiel Avenir LT Std 35 Light" w:hAnsi="iCiel Avenir LT Std 35 Light" w:cs="Avenir Next LT Pro"/>
                <w:i/>
                <w:iCs/>
              </w:rPr>
              <w:t>ã</w:t>
            </w:r>
            <w:r w:rsidRPr="000A6EE5">
              <w:rPr>
                <w:rFonts w:ascii="iCiel Avenir LT Std 35 Light" w:hAnsi="iCiel Avenir LT Std 35 Light" w:cs="Arial"/>
                <w:i/>
                <w:iCs/>
              </w:rPr>
              <w:t xml:space="preserve"> h</w:t>
            </w:r>
            <w:r w:rsidRPr="000A6EE5">
              <w:rPr>
                <w:rFonts w:ascii="iCiel Avenir LT Std 35 Light" w:hAnsi="iCiel Avenir LT Std 35 Light" w:cs="Calibri"/>
                <w:i/>
                <w:iCs/>
              </w:rPr>
              <w:t>ộ</w:t>
            </w:r>
            <w:r w:rsidRPr="000A6EE5">
              <w:rPr>
                <w:rFonts w:ascii="iCiel Avenir LT Std 35 Light" w:hAnsi="iCiel Avenir LT Std 35 Light" w:cs="Arial"/>
                <w:i/>
                <w:iCs/>
              </w:rPr>
              <w:t>i, gi</w:t>
            </w:r>
            <w:r w:rsidRPr="000A6EE5">
              <w:rPr>
                <w:rFonts w:ascii="iCiel Avenir LT Std 35 Light" w:hAnsi="iCiel Avenir LT Std 35 Light" w:cs="Calibri"/>
                <w:i/>
                <w:iCs/>
              </w:rPr>
              <w:t>ả</w:t>
            </w:r>
            <w:r w:rsidRPr="000A6EE5">
              <w:rPr>
                <w:rFonts w:ascii="iCiel Avenir LT Std 35 Light" w:hAnsi="iCiel Avenir LT Std 35 Light" w:cs="Arial"/>
                <w:i/>
                <w:iCs/>
              </w:rPr>
              <w:t>i tr</w:t>
            </w:r>
            <w:r w:rsidRPr="000A6EE5">
              <w:rPr>
                <w:rFonts w:ascii="iCiel Avenir LT Std 35 Light" w:hAnsi="iCiel Avenir LT Std 35 Light" w:cs="Avenir Next LT Pro"/>
                <w:i/>
                <w:iCs/>
              </w:rPr>
              <w:t>í</w:t>
            </w:r>
            <w:r w:rsidRPr="000A6EE5">
              <w:rPr>
                <w:rFonts w:ascii="iCiel Avenir LT Std 35 Light" w:hAnsi="iCiel Avenir LT Std 35 Light" w:cs="Arial"/>
                <w:i/>
                <w:iCs/>
              </w:rPr>
              <w:t xml:space="preserve"> v</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 xml:space="preserve"> ng</w:t>
            </w:r>
            <w:r w:rsidRPr="000A6EE5">
              <w:rPr>
                <w:rFonts w:ascii="iCiel Avenir LT Std 35 Light" w:hAnsi="iCiel Avenir LT Std 35 Light" w:cs="Avenir Next LT Pro"/>
                <w:i/>
                <w:iCs/>
              </w:rPr>
              <w:t>à</w:t>
            </w:r>
            <w:r w:rsidRPr="000A6EE5">
              <w:rPr>
                <w:rFonts w:ascii="iCiel Avenir LT Std 35 Light" w:hAnsi="iCiel Avenir LT Std 35 Light" w:cs="Arial"/>
                <w:i/>
                <w:iCs/>
              </w:rPr>
              <w:t>y l</w:t>
            </w:r>
            <w:r w:rsidRPr="000A6EE5">
              <w:rPr>
                <w:rFonts w:ascii="iCiel Avenir LT Std 35 Light" w:hAnsi="iCiel Avenir LT Std 35 Light" w:cs="Calibri"/>
                <w:i/>
                <w:iCs/>
              </w:rPr>
              <w:t>ễ</w:t>
            </w:r>
            <w:r w:rsidRPr="000A6EE5">
              <w:rPr>
                <w:rFonts w:ascii="iCiel Avenir LT Std 35 Light" w:hAnsi="iCiel Avenir LT Std 35 Light" w:cs="Arial"/>
                <w:i/>
                <w:iCs/>
              </w:rPr>
              <w:t xml:space="preserve"> k</w:t>
            </w:r>
            <w:r w:rsidRPr="000A6EE5">
              <w:rPr>
                <w:rFonts w:ascii="iCiel Avenir LT Std 35 Light" w:hAnsi="iCiel Avenir LT Std 35 Light" w:cs="Calibri"/>
                <w:i/>
                <w:iCs/>
              </w:rPr>
              <w:t>ỷ</w:t>
            </w:r>
            <w:r w:rsidRPr="000A6EE5">
              <w:rPr>
                <w:rFonts w:ascii="iCiel Avenir LT Std 35 Light" w:hAnsi="iCiel Avenir LT Std 35 Light" w:cs="Arial"/>
                <w:i/>
                <w:iCs/>
              </w:rPr>
              <w:t xml:space="preserve"> ni</w:t>
            </w:r>
            <w:r w:rsidRPr="000A6EE5">
              <w:rPr>
                <w:rFonts w:ascii="iCiel Avenir LT Std 35 Light" w:hAnsi="iCiel Avenir LT Std 35 Light" w:cs="Calibri"/>
                <w:i/>
                <w:iCs/>
              </w:rPr>
              <w:t>ệ</w:t>
            </w:r>
            <w:r w:rsidRPr="000A6EE5">
              <w:rPr>
                <w:rFonts w:ascii="iCiel Avenir LT Std 35 Light" w:hAnsi="iCiel Avenir LT Std 35 Light" w:cs="Arial"/>
                <w:i/>
                <w:iCs/>
              </w:rPr>
              <w:t>m</w:t>
            </w:r>
          </w:p>
        </w:tc>
      </w:tr>
      <w:tr w:rsidR="003F29A9" w:rsidRPr="000A6EE5" w14:paraId="026F5205" w14:textId="77777777" w:rsidTr="00C50706">
        <w:tc>
          <w:tcPr>
            <w:tcW w:w="9990" w:type="dxa"/>
          </w:tcPr>
          <w:p w14:paraId="62D38D77" w14:textId="77777777" w:rsidR="003F29A9" w:rsidRPr="000A6EE5" w:rsidRDefault="003F29A9" w:rsidP="00C50706">
            <w:pPr>
              <w:spacing w:line="400" w:lineRule="exact"/>
              <w:ind w:right="72"/>
              <w:rPr>
                <w:rFonts w:ascii="iCiel Avenir LT Std 35 Light" w:hAnsi="iCiel Avenir LT Std 35 Light" w:cs="Arial"/>
              </w:rPr>
            </w:pPr>
            <w:r w:rsidRPr="000A6EE5">
              <w:rPr>
                <w:rFonts w:ascii="iCiel Avenir LT Std 35 Light" w:hAnsi="iCiel Avenir LT Std 35 Light" w:cs="Arial"/>
              </w:rPr>
              <w:t>Driving lessons</w:t>
            </w:r>
          </w:p>
          <w:p w14:paraId="68E709C9" w14:textId="77777777" w:rsidR="003F29A9" w:rsidRPr="000A6EE5" w:rsidRDefault="003F29A9" w:rsidP="00C50706">
            <w:pPr>
              <w:spacing w:line="400" w:lineRule="exact"/>
              <w:ind w:right="72"/>
              <w:rPr>
                <w:rFonts w:ascii="iCiel Avenir LT Std 35 Light" w:hAnsi="iCiel Avenir LT Std 35 Light" w:cs="Arial"/>
                <w:i/>
                <w:iCs/>
              </w:rPr>
            </w:pPr>
            <w:r w:rsidRPr="000A6EE5">
              <w:rPr>
                <w:rFonts w:ascii="iCiel Avenir LT Std 35 Light" w:hAnsi="iCiel Avenir LT Std 35 Light" w:cs="Arial"/>
                <w:i/>
                <w:iCs/>
              </w:rPr>
              <w:t>H</w:t>
            </w:r>
            <w:r w:rsidRPr="000A6EE5">
              <w:rPr>
                <w:rFonts w:ascii="iCiel Avenir LT Std 35 Light" w:hAnsi="iCiel Avenir LT Std 35 Light" w:cs="Calibri"/>
                <w:i/>
                <w:iCs/>
              </w:rPr>
              <w:t>ọ</w:t>
            </w:r>
            <w:r w:rsidRPr="000A6EE5">
              <w:rPr>
                <w:rFonts w:ascii="iCiel Avenir LT Std 35 Light" w:hAnsi="iCiel Avenir LT Std 35 Light" w:cs="Arial"/>
                <w:i/>
                <w:iCs/>
              </w:rPr>
              <w:t>c l</w:t>
            </w:r>
            <w:r w:rsidRPr="000A6EE5">
              <w:rPr>
                <w:rFonts w:ascii="iCiel Avenir LT Std 35 Light" w:hAnsi="iCiel Avenir LT Std 35 Light" w:cs="Avenir Next LT Pro"/>
                <w:i/>
                <w:iCs/>
              </w:rPr>
              <w:t>á</w:t>
            </w:r>
            <w:r w:rsidRPr="000A6EE5">
              <w:rPr>
                <w:rFonts w:ascii="iCiel Avenir LT Std 35 Light" w:hAnsi="iCiel Avenir LT Std 35 Light" w:cs="Arial"/>
                <w:i/>
                <w:iCs/>
              </w:rPr>
              <w:t>i xe</w:t>
            </w:r>
          </w:p>
        </w:tc>
      </w:tr>
      <w:tr w:rsidR="003F29A9" w:rsidRPr="000A6EE5" w14:paraId="0E31AE70" w14:textId="77777777" w:rsidTr="00C50706">
        <w:tc>
          <w:tcPr>
            <w:tcW w:w="9990" w:type="dxa"/>
          </w:tcPr>
          <w:p w14:paraId="03AA2FCF" w14:textId="77777777" w:rsidR="003F29A9" w:rsidRPr="000A6EE5" w:rsidRDefault="003F29A9" w:rsidP="00C50706">
            <w:pPr>
              <w:spacing w:line="400" w:lineRule="exact"/>
              <w:ind w:right="72"/>
              <w:rPr>
                <w:rFonts w:ascii="iCiel Avenir LT Std 35 Light" w:hAnsi="iCiel Avenir LT Std 35 Light" w:cs="Arial"/>
                <w:lang w:val="en-US"/>
              </w:rPr>
            </w:pPr>
            <w:r w:rsidRPr="000A6EE5">
              <w:rPr>
                <w:rFonts w:ascii="iCiel Avenir LT Std 35 Light" w:hAnsi="iCiel Avenir LT Std 35 Light" w:cs="Arial"/>
              </w:rPr>
              <w:t xml:space="preserve">Bad </w:t>
            </w:r>
            <w:r w:rsidRPr="000A6EE5">
              <w:rPr>
                <w:rFonts w:ascii="iCiel Avenir LT Std 35 Light" w:hAnsi="iCiel Avenir LT Std 35 Light" w:cs="Arial"/>
                <w:lang w:val="en-US"/>
              </w:rPr>
              <w:t>weather/ Personal transportation trouble</w:t>
            </w:r>
          </w:p>
          <w:p w14:paraId="32F8CF33" w14:textId="77777777" w:rsidR="003F29A9" w:rsidRPr="000A6EE5" w:rsidRDefault="003F29A9" w:rsidP="00C50706">
            <w:pPr>
              <w:spacing w:line="400" w:lineRule="exact"/>
              <w:ind w:right="72"/>
              <w:rPr>
                <w:rFonts w:ascii="iCiel Avenir LT Std 35 Light" w:hAnsi="iCiel Avenir LT Std 35 Light" w:cs="Calibri"/>
                <w:i/>
                <w:iCs/>
                <w:lang w:val="en-US"/>
              </w:rPr>
            </w:pPr>
            <w:r w:rsidRPr="000A6EE5">
              <w:rPr>
                <w:rFonts w:ascii="iCiel Avenir LT Std 35 Light" w:hAnsi="iCiel Avenir LT Std 35 Light" w:cs="Calibri"/>
                <w:i/>
                <w:iCs/>
                <w:lang w:val="en-US"/>
              </w:rPr>
              <w:t>Các lý do liên quan đến thời tiết, sự cố giao th</w:t>
            </w:r>
            <w:r w:rsidRPr="000A6EE5">
              <w:rPr>
                <w:rFonts w:ascii="iCiel Avenir LT Std 35 Light" w:hAnsi="iCiel Avenir LT Std 35 Light" w:cs="Avenir Next LT Pro"/>
                <w:i/>
                <w:iCs/>
                <w:lang w:val="en-US"/>
              </w:rPr>
              <w:t>ô</w:t>
            </w:r>
            <w:r w:rsidRPr="000A6EE5">
              <w:rPr>
                <w:rFonts w:ascii="iCiel Avenir LT Std 35 Light" w:hAnsi="iCiel Avenir LT Std 35 Light" w:cs="Calibri"/>
                <w:i/>
                <w:iCs/>
                <w:lang w:val="en-US"/>
              </w:rPr>
              <w:t>ng c</w:t>
            </w:r>
            <w:r w:rsidRPr="000A6EE5">
              <w:rPr>
                <w:rFonts w:ascii="iCiel Avenir LT Std 35 Light" w:hAnsi="iCiel Avenir LT Std 35 Light" w:cs="Avenir Next LT Pro"/>
                <w:i/>
                <w:iCs/>
                <w:lang w:val="en-US"/>
              </w:rPr>
              <w:t>á</w:t>
            </w:r>
            <w:r w:rsidRPr="000A6EE5">
              <w:rPr>
                <w:rFonts w:ascii="iCiel Avenir LT Std 35 Light" w:hAnsi="iCiel Avenir LT Std 35 Light" w:cs="Calibri"/>
                <w:i/>
                <w:iCs/>
                <w:lang w:val="en-US"/>
              </w:rPr>
              <w:t xml:space="preserve"> nh</w:t>
            </w:r>
            <w:r w:rsidRPr="000A6EE5">
              <w:rPr>
                <w:rFonts w:ascii="iCiel Avenir LT Std 35 Light" w:hAnsi="iCiel Avenir LT Std 35 Light" w:cs="Avenir Next LT Pro"/>
                <w:i/>
                <w:iCs/>
                <w:lang w:val="en-US"/>
              </w:rPr>
              <w:t>â</w:t>
            </w:r>
            <w:r w:rsidRPr="000A6EE5">
              <w:rPr>
                <w:rFonts w:ascii="iCiel Avenir LT Std 35 Light" w:hAnsi="iCiel Avenir LT Std 35 Light" w:cs="Calibri"/>
                <w:i/>
                <w:iCs/>
                <w:lang w:val="en-US"/>
              </w:rPr>
              <w:t>n</w:t>
            </w:r>
          </w:p>
        </w:tc>
      </w:tr>
    </w:tbl>
    <w:p w14:paraId="3BA30EC4" w14:textId="15EDAC98" w:rsidR="00BF43A2" w:rsidRPr="004373E8" w:rsidRDefault="00BF43A2" w:rsidP="00D85019">
      <w:pPr>
        <w:pStyle w:val="Question"/>
        <w:numPr>
          <w:ilvl w:val="0"/>
          <w:numId w:val="6"/>
        </w:numPr>
        <w:tabs>
          <w:tab w:val="left" w:pos="360"/>
          <w:tab w:val="left" w:pos="450"/>
          <w:tab w:val="left" w:pos="900"/>
        </w:tabs>
        <w:spacing w:before="100" w:line="400" w:lineRule="exact"/>
        <w:ind w:left="0" w:firstLine="630"/>
        <w:rPr>
          <w:rFonts w:cs="Arial"/>
          <w:i/>
          <w:iCs/>
          <w:szCs w:val="22"/>
          <w:lang w:val="vi-VN"/>
        </w:rPr>
      </w:pPr>
      <w:bookmarkStart w:id="1073" w:name="_Toc115360081"/>
      <w:bookmarkStart w:id="1074" w:name="_Toc115360922"/>
      <w:bookmarkStart w:id="1075" w:name="_Toc115361284"/>
      <w:bookmarkStart w:id="1076" w:name="_Toc115361468"/>
      <w:bookmarkStart w:id="1077" w:name="_Toc115360082"/>
      <w:bookmarkStart w:id="1078" w:name="_Toc115360923"/>
      <w:bookmarkStart w:id="1079" w:name="_Toc115361285"/>
      <w:bookmarkStart w:id="1080" w:name="_Toc115361469"/>
      <w:bookmarkStart w:id="1081" w:name="_Toc134102128"/>
      <w:bookmarkStart w:id="1082" w:name="_Toc134112870"/>
      <w:bookmarkStart w:id="1083" w:name="_Toc134113000"/>
      <w:bookmarkStart w:id="1084" w:name="_Toc134102129"/>
      <w:bookmarkStart w:id="1085" w:name="_Toc134112871"/>
      <w:bookmarkStart w:id="1086" w:name="_Toc134113001"/>
      <w:bookmarkStart w:id="1087" w:name="_Toc134102130"/>
      <w:bookmarkStart w:id="1088" w:name="_Toc134112872"/>
      <w:bookmarkStart w:id="1089" w:name="_Toc134113002"/>
      <w:bookmarkStart w:id="1090" w:name="_Toc134102131"/>
      <w:bookmarkStart w:id="1091" w:name="_Toc134112873"/>
      <w:bookmarkStart w:id="1092" w:name="_Toc134113003"/>
      <w:bookmarkStart w:id="1093" w:name="_Toc134102132"/>
      <w:bookmarkStart w:id="1094" w:name="_Toc134112874"/>
      <w:bookmarkStart w:id="1095" w:name="_Toc134113004"/>
      <w:bookmarkStart w:id="1096" w:name="_Toc134102133"/>
      <w:bookmarkStart w:id="1097" w:name="_Toc134112875"/>
      <w:bookmarkStart w:id="1098" w:name="_Toc134113005"/>
      <w:bookmarkStart w:id="1099" w:name="_Toc107324294"/>
      <w:bookmarkStart w:id="1100" w:name="_Toc177146273"/>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r w:rsidRPr="004373E8">
        <w:rPr>
          <w:rFonts w:cs="Arial"/>
          <w:szCs w:val="22"/>
          <w:lang w:val="vi-VN"/>
        </w:rPr>
        <w:t xml:space="preserve">If </w:t>
      </w:r>
      <w:r w:rsidR="00240363" w:rsidRPr="004373E8">
        <w:rPr>
          <w:rFonts w:cs="Arial"/>
          <w:szCs w:val="22"/>
          <w:lang w:val="vi-VN"/>
        </w:rPr>
        <w:t>the a</w:t>
      </w:r>
      <w:r w:rsidRPr="004373E8">
        <w:rPr>
          <w:rFonts w:cs="Arial"/>
          <w:szCs w:val="22"/>
          <w:lang w:val="vi-VN"/>
        </w:rPr>
        <w:t xml:space="preserve">cademic results of students are not good enough and students/parents are worried, what can BUV support to improve their performance? / </w:t>
      </w:r>
      <w:r w:rsidRPr="004373E8">
        <w:rPr>
          <w:rFonts w:cs="Arial"/>
          <w:i/>
          <w:iCs/>
          <w:szCs w:val="22"/>
          <w:lang w:val="vi-VN"/>
        </w:rPr>
        <w:t>Sinh viên/phụ huynh lo rằng kết quả học tập của sinh viên không đủ tốt, liệu nhà trường có kế hoạch gì trong việc giúp đỡ sinh viên cải thiện kết quả học tập không?</w:t>
      </w:r>
      <w:bookmarkEnd w:id="1099"/>
      <w:bookmarkEnd w:id="1100"/>
    </w:p>
    <w:p w14:paraId="797A43CD"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43C4E52"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bookmarkStart w:id="1101" w:name="_Hlk149316482"/>
      <w:r w:rsidRPr="004373E8">
        <w:rPr>
          <w:rFonts w:ascii="iCiel Avenir LT Std 35 Light" w:hAnsi="iCiel Avenir LT Std 35 Light" w:cs="Arial"/>
          <w:sz w:val="22"/>
          <w:szCs w:val="22"/>
          <w:lang w:val="vi-VN"/>
        </w:rPr>
        <w:t xml:space="preserve">To improve students’ performance in specific modules, the best way is to stay engaged &amp; reach out to the Modules Leaders for their support. This semester, module teams will be posting their “Office Hours” on the front page of their Canvas site near where you find their email address. To make use of Office Hours, the students can email their preferred module team members and request a meeting within those hours. In the case that the students are unable to attend the posted Office Hours, the module teams may be able to meet the students at other times depending on their availability. </w:t>
      </w:r>
    </w:p>
    <w:p w14:paraId="18955F68"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Moreover, at BUV, we are dedicated to providing comprehensive academic support even outside of the classrooms to ensure your son/daughter success throughout their educational journey. Our Student Academic Support (SAS) Office is the centralised team to contact whenever students need guidance and assistance in achieving their academic goals. We are now offering 2 programmes to support their academic performance outside of students’ classroom which are: Student Tutor &amp; Faculty Learning Support.</w:t>
      </w:r>
    </w:p>
    <w:p w14:paraId="3579D46D"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Our Student Tutors are experienced BUV students in year 2 and 3 who have demonstrated exceptional academic performance and possess strong interpersonal skills. They are selected &amp; trained to offer tailored academic assistance, helping other students grasp complex subjects, refine study techniques, and enhance their overall understanding of course materials. Through one-on-one sessions, other students can benefit from their expertise and receive personalized guidance to elevate their learning experience. </w:t>
      </w:r>
    </w:p>
    <w:p w14:paraId="1DD7238E"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Our Faculty Learning Support Team comprises seasoned academics with diverse expertise. These dedicated professionals are committed to helping students excel academically. Whether students require guidance on specific subjects, study strategies, time management, or English language support, our Faculty Learning Support Team is ready to assist. </w:t>
      </w:r>
    </w:p>
    <w:p w14:paraId="617BBCC6" w14:textId="0B8ACDA7" w:rsidR="00297828" w:rsidRPr="004373E8"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BUV students can easily book study sessions with Student Tutor &amp; Faculty Learning Support Team via SAS booking system. Students can book multiple sessions with different tutors and faculties based on their needs. Details on booking instructions has been sent via emails to students each semester. Students are strongly advised to take advantage of these valuable resources to enhance their learning experience, conquer challenges, and thrive academically. Should you have any inquiries or require assistance, please reach out to SAS via our email: </w:t>
      </w:r>
      <w:hyperlink r:id="rId19" w:history="1">
        <w:r w:rsidR="00BA29BB" w:rsidRPr="004373E8">
          <w:rPr>
            <w:rStyle w:val="Hyperlink"/>
            <w:rFonts w:ascii="iCiel Avenir LT Std 35 Light" w:hAnsi="iCiel Avenir LT Std 35 Light" w:cs="Arial"/>
            <w:sz w:val="22"/>
            <w:szCs w:val="22"/>
            <w:lang w:val="vi-VN"/>
          </w:rPr>
          <w:t>academic-support@buv.edu.vn</w:t>
        </w:r>
      </w:hyperlink>
      <w:r w:rsidR="00BA29BB" w:rsidRPr="004373E8">
        <w:rPr>
          <w:rFonts w:ascii="iCiel Avenir LT Std 35 Light" w:hAnsi="iCiel Avenir LT Std 35 Light" w:cs="Arial"/>
          <w:sz w:val="22"/>
          <w:szCs w:val="22"/>
          <w:lang w:val="vi-VN"/>
        </w:rPr>
        <w:t xml:space="preserve">. </w:t>
      </w:r>
    </w:p>
    <w:p w14:paraId="6CB1ED65"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Để cải thiện kết quả học tập cho từng môn học cụ thể, sinh viên nên chủ động tương tác và liên hệ với giảng viên môn học để được hỗ trợ. Trong học kỳ này, trên hệ thống học tập Canvas, “Khung giờ hỗ trợ” của từng môn học sẽ được cập nhật trên trang đầu (vị trí gần với thông tin email của giảng viên). Sinh viên có thể gửi email đến giảng viên của các môn học tương ứng để đặt lịch gặp trong các khung giờ này. Trong trường hợp “Khung giờ hỗ trợ” đã được công bố trên hệ thống học tập Canvas không phù hợp với thời gian biểu của sinh viên, tùy thuộc vào lịch của giảng viên, sinh viên có thể được đặt hẹn trong khung giờ khác.</w:t>
      </w:r>
    </w:p>
    <w:p w14:paraId="00ED22B9"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Tại BUV, nhà trường cũng dành sự quan tâm đặc biệt đến hỗ trợ học thuật bổ sung để giúp sinh viên có thể theo kịp việc học trên lớp và đạt được kết quả học tập tốt hơn. Phòng Hỗ trợ học thuật (SAS) sẽ là điểm đến mỗi khi sinh viên cần hướng dẫn hoặc hỗ trợ để cải thiện điểm số và đạt được kết quả học tập như mong muốn. Phòng SAS hiện cung cấp 2 chương trình hỗ trợ học thuật bổ sung: Chương trình Sinh viên Hỗ trợ (Student Tutor) và Chương trình Giảng viên Cố vấn (Faculty Learning Support).</w:t>
      </w:r>
    </w:p>
    <w:p w14:paraId="2459BD65" w14:textId="77777777"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Sinh viên Hỗ trợ (Student Tutor) là sinh viên BUV năm 2 và năm 3, có thành tích học tập và kỹ năng giao tiếp tốt. Student Tutor được lựa chọn và hướng dẫn bởi phòng SAS để hỗ trợ học thuật cho các sinh viên khác; giúp giải thích các khái niệm chuyên ngành, rèn luyện kỹ năng học tập cũng như vận dụng tài liệu học để nâng cao điểm số. Qua những buổi học 1-1, Student Tutor sẽ đồng hành cùng sinh viên, chia sẻ kiến thức và cải thiện trải nghiệm học tập của sinh viên tại BUV. </w:t>
      </w:r>
    </w:p>
    <w:p w14:paraId="21C38949" w14:textId="706889DF" w:rsidR="00297828" w:rsidRPr="004373E8"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Nhóm Giảng viên Cố vấn (Faculty Learning Support Team) bao gồm những giảng viên kỳ cựu có chuyên môn và kinh nghiệm đa dạng của nhà trường. Dù sinh viên cần sự hỗ trợ thêm ở các môn học cụ thể, phương pháp học hay Tiếng Anh học thuật, nhóm Giảng viên </w:t>
      </w:r>
      <w:r w:rsidR="00EE19CB" w:rsidRPr="004373E8">
        <w:rPr>
          <w:rFonts w:ascii="iCiel Avenir LT Std 35 Light" w:hAnsi="iCiel Avenir LT Std 35 Light" w:cs="Arial"/>
          <w:i/>
          <w:iCs/>
          <w:sz w:val="22"/>
          <w:szCs w:val="22"/>
          <w:lang w:val="vi-VN"/>
        </w:rPr>
        <w:t>C</w:t>
      </w:r>
      <w:r w:rsidRPr="004373E8">
        <w:rPr>
          <w:rFonts w:ascii="iCiel Avenir LT Std 35 Light" w:hAnsi="iCiel Avenir LT Std 35 Light" w:cs="Arial"/>
          <w:i/>
          <w:iCs/>
          <w:sz w:val="22"/>
          <w:szCs w:val="22"/>
          <w:lang w:val="vi-VN"/>
        </w:rPr>
        <w:t xml:space="preserve">ố vấn sẵn sàng tư vấn và kèm cặp để giúp sinh viên đạt được kết quả tốt hơn. </w:t>
      </w:r>
    </w:p>
    <w:p w14:paraId="3BB9D2E6" w14:textId="7D6EF2F3" w:rsidR="00297828" w:rsidRPr="004373E8" w:rsidRDefault="00297828" w:rsidP="003E1B62">
      <w:pPr>
        <w:tabs>
          <w:tab w:val="left" w:pos="630"/>
          <w:tab w:val="left" w:pos="720"/>
          <w:tab w:val="left" w:pos="1080"/>
        </w:tabs>
        <w:ind w:firstLine="0"/>
        <w:rPr>
          <w:rFonts w:ascii="iCiel Avenir LT Std 35 Light" w:hAnsi="iCiel Avenir LT Std 35 Light" w:cs="Arial"/>
          <w:b/>
          <w:bCs/>
          <w:sz w:val="22"/>
          <w:szCs w:val="22"/>
          <w:u w:val="single"/>
          <w:lang w:val="vi-VN"/>
        </w:rPr>
      </w:pPr>
      <w:r w:rsidRPr="004373E8">
        <w:rPr>
          <w:rFonts w:ascii="iCiel Avenir LT Std 35 Light" w:hAnsi="iCiel Avenir LT Std 35 Light" w:cs="Arial"/>
          <w:i/>
          <w:iCs/>
          <w:sz w:val="22"/>
          <w:szCs w:val="22"/>
          <w:lang w:val="vi-VN"/>
        </w:rPr>
        <w:t xml:space="preserve">Sinh viên có thể đặt lịch hẹn dễ dàng với Student Tutor và Faculty Learning Support Team qua hệ thống đặt lịch hẹn của SAS. Sinh viên có thể đặt nhiều buổi học, với nhiều sinh viên và giảng viên cố vấn khác nhau tùy theo nhu cầu. Chi tiết về các hình thức hỗ trợ và cách đặt lịch đã được gửi qua email cho sinh viên. Sinh viên được khuyến khích tận dụng những chương trình hỗ trợ trên để cải thiện trải nghiệm học và đạt được thành tích tốt hơn. Mọi câu hỏi về các dịch vụ và chương trình hỗ trợ Học thuật ở BUV, xin vui lòng liên hệ phòng SAS qua địa chỉ email: </w:t>
      </w:r>
      <w:hyperlink r:id="rId20" w:history="1">
        <w:r w:rsidRPr="004373E8">
          <w:rPr>
            <w:rStyle w:val="Hyperlink"/>
            <w:rFonts w:ascii="iCiel Avenir LT Std 35 Light" w:hAnsi="iCiel Avenir LT Std 35 Light" w:cs="Arial"/>
            <w:i/>
            <w:iCs/>
            <w:sz w:val="22"/>
            <w:szCs w:val="22"/>
            <w:lang w:val="vi-VN"/>
          </w:rPr>
          <w:t>academic-support@buv.edu.vn</w:t>
        </w:r>
      </w:hyperlink>
      <w:r w:rsidR="00BA29BB" w:rsidRPr="004373E8">
        <w:rPr>
          <w:rFonts w:ascii="iCiel Avenir LT Std 35 Light" w:hAnsi="iCiel Avenir LT Std 35 Light" w:cs="Arial"/>
          <w:i/>
          <w:iCs/>
          <w:sz w:val="22"/>
          <w:szCs w:val="22"/>
          <w:lang w:val="vi-VN"/>
        </w:rPr>
        <w:t xml:space="preserve">. </w:t>
      </w:r>
    </w:p>
    <w:p w14:paraId="040E9E4F" w14:textId="6B152546" w:rsidR="005E2669" w:rsidRPr="004373E8" w:rsidRDefault="005E2669"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102" w:name="_Toc149053756"/>
      <w:bookmarkStart w:id="1103" w:name="_Toc149054016"/>
      <w:bookmarkStart w:id="1104" w:name="_Toc149835164"/>
      <w:bookmarkStart w:id="1105" w:name="_Toc149053757"/>
      <w:bookmarkStart w:id="1106" w:name="_Toc149054017"/>
      <w:bookmarkStart w:id="1107" w:name="_Toc149835165"/>
      <w:bookmarkStart w:id="1108" w:name="_Toc149053758"/>
      <w:bookmarkStart w:id="1109" w:name="_Toc149054018"/>
      <w:bookmarkStart w:id="1110" w:name="_Toc149835166"/>
      <w:bookmarkStart w:id="1111" w:name="_Toc149053759"/>
      <w:bookmarkStart w:id="1112" w:name="_Toc149054019"/>
      <w:bookmarkStart w:id="1113" w:name="_Toc149835167"/>
      <w:bookmarkStart w:id="1114" w:name="_Toc149053760"/>
      <w:bookmarkStart w:id="1115" w:name="_Toc149054020"/>
      <w:bookmarkStart w:id="1116" w:name="_Toc149835168"/>
      <w:bookmarkStart w:id="1117" w:name="_Toc149053761"/>
      <w:bookmarkStart w:id="1118" w:name="_Toc149054021"/>
      <w:bookmarkStart w:id="1119" w:name="_Toc149835169"/>
      <w:bookmarkStart w:id="1120" w:name="_Toc149053762"/>
      <w:bookmarkStart w:id="1121" w:name="_Toc149054022"/>
      <w:bookmarkStart w:id="1122" w:name="_Toc149835170"/>
      <w:bookmarkStart w:id="1123" w:name="_Toc149053763"/>
      <w:bookmarkStart w:id="1124" w:name="_Toc149054023"/>
      <w:bookmarkStart w:id="1125" w:name="_Toc149835171"/>
      <w:bookmarkStart w:id="1126" w:name="_Toc134102135"/>
      <w:bookmarkStart w:id="1127" w:name="_Toc134112877"/>
      <w:bookmarkStart w:id="1128" w:name="_Toc134113007"/>
      <w:bookmarkStart w:id="1129" w:name="_Toc134102136"/>
      <w:bookmarkStart w:id="1130" w:name="_Toc134112878"/>
      <w:bookmarkStart w:id="1131" w:name="_Toc134113008"/>
      <w:bookmarkStart w:id="1132" w:name="_Toc134102137"/>
      <w:bookmarkStart w:id="1133" w:name="_Toc134112879"/>
      <w:bookmarkStart w:id="1134" w:name="_Toc134113009"/>
      <w:bookmarkStart w:id="1135" w:name="_Toc134102138"/>
      <w:bookmarkStart w:id="1136" w:name="_Toc134112880"/>
      <w:bookmarkStart w:id="1137" w:name="_Toc134113010"/>
      <w:bookmarkStart w:id="1138" w:name="_Toc134102139"/>
      <w:bookmarkStart w:id="1139" w:name="_Toc134112881"/>
      <w:bookmarkStart w:id="1140" w:name="_Toc134113011"/>
      <w:bookmarkStart w:id="1141" w:name="_Toc134102140"/>
      <w:bookmarkStart w:id="1142" w:name="_Toc134112882"/>
      <w:bookmarkStart w:id="1143" w:name="_Toc134113012"/>
      <w:bookmarkStart w:id="1144" w:name="_Toc134102141"/>
      <w:bookmarkStart w:id="1145" w:name="_Toc134112883"/>
      <w:bookmarkStart w:id="1146" w:name="_Toc134113013"/>
      <w:bookmarkStart w:id="1147" w:name="_Toc134102142"/>
      <w:bookmarkStart w:id="1148" w:name="_Toc134112884"/>
      <w:bookmarkStart w:id="1149" w:name="_Toc134113014"/>
      <w:bookmarkStart w:id="1150" w:name="_Toc134102143"/>
      <w:bookmarkStart w:id="1151" w:name="_Toc134112885"/>
      <w:bookmarkStart w:id="1152" w:name="_Toc134113015"/>
      <w:bookmarkStart w:id="1153" w:name="_Toc134102144"/>
      <w:bookmarkStart w:id="1154" w:name="_Toc134112886"/>
      <w:bookmarkStart w:id="1155" w:name="_Toc134113016"/>
      <w:bookmarkStart w:id="1156" w:name="_Toc107324291"/>
      <w:bookmarkStart w:id="1157" w:name="_Toc177146274"/>
      <w:bookmarkStart w:id="1158" w:name="_Toc107324304"/>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r w:rsidRPr="004373E8">
        <w:rPr>
          <w:rFonts w:cs="Arial"/>
          <w:szCs w:val="22"/>
          <w:lang w:val="vi-VN"/>
        </w:rPr>
        <w:t xml:space="preserve">In the students’ timetable, I have seen that </w:t>
      </w:r>
      <w:r w:rsidR="00D0188D" w:rsidRPr="004373E8">
        <w:rPr>
          <w:rFonts w:cs="Arial"/>
          <w:szCs w:val="22"/>
          <w:lang w:val="vi-VN"/>
        </w:rPr>
        <w:t>the students</w:t>
      </w:r>
      <w:r w:rsidRPr="004373E8">
        <w:rPr>
          <w:rFonts w:cs="Arial"/>
          <w:szCs w:val="22"/>
          <w:lang w:val="vi-VN"/>
        </w:rPr>
        <w:t xml:space="preserve"> study about 2-4 hours a day only</w:t>
      </w:r>
      <w:r w:rsidR="00847085" w:rsidRPr="004373E8">
        <w:rPr>
          <w:rFonts w:cs="Arial"/>
          <w:szCs w:val="22"/>
          <w:lang w:val="vi-VN"/>
        </w:rPr>
        <w:t>.</w:t>
      </w:r>
      <w:r w:rsidRPr="004373E8">
        <w:rPr>
          <w:rFonts w:cs="Arial"/>
          <w:szCs w:val="22"/>
          <w:lang w:val="vi-VN"/>
        </w:rPr>
        <w:t xml:space="preserve"> </w:t>
      </w:r>
      <w:r w:rsidR="00847085" w:rsidRPr="004373E8">
        <w:rPr>
          <w:rFonts w:cs="Arial"/>
          <w:szCs w:val="22"/>
          <w:lang w:val="vi-VN"/>
        </w:rPr>
        <w:t>S</w:t>
      </w:r>
      <w:r w:rsidRPr="004373E8">
        <w:rPr>
          <w:rFonts w:cs="Arial"/>
          <w:szCs w:val="22"/>
          <w:lang w:val="vi-VN"/>
        </w:rPr>
        <w:t xml:space="preserve">hould this be enough to ensure quality and what should students do besides class time? / </w:t>
      </w:r>
      <w:r w:rsidRPr="004373E8">
        <w:rPr>
          <w:rFonts w:cs="Arial"/>
          <w:i/>
          <w:iCs/>
          <w:szCs w:val="22"/>
          <w:lang w:val="vi-VN"/>
        </w:rPr>
        <w:t>Trong thời khóa biểu của sinh viên, tôi thấy sinh viên chỉ học 2-4 giờ một ngày. Thời lượng học như vậy liệu có đủ để đảm bảo chất lượng học tập</w:t>
      </w:r>
      <w:bookmarkEnd w:id="1156"/>
      <w:r w:rsidRPr="004373E8">
        <w:rPr>
          <w:rFonts w:cs="Arial"/>
          <w:i/>
          <w:iCs/>
          <w:szCs w:val="22"/>
          <w:lang w:val="vi-VN"/>
        </w:rPr>
        <w:t xml:space="preserve"> và sinh viên còn nên làm gì ngoài các giờ học trên lớp?</w:t>
      </w:r>
      <w:bookmarkEnd w:id="1157"/>
    </w:p>
    <w:p w14:paraId="3FDBDF3E" w14:textId="77777777" w:rsidR="005E2669" w:rsidRPr="004373E8" w:rsidRDefault="005E2669" w:rsidP="003E1B62">
      <w:pPr>
        <w:pStyle w:val="ListParagraph"/>
        <w:tabs>
          <w:tab w:val="left" w:pos="630"/>
          <w:tab w:val="left" w:pos="720"/>
          <w:tab w:val="left" w:pos="1080"/>
        </w:tabs>
        <w:ind w:left="0"/>
        <w:contextualSpacing w:val="0"/>
        <w:rPr>
          <w:rFonts w:ascii="iCiel Avenir LT Std 35 Light" w:hAnsi="iCiel Avenir LT Std 35 Light" w:cs="Arial"/>
          <w:b/>
          <w:bCs/>
          <w:i/>
          <w:iCs/>
          <w:sz w:val="22"/>
          <w:szCs w:val="22"/>
          <w:u w:val="single"/>
          <w:lang w:val="vi-VN"/>
        </w:rPr>
      </w:pPr>
      <w:r w:rsidRPr="004373E8">
        <w:rPr>
          <w:rFonts w:ascii="iCiel Avenir LT Std 35 Light" w:hAnsi="iCiel Avenir LT Std 35 Light" w:cs="Arial"/>
          <w:b/>
          <w:bCs/>
          <w:sz w:val="22"/>
          <w:szCs w:val="22"/>
          <w:u w:val="single"/>
          <w:lang w:val="vi-VN"/>
        </w:rPr>
        <w:t xml:space="preserve">Answer </w:t>
      </w:r>
      <w:r w:rsidRPr="004373E8">
        <w:rPr>
          <w:rFonts w:ascii="iCiel Avenir LT Std 35 Light" w:hAnsi="iCiel Avenir LT Std 35 Light" w:cs="Arial"/>
          <w:b/>
          <w:bCs/>
          <w:i/>
          <w:iCs/>
          <w:sz w:val="22"/>
          <w:szCs w:val="22"/>
          <w:u w:val="single"/>
          <w:lang w:val="vi-VN"/>
        </w:rPr>
        <w:t>/ 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p>
    <w:p w14:paraId="71101D3F" w14:textId="022E75A8" w:rsidR="005E2669" w:rsidRPr="004373E8"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Besides lectures and tutorial sessions, students will be required to engage in at least 10 hours of self-study per subject each week. This will include a considerable amount of time reading required textbooks, studying, and evaluating hand-outs, working on homework assignments, preparing for class work, revising for tests, and working in groups with fellow students on various projects. This requires students to learn to keep a strict time management plan which is essential to their engagement and success on the programme.</w:t>
      </w:r>
    </w:p>
    <w:p w14:paraId="123EDDEB" w14:textId="65AFC1E1" w:rsidR="005E2669" w:rsidRPr="004373E8"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In </w:t>
      </w:r>
      <w:r w:rsidR="00801595" w:rsidRPr="004373E8">
        <w:rPr>
          <w:rFonts w:ascii="iCiel Avenir LT Std 35 Light" w:hAnsi="iCiel Avenir LT Std 35 Light" w:cs="Arial"/>
          <w:sz w:val="22"/>
          <w:szCs w:val="22"/>
          <w:lang w:val="vi-VN"/>
        </w:rPr>
        <w:t>addition,</w:t>
      </w:r>
      <w:r w:rsidR="00B138E3" w:rsidRPr="004373E8">
        <w:rPr>
          <w:rFonts w:ascii="iCiel Avenir LT Std 35 Light" w:hAnsi="iCiel Avenir LT Std 35 Light" w:cs="Arial"/>
          <w:sz w:val="22"/>
          <w:szCs w:val="22"/>
          <w:lang w:val="vi-VN"/>
        </w:rPr>
        <w:t xml:space="preserve"> </w:t>
      </w:r>
      <w:r w:rsidRPr="004373E8">
        <w:rPr>
          <w:rFonts w:ascii="iCiel Avenir LT Std 35 Light" w:hAnsi="iCiel Avenir LT Std 35 Light" w:cs="Arial"/>
          <w:sz w:val="22"/>
          <w:szCs w:val="22"/>
          <w:lang w:val="vi-VN"/>
        </w:rPr>
        <w:t>students are encouraged to make the most of their time by joining other activities as follows:</w:t>
      </w:r>
    </w:p>
    <w:p w14:paraId="10D446BB" w14:textId="01649803"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Visiting the library to find additional </w:t>
      </w:r>
      <w:r w:rsidR="00DD3DB7" w:rsidRPr="004373E8">
        <w:rPr>
          <w:rFonts w:ascii="iCiel Avenir LT Std 35 Light" w:hAnsi="iCiel Avenir LT Std 35 Light" w:cs="Arial"/>
          <w:sz w:val="22"/>
          <w:szCs w:val="22"/>
          <w:lang w:val="vi-VN"/>
        </w:rPr>
        <w:t>resources or</w:t>
      </w:r>
      <w:r w:rsidRPr="004373E8">
        <w:rPr>
          <w:rFonts w:ascii="iCiel Avenir LT Std 35 Light" w:hAnsi="iCiel Avenir LT Std 35 Light" w:cs="Arial"/>
          <w:sz w:val="22"/>
          <w:szCs w:val="22"/>
          <w:lang w:val="vi-VN"/>
        </w:rPr>
        <w:t xml:space="preserve"> doing further reading in and around your subjects</w:t>
      </w:r>
      <w:r w:rsidR="00D47492" w:rsidRPr="004373E8">
        <w:rPr>
          <w:rFonts w:ascii="iCiel Avenir LT Std 35 Light" w:hAnsi="iCiel Avenir LT Std 35 Light" w:cs="Arial"/>
          <w:sz w:val="22"/>
          <w:szCs w:val="22"/>
          <w:lang w:val="vi-VN"/>
        </w:rPr>
        <w:t>.</w:t>
      </w:r>
    </w:p>
    <w:p w14:paraId="3AAA3CEA" w14:textId="2543EE42"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Participating in clubs, </w:t>
      </w:r>
      <w:r w:rsidR="00847085" w:rsidRPr="004373E8">
        <w:rPr>
          <w:rFonts w:ascii="iCiel Avenir LT Std 35 Light" w:hAnsi="iCiel Avenir LT Std 35 Light" w:cs="Arial"/>
          <w:sz w:val="22"/>
          <w:szCs w:val="22"/>
          <w:lang w:val="vi-VN"/>
        </w:rPr>
        <w:t>societies,</w:t>
      </w:r>
      <w:r w:rsidRPr="004373E8">
        <w:rPr>
          <w:rFonts w:ascii="iCiel Avenir LT Std 35 Light" w:hAnsi="iCiel Avenir LT Std 35 Light" w:cs="Arial"/>
          <w:sz w:val="22"/>
          <w:szCs w:val="22"/>
          <w:lang w:val="vi-VN"/>
        </w:rPr>
        <w:t xml:space="preserve"> and team </w:t>
      </w:r>
      <w:r w:rsidR="00D0188D" w:rsidRPr="004373E8">
        <w:rPr>
          <w:rFonts w:ascii="iCiel Avenir LT Std 35 Light" w:hAnsi="iCiel Avenir LT Std 35 Light" w:cs="Arial"/>
          <w:sz w:val="22"/>
          <w:szCs w:val="22"/>
          <w:lang w:val="vi-VN"/>
        </w:rPr>
        <w:t>activities</w:t>
      </w:r>
      <w:r w:rsidR="00D47492" w:rsidRPr="004373E8">
        <w:rPr>
          <w:rFonts w:ascii="iCiel Avenir LT Std 35 Light" w:hAnsi="iCiel Avenir LT Std 35 Light" w:cs="Arial"/>
          <w:sz w:val="22"/>
          <w:szCs w:val="22"/>
          <w:lang w:val="vi-VN"/>
        </w:rPr>
        <w:t>.</w:t>
      </w:r>
    </w:p>
    <w:p w14:paraId="2FEFB3B3" w14:textId="13D5F4A7"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Attending scheduled Office Hours meetings, or other module support </w:t>
      </w:r>
      <w:r w:rsidR="00D0188D" w:rsidRPr="004373E8">
        <w:rPr>
          <w:rFonts w:ascii="iCiel Avenir LT Std 35 Light" w:hAnsi="iCiel Avenir LT Std 35 Light" w:cs="Arial"/>
          <w:sz w:val="22"/>
          <w:szCs w:val="22"/>
          <w:lang w:val="vi-VN"/>
        </w:rPr>
        <w:t>events</w:t>
      </w:r>
      <w:r w:rsidR="00D47492" w:rsidRPr="004373E8">
        <w:rPr>
          <w:rFonts w:ascii="iCiel Avenir LT Std 35 Light" w:hAnsi="iCiel Avenir LT Std 35 Light" w:cs="Arial"/>
          <w:sz w:val="22"/>
          <w:szCs w:val="22"/>
          <w:lang w:val="vi-VN"/>
        </w:rPr>
        <w:t>.</w:t>
      </w:r>
    </w:p>
    <w:p w14:paraId="19CDB9F0" w14:textId="3931C43E"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Getting involved with more Personal Social Growth activities organized by the Student Engagement </w:t>
      </w:r>
      <w:r w:rsidR="00D0188D" w:rsidRPr="004373E8">
        <w:rPr>
          <w:rFonts w:ascii="iCiel Avenir LT Std 35 Light" w:hAnsi="iCiel Avenir LT Std 35 Light" w:cs="Arial"/>
          <w:sz w:val="22"/>
          <w:szCs w:val="22"/>
          <w:lang w:val="vi-VN"/>
        </w:rPr>
        <w:t>Department.</w:t>
      </w:r>
    </w:p>
    <w:p w14:paraId="0462F2D9" w14:textId="0E82AC99"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Making use of the Student Hub to socialize, or just grabbing a bite to eat in the new </w:t>
      </w:r>
      <w:r w:rsidR="00D0188D" w:rsidRPr="004373E8">
        <w:rPr>
          <w:rFonts w:ascii="iCiel Avenir LT Std 35 Light" w:hAnsi="iCiel Avenir LT Std 35 Light" w:cs="Arial"/>
          <w:sz w:val="22"/>
          <w:szCs w:val="22"/>
          <w:lang w:val="vi-VN"/>
        </w:rPr>
        <w:t>cafeteria.</w:t>
      </w:r>
    </w:p>
    <w:p w14:paraId="630B2D52" w14:textId="3A1909B1" w:rsidR="005E2669" w:rsidRPr="004373E8"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Meeting up with the teams from the International Office, Career Services, Wellbeing Support or Student Life for advice, consultation and updated exciting opportunities offered at BUV and at our partner institutions</w:t>
      </w:r>
      <w:r w:rsidR="00801595" w:rsidRPr="004373E8">
        <w:rPr>
          <w:rFonts w:ascii="iCiel Avenir LT Std 35 Light" w:hAnsi="iCiel Avenir LT Std 35 Light" w:cs="Arial"/>
          <w:sz w:val="22"/>
          <w:szCs w:val="22"/>
          <w:lang w:val="vi-VN"/>
        </w:rPr>
        <w:t>.</w:t>
      </w:r>
    </w:p>
    <w:p w14:paraId="5821ACF3" w14:textId="4624321D" w:rsidR="005E2669" w:rsidRPr="004373E8"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Ngoài các bu</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w:t>
      </w:r>
      <w:r w:rsidR="00B938D5" w:rsidRPr="004373E8">
        <w:rPr>
          <w:rFonts w:ascii="iCiel Avenir LT Std 35 Light" w:hAnsi="iCiel Avenir LT Std 35 Light" w:cs="Arial"/>
          <w:i/>
          <w:iCs/>
          <w:sz w:val="22"/>
          <w:szCs w:val="22"/>
          <w:lang w:val="vi-VN"/>
        </w:rPr>
        <w:t>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bu</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theo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a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t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10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cho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tu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bao g</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m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l</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ng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d</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cho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nghi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t</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tay,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chu</w:t>
      </w:r>
      <w:r w:rsidRPr="004373E8">
        <w:rPr>
          <w:rFonts w:ascii="iCiel Avenir LT Std 35 Light" w:hAnsi="iCiel Avenir LT Std 35 Light" w:cs="Calibri"/>
          <w:i/>
          <w:iCs/>
          <w:sz w:val="22"/>
          <w:szCs w:val="22"/>
          <w:lang w:val="vi-VN"/>
        </w:rPr>
        <w:t>ẩ</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cho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tr</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p, </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cho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ki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tra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m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theo nh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m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trong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d</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 nhau.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đò</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ỏ</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l</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ch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ch</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t ch</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su</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p>
    <w:p w14:paraId="1EF4C570" w14:textId="77777777" w:rsidR="005E2669" w:rsidRPr="004373E8"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Bên cạnh đó, sinh viên được khuyến khích tham gia các hoạt động khác của Nhà trường như sau:</w:t>
      </w:r>
    </w:p>
    <w:p w14:paraId="2F472764" w14:textId="161EABEE"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Ghé thăm thư viện để tìm thêm tài nguyên hoặc đọc thêm tài liệu về các chủ đề trong môn </w:t>
      </w:r>
      <w:r w:rsidR="005F5F1E" w:rsidRPr="004373E8">
        <w:rPr>
          <w:rFonts w:ascii="iCiel Avenir LT Std 35 Light" w:hAnsi="iCiel Avenir LT Std 35 Light" w:cs="Arial"/>
          <w:i/>
          <w:iCs/>
          <w:sz w:val="22"/>
          <w:szCs w:val="22"/>
          <w:lang w:val="vi-VN"/>
        </w:rPr>
        <w:t>học.</w:t>
      </w:r>
    </w:p>
    <w:p w14:paraId="57BEE8AA" w14:textId="43733760"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Tham gia hoạt động của các câu lạc bộ và các hoạt động xã </w:t>
      </w:r>
      <w:r w:rsidR="005F5F1E" w:rsidRPr="004373E8">
        <w:rPr>
          <w:rFonts w:ascii="iCiel Avenir LT Std 35 Light" w:hAnsi="iCiel Avenir LT Std 35 Light" w:cs="Arial"/>
          <w:i/>
          <w:iCs/>
          <w:sz w:val="22"/>
          <w:szCs w:val="22"/>
          <w:lang w:val="vi-VN"/>
        </w:rPr>
        <w:t>hội.</w:t>
      </w:r>
    </w:p>
    <w:p w14:paraId="51F0AA95" w14:textId="0A209A86"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Trao đổi thêm với các giảng viên môn học hoặc các sự kiện hỗ trợ môn học </w:t>
      </w:r>
      <w:r w:rsidR="005F5F1E" w:rsidRPr="004373E8">
        <w:rPr>
          <w:rFonts w:ascii="iCiel Avenir LT Std 35 Light" w:hAnsi="iCiel Avenir LT Std 35 Light" w:cs="Arial"/>
          <w:i/>
          <w:iCs/>
          <w:sz w:val="22"/>
          <w:szCs w:val="22"/>
          <w:lang w:val="vi-VN"/>
        </w:rPr>
        <w:t>khác.</w:t>
      </w:r>
    </w:p>
    <w:p w14:paraId="18CCF464" w14:textId="3D4175DC"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Tham gia các hoạt động của chương trình Phát triển Năng lực Cá nhân và Kỹ năng Xã hội do Phòng Công tác Sinh viên tổ </w:t>
      </w:r>
      <w:r w:rsidR="005F5F1E" w:rsidRPr="004373E8">
        <w:rPr>
          <w:rFonts w:ascii="iCiel Avenir LT Std 35 Light" w:hAnsi="iCiel Avenir LT Std 35 Light" w:cs="Arial"/>
          <w:i/>
          <w:iCs/>
          <w:sz w:val="22"/>
          <w:szCs w:val="22"/>
          <w:lang w:val="vi-VN"/>
        </w:rPr>
        <w:t>chức.</w:t>
      </w:r>
    </w:p>
    <w:p w14:paraId="09C86724" w14:textId="5D668144"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Giao lưu và tham gia các hoạt động khác trong Không gian </w:t>
      </w:r>
      <w:r w:rsidR="00DD3DB7" w:rsidRPr="004373E8">
        <w:rPr>
          <w:rFonts w:ascii="iCiel Avenir LT Std 35 Light" w:hAnsi="iCiel Avenir LT Std 35 Light" w:cs="Arial"/>
          <w:i/>
          <w:iCs/>
          <w:sz w:val="22"/>
          <w:szCs w:val="22"/>
          <w:lang w:val="vi-VN"/>
        </w:rPr>
        <w:t>s</w:t>
      </w:r>
      <w:r w:rsidRPr="004373E8">
        <w:rPr>
          <w:rFonts w:ascii="iCiel Avenir LT Std 35 Light" w:hAnsi="iCiel Avenir LT Std 35 Light" w:cs="Arial"/>
          <w:i/>
          <w:iCs/>
          <w:sz w:val="22"/>
          <w:szCs w:val="22"/>
          <w:lang w:val="vi-VN"/>
        </w:rPr>
        <w:t xml:space="preserve">inh hoạt cộng đồng dành cho sinh viên hoặc trong khu vực canteen mới của Nhà </w:t>
      </w:r>
      <w:r w:rsidR="005F5F1E" w:rsidRPr="004373E8">
        <w:rPr>
          <w:rFonts w:ascii="iCiel Avenir LT Std 35 Light" w:hAnsi="iCiel Avenir LT Std 35 Light" w:cs="Arial"/>
          <w:i/>
          <w:iCs/>
          <w:sz w:val="22"/>
          <w:szCs w:val="22"/>
          <w:lang w:val="vi-VN"/>
        </w:rPr>
        <w:t>trường.</w:t>
      </w:r>
    </w:p>
    <w:p w14:paraId="68297624" w14:textId="056CC7B2" w:rsidR="005E2669" w:rsidRPr="004373E8"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 xml:space="preserve">Gặp gỡ các nhân viên của </w:t>
      </w:r>
      <w:r w:rsidR="00D557CF"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Hợp tác Quốc tế, Dịch vụ Hướng nghiệp, </w:t>
      </w:r>
      <w:r w:rsidR="00D557CF" w:rsidRPr="004373E8">
        <w:rPr>
          <w:rFonts w:ascii="iCiel Avenir LT Std 35 Light" w:hAnsi="iCiel Avenir LT Std 35 Light" w:cs="Arial"/>
          <w:i/>
          <w:iCs/>
          <w:sz w:val="22"/>
          <w:szCs w:val="22"/>
          <w:lang w:val="vi-VN"/>
        </w:rPr>
        <w:t>T</w:t>
      </w:r>
      <w:r w:rsidR="00D557CF" w:rsidRPr="004373E8">
        <w:rPr>
          <w:rFonts w:ascii="iCiel Avenir LT Std 35 Light" w:hAnsi="iCiel Avenir LT Std 35 Light" w:cs="Calibri"/>
          <w:i/>
          <w:iCs/>
          <w:sz w:val="22"/>
          <w:szCs w:val="22"/>
          <w:lang w:val="vi-VN"/>
        </w:rPr>
        <w:t>ư</w:t>
      </w:r>
      <w:r w:rsidR="00D557CF" w:rsidRPr="004373E8">
        <w:rPr>
          <w:rFonts w:ascii="iCiel Avenir LT Std 35 Light" w:hAnsi="iCiel Avenir LT Std 35 Light" w:cs="Arial"/>
          <w:i/>
          <w:iCs/>
          <w:sz w:val="22"/>
          <w:szCs w:val="22"/>
          <w:lang w:val="vi-VN"/>
        </w:rPr>
        <w:t xml:space="preserve"> v</w:t>
      </w:r>
      <w:r w:rsidR="00D557CF" w:rsidRPr="004373E8">
        <w:rPr>
          <w:rFonts w:ascii="iCiel Avenir LT Std 35 Light" w:hAnsi="iCiel Avenir LT Std 35 Light" w:cs="Calibri"/>
          <w:i/>
          <w:iCs/>
          <w:sz w:val="22"/>
          <w:szCs w:val="22"/>
          <w:lang w:val="vi-VN"/>
        </w:rPr>
        <w:t>ấ</w:t>
      </w:r>
      <w:r w:rsidR="00D557CF" w:rsidRPr="004373E8">
        <w:rPr>
          <w:rFonts w:ascii="iCiel Avenir LT Std 35 Light" w:hAnsi="iCiel Avenir LT Std 35 Light" w:cs="Arial"/>
          <w:i/>
          <w:iCs/>
          <w:sz w:val="22"/>
          <w:szCs w:val="22"/>
          <w:lang w:val="vi-VN"/>
        </w:rPr>
        <w:t>n t</w:t>
      </w:r>
      <w:r w:rsidR="00D557CF" w:rsidRPr="004373E8">
        <w:rPr>
          <w:rFonts w:ascii="iCiel Avenir LT Std 35 Light" w:hAnsi="iCiel Avenir LT Std 35 Light" w:cs="Avenir Next LT Pro"/>
          <w:i/>
          <w:iCs/>
          <w:sz w:val="22"/>
          <w:szCs w:val="22"/>
          <w:lang w:val="vi-VN"/>
        </w:rPr>
        <w:t>â</w:t>
      </w:r>
      <w:r w:rsidR="00D557CF" w:rsidRPr="004373E8">
        <w:rPr>
          <w:rFonts w:ascii="iCiel Avenir LT Std 35 Light" w:hAnsi="iCiel Avenir LT Std 35 Light" w:cs="Arial"/>
          <w:i/>
          <w:iCs/>
          <w:sz w:val="22"/>
          <w:szCs w:val="22"/>
          <w:lang w:val="vi-VN"/>
        </w:rPr>
        <w:t>m l</w:t>
      </w:r>
      <w:r w:rsidR="00D557CF" w:rsidRPr="004373E8">
        <w:rPr>
          <w:rFonts w:ascii="iCiel Avenir LT Std 35 Light" w:hAnsi="iCiel Avenir LT Std 35 Light" w:cs="Avenir Next LT Pro"/>
          <w:i/>
          <w:iCs/>
          <w:sz w:val="22"/>
          <w:szCs w:val="22"/>
          <w:lang w:val="vi-VN"/>
        </w:rPr>
        <w:t>ý</w:t>
      </w:r>
      <w:r w:rsidR="00D557CF" w:rsidRPr="004373E8">
        <w:rPr>
          <w:rFonts w:ascii="iCiel Avenir LT Std 35 Light" w:hAnsi="iCiel Avenir LT Std 35 Light" w:cs="Arial"/>
          <w:i/>
          <w:iCs/>
          <w:sz w:val="22"/>
          <w:szCs w:val="22"/>
          <w:lang w:val="vi-VN"/>
        </w:rPr>
        <w:t xml:space="preserve"> v</w:t>
      </w:r>
      <w:r w:rsidR="00D557CF" w:rsidRPr="004373E8">
        <w:rPr>
          <w:rFonts w:ascii="iCiel Avenir LT Std 35 Light" w:hAnsi="iCiel Avenir LT Std 35 Light" w:cs="Avenir Next LT Pro"/>
          <w:i/>
          <w:iCs/>
          <w:sz w:val="22"/>
          <w:szCs w:val="22"/>
          <w:lang w:val="vi-VN"/>
        </w:rPr>
        <w:t>à</w:t>
      </w:r>
      <w:r w:rsidR="00D557CF" w:rsidRPr="004373E8">
        <w:rPr>
          <w:rFonts w:ascii="iCiel Avenir LT Std 35 Light" w:hAnsi="iCiel Avenir LT Std 35 Light" w:cs="Arial"/>
          <w:i/>
          <w:iCs/>
          <w:sz w:val="22"/>
          <w:szCs w:val="22"/>
          <w:lang w:val="vi-VN"/>
        </w:rPr>
        <w:t xml:space="preserve"> Ch</w:t>
      </w:r>
      <w:r w:rsidR="00D557CF" w:rsidRPr="004373E8">
        <w:rPr>
          <w:rFonts w:ascii="iCiel Avenir LT Std 35 Light" w:hAnsi="iCiel Avenir LT Std 35 Light" w:cs="Avenir Next LT Pro"/>
          <w:i/>
          <w:iCs/>
          <w:sz w:val="22"/>
          <w:szCs w:val="22"/>
          <w:lang w:val="vi-VN"/>
        </w:rPr>
        <w:t>ă</w:t>
      </w:r>
      <w:r w:rsidR="00D557CF" w:rsidRPr="004373E8">
        <w:rPr>
          <w:rFonts w:ascii="iCiel Avenir LT Std 35 Light" w:hAnsi="iCiel Avenir LT Std 35 Light" w:cs="Arial"/>
          <w:i/>
          <w:iCs/>
          <w:sz w:val="22"/>
          <w:szCs w:val="22"/>
          <w:lang w:val="vi-VN"/>
        </w:rPr>
        <w:t>m s</w:t>
      </w:r>
      <w:r w:rsidR="00D557CF" w:rsidRPr="004373E8">
        <w:rPr>
          <w:rFonts w:ascii="iCiel Avenir LT Std 35 Light" w:hAnsi="iCiel Avenir LT Std 35 Light" w:cs="Avenir Next LT Pro"/>
          <w:i/>
          <w:iCs/>
          <w:sz w:val="22"/>
          <w:szCs w:val="22"/>
          <w:lang w:val="vi-VN"/>
        </w:rPr>
        <w:t>ó</w:t>
      </w:r>
      <w:r w:rsidR="00D557CF" w:rsidRPr="004373E8">
        <w:rPr>
          <w:rFonts w:ascii="iCiel Avenir LT Std 35 Light" w:hAnsi="iCiel Avenir LT Std 35 Light" w:cs="Arial"/>
          <w:i/>
          <w:iCs/>
          <w:sz w:val="22"/>
          <w:szCs w:val="22"/>
          <w:lang w:val="vi-VN"/>
        </w:rPr>
        <w:t>c S</w:t>
      </w:r>
      <w:r w:rsidR="00D557CF" w:rsidRPr="004373E8">
        <w:rPr>
          <w:rFonts w:ascii="iCiel Avenir LT Std 35 Light" w:hAnsi="iCiel Avenir LT Std 35 Light" w:cs="Calibri"/>
          <w:i/>
          <w:iCs/>
          <w:sz w:val="22"/>
          <w:szCs w:val="22"/>
          <w:lang w:val="vi-VN"/>
        </w:rPr>
        <w:t>ứ</w:t>
      </w:r>
      <w:r w:rsidR="00D557CF" w:rsidRPr="004373E8">
        <w:rPr>
          <w:rFonts w:ascii="iCiel Avenir LT Std 35 Light" w:hAnsi="iCiel Avenir LT Std 35 Light" w:cs="Arial"/>
          <w:i/>
          <w:iCs/>
          <w:sz w:val="22"/>
          <w:szCs w:val="22"/>
          <w:lang w:val="vi-VN"/>
        </w:rPr>
        <w:t>c kho</w:t>
      </w:r>
      <w:r w:rsidR="00D557CF" w:rsidRPr="004373E8">
        <w:rPr>
          <w:rFonts w:ascii="iCiel Avenir LT Std 35 Light" w:hAnsi="iCiel Avenir LT Std 35 Light" w:cs="Calibri"/>
          <w:i/>
          <w:iCs/>
          <w:sz w:val="22"/>
          <w:szCs w:val="22"/>
          <w:lang w:val="vi-VN"/>
        </w:rPr>
        <w:t>ẻ</w:t>
      </w:r>
      <w:r w:rsidR="00D557CF" w:rsidRPr="004373E8">
        <w:rPr>
          <w:rFonts w:ascii="iCiel Avenir LT Std 35 Light" w:hAnsi="iCiel Avenir LT Std 35 Light" w:cs="Arial"/>
          <w:i/>
          <w:iCs/>
          <w:sz w:val="22"/>
          <w:szCs w:val="22"/>
          <w:lang w:val="vi-VN"/>
        </w:rPr>
        <w:t xml:space="preserve"> Tinh th</w:t>
      </w:r>
      <w:r w:rsidR="00D557CF" w:rsidRPr="004373E8">
        <w:rPr>
          <w:rFonts w:ascii="iCiel Avenir LT Std 35 Light" w:hAnsi="iCiel Avenir LT Std 35 Light" w:cs="Calibri"/>
          <w:i/>
          <w:iCs/>
          <w:sz w:val="22"/>
          <w:szCs w:val="22"/>
          <w:lang w:val="vi-VN"/>
        </w:rPr>
        <w:t>ầ</w:t>
      </w:r>
      <w:r w:rsidR="00D557CF" w:rsidRPr="004373E8">
        <w:rPr>
          <w:rFonts w:ascii="iCiel Avenir LT Std 35 Light" w:hAnsi="iCiel Avenir LT Std 35 Light" w:cs="Arial"/>
          <w:i/>
          <w:iCs/>
          <w:sz w:val="22"/>
          <w:szCs w:val="22"/>
          <w:lang w:val="vi-VN"/>
        </w:rPr>
        <w:t>n</w:t>
      </w:r>
      <w:r w:rsidR="009332BC" w:rsidRPr="004373E8">
        <w:rPr>
          <w:rFonts w:ascii="iCiel Avenir LT Std 35 Light" w:hAnsi="iCiel Avenir LT Std 35 Light" w:cs="Arial"/>
          <w:i/>
          <w:iCs/>
          <w:sz w:val="22"/>
          <w:szCs w:val="22"/>
          <w:lang w:val="vi-VN"/>
        </w:rPr>
        <w:t xml:space="preserve">, </w:t>
      </w:r>
      <w:r w:rsidR="00240363" w:rsidRPr="004373E8">
        <w:rPr>
          <w:rFonts w:ascii="iCiel Avenir LT Std 35 Light" w:hAnsi="iCiel Avenir LT Std 35 Light" w:cs="Arial"/>
          <w:i/>
          <w:iCs/>
          <w:sz w:val="22"/>
          <w:szCs w:val="22"/>
          <w:lang w:val="vi-VN"/>
        </w:rPr>
        <w:t>v.v để</w:t>
      </w:r>
      <w:r w:rsidRPr="004373E8">
        <w:rPr>
          <w:rFonts w:ascii="iCiel Avenir LT Std 35 Light" w:hAnsi="iCiel Avenir LT Std 35 Light" w:cs="Arial"/>
          <w:i/>
          <w:iCs/>
          <w:sz w:val="22"/>
          <w:szCs w:val="22"/>
          <w:lang w:val="vi-VN"/>
        </w:rPr>
        <w:t xml:space="preserve"> được tư vấn, tham vấn và cập nhật các cơ hội hấp dẫn được cung cấp bởi BUV và các tổ chức đối tác của Nhà trường.</w:t>
      </w:r>
    </w:p>
    <w:p w14:paraId="0D02C953" w14:textId="18CAC777" w:rsidR="00BF43A2" w:rsidRPr="004373E8" w:rsidRDefault="00911BEE"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159" w:name="_Toc177146275"/>
      <w:r w:rsidRPr="004373E8">
        <w:rPr>
          <w:rFonts w:cs="Arial"/>
          <w:szCs w:val="22"/>
          <w:lang w:val="vi-VN"/>
        </w:rPr>
        <w:t>H</w:t>
      </w:r>
      <w:r w:rsidR="00BF43A2" w:rsidRPr="004373E8">
        <w:rPr>
          <w:rFonts w:cs="Arial"/>
          <w:szCs w:val="22"/>
          <w:lang w:val="vi-VN"/>
        </w:rPr>
        <w:t xml:space="preserve">ow can students improve their English if students/parents would like to enhance </w:t>
      </w:r>
      <w:r w:rsidR="00D221E5" w:rsidRPr="004373E8">
        <w:rPr>
          <w:rFonts w:cs="Arial"/>
          <w:szCs w:val="22"/>
          <w:lang w:val="vi-VN"/>
        </w:rPr>
        <w:t>their</w:t>
      </w:r>
      <w:r w:rsidR="00BF43A2" w:rsidRPr="004373E8">
        <w:rPr>
          <w:rFonts w:cs="Arial"/>
          <w:szCs w:val="22"/>
          <w:lang w:val="vi-VN"/>
        </w:rPr>
        <w:t xml:space="preserve"> English skills? </w:t>
      </w:r>
      <w:r w:rsidR="00BF43A2" w:rsidRPr="004373E8">
        <w:rPr>
          <w:rFonts w:cs="Arial"/>
          <w:i/>
          <w:iCs/>
          <w:szCs w:val="22"/>
          <w:lang w:val="vi-VN"/>
        </w:rPr>
        <w:t>/ Nhà trường có thể giúp gì nếu phụ huynh và sinh viên có nhu cầu cải thiện trình độ Tiếng Anh của sinh viên?</w:t>
      </w:r>
      <w:bookmarkEnd w:id="1158"/>
      <w:bookmarkEnd w:id="1159"/>
    </w:p>
    <w:p w14:paraId="3EF23750"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 xml:space="preserve">: </w:t>
      </w:r>
    </w:p>
    <w:p w14:paraId="397796C4" w14:textId="77777777" w:rsidR="00AB4C37" w:rsidRPr="00075E78" w:rsidRDefault="00AB4C37" w:rsidP="00AB4C37">
      <w:pPr>
        <w:tabs>
          <w:tab w:val="left" w:pos="630"/>
          <w:tab w:val="left" w:pos="720"/>
          <w:tab w:val="left" w:pos="1080"/>
        </w:tabs>
        <w:rPr>
          <w:ins w:id="1160" w:author="An Tran, ACA (BUV)" w:date="2024-09-13T00:38:00Z" w16du:dateUtc="2024-09-12T17:38:00Z"/>
          <w:rFonts w:ascii="iCiel Avenir LT Std 35 Light" w:hAnsi="iCiel Avenir LT Std 35 Light" w:cs="Arial"/>
          <w:sz w:val="22"/>
          <w:szCs w:val="22"/>
        </w:rPr>
      </w:pPr>
      <w:bookmarkStart w:id="1161" w:name="_Hlk176799626"/>
      <w:ins w:id="1162" w:author="An Tran, ACA (BUV)" w:date="2024-09-13T00:38:00Z" w16du:dateUtc="2024-09-12T17:38:00Z">
        <w:r w:rsidRPr="00075E78">
          <w:rPr>
            <w:rFonts w:ascii="iCiel Avenir LT Std 35 Light" w:hAnsi="iCiel Avenir LT Std 35 Light" w:cs="Arial"/>
            <w:sz w:val="22"/>
            <w:szCs w:val="22"/>
          </w:rPr>
          <w:t>Improving students’ English skills is a top priority at BUV, as our data shows that students with higher English proficiency tend to achieve better academic results. Our dedicated English Department offers a variety of support services to help students enhance their language abilities.</w:t>
        </w:r>
      </w:ins>
    </w:p>
    <w:p w14:paraId="3BDFA8CE" w14:textId="77777777" w:rsidR="00AB4C37" w:rsidRDefault="00AB4C37" w:rsidP="00AB4C37">
      <w:pPr>
        <w:tabs>
          <w:tab w:val="left" w:pos="630"/>
          <w:tab w:val="left" w:pos="720"/>
          <w:tab w:val="left" w:pos="1080"/>
        </w:tabs>
        <w:jc w:val="left"/>
        <w:rPr>
          <w:ins w:id="1163" w:author="An Tran, ACA (BUV)" w:date="2024-09-13T00:38:00Z" w16du:dateUtc="2024-09-12T17:38:00Z"/>
          <w:rFonts w:ascii="iCiel Avenir LT Std 35 Light" w:hAnsi="iCiel Avenir LT Std 35 Light" w:cs="Arial"/>
          <w:sz w:val="22"/>
          <w:szCs w:val="22"/>
        </w:rPr>
      </w:pPr>
      <w:ins w:id="1164" w:author="An Tran, ACA (BUV)" w:date="2024-09-13T00:38:00Z" w16du:dateUtc="2024-09-12T17:38:00Z">
        <w:r w:rsidRPr="00075E78">
          <w:rPr>
            <w:rFonts w:ascii="iCiel Avenir LT Std 35 Light" w:hAnsi="iCiel Avenir LT Std 35 Light" w:cs="Arial"/>
            <w:b/>
            <w:bCs/>
            <w:sz w:val="22"/>
            <w:szCs w:val="22"/>
          </w:rPr>
          <w:t>Support from the English Department</w:t>
        </w:r>
      </w:ins>
    </w:p>
    <w:p w14:paraId="0E5BCB3E" w14:textId="77777777" w:rsidR="00AB4C37" w:rsidRPr="00075E78" w:rsidRDefault="00AB4C37" w:rsidP="00AB4C37">
      <w:pPr>
        <w:tabs>
          <w:tab w:val="left" w:pos="630"/>
          <w:tab w:val="left" w:pos="720"/>
          <w:tab w:val="left" w:pos="1080"/>
        </w:tabs>
        <w:jc w:val="left"/>
        <w:rPr>
          <w:ins w:id="1165" w:author="An Tran, ACA (BUV)" w:date="2024-09-13T00:38:00Z" w16du:dateUtc="2024-09-12T17:38:00Z"/>
          <w:rFonts w:ascii="iCiel Avenir LT Std 35 Light" w:hAnsi="iCiel Avenir LT Std 35 Light" w:cs="Arial"/>
          <w:sz w:val="22"/>
          <w:szCs w:val="22"/>
        </w:rPr>
      </w:pPr>
      <w:ins w:id="1166" w:author="An Tran, ACA (BUV)" w:date="2024-09-13T00:38:00Z" w16du:dateUtc="2024-09-12T17:38:00Z">
        <w:r w:rsidRPr="00075E78">
          <w:rPr>
            <w:rFonts w:ascii="iCiel Avenir LT Std 35 Light" w:hAnsi="iCiel Avenir LT Std 35 Light" w:cs="Arial"/>
            <w:sz w:val="22"/>
            <w:szCs w:val="22"/>
          </w:rPr>
          <w:t xml:space="preserve">Students are encouraged to book a meeting with a member of our English Department for assistance with any language-related enquiries. For personalised advice, you can also contact James McMillan, Head of English, at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"mailto:</w:instrText>
        </w:r>
        <w:r w:rsidRPr="00075E78">
          <w:rPr>
            <w:rFonts w:ascii="iCiel Avenir LT Std 35 Light" w:hAnsi="iCiel Avenir LT Std 35 Light" w:cs="Arial"/>
            <w:sz w:val="22"/>
            <w:szCs w:val="22"/>
          </w:rPr>
          <w:instrText>james.mcmillan@buv.edu.v</w:instrText>
        </w:r>
        <w:r>
          <w:rPr>
            <w:rFonts w:ascii="iCiel Avenir LT Std 35 Light" w:hAnsi="iCiel Avenir LT Std 35 Light" w:cs="Arial"/>
            <w:sz w:val="22"/>
            <w:szCs w:val="22"/>
          </w:rPr>
          <w:instrText>n"</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3C4362">
          <w:rPr>
            <w:rStyle w:val="Hyperlink"/>
            <w:rFonts w:ascii="iCiel Avenir LT Std 35 Light" w:hAnsi="iCiel Avenir LT Std 35 Light" w:cs="Arial"/>
            <w:sz w:val="22"/>
            <w:szCs w:val="22"/>
          </w:rPr>
          <w:t>james.mcmillan@buv.edu.vn</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ins>
    </w:p>
    <w:p w14:paraId="7290CC48" w14:textId="77777777" w:rsidR="00AB4C37" w:rsidRPr="00075E78" w:rsidRDefault="00AB4C37" w:rsidP="00AB4C37">
      <w:pPr>
        <w:tabs>
          <w:tab w:val="left" w:pos="630"/>
          <w:tab w:val="left" w:pos="720"/>
          <w:tab w:val="left" w:pos="1080"/>
        </w:tabs>
        <w:jc w:val="left"/>
        <w:rPr>
          <w:ins w:id="1167" w:author="An Tran, ACA (BUV)" w:date="2024-09-13T00:38:00Z" w16du:dateUtc="2024-09-12T17:38:00Z"/>
          <w:rFonts w:ascii="iCiel Avenir LT Std 35 Light" w:hAnsi="iCiel Avenir LT Std 35 Light" w:cs="Arial"/>
          <w:sz w:val="22"/>
          <w:szCs w:val="22"/>
        </w:rPr>
      </w:pPr>
      <w:ins w:id="1168" w:author="An Tran, ACA (BUV)" w:date="2024-09-13T00:38:00Z" w16du:dateUtc="2024-09-12T17:38:00Z">
        <w:r w:rsidRPr="00075E78">
          <w:rPr>
            <w:rFonts w:ascii="iCiel Avenir LT Std 35 Light" w:hAnsi="iCiel Avenir LT Std 35 Light" w:cs="Arial"/>
            <w:b/>
            <w:bCs/>
            <w:sz w:val="22"/>
            <w:szCs w:val="22"/>
          </w:rPr>
          <w:t>English Buddy System</w:t>
        </w:r>
        <w:r w:rsidRPr="00075E78">
          <w:rPr>
            <w:rFonts w:ascii="iCiel Avenir LT Std 35 Light" w:hAnsi="iCiel Avenir LT Std 35 Light" w:cs="Arial"/>
            <w:sz w:val="22"/>
            <w:szCs w:val="22"/>
          </w:rPr>
          <w:br/>
          <w:t xml:space="preserve">BUV also offers an English Buddy System, where students can receive extra tutoring sessions from fellow BUV students who have experience as teaching assistants in our English programmes. These Buddies possess excellent English language skills and familiar with giving tutoring sessions to fellow students. To book a session with an English Buddy, please visit our booking system: </w:t>
        </w:r>
        <w:r w:rsidRPr="00075E78">
          <w:rPr>
            <w:rFonts w:ascii="iCiel Avenir LT Std 35 Light" w:hAnsi="iCiel Avenir LT Std 35 Light" w:cs="Arial"/>
            <w:sz w:val="22"/>
            <w:szCs w:val="22"/>
          </w:rPr>
          <w:fldChar w:fldCharType="begin"/>
        </w:r>
        <w:r w:rsidRPr="00075E78">
          <w:rPr>
            <w:rFonts w:ascii="iCiel Avenir LT Std 35 Light" w:hAnsi="iCiel Avenir LT Std 35 Light" w:cs="Arial"/>
            <w:sz w:val="22"/>
            <w:szCs w:val="22"/>
          </w:rPr>
          <w:instrText>HYPERLINK "https://buvsas.simplybook.asia/v2/" \l "book" \o "https://buvsas.simplybook.asia/v2/#book" \t "_blank"</w:instrText>
        </w:r>
        <w:r w:rsidRPr="00075E78">
          <w:rPr>
            <w:rFonts w:ascii="iCiel Avenir LT Std 35 Light" w:hAnsi="iCiel Avenir LT Std 35 Light" w:cs="Arial"/>
            <w:sz w:val="22"/>
            <w:szCs w:val="22"/>
          </w:rPr>
        </w:r>
        <w:r w:rsidRPr="00075E78">
          <w:rPr>
            <w:rFonts w:ascii="iCiel Avenir LT Std 35 Light" w:hAnsi="iCiel Avenir LT Std 35 Light" w:cs="Arial"/>
            <w:sz w:val="22"/>
            <w:szCs w:val="22"/>
          </w:rPr>
          <w:fldChar w:fldCharType="separate"/>
        </w:r>
        <w:r w:rsidRPr="00075E78">
          <w:rPr>
            <w:rStyle w:val="Hyperlink"/>
            <w:rFonts w:ascii="iCiel Avenir LT Std 35 Light" w:hAnsi="iCiel Avenir LT Std 35 Light" w:cs="Arial"/>
            <w:sz w:val="22"/>
            <w:szCs w:val="22"/>
          </w:rPr>
          <w:t>BUV English Buddies Appointment</w:t>
        </w:r>
        <w:r w:rsidRPr="00075E78">
          <w:rPr>
            <w:rFonts w:ascii="iCiel Avenir LT Std 35 Light" w:hAnsi="iCiel Avenir LT Std 35 Light" w:cs="Arial"/>
            <w:sz w:val="22"/>
            <w:szCs w:val="22"/>
          </w:rPr>
          <w:fldChar w:fldCharType="end"/>
        </w:r>
        <w:r w:rsidRPr="00075E78">
          <w:rPr>
            <w:rFonts w:ascii="iCiel Avenir LT Std 35 Light" w:hAnsi="iCiel Avenir LT Std 35 Light" w:cs="Arial"/>
            <w:sz w:val="22"/>
            <w:szCs w:val="22"/>
          </w:rPr>
          <w:t>.</w:t>
        </w:r>
      </w:ins>
    </w:p>
    <w:p w14:paraId="37F9E04A" w14:textId="77777777" w:rsidR="00AB4C37" w:rsidRPr="00075E78" w:rsidRDefault="00AB4C37" w:rsidP="00AB4C37">
      <w:pPr>
        <w:tabs>
          <w:tab w:val="left" w:pos="630"/>
          <w:tab w:val="left" w:pos="720"/>
          <w:tab w:val="left" w:pos="1080"/>
        </w:tabs>
        <w:ind w:firstLine="0"/>
        <w:rPr>
          <w:ins w:id="1169" w:author="An Tran, ACA (BUV)" w:date="2024-09-13T00:38:00Z" w16du:dateUtc="2024-09-12T17:38:00Z"/>
          <w:rFonts w:ascii="iCiel Avenir LT Std 35 Light" w:hAnsi="iCiel Avenir LT Std 35 Light" w:cs="Arial"/>
          <w:sz w:val="22"/>
          <w:szCs w:val="22"/>
        </w:rPr>
      </w:pPr>
      <w:ins w:id="1170" w:author="An Tran, ACA (BUV)" w:date="2024-09-13T00:38:00Z" w16du:dateUtc="2024-09-12T17:38:00Z">
        <w:r w:rsidRPr="00075E78">
          <w:rPr>
            <w:rFonts w:ascii="iCiel Avenir LT Std 35 Light" w:hAnsi="iCiel Avenir LT Std 35 Light" w:cs="Arial"/>
            <w:sz w:val="22"/>
            <w:szCs w:val="22"/>
          </w:rPr>
          <w:t>We highly encourage students to take advantage of these resources to improve their English proficiency and enhance their academic performance.</w:t>
        </w:r>
      </w:ins>
    </w:p>
    <w:p w14:paraId="081E53B9" w14:textId="77777777" w:rsidR="00AB4C37" w:rsidRPr="00075E78" w:rsidRDefault="00AB4C37" w:rsidP="00AB4C37">
      <w:pPr>
        <w:tabs>
          <w:tab w:val="left" w:pos="630"/>
          <w:tab w:val="left" w:pos="720"/>
          <w:tab w:val="left" w:pos="1080"/>
        </w:tabs>
        <w:ind w:firstLine="0"/>
        <w:rPr>
          <w:ins w:id="1171" w:author="An Tran, ACA (BUV)" w:date="2024-09-13T00:38:00Z" w16du:dateUtc="2024-09-12T17:38:00Z"/>
          <w:rFonts w:ascii="iCiel Avenir LT Std 35 Light" w:hAnsi="iCiel Avenir LT Std 35 Light" w:cs="Arial"/>
          <w:i/>
          <w:iCs/>
          <w:sz w:val="22"/>
          <w:szCs w:val="22"/>
        </w:rPr>
      </w:pPr>
      <w:ins w:id="1172" w:author="An Tran, ACA (BUV)" w:date="2024-09-13T00:38:00Z" w16du:dateUtc="2024-09-12T17:38:00Z">
        <w:r w:rsidRPr="00075E78">
          <w:rPr>
            <w:rFonts w:ascii="iCiel Avenir LT Std 35 Light" w:hAnsi="iCiel Avenir LT Std 35 Light" w:cs="Arial"/>
            <w:i/>
            <w:iCs/>
            <w:sz w:val="22"/>
            <w:szCs w:val="22"/>
          </w:rPr>
          <w:t xml:space="preserve">Cải thiện kỹ năng tiếng Anh của sinh viên là một ưu tiên hàng đầu tại BUV, vì dữ liệu của </w:t>
        </w:r>
        <w:r>
          <w:rPr>
            <w:rFonts w:ascii="iCiel Avenir LT Std 35 Light" w:hAnsi="iCiel Avenir LT Std 35 Light" w:cs="Arial"/>
            <w:i/>
            <w:iCs/>
            <w:sz w:val="22"/>
            <w:szCs w:val="22"/>
          </w:rPr>
          <w:t>Nhà trường</w:t>
        </w:r>
        <w:r w:rsidRPr="00075E78">
          <w:rPr>
            <w:rFonts w:ascii="iCiel Avenir LT Std 35 Light" w:hAnsi="iCiel Avenir LT Std 35 Light" w:cs="Arial"/>
            <w:i/>
            <w:iCs/>
            <w:sz w:val="22"/>
            <w:szCs w:val="22"/>
          </w:rPr>
          <w:t xml:space="preserve"> cho thấy những sinh viên có trình độ tiếng Anh cao hơn thường đạt được kết quả học tập tốt hơn.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Tiếng Anh </w:t>
        </w:r>
        <w:r>
          <w:rPr>
            <w:rFonts w:ascii="iCiel Avenir LT Std 35 Light" w:hAnsi="iCiel Avenir LT Std 35 Light" w:cs="Arial"/>
            <w:i/>
            <w:iCs/>
            <w:sz w:val="22"/>
            <w:szCs w:val="22"/>
          </w:rPr>
          <w:t xml:space="preserve">tại trường </w:t>
        </w:r>
        <w:r w:rsidRPr="00075E78">
          <w:rPr>
            <w:rFonts w:ascii="iCiel Avenir LT Std 35 Light" w:hAnsi="iCiel Avenir LT Std 35 Light" w:cs="Arial"/>
            <w:i/>
            <w:iCs/>
            <w:sz w:val="22"/>
            <w:szCs w:val="22"/>
          </w:rPr>
          <w:t>luôn sẵn sàng cung cấp các dịch vụ hỗ trợ đa dạng để giúp sinh viên nâng cao khả năng ngôn ngữ của mình.</w:t>
        </w:r>
      </w:ins>
    </w:p>
    <w:p w14:paraId="0E7E95B6" w14:textId="77777777" w:rsidR="00AB4C37" w:rsidRPr="007D673D" w:rsidRDefault="00AB4C37" w:rsidP="00AB4C37">
      <w:pPr>
        <w:tabs>
          <w:tab w:val="left" w:pos="630"/>
          <w:tab w:val="left" w:pos="720"/>
          <w:tab w:val="left" w:pos="1080"/>
        </w:tabs>
        <w:ind w:left="630" w:firstLine="0"/>
        <w:rPr>
          <w:ins w:id="1173" w:author="An Tran, ACA (BUV)" w:date="2024-09-13T00:38:00Z" w16du:dateUtc="2024-09-12T17:38:00Z"/>
          <w:rFonts w:ascii="iCiel Avenir LT Std 35 Light" w:hAnsi="iCiel Avenir LT Std 35 Light" w:cs="Arial"/>
          <w:b/>
          <w:bCs/>
          <w:i/>
          <w:iCs/>
          <w:sz w:val="22"/>
          <w:szCs w:val="22"/>
        </w:rPr>
      </w:pPr>
      <w:ins w:id="1174" w:author="An Tran, ACA (BUV)" w:date="2024-09-13T00:38:00Z" w16du:dateUtc="2024-09-12T17:38:00Z">
        <w:r w:rsidRPr="007D673D">
          <w:rPr>
            <w:rFonts w:ascii="iCiel Avenir LT Std 35 Light" w:hAnsi="iCiel Avenir LT Std 35 Light" w:cs="Arial"/>
            <w:b/>
            <w:bCs/>
            <w:i/>
            <w:iCs/>
            <w:sz w:val="22"/>
            <w:szCs w:val="22"/>
          </w:rPr>
          <w:t xml:space="preserve">Hỗ trợ từ </w:t>
        </w:r>
        <w:r>
          <w:rPr>
            <w:rFonts w:ascii="iCiel Avenir LT Std 35 Light" w:hAnsi="iCiel Avenir LT Std 35 Light" w:cs="Arial"/>
            <w:b/>
            <w:bCs/>
            <w:i/>
            <w:iCs/>
            <w:sz w:val="22"/>
            <w:szCs w:val="22"/>
          </w:rPr>
          <w:t>Khoa</w:t>
        </w:r>
        <w:r w:rsidRPr="007D673D">
          <w:rPr>
            <w:rFonts w:ascii="iCiel Avenir LT Std 35 Light" w:hAnsi="iCiel Avenir LT Std 35 Light" w:cs="Arial"/>
            <w:b/>
            <w:bCs/>
            <w:i/>
            <w:iCs/>
            <w:sz w:val="22"/>
            <w:szCs w:val="22"/>
          </w:rPr>
          <w:t xml:space="preserve"> Tiếng Anh</w:t>
        </w:r>
      </w:ins>
    </w:p>
    <w:p w14:paraId="29420EC2" w14:textId="77777777" w:rsidR="00AB4C37" w:rsidRPr="00075E78" w:rsidRDefault="00AB4C37" w:rsidP="00AB4C37">
      <w:pPr>
        <w:tabs>
          <w:tab w:val="left" w:pos="630"/>
          <w:tab w:val="left" w:pos="720"/>
          <w:tab w:val="left" w:pos="1080"/>
        </w:tabs>
        <w:ind w:firstLine="0"/>
        <w:rPr>
          <w:ins w:id="1175" w:author="An Tran, ACA (BUV)" w:date="2024-09-13T00:38:00Z" w16du:dateUtc="2024-09-12T17:38:00Z"/>
          <w:rFonts w:ascii="iCiel Avenir LT Std 35 Light" w:hAnsi="iCiel Avenir LT Std 35 Light" w:cs="Arial"/>
          <w:i/>
          <w:iCs/>
          <w:sz w:val="22"/>
          <w:szCs w:val="22"/>
        </w:rPr>
      </w:pPr>
      <w:ins w:id="1176" w:author="An Tran, ACA (BUV)" w:date="2024-09-13T00:38:00Z" w16du:dateUtc="2024-09-12T17:38:00Z">
        <w:r w:rsidRPr="00075E78">
          <w:rPr>
            <w:rFonts w:ascii="iCiel Avenir LT Std 35 Light" w:hAnsi="iCiel Avenir LT Std 35 Light" w:cs="Arial"/>
            <w:i/>
            <w:iCs/>
            <w:sz w:val="22"/>
            <w:szCs w:val="22"/>
          </w:rPr>
          <w:t xml:space="preserve">Sinh viên được khuyến khích đặt lịch hẹn với một thành viên của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để được hỗ trợ về bất kỳ câu hỏi nào liên quan đến ngôn ngữ. Để được tư vấn cá nhân, </w:t>
        </w:r>
        <w:r>
          <w:rPr>
            <w:rFonts w:ascii="iCiel Avenir LT Std 35 Light" w:hAnsi="iCiel Avenir LT Std 35 Light" w:cs="Arial"/>
            <w:i/>
            <w:iCs/>
            <w:sz w:val="22"/>
            <w:szCs w:val="22"/>
          </w:rPr>
          <w:t xml:space="preserve">sinh viên </w:t>
        </w:r>
        <w:r w:rsidRPr="00075E78">
          <w:rPr>
            <w:rFonts w:ascii="iCiel Avenir LT Std 35 Light" w:hAnsi="iCiel Avenir LT Std 35 Light" w:cs="Arial"/>
            <w:i/>
            <w:iCs/>
            <w:sz w:val="22"/>
            <w:szCs w:val="22"/>
          </w:rPr>
          <w:t xml:space="preserve">có thể liên hệ với </w:t>
        </w:r>
        <w:r>
          <w:rPr>
            <w:rFonts w:ascii="iCiel Avenir LT Std 35 Light" w:hAnsi="iCiel Avenir LT Std 35 Light" w:cs="Arial"/>
            <w:i/>
            <w:iCs/>
            <w:sz w:val="22"/>
            <w:szCs w:val="22"/>
          </w:rPr>
          <w:t xml:space="preserve">thầy </w:t>
        </w:r>
        <w:r w:rsidRPr="00075E78">
          <w:rPr>
            <w:rFonts w:ascii="iCiel Avenir LT Std 35 Light" w:hAnsi="iCiel Avenir LT Std 35 Light" w:cs="Arial"/>
            <w:i/>
            <w:iCs/>
            <w:sz w:val="22"/>
            <w:szCs w:val="22"/>
          </w:rPr>
          <w:t xml:space="preserve">James McMillan, Trưởng </w:t>
        </w:r>
        <w:r>
          <w:rPr>
            <w:rFonts w:ascii="iCiel Avenir LT Std 35 Light" w:hAnsi="iCiel Avenir LT Std 35 Light" w:cs="Arial"/>
            <w:i/>
            <w:iCs/>
            <w:sz w:val="22"/>
            <w:szCs w:val="22"/>
          </w:rPr>
          <w:t>Khoa</w:t>
        </w:r>
        <w:r w:rsidRPr="00075E78">
          <w:rPr>
            <w:rFonts w:ascii="iCiel Avenir LT Std 35 Light" w:hAnsi="iCiel Avenir LT Std 35 Light" w:cs="Arial"/>
            <w:i/>
            <w:iCs/>
            <w:sz w:val="22"/>
            <w:szCs w:val="22"/>
          </w:rPr>
          <w:t xml:space="preserve"> Tiếng Anh, qua email: </w:t>
        </w:r>
        <w:r>
          <w:rPr>
            <w:rFonts w:ascii="iCiel Avenir LT Std 35 Light" w:hAnsi="iCiel Avenir LT Std 35 Light" w:cs="Arial"/>
            <w:i/>
            <w:iCs/>
            <w:sz w:val="22"/>
            <w:szCs w:val="22"/>
          </w:rPr>
          <w:fldChar w:fldCharType="begin"/>
        </w:r>
        <w:r>
          <w:rPr>
            <w:rFonts w:ascii="iCiel Avenir LT Std 35 Light" w:hAnsi="iCiel Avenir LT Std 35 Light" w:cs="Arial"/>
            <w:i/>
            <w:iCs/>
            <w:sz w:val="22"/>
            <w:szCs w:val="22"/>
          </w:rPr>
          <w:instrText>HYPERLINK "mailto:</w:instrText>
        </w:r>
        <w:r w:rsidRPr="00075E78">
          <w:rPr>
            <w:rFonts w:ascii="iCiel Avenir LT Std 35 Light" w:hAnsi="iCiel Avenir LT Std 35 Light" w:cs="Arial"/>
            <w:i/>
            <w:iCs/>
            <w:sz w:val="22"/>
            <w:szCs w:val="22"/>
          </w:rPr>
          <w:instrText>james.mcmillan@buv.edu.vn</w:instrText>
        </w:r>
        <w:r>
          <w:rPr>
            <w:rFonts w:ascii="iCiel Avenir LT Std 35 Light" w:hAnsi="iCiel Avenir LT Std 35 Light" w:cs="Arial"/>
            <w:i/>
            <w:iCs/>
            <w:sz w:val="22"/>
            <w:szCs w:val="22"/>
          </w:rPr>
          <w:instrText>"</w:instrText>
        </w:r>
        <w:r>
          <w:rPr>
            <w:rFonts w:ascii="iCiel Avenir LT Std 35 Light" w:hAnsi="iCiel Avenir LT Std 35 Light" w:cs="Arial"/>
            <w:i/>
            <w:iCs/>
            <w:sz w:val="22"/>
            <w:szCs w:val="22"/>
          </w:rPr>
        </w:r>
        <w:r>
          <w:rPr>
            <w:rFonts w:ascii="iCiel Avenir LT Std 35 Light" w:hAnsi="iCiel Avenir LT Std 35 Light" w:cs="Arial"/>
            <w:i/>
            <w:iCs/>
            <w:sz w:val="22"/>
            <w:szCs w:val="22"/>
          </w:rPr>
          <w:fldChar w:fldCharType="separate"/>
        </w:r>
        <w:r w:rsidRPr="003C4362">
          <w:rPr>
            <w:rStyle w:val="Hyperlink"/>
            <w:rFonts w:ascii="iCiel Avenir LT Std 35 Light" w:hAnsi="iCiel Avenir LT Std 35 Light" w:cs="Arial"/>
            <w:i/>
            <w:iCs/>
            <w:sz w:val="22"/>
            <w:szCs w:val="22"/>
          </w:rPr>
          <w:t>james.mcmillan@buv.edu.vn</w:t>
        </w:r>
        <w:r>
          <w:rPr>
            <w:rFonts w:ascii="iCiel Avenir LT Std 35 Light" w:hAnsi="iCiel Avenir LT Std 35 Light" w:cs="Arial"/>
            <w:i/>
            <w:iCs/>
            <w:sz w:val="22"/>
            <w:szCs w:val="22"/>
          </w:rPr>
          <w:fldChar w:fldCharType="end"/>
        </w:r>
        <w:r>
          <w:rPr>
            <w:rFonts w:ascii="iCiel Avenir LT Std 35 Light" w:hAnsi="iCiel Avenir LT Std 35 Light" w:cs="Arial"/>
            <w:i/>
            <w:iCs/>
            <w:sz w:val="22"/>
            <w:szCs w:val="22"/>
          </w:rPr>
          <w:t xml:space="preserve">. </w:t>
        </w:r>
      </w:ins>
    </w:p>
    <w:p w14:paraId="663CDF52" w14:textId="77777777" w:rsidR="00AB4C37" w:rsidRPr="007D673D" w:rsidRDefault="00AB4C37" w:rsidP="00AB4C37">
      <w:pPr>
        <w:tabs>
          <w:tab w:val="left" w:pos="630"/>
          <w:tab w:val="left" w:pos="720"/>
          <w:tab w:val="left" w:pos="1080"/>
        </w:tabs>
        <w:ind w:firstLine="0"/>
        <w:rPr>
          <w:ins w:id="1177" w:author="An Tran, ACA (BUV)" w:date="2024-09-13T00:38:00Z" w16du:dateUtc="2024-09-12T17:38:00Z"/>
          <w:rFonts w:ascii="iCiel Avenir LT Std 35 Light" w:hAnsi="iCiel Avenir LT Std 35 Light" w:cs="Arial"/>
          <w:b/>
          <w:bCs/>
          <w:i/>
          <w:iCs/>
          <w:sz w:val="22"/>
          <w:szCs w:val="22"/>
        </w:rPr>
      </w:pPr>
      <w:ins w:id="1178" w:author="An Tran, ACA (BUV)" w:date="2024-09-13T00:38:00Z" w16du:dateUtc="2024-09-12T17:38:00Z">
        <w:r>
          <w:rPr>
            <w:rFonts w:ascii="iCiel Avenir LT Std 35 Light" w:hAnsi="iCiel Avenir LT Std 35 Light" w:cs="Arial"/>
            <w:i/>
            <w:iCs/>
            <w:sz w:val="22"/>
            <w:szCs w:val="22"/>
          </w:rPr>
          <w:tab/>
        </w:r>
        <w:r w:rsidRPr="007D673D">
          <w:rPr>
            <w:rFonts w:ascii="iCiel Avenir LT Std 35 Light" w:hAnsi="iCiel Avenir LT Std 35 Light" w:cs="Arial"/>
            <w:b/>
            <w:bCs/>
            <w:i/>
            <w:iCs/>
            <w:sz w:val="22"/>
            <w:szCs w:val="22"/>
          </w:rPr>
          <w:t>Chương trình English Buddy</w:t>
        </w:r>
      </w:ins>
    </w:p>
    <w:p w14:paraId="0EC5C027" w14:textId="48504B7E" w:rsidR="00F03176" w:rsidRPr="004373E8" w:rsidRDefault="00AB4C37" w:rsidP="00AB4C37">
      <w:pPr>
        <w:tabs>
          <w:tab w:val="left" w:pos="630"/>
          <w:tab w:val="left" w:pos="720"/>
          <w:tab w:val="left" w:pos="1080"/>
        </w:tabs>
        <w:ind w:firstLine="0"/>
        <w:rPr>
          <w:rFonts w:ascii="iCiel Avenir LT Std 35 Light" w:hAnsi="iCiel Avenir LT Std 35 Light" w:cs="Arial"/>
          <w:i/>
          <w:iCs/>
          <w:sz w:val="22"/>
          <w:szCs w:val="22"/>
          <w:lang w:val="vi-VN"/>
        </w:rPr>
      </w:pPr>
      <w:ins w:id="1179" w:author="An Tran, ACA (BUV)" w:date="2024-09-13T00:38:00Z" w16du:dateUtc="2024-09-12T17:38:00Z">
        <w:r w:rsidRPr="00075E78">
          <w:rPr>
            <w:rFonts w:ascii="iCiel Avenir LT Std 35 Light" w:hAnsi="iCiel Avenir LT Std 35 Light" w:cs="Arial"/>
            <w:i/>
            <w:iCs/>
            <w:sz w:val="22"/>
            <w:szCs w:val="22"/>
          </w:rPr>
          <w:t xml:space="preserve">BUV cũng cung cấp Chương trình English Buddy, nơi sinh viên có thể nhận được </w:t>
        </w:r>
        <w:r>
          <w:rPr>
            <w:rFonts w:ascii="iCiel Avenir LT Std 35 Light" w:hAnsi="iCiel Avenir LT Std 35 Light" w:cs="Arial"/>
            <w:i/>
            <w:iCs/>
            <w:sz w:val="22"/>
            <w:szCs w:val="22"/>
          </w:rPr>
          <w:t xml:space="preserve">hỗ trợ </w:t>
        </w:r>
        <w:r w:rsidRPr="00075E78">
          <w:rPr>
            <w:rFonts w:ascii="iCiel Avenir LT Std 35 Light" w:hAnsi="iCiel Avenir LT Std 35 Light" w:cs="Arial"/>
            <w:i/>
            <w:iCs/>
            <w:sz w:val="22"/>
            <w:szCs w:val="22"/>
          </w:rPr>
          <w:t xml:space="preserve">từ những sinh viên BUV khác, những người đã có kinh nghiệm làm trợ giảng trong các chương trình tiếng Anh của </w:t>
        </w:r>
        <w:r>
          <w:rPr>
            <w:rFonts w:ascii="iCiel Avenir LT Std 35 Light" w:hAnsi="iCiel Avenir LT Std 35 Light" w:cs="Arial"/>
            <w:i/>
            <w:iCs/>
            <w:sz w:val="22"/>
            <w:szCs w:val="22"/>
          </w:rPr>
          <w:t>Nhà trường</w:t>
        </w:r>
        <w:r w:rsidRPr="00075E78">
          <w:rPr>
            <w:rFonts w:ascii="iCiel Avenir LT Std 35 Light" w:hAnsi="iCiel Avenir LT Std 35 Light" w:cs="Arial"/>
            <w:i/>
            <w:iCs/>
            <w:sz w:val="22"/>
            <w:szCs w:val="22"/>
          </w:rPr>
          <w:t xml:space="preserve">. Các </w:t>
        </w:r>
        <w:r>
          <w:rPr>
            <w:rFonts w:ascii="iCiel Avenir LT Std 35 Light" w:hAnsi="iCiel Avenir LT Std 35 Light" w:cs="Arial"/>
            <w:i/>
            <w:iCs/>
            <w:sz w:val="22"/>
            <w:szCs w:val="22"/>
          </w:rPr>
          <w:t>sinh viên</w:t>
        </w:r>
        <w:r w:rsidRPr="00075E78">
          <w:rPr>
            <w:rFonts w:ascii="iCiel Avenir LT Std 35 Light" w:hAnsi="iCiel Avenir LT Std 35 Light" w:cs="Arial"/>
            <w:i/>
            <w:iCs/>
            <w:sz w:val="22"/>
            <w:szCs w:val="22"/>
          </w:rPr>
          <w:t xml:space="preserve"> này</w:t>
        </w:r>
        <w:r>
          <w:rPr>
            <w:rFonts w:ascii="iCiel Avenir LT Std 35 Light" w:hAnsi="iCiel Avenir LT Std 35 Light" w:cs="Arial"/>
            <w:i/>
            <w:iCs/>
            <w:sz w:val="22"/>
            <w:szCs w:val="22"/>
          </w:rPr>
          <w:t xml:space="preserve"> đều</w:t>
        </w:r>
        <w:r w:rsidRPr="00075E78">
          <w:rPr>
            <w:rFonts w:ascii="iCiel Avenir LT Std 35 Light" w:hAnsi="iCiel Avenir LT Std 35 Light" w:cs="Arial"/>
            <w:i/>
            <w:iCs/>
            <w:sz w:val="22"/>
            <w:szCs w:val="22"/>
          </w:rPr>
          <w:t xml:space="preserve"> có kỹ năng tiếng Anh xuất sắc và quen thuộc với việc dạy </w:t>
        </w:r>
        <w:r>
          <w:rPr>
            <w:rFonts w:ascii="iCiel Avenir LT Std 35 Light" w:hAnsi="iCiel Avenir LT Std 35 Light" w:cs="Arial"/>
            <w:i/>
            <w:iCs/>
            <w:sz w:val="22"/>
            <w:szCs w:val="22"/>
          </w:rPr>
          <w:t>hỗ trợ</w:t>
        </w:r>
        <w:r w:rsidRPr="00075E78">
          <w:rPr>
            <w:rFonts w:ascii="iCiel Avenir LT Std 35 Light" w:hAnsi="iCiel Avenir LT Std 35 Light" w:cs="Arial"/>
            <w:i/>
            <w:iCs/>
            <w:sz w:val="22"/>
            <w:szCs w:val="22"/>
          </w:rPr>
          <w:t xml:space="preserve"> cho các sinh viên khác. Để </w:t>
        </w:r>
        <w:r>
          <w:rPr>
            <w:rFonts w:ascii="iCiel Avenir LT Std 35 Light" w:hAnsi="iCiel Avenir LT Std 35 Light" w:cs="Arial"/>
            <w:i/>
            <w:iCs/>
            <w:sz w:val="22"/>
            <w:szCs w:val="22"/>
          </w:rPr>
          <w:t>đăng ký chương trình</w:t>
        </w:r>
        <w:r w:rsidRPr="00075E78">
          <w:rPr>
            <w:rFonts w:ascii="iCiel Avenir LT Std 35 Light" w:hAnsi="iCiel Avenir LT Std 35 Light" w:cs="Arial"/>
            <w:i/>
            <w:iCs/>
            <w:sz w:val="22"/>
            <w:szCs w:val="22"/>
          </w:rPr>
          <w:t xml:space="preserve"> English Buddy, </w:t>
        </w:r>
        <w:r>
          <w:rPr>
            <w:rFonts w:ascii="iCiel Avenir LT Std 35 Light" w:hAnsi="iCiel Avenir LT Std 35 Light" w:cs="Arial"/>
            <w:i/>
            <w:iCs/>
            <w:sz w:val="22"/>
            <w:szCs w:val="22"/>
          </w:rPr>
          <w:t xml:space="preserve">sinh viên có thể </w:t>
        </w:r>
        <w:r w:rsidRPr="00075E78">
          <w:rPr>
            <w:rFonts w:ascii="iCiel Avenir LT Std 35 Light" w:hAnsi="iCiel Avenir LT Std 35 Light" w:cs="Arial"/>
            <w:i/>
            <w:iCs/>
            <w:sz w:val="22"/>
            <w:szCs w:val="22"/>
          </w:rPr>
          <w:t>truy cập hệ thống đặt lịch</w:t>
        </w:r>
        <w:r>
          <w:rPr>
            <w:rFonts w:ascii="iCiel Avenir LT Std 35 Light" w:hAnsi="iCiel Avenir LT Std 35 Light" w:cs="Arial"/>
            <w:i/>
            <w:iCs/>
            <w:sz w:val="22"/>
            <w:szCs w:val="22"/>
          </w:rPr>
          <w:t xml:space="preserve"> sau đây</w:t>
        </w:r>
        <w:r w:rsidRPr="00075E78">
          <w:rPr>
            <w:rFonts w:ascii="iCiel Avenir LT Std 35 Light" w:hAnsi="iCiel Avenir LT Std 35 Light" w:cs="Arial"/>
            <w:i/>
            <w:iCs/>
            <w:sz w:val="22"/>
            <w:szCs w:val="22"/>
          </w:rPr>
          <w:t xml:space="preserve">: </w:t>
        </w:r>
        <w:r w:rsidRPr="007D673D">
          <w:rPr>
            <w:rFonts w:ascii="iCiel Avenir LT Std 35 Light" w:hAnsi="iCiel Avenir LT Std 35 Light" w:cs="Arial"/>
            <w:i/>
            <w:iCs/>
            <w:sz w:val="22"/>
            <w:szCs w:val="22"/>
          </w:rPr>
          <w:fldChar w:fldCharType="begin"/>
        </w:r>
        <w:r w:rsidRPr="007D673D">
          <w:rPr>
            <w:rFonts w:ascii="iCiel Avenir LT Std 35 Light" w:hAnsi="iCiel Avenir LT Std 35 Light" w:cs="Arial"/>
            <w:i/>
            <w:iCs/>
            <w:sz w:val="22"/>
            <w:szCs w:val="22"/>
          </w:rPr>
          <w:instrText>HYPERLINK "https://buvsas.simplybook.asia/v2/" \l "book" \o "https://buvsas.simplybook.asia/v2/#book" \t "_blank"</w:instrText>
        </w:r>
        <w:r w:rsidRPr="007D673D">
          <w:rPr>
            <w:rFonts w:ascii="iCiel Avenir LT Std 35 Light" w:hAnsi="iCiel Avenir LT Std 35 Light" w:cs="Arial"/>
            <w:i/>
            <w:iCs/>
            <w:sz w:val="22"/>
            <w:szCs w:val="22"/>
          </w:rPr>
        </w:r>
        <w:r w:rsidRPr="007D673D">
          <w:rPr>
            <w:rFonts w:ascii="iCiel Avenir LT Std 35 Light" w:hAnsi="iCiel Avenir LT Std 35 Light" w:cs="Arial"/>
            <w:i/>
            <w:iCs/>
            <w:sz w:val="22"/>
            <w:szCs w:val="22"/>
          </w:rPr>
          <w:fldChar w:fldCharType="separate"/>
        </w:r>
        <w:r w:rsidRPr="007D673D">
          <w:rPr>
            <w:rStyle w:val="Hyperlink"/>
            <w:rFonts w:ascii="iCiel Avenir LT Std 35 Light" w:hAnsi="iCiel Avenir LT Std 35 Light" w:cs="Arial"/>
            <w:i/>
            <w:iCs/>
            <w:sz w:val="22"/>
            <w:szCs w:val="22"/>
          </w:rPr>
          <w:t>BUV English Buddies Appointment</w:t>
        </w:r>
        <w:r w:rsidRPr="007D673D">
          <w:rPr>
            <w:rFonts w:ascii="iCiel Avenir LT Std 35 Light" w:hAnsi="iCiel Avenir LT Std 35 Light" w:cs="Arial"/>
            <w:i/>
            <w:iCs/>
            <w:sz w:val="22"/>
            <w:szCs w:val="22"/>
          </w:rPr>
          <w:fldChar w:fldCharType="end"/>
        </w:r>
        <w:r w:rsidRPr="007D673D">
          <w:rPr>
            <w:rFonts w:ascii="iCiel Avenir LT Std 35 Light" w:hAnsi="iCiel Avenir LT Std 35 Light" w:cs="Arial"/>
            <w:i/>
            <w:iCs/>
            <w:sz w:val="22"/>
            <w:szCs w:val="22"/>
          </w:rPr>
          <w:t>.</w:t>
        </w:r>
      </w:ins>
      <w:bookmarkEnd w:id="1161"/>
      <w:del w:id="1180" w:author="An Tran, ACA (BUV)" w:date="2024-09-13T00:38:00Z" w16du:dateUtc="2024-09-12T17:38:00Z">
        <w:r w:rsidR="00F03176" w:rsidRPr="691BD53B" w:rsidDel="00AB4C37">
          <w:rPr>
            <w:rFonts w:ascii="iCiel Avenir LT Std 35 Light" w:hAnsi="iCiel Avenir LT Std 35 Light" w:cs="Arial"/>
            <w:sz w:val="22"/>
            <w:szCs w:val="22"/>
          </w:rPr>
          <w:delText xml:space="preserve">Improving student’s English skills is always one of the top priorities at BUV as our results show that students with higher level of English tend to achieve better academic results than those having lower English ability. We have a very dedicated English Department which provides various support to students who are willing to improve their English skills. Students are highly recommended to book a meeting with a member of this department for assistance with any language-related inquiries. Alternatively, they can contact James McMillan – Deputy Programme Leader of English at </w:delText>
        </w:r>
        <w:r w:rsidR="00A1692C" w:rsidDel="00AB4C37">
          <w:fldChar w:fldCharType="begin"/>
        </w:r>
        <w:r w:rsidR="00A1692C" w:rsidDel="00AB4C37">
          <w:delInstrText>HYPERLINK "mailto:james.mcmillan@buv.edu.vn" \h</w:delInstrText>
        </w:r>
        <w:r w:rsidR="00A1692C" w:rsidDel="00AB4C37">
          <w:fldChar w:fldCharType="separate"/>
        </w:r>
        <w:r w:rsidR="00F03176" w:rsidRPr="691BD53B" w:rsidDel="00AB4C37">
          <w:rPr>
            <w:rStyle w:val="Hyperlink"/>
            <w:rFonts w:ascii="iCiel Avenir LT Std 35 Light" w:hAnsi="iCiel Avenir LT Std 35 Light" w:cs="Arial"/>
            <w:sz w:val="22"/>
            <w:szCs w:val="22"/>
          </w:rPr>
          <w:delText>james.mcmillan@buv.edu.vn</w:delText>
        </w:r>
        <w:r w:rsidR="00A1692C" w:rsidDel="00AB4C37">
          <w:rPr>
            <w:rStyle w:val="Hyperlink"/>
            <w:rFonts w:ascii="iCiel Avenir LT Std 35 Light" w:hAnsi="iCiel Avenir LT Std 35 Light" w:cs="Arial"/>
            <w:sz w:val="22"/>
            <w:szCs w:val="22"/>
          </w:rPr>
          <w:fldChar w:fldCharType="end"/>
        </w:r>
        <w:r w:rsidR="00F03176" w:rsidRPr="691BD53B" w:rsidDel="00AB4C37">
          <w:rPr>
            <w:rFonts w:ascii="iCiel Avenir LT Std 35 Light" w:hAnsi="iCiel Avenir LT Std 35 Light" w:cs="Arial"/>
            <w:sz w:val="22"/>
            <w:szCs w:val="22"/>
          </w:rPr>
          <w:delText xml:space="preserve"> for </w:delText>
        </w:r>
        <w:r w:rsidR="27326858" w:rsidRPr="691BD53B" w:rsidDel="00AB4C37">
          <w:rPr>
            <w:rFonts w:ascii="iCiel Avenir LT Std 35 Light" w:hAnsi="iCiel Avenir LT Std 35 Light" w:cs="Arial"/>
            <w:sz w:val="22"/>
            <w:szCs w:val="22"/>
          </w:rPr>
          <w:delText xml:space="preserve"> further</w:delText>
        </w:r>
        <w:r w:rsidR="00F03176" w:rsidRPr="691BD53B" w:rsidDel="00AB4C37">
          <w:rPr>
            <w:rFonts w:ascii="iCiel Avenir LT Std 35 Light" w:hAnsi="iCiel Avenir LT Std 35 Light" w:cs="Arial"/>
            <w:sz w:val="22"/>
            <w:szCs w:val="22"/>
          </w:rPr>
          <w:delText xml:space="preserve"> advice</w:delText>
        </w:r>
        <w:r w:rsidR="00F03176" w:rsidRPr="004373E8" w:rsidDel="00AB4C37">
          <w:rPr>
            <w:rFonts w:ascii="iCiel Avenir LT Std 35 Light" w:hAnsi="iCiel Avenir LT Std 35 Light" w:cs="Arial"/>
            <w:i/>
            <w:iCs/>
            <w:sz w:val="22"/>
            <w:szCs w:val="22"/>
            <w:lang w:val="vi-VN"/>
          </w:rPr>
          <w:delText>Nâng cao kh</w:delText>
        </w:r>
        <w:r w:rsidR="00F03176" w:rsidRPr="004373E8" w:rsidDel="00AB4C37">
          <w:rPr>
            <w:rFonts w:ascii="iCiel Avenir LT Std 35 Light" w:hAnsi="iCiel Avenir LT Std 35 Light" w:cs="Calibri"/>
            <w:i/>
            <w:iCs/>
            <w:sz w:val="22"/>
            <w:szCs w:val="22"/>
            <w:lang w:val="vi-VN"/>
          </w:rPr>
          <w:delText>ả</w:delText>
        </w:r>
        <w:r w:rsidR="00F03176" w:rsidRPr="004373E8" w:rsidDel="00AB4C37">
          <w:rPr>
            <w:rFonts w:ascii="iCiel Avenir LT Std 35 Light" w:hAnsi="iCiel Avenir LT Std 35 Light" w:cs="Arial"/>
            <w:i/>
            <w:iCs/>
            <w:sz w:val="22"/>
            <w:szCs w:val="22"/>
            <w:lang w:val="vi-VN"/>
          </w:rPr>
          <w:delText xml:space="preserve"> n</w:delText>
        </w:r>
        <w:r w:rsidR="00F03176" w:rsidRPr="004373E8" w:rsidDel="00AB4C37">
          <w:rPr>
            <w:rFonts w:ascii="iCiel Avenir LT Std 35 Light" w:hAnsi="iCiel Avenir LT Std 35 Light" w:cs="Avenir Next LT Pro"/>
            <w:i/>
            <w:iCs/>
            <w:sz w:val="22"/>
            <w:szCs w:val="22"/>
            <w:lang w:val="vi-VN"/>
          </w:rPr>
          <w:delText>ă</w:delText>
        </w:r>
        <w:r w:rsidR="00F03176" w:rsidRPr="004373E8" w:rsidDel="00AB4C37">
          <w:rPr>
            <w:rFonts w:ascii="iCiel Avenir LT Std 35 Light" w:hAnsi="iCiel Avenir LT Std 35 Light" w:cs="Arial"/>
            <w:i/>
            <w:iCs/>
            <w:sz w:val="22"/>
            <w:szCs w:val="22"/>
            <w:lang w:val="vi-VN"/>
          </w:rPr>
          <w:delText>ng s</w:delText>
        </w:r>
        <w:r w:rsidR="00F03176" w:rsidRPr="004373E8" w:rsidDel="00AB4C37">
          <w:rPr>
            <w:rFonts w:ascii="iCiel Avenir LT Std 35 Light" w:hAnsi="iCiel Avenir LT Std 35 Light" w:cs="Calibri"/>
            <w:i/>
            <w:iCs/>
            <w:sz w:val="22"/>
            <w:szCs w:val="22"/>
            <w:lang w:val="vi-VN"/>
          </w:rPr>
          <w:delText>ử</w:delText>
        </w:r>
        <w:r w:rsidR="00F03176" w:rsidRPr="004373E8" w:rsidDel="00AB4C37">
          <w:rPr>
            <w:rFonts w:ascii="iCiel Avenir LT Std 35 Light" w:hAnsi="iCiel Avenir LT Std 35 Light" w:cs="Arial"/>
            <w:i/>
            <w:iCs/>
            <w:sz w:val="22"/>
            <w:szCs w:val="22"/>
            <w:lang w:val="vi-VN"/>
          </w:rPr>
          <w:delText xml:space="preserve"> d</w:delText>
        </w:r>
        <w:r w:rsidR="00F03176" w:rsidRPr="004373E8" w:rsidDel="00AB4C37">
          <w:rPr>
            <w:rFonts w:ascii="iCiel Avenir LT Std 35 Light" w:hAnsi="iCiel Avenir LT Std 35 Light" w:cs="Calibri"/>
            <w:i/>
            <w:iCs/>
            <w:sz w:val="22"/>
            <w:szCs w:val="22"/>
            <w:lang w:val="vi-VN"/>
          </w:rPr>
          <w:delText>ụ</w:delText>
        </w:r>
        <w:r w:rsidR="00F03176" w:rsidRPr="004373E8" w:rsidDel="00AB4C37">
          <w:rPr>
            <w:rFonts w:ascii="iCiel Avenir LT Std 35 Light" w:hAnsi="iCiel Avenir LT Std 35 Light" w:cs="Arial"/>
            <w:i/>
            <w:iCs/>
            <w:sz w:val="22"/>
            <w:szCs w:val="22"/>
            <w:lang w:val="vi-VN"/>
          </w:rPr>
          <w:delText>ng Ti</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ng Anh c</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a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lu</w:delText>
        </w:r>
        <w:r w:rsidR="00F03176" w:rsidRPr="004373E8" w:rsidDel="00AB4C37">
          <w:rPr>
            <w:rFonts w:ascii="iCiel Avenir LT Std 35 Light" w:hAnsi="iCiel Avenir LT Std 35 Light" w:cs="Avenir Next LT Pro"/>
            <w:i/>
            <w:iCs/>
            <w:sz w:val="22"/>
            <w:szCs w:val="22"/>
            <w:lang w:val="vi-VN"/>
          </w:rPr>
          <w:delText>ô</w:delText>
        </w:r>
        <w:r w:rsidR="00F03176" w:rsidRPr="004373E8" w:rsidDel="00AB4C37">
          <w:rPr>
            <w:rFonts w:ascii="iCiel Avenir LT Std 35 Light" w:hAnsi="iCiel Avenir LT Std 35 Light" w:cs="Arial"/>
            <w:i/>
            <w:iCs/>
            <w:sz w:val="22"/>
            <w:szCs w:val="22"/>
            <w:lang w:val="vi-VN"/>
          </w:rPr>
          <w:delText>n l</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 xml:space="preserve"> m</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t trong nh</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ng m</w:delText>
        </w:r>
        <w:r w:rsidR="00F03176" w:rsidRPr="004373E8" w:rsidDel="00AB4C37">
          <w:rPr>
            <w:rFonts w:ascii="iCiel Avenir LT Std 35 Light" w:hAnsi="iCiel Avenir LT Std 35 Light" w:cs="Calibri"/>
            <w:i/>
            <w:iCs/>
            <w:sz w:val="22"/>
            <w:szCs w:val="22"/>
            <w:lang w:val="vi-VN"/>
          </w:rPr>
          <w:delText>ụ</w:delText>
        </w:r>
        <w:r w:rsidR="00F03176" w:rsidRPr="004373E8" w:rsidDel="00AB4C37">
          <w:rPr>
            <w:rFonts w:ascii="iCiel Avenir LT Std 35 Light" w:hAnsi="iCiel Avenir LT Std 35 Light" w:cs="Arial"/>
            <w:i/>
            <w:iCs/>
            <w:sz w:val="22"/>
            <w:szCs w:val="22"/>
            <w:lang w:val="vi-VN"/>
          </w:rPr>
          <w:delText>c ti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u h</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 xml:space="preserve">ng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ầ</w:delText>
        </w:r>
        <w:r w:rsidR="00F03176" w:rsidRPr="004373E8" w:rsidDel="00AB4C37">
          <w:rPr>
            <w:rFonts w:ascii="iCiel Avenir LT Std 35 Light" w:hAnsi="iCiel Avenir LT Std 35 Light" w:cs="Arial"/>
            <w:i/>
            <w:iCs/>
            <w:sz w:val="22"/>
            <w:szCs w:val="22"/>
            <w:lang w:val="vi-VN"/>
          </w:rPr>
          <w:delText>u c</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a BUV. K</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t qu</w:delText>
        </w:r>
        <w:r w:rsidR="00F03176" w:rsidRPr="004373E8" w:rsidDel="00AB4C37">
          <w:rPr>
            <w:rFonts w:ascii="iCiel Avenir LT Std 35 Light" w:hAnsi="iCiel Avenir LT Std 35 Light" w:cs="Calibri"/>
            <w:i/>
            <w:iCs/>
            <w:sz w:val="22"/>
            <w:szCs w:val="22"/>
            <w:lang w:val="vi-VN"/>
          </w:rPr>
          <w:delText>ả</w:delText>
        </w:r>
        <w:r w:rsidR="00F03176" w:rsidRPr="004373E8" w:rsidDel="00AB4C37">
          <w:rPr>
            <w:rFonts w:ascii="iCiel Avenir LT Std 35 Light" w:hAnsi="iCiel Avenir LT Std 35 Light" w:cs="Arial"/>
            <w:i/>
            <w:iCs/>
            <w:sz w:val="22"/>
            <w:szCs w:val="22"/>
            <w:lang w:val="vi-VN"/>
          </w:rPr>
          <w:delText xml:space="preserve"> cho th</w:delText>
        </w:r>
        <w:r w:rsidR="00F03176" w:rsidRPr="004373E8" w:rsidDel="00AB4C37">
          <w:rPr>
            <w:rFonts w:ascii="iCiel Avenir LT Std 35 Light" w:hAnsi="iCiel Avenir LT Std 35 Light" w:cs="Calibri"/>
            <w:i/>
            <w:iCs/>
            <w:sz w:val="22"/>
            <w:szCs w:val="22"/>
            <w:lang w:val="vi-VN"/>
          </w:rPr>
          <w:delText>ấ</w:delText>
        </w:r>
        <w:r w:rsidR="00F03176" w:rsidRPr="004373E8" w:rsidDel="00AB4C37">
          <w:rPr>
            <w:rFonts w:ascii="iCiel Avenir LT Std 35 Light" w:hAnsi="iCiel Avenir LT Std 35 Light" w:cs="Arial"/>
            <w:i/>
            <w:iCs/>
            <w:sz w:val="22"/>
            <w:szCs w:val="22"/>
            <w:lang w:val="vi-VN"/>
          </w:rPr>
          <w:delText>y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n</w:delText>
        </w:r>
        <w:r w:rsidR="00F03176" w:rsidRPr="004373E8" w:rsidDel="00AB4C37">
          <w:rPr>
            <w:rFonts w:ascii="iCiel Avenir LT Std 35 Light" w:hAnsi="iCiel Avenir LT Std 35 Light" w:cs="Avenir Next LT Pro"/>
            <w:i/>
            <w:iCs/>
            <w:sz w:val="22"/>
            <w:szCs w:val="22"/>
            <w:lang w:val="vi-VN"/>
          </w:rPr>
          <w:delText>ă</w:delText>
        </w:r>
        <w:r w:rsidR="00F03176" w:rsidRPr="004373E8" w:rsidDel="00AB4C37">
          <w:rPr>
            <w:rFonts w:ascii="iCiel Avenir LT Std 35 Light" w:hAnsi="iCiel Avenir LT Std 35 Light" w:cs="Arial"/>
            <w:i/>
            <w:iCs/>
            <w:sz w:val="22"/>
            <w:szCs w:val="22"/>
            <w:lang w:val="vi-VN"/>
          </w:rPr>
          <w:delText>ng l</w:delText>
        </w:r>
        <w:r w:rsidR="00F03176" w:rsidRPr="004373E8" w:rsidDel="00AB4C37">
          <w:rPr>
            <w:rFonts w:ascii="iCiel Avenir LT Std 35 Light" w:hAnsi="iCiel Avenir LT Std 35 Light" w:cs="Calibri"/>
            <w:i/>
            <w:iCs/>
            <w:sz w:val="22"/>
            <w:szCs w:val="22"/>
            <w:lang w:val="vi-VN"/>
          </w:rPr>
          <w:delText>ự</w:delText>
        </w:r>
        <w:r w:rsidR="00F03176" w:rsidRPr="004373E8" w:rsidDel="00AB4C37">
          <w:rPr>
            <w:rFonts w:ascii="iCiel Avenir LT Std 35 Light" w:hAnsi="iCiel Avenir LT Std 35 Light" w:cs="Arial"/>
            <w:i/>
            <w:iCs/>
            <w:sz w:val="22"/>
            <w:szCs w:val="22"/>
            <w:lang w:val="vi-VN"/>
          </w:rPr>
          <w:delText>c ti</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ng Anh t</w:delText>
        </w:r>
        <w:r w:rsidR="00F03176" w:rsidRPr="004373E8" w:rsidDel="00AB4C37">
          <w:rPr>
            <w:rFonts w:ascii="iCiel Avenir LT Std 35 Light" w:hAnsi="iCiel Avenir LT Std 35 Light" w:cs="Calibri"/>
            <w:i/>
            <w:iCs/>
            <w:sz w:val="22"/>
            <w:szCs w:val="22"/>
            <w:lang w:val="vi-VN"/>
          </w:rPr>
          <w:delText>ố</w:delText>
        </w:r>
        <w:r w:rsidR="00F03176" w:rsidRPr="004373E8" w:rsidDel="00AB4C37">
          <w:rPr>
            <w:rFonts w:ascii="iCiel Avenir LT Std 35 Light" w:hAnsi="iCiel Avenir LT Std 35 Light" w:cs="Arial"/>
            <w:i/>
            <w:iCs/>
            <w:sz w:val="22"/>
            <w:szCs w:val="22"/>
            <w:lang w:val="vi-VN"/>
          </w:rPr>
          <w:delText>t th</w:delText>
        </w:r>
        <w:r w:rsidR="00F03176" w:rsidRPr="004373E8" w:rsidDel="00AB4C37">
          <w:rPr>
            <w:rFonts w:ascii="iCiel Avenir LT Std 35 Light" w:hAnsi="iCiel Avenir LT Std 35 Light" w:cs="Calibri"/>
            <w:i/>
            <w:iCs/>
            <w:sz w:val="22"/>
            <w:szCs w:val="22"/>
            <w:lang w:val="vi-VN"/>
          </w:rPr>
          <w:delText>ườ</w:delText>
        </w:r>
        <w:r w:rsidR="00F03176" w:rsidRPr="004373E8" w:rsidDel="00AB4C37">
          <w:rPr>
            <w:rFonts w:ascii="iCiel Avenir LT Std 35 Light" w:hAnsi="iCiel Avenir LT Std 35 Light" w:cs="Arial"/>
            <w:i/>
            <w:iCs/>
            <w:sz w:val="22"/>
            <w:szCs w:val="22"/>
            <w:lang w:val="vi-VN"/>
          </w:rPr>
          <w:delText xml:space="preserve">ng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t k</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t qu</w:delText>
        </w:r>
        <w:r w:rsidR="00F03176" w:rsidRPr="004373E8" w:rsidDel="00AB4C37">
          <w:rPr>
            <w:rFonts w:ascii="iCiel Avenir LT Std 35 Light" w:hAnsi="iCiel Avenir LT Std 35 Light" w:cs="Calibri"/>
            <w:i/>
            <w:iCs/>
            <w:sz w:val="22"/>
            <w:szCs w:val="22"/>
            <w:lang w:val="vi-VN"/>
          </w:rPr>
          <w:delText>ả</w:delText>
        </w:r>
        <w:r w:rsidR="00F03176" w:rsidRPr="004373E8" w:rsidDel="00AB4C37">
          <w:rPr>
            <w:rFonts w:ascii="iCiel Avenir LT Std 35 Light" w:hAnsi="iCiel Avenir LT Std 35 Light" w:cs="Arial"/>
            <w:i/>
            <w:iCs/>
            <w:sz w:val="22"/>
            <w:szCs w:val="22"/>
            <w:lang w:val="vi-VN"/>
          </w:rPr>
          <w:delText xml:space="preserve"> h</w:delText>
        </w:r>
        <w:r w:rsidR="00F03176" w:rsidRPr="004373E8" w:rsidDel="00AB4C37">
          <w:rPr>
            <w:rFonts w:ascii="iCiel Avenir LT Std 35 Light" w:hAnsi="iCiel Avenir LT Std 35 Light" w:cs="Calibri"/>
            <w:i/>
            <w:iCs/>
            <w:sz w:val="22"/>
            <w:szCs w:val="22"/>
            <w:lang w:val="vi-VN"/>
          </w:rPr>
          <w:delText>ọ</w:delText>
        </w:r>
        <w:r w:rsidR="00F03176" w:rsidRPr="004373E8" w:rsidDel="00AB4C37">
          <w:rPr>
            <w:rFonts w:ascii="iCiel Avenir LT Std 35 Light" w:hAnsi="iCiel Avenir LT Std 35 Light" w:cs="Arial"/>
            <w:i/>
            <w:iCs/>
            <w:sz w:val="22"/>
            <w:szCs w:val="22"/>
            <w:lang w:val="vi-VN"/>
          </w:rPr>
          <w:delText>c t</w:delText>
        </w:r>
        <w:r w:rsidR="00F03176" w:rsidRPr="004373E8" w:rsidDel="00AB4C37">
          <w:rPr>
            <w:rFonts w:ascii="iCiel Avenir LT Std 35 Light" w:hAnsi="iCiel Avenir LT Std 35 Light" w:cs="Calibri"/>
            <w:i/>
            <w:iCs/>
            <w:sz w:val="22"/>
            <w:szCs w:val="22"/>
            <w:lang w:val="vi-VN"/>
          </w:rPr>
          <w:delText>ậ</w:delText>
        </w:r>
        <w:r w:rsidR="00F03176" w:rsidRPr="004373E8" w:rsidDel="00AB4C37">
          <w:rPr>
            <w:rFonts w:ascii="iCiel Avenir LT Std 35 Light" w:hAnsi="iCiel Avenir LT Std 35 Light" w:cs="Arial"/>
            <w:i/>
            <w:iCs/>
            <w:sz w:val="22"/>
            <w:szCs w:val="22"/>
            <w:lang w:val="vi-VN"/>
          </w:rPr>
          <w:delText>p t</w:delText>
        </w:r>
        <w:r w:rsidR="00F03176" w:rsidRPr="004373E8" w:rsidDel="00AB4C37">
          <w:rPr>
            <w:rFonts w:ascii="iCiel Avenir LT Std 35 Light" w:hAnsi="iCiel Avenir LT Std 35 Light" w:cs="Calibri"/>
            <w:i/>
            <w:iCs/>
            <w:sz w:val="22"/>
            <w:szCs w:val="22"/>
            <w:lang w:val="vi-VN"/>
          </w:rPr>
          <w:delText>ố</w:delText>
        </w:r>
        <w:r w:rsidR="00F03176" w:rsidRPr="004373E8" w:rsidDel="00AB4C37">
          <w:rPr>
            <w:rFonts w:ascii="iCiel Avenir LT Std 35 Light" w:hAnsi="iCiel Avenir LT Std 35 Light" w:cs="Arial"/>
            <w:i/>
            <w:iCs/>
            <w:sz w:val="22"/>
            <w:szCs w:val="22"/>
            <w:lang w:val="vi-VN"/>
          </w:rPr>
          <w:delText>t h</w:delText>
        </w:r>
        <w:r w:rsidR="00F03176" w:rsidRPr="004373E8" w:rsidDel="00AB4C37">
          <w:rPr>
            <w:rFonts w:ascii="iCiel Avenir LT Std 35 Light" w:hAnsi="iCiel Avenir LT Std 35 Light" w:cs="Calibri"/>
            <w:i/>
            <w:iCs/>
            <w:sz w:val="22"/>
            <w:szCs w:val="22"/>
            <w:lang w:val="vi-VN"/>
          </w:rPr>
          <w:delText>ơ</w:delText>
        </w:r>
        <w:r w:rsidR="00F03176" w:rsidRPr="004373E8" w:rsidDel="00AB4C37">
          <w:rPr>
            <w:rFonts w:ascii="iCiel Avenir LT Std 35 Light" w:hAnsi="iCiel Avenir LT Std 35 Light" w:cs="Arial"/>
            <w:i/>
            <w:iCs/>
            <w:sz w:val="22"/>
            <w:szCs w:val="22"/>
            <w:lang w:val="vi-VN"/>
          </w:rPr>
          <w:delText>n. Nhà tr</w:delText>
        </w:r>
        <w:r w:rsidR="00F03176" w:rsidRPr="004373E8" w:rsidDel="00AB4C37">
          <w:rPr>
            <w:rFonts w:ascii="iCiel Avenir LT Std 35 Light" w:hAnsi="iCiel Avenir LT Std 35 Light" w:cs="Calibri"/>
            <w:i/>
            <w:iCs/>
            <w:sz w:val="22"/>
            <w:szCs w:val="22"/>
            <w:lang w:val="vi-VN"/>
          </w:rPr>
          <w:delText>ườ</w:delText>
        </w:r>
        <w:r w:rsidR="00F03176" w:rsidRPr="004373E8" w:rsidDel="00AB4C37">
          <w:rPr>
            <w:rFonts w:ascii="iCiel Avenir LT Std 35 Light" w:hAnsi="iCiel Avenir LT Std 35 Light" w:cs="Arial"/>
            <w:i/>
            <w:iCs/>
            <w:sz w:val="22"/>
            <w:szCs w:val="22"/>
            <w:lang w:val="vi-VN"/>
          </w:rPr>
          <w:delText>ng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b</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 xml:space="preserve"> ph</w:delText>
        </w:r>
        <w:r w:rsidR="00F03176" w:rsidRPr="004373E8" w:rsidDel="00AB4C37">
          <w:rPr>
            <w:rFonts w:ascii="iCiel Avenir LT Std 35 Light" w:hAnsi="iCiel Avenir LT Std 35 Light" w:cs="Calibri"/>
            <w:i/>
            <w:iCs/>
            <w:sz w:val="22"/>
            <w:szCs w:val="22"/>
            <w:lang w:val="vi-VN"/>
          </w:rPr>
          <w:delText>ậ</w:delText>
        </w:r>
        <w:r w:rsidR="00F03176" w:rsidRPr="004373E8" w:rsidDel="00AB4C37">
          <w:rPr>
            <w:rFonts w:ascii="iCiel Avenir LT Std 35 Light" w:hAnsi="iCiel Avenir LT Std 35 Light" w:cs="Arial"/>
            <w:i/>
            <w:iCs/>
            <w:sz w:val="22"/>
            <w:szCs w:val="22"/>
            <w:lang w:val="vi-VN"/>
          </w:rPr>
          <w:delText>n Anh Ng</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 xml:space="preserve"> g</w:delText>
        </w:r>
        <w:r w:rsidR="00F03176" w:rsidRPr="004373E8" w:rsidDel="00AB4C37">
          <w:rPr>
            <w:rFonts w:ascii="iCiel Avenir LT Std 35 Light" w:hAnsi="iCiel Avenir LT Std 35 Light" w:cs="Calibri"/>
            <w:i/>
            <w:iCs/>
            <w:sz w:val="22"/>
            <w:szCs w:val="22"/>
            <w:lang w:val="vi-VN"/>
          </w:rPr>
          <w:delText>ồ</w:delText>
        </w:r>
        <w:r w:rsidR="00F03176" w:rsidRPr="004373E8" w:rsidDel="00AB4C37">
          <w:rPr>
            <w:rFonts w:ascii="iCiel Avenir LT Std 35 Light" w:hAnsi="iCiel Avenir LT Std 35 Light" w:cs="Arial"/>
            <w:i/>
            <w:iCs/>
            <w:sz w:val="22"/>
            <w:szCs w:val="22"/>
            <w:lang w:val="vi-VN"/>
          </w:rPr>
          <w:delText>m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gi</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o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n</w:delText>
        </w:r>
        <w:r w:rsidR="00F03176" w:rsidRPr="004373E8" w:rsidDel="00AB4C37">
          <w:rPr>
            <w:rFonts w:ascii="iCiel Avenir LT Std 35 Light" w:hAnsi="iCiel Avenir LT Std 35 Light" w:cs="Calibri"/>
            <w:i/>
            <w:iCs/>
            <w:sz w:val="22"/>
            <w:szCs w:val="22"/>
            <w:lang w:val="vi-VN"/>
          </w:rPr>
          <w:delText>ướ</w:delText>
        </w:r>
        <w:r w:rsidR="00F03176" w:rsidRPr="004373E8" w:rsidDel="00AB4C37">
          <w:rPr>
            <w:rFonts w:ascii="iCiel Avenir LT Std 35 Light" w:hAnsi="iCiel Avenir LT Std 35 Light" w:cs="Arial"/>
            <w:i/>
            <w:iCs/>
            <w:sz w:val="22"/>
            <w:szCs w:val="22"/>
            <w:lang w:val="vi-VN"/>
          </w:rPr>
          <w:delText>c ngo</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i d</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y d</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n kinh nghi</w:delText>
        </w:r>
        <w:r w:rsidR="00F03176" w:rsidRPr="004373E8" w:rsidDel="00AB4C37">
          <w:rPr>
            <w:rFonts w:ascii="iCiel Avenir LT Std 35 Light" w:hAnsi="iCiel Avenir LT Std 35 Light" w:cs="Calibri"/>
            <w:i/>
            <w:iCs/>
            <w:sz w:val="22"/>
            <w:szCs w:val="22"/>
            <w:lang w:val="vi-VN"/>
          </w:rPr>
          <w:delText>ệ</w:delText>
        </w:r>
        <w:r w:rsidR="00F03176" w:rsidRPr="004373E8" w:rsidDel="00AB4C37">
          <w:rPr>
            <w:rFonts w:ascii="iCiel Avenir LT Std 35 Light" w:hAnsi="iCiel Avenir LT Std 35 Light" w:cs="Arial"/>
            <w:i/>
            <w:iCs/>
            <w:sz w:val="22"/>
            <w:szCs w:val="22"/>
            <w:lang w:val="vi-VN"/>
          </w:rPr>
          <w:delText>m trong vi</w:delText>
        </w:r>
        <w:r w:rsidR="00F03176" w:rsidRPr="004373E8" w:rsidDel="00AB4C37">
          <w:rPr>
            <w:rFonts w:ascii="iCiel Avenir LT Std 35 Light" w:hAnsi="iCiel Avenir LT Std 35 Light" w:cs="Calibri"/>
            <w:i/>
            <w:iCs/>
            <w:sz w:val="22"/>
            <w:szCs w:val="22"/>
            <w:lang w:val="vi-VN"/>
          </w:rPr>
          <w:delText>ệ</w:delText>
        </w:r>
        <w:r w:rsidR="00F03176" w:rsidRPr="004373E8" w:rsidDel="00AB4C37">
          <w:rPr>
            <w:rFonts w:ascii="iCiel Avenir LT Std 35 Light" w:hAnsi="iCiel Avenir LT Std 35 Light" w:cs="Arial"/>
            <w:i/>
            <w:iCs/>
            <w:sz w:val="22"/>
            <w:szCs w:val="22"/>
            <w:lang w:val="vi-VN"/>
          </w:rPr>
          <w:delText>c d</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y v</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 xml:space="preserve"> h</w:delText>
        </w:r>
        <w:r w:rsidR="00F03176" w:rsidRPr="004373E8" w:rsidDel="00AB4C37">
          <w:rPr>
            <w:rFonts w:ascii="iCiel Avenir LT Std 35 Light" w:hAnsi="iCiel Avenir LT Std 35 Light" w:cs="Calibri"/>
            <w:i/>
            <w:iCs/>
            <w:sz w:val="22"/>
            <w:szCs w:val="22"/>
            <w:lang w:val="vi-VN"/>
          </w:rPr>
          <w:delText>ướ</w:delText>
        </w:r>
        <w:r w:rsidR="00F03176" w:rsidRPr="004373E8" w:rsidDel="00AB4C37">
          <w:rPr>
            <w:rFonts w:ascii="iCiel Avenir LT Std 35 Light" w:hAnsi="iCiel Avenir LT Std 35 Light" w:cs="Arial"/>
            <w:i/>
            <w:iCs/>
            <w:sz w:val="22"/>
            <w:szCs w:val="22"/>
            <w:lang w:val="vi-VN"/>
          </w:rPr>
          <w:delText>ng d</w:delText>
        </w:r>
        <w:r w:rsidR="00F03176" w:rsidRPr="004373E8" w:rsidDel="00AB4C37">
          <w:rPr>
            <w:rFonts w:ascii="iCiel Avenir LT Std 35 Light" w:hAnsi="iCiel Avenir LT Std 35 Light" w:cs="Calibri"/>
            <w:i/>
            <w:iCs/>
            <w:sz w:val="22"/>
            <w:szCs w:val="22"/>
            <w:lang w:val="vi-VN"/>
          </w:rPr>
          <w:delText>ẫ</w:delText>
        </w:r>
        <w:r w:rsidR="00F03176" w:rsidRPr="004373E8" w:rsidDel="00AB4C37">
          <w:rPr>
            <w:rFonts w:ascii="iCiel Avenir LT Std 35 Light" w:hAnsi="iCiel Avenir LT Std 35 Light" w:cs="Arial"/>
            <w:i/>
            <w:iCs/>
            <w:sz w:val="22"/>
            <w:szCs w:val="22"/>
            <w:lang w:val="vi-VN"/>
          </w:rPr>
          <w:delText>n s</w:delText>
        </w:r>
        <w:r w:rsidR="00F03176" w:rsidRPr="004373E8" w:rsidDel="00AB4C37">
          <w:rPr>
            <w:rFonts w:ascii="iCiel Avenir LT Std 35 Light" w:hAnsi="iCiel Avenir LT Std 35 Light" w:cs="Calibri"/>
            <w:i/>
            <w:iCs/>
            <w:sz w:val="22"/>
            <w:szCs w:val="22"/>
            <w:lang w:val="vi-VN"/>
          </w:rPr>
          <w:delText>ử</w:delText>
        </w:r>
        <w:r w:rsidR="00F03176" w:rsidRPr="004373E8" w:rsidDel="00AB4C37">
          <w:rPr>
            <w:rFonts w:ascii="iCiel Avenir LT Std 35 Light" w:hAnsi="iCiel Avenir LT Std 35 Light" w:cs="Arial"/>
            <w:i/>
            <w:iCs/>
            <w:sz w:val="22"/>
            <w:szCs w:val="22"/>
            <w:lang w:val="vi-VN"/>
          </w:rPr>
          <w:delText xml:space="preserve"> d</w:delText>
        </w:r>
        <w:r w:rsidR="00F03176" w:rsidRPr="004373E8" w:rsidDel="00AB4C37">
          <w:rPr>
            <w:rFonts w:ascii="iCiel Avenir LT Std 35 Light" w:hAnsi="iCiel Avenir LT Std 35 Light" w:cs="Calibri"/>
            <w:i/>
            <w:iCs/>
            <w:sz w:val="22"/>
            <w:szCs w:val="22"/>
            <w:lang w:val="vi-VN"/>
          </w:rPr>
          <w:delText>ụ</w:delText>
        </w:r>
        <w:r w:rsidR="00F03176" w:rsidRPr="004373E8" w:rsidDel="00AB4C37">
          <w:rPr>
            <w:rFonts w:ascii="iCiel Avenir LT Std 35 Light" w:hAnsi="iCiel Avenir LT Std 35 Light" w:cs="Arial"/>
            <w:i/>
            <w:iCs/>
            <w:sz w:val="22"/>
            <w:szCs w:val="22"/>
            <w:lang w:val="vi-VN"/>
          </w:rPr>
          <w:delText>ng Ti</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ng Anh trong m</w:delText>
        </w:r>
        <w:r w:rsidR="00F03176" w:rsidRPr="004373E8" w:rsidDel="00AB4C37">
          <w:rPr>
            <w:rFonts w:ascii="iCiel Avenir LT Std 35 Light" w:hAnsi="iCiel Avenir LT Std 35 Light" w:cs="Avenir Next LT Pro"/>
            <w:i/>
            <w:iCs/>
            <w:sz w:val="22"/>
            <w:szCs w:val="22"/>
            <w:lang w:val="vi-VN"/>
          </w:rPr>
          <w:delText>ô</w:delText>
        </w:r>
        <w:r w:rsidR="00F03176" w:rsidRPr="004373E8" w:rsidDel="00AB4C37">
          <w:rPr>
            <w:rFonts w:ascii="iCiel Avenir LT Std 35 Light" w:hAnsi="iCiel Avenir LT Std 35 Light" w:cs="Arial"/>
            <w:i/>
            <w:iCs/>
            <w:sz w:val="22"/>
            <w:szCs w:val="22"/>
            <w:lang w:val="vi-VN"/>
          </w:rPr>
          <w:delText>i tr</w:delText>
        </w:r>
        <w:r w:rsidR="00F03176" w:rsidRPr="004373E8" w:rsidDel="00AB4C37">
          <w:rPr>
            <w:rFonts w:ascii="iCiel Avenir LT Std 35 Light" w:hAnsi="iCiel Avenir LT Std 35 Light" w:cs="Calibri"/>
            <w:i/>
            <w:iCs/>
            <w:sz w:val="22"/>
            <w:szCs w:val="22"/>
            <w:lang w:val="vi-VN"/>
          </w:rPr>
          <w:delText>ườ</w:delText>
        </w:r>
        <w:r w:rsidR="00F03176" w:rsidRPr="004373E8" w:rsidDel="00AB4C37">
          <w:rPr>
            <w:rFonts w:ascii="iCiel Avenir LT Std 35 Light" w:hAnsi="iCiel Avenir LT Std 35 Light" w:cs="Arial"/>
            <w:i/>
            <w:iCs/>
            <w:sz w:val="22"/>
            <w:szCs w:val="22"/>
            <w:lang w:val="vi-VN"/>
          </w:rPr>
          <w:delText>ng h</w:delText>
        </w:r>
        <w:r w:rsidR="00F03176" w:rsidRPr="004373E8" w:rsidDel="00AB4C37">
          <w:rPr>
            <w:rFonts w:ascii="iCiel Avenir LT Std 35 Light" w:hAnsi="iCiel Avenir LT Std 35 Light" w:cs="Calibri"/>
            <w:i/>
            <w:iCs/>
            <w:sz w:val="22"/>
            <w:szCs w:val="22"/>
            <w:lang w:val="vi-VN"/>
          </w:rPr>
          <w:delText>ọ</w:delText>
        </w:r>
        <w:r w:rsidR="00F03176" w:rsidRPr="004373E8" w:rsidDel="00AB4C37">
          <w:rPr>
            <w:rFonts w:ascii="iCiel Avenir LT Std 35 Light" w:hAnsi="iCiel Avenir LT Std 35 Light" w:cs="Arial"/>
            <w:i/>
            <w:iCs/>
            <w:sz w:val="22"/>
            <w:szCs w:val="22"/>
            <w:lang w:val="vi-VN"/>
          </w:rPr>
          <w:delText>c thu</w:delText>
        </w:r>
        <w:r w:rsidR="00F03176" w:rsidRPr="004373E8" w:rsidDel="00AB4C37">
          <w:rPr>
            <w:rFonts w:ascii="iCiel Avenir LT Std 35 Light" w:hAnsi="iCiel Avenir LT Std 35 Light" w:cs="Calibri"/>
            <w:i/>
            <w:iCs/>
            <w:sz w:val="22"/>
            <w:szCs w:val="22"/>
            <w:lang w:val="vi-VN"/>
          </w:rPr>
          <w:delText>ậ</w:delText>
        </w:r>
        <w:r w:rsidR="00F03176" w:rsidRPr="004373E8" w:rsidDel="00AB4C37">
          <w:rPr>
            <w:rFonts w:ascii="iCiel Avenir LT Std 35 Light" w:hAnsi="iCiel Avenir LT Std 35 Light" w:cs="Arial"/>
            <w:i/>
            <w:iCs/>
            <w:sz w:val="22"/>
            <w:szCs w:val="22"/>
            <w:lang w:val="vi-VN"/>
          </w:rPr>
          <w:delText>t.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th</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 xml:space="preserve"> ch</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 xml:space="preserve">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ng li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l</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c v</w:delText>
        </w:r>
        <w:r w:rsidR="00F03176" w:rsidRPr="004373E8" w:rsidDel="00AB4C37">
          <w:rPr>
            <w:rFonts w:ascii="iCiel Avenir LT Std 35 Light" w:hAnsi="iCiel Avenir LT Std 35 Light" w:cs="Calibri"/>
            <w:i/>
            <w:iCs/>
            <w:sz w:val="22"/>
            <w:szCs w:val="22"/>
            <w:lang w:val="vi-VN"/>
          </w:rPr>
          <w:delText>ớ</w:delText>
        </w:r>
        <w:r w:rsidR="00F03176" w:rsidRPr="004373E8" w:rsidDel="00AB4C37">
          <w:rPr>
            <w:rFonts w:ascii="iCiel Avenir LT Std 35 Light" w:hAnsi="iCiel Avenir LT Std 35 Light" w:cs="Arial"/>
            <w:i/>
            <w:iCs/>
            <w:sz w:val="22"/>
            <w:szCs w:val="22"/>
            <w:lang w:val="vi-VN"/>
          </w:rPr>
          <w:delText>i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gi</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o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t</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i b</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 xml:space="preserve"> ph</w:delText>
        </w:r>
        <w:r w:rsidR="00F03176" w:rsidRPr="004373E8" w:rsidDel="00AB4C37">
          <w:rPr>
            <w:rFonts w:ascii="iCiel Avenir LT Std 35 Light" w:hAnsi="iCiel Avenir LT Std 35 Light" w:cs="Calibri"/>
            <w:i/>
            <w:iCs/>
            <w:sz w:val="22"/>
            <w:szCs w:val="22"/>
            <w:lang w:val="vi-VN"/>
          </w:rPr>
          <w:delText>ậ</w:delText>
        </w:r>
        <w:r w:rsidR="00F03176" w:rsidRPr="004373E8" w:rsidDel="00AB4C37">
          <w:rPr>
            <w:rFonts w:ascii="iCiel Avenir LT Std 35 Light" w:hAnsi="iCiel Avenir LT Std 35 Light" w:cs="Arial"/>
            <w:i/>
            <w:iCs/>
            <w:sz w:val="22"/>
            <w:szCs w:val="22"/>
            <w:lang w:val="vi-VN"/>
          </w:rPr>
          <w:delText>n Anh Ng</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 xml:space="preserve">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 xml:space="preserve">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ượ</w:delText>
        </w:r>
        <w:r w:rsidR="00F03176" w:rsidRPr="004373E8" w:rsidDel="00AB4C37">
          <w:rPr>
            <w:rFonts w:ascii="iCiel Avenir LT Std 35 Light" w:hAnsi="iCiel Avenir LT Std 35 Light" w:cs="Arial"/>
            <w:i/>
            <w:iCs/>
            <w:sz w:val="22"/>
            <w:szCs w:val="22"/>
            <w:lang w:val="vi-VN"/>
          </w:rPr>
          <w:delText>c g</w:delText>
        </w:r>
        <w:r w:rsidR="00F03176" w:rsidRPr="004373E8" w:rsidDel="00AB4C37">
          <w:rPr>
            <w:rFonts w:ascii="iCiel Avenir LT Std 35 Light" w:hAnsi="iCiel Avenir LT Std 35 Light" w:cs="Calibri"/>
            <w:i/>
            <w:iCs/>
            <w:sz w:val="22"/>
            <w:szCs w:val="22"/>
            <w:lang w:val="vi-VN"/>
          </w:rPr>
          <w:delText>ặ</w:delText>
        </w:r>
        <w:r w:rsidR="00F03176" w:rsidRPr="004373E8" w:rsidDel="00AB4C37">
          <w:rPr>
            <w:rFonts w:ascii="iCiel Avenir LT Std 35 Light" w:hAnsi="iCiel Avenir LT Std 35 Light" w:cs="Arial"/>
            <w:i/>
            <w:iCs/>
            <w:sz w:val="22"/>
            <w:szCs w:val="22"/>
            <w:lang w:val="vi-VN"/>
          </w:rPr>
          <w:delText>p v</w:delText>
        </w:r>
        <w:r w:rsidR="00F03176" w:rsidRPr="004373E8" w:rsidDel="00AB4C37">
          <w:rPr>
            <w:rFonts w:ascii="iCiel Avenir LT Std 35 Light" w:hAnsi="iCiel Avenir LT Std 35 Light" w:cs="Avenir Next LT Pro"/>
            <w:i/>
            <w:iCs/>
            <w:sz w:val="22"/>
            <w:szCs w:val="22"/>
            <w:lang w:val="vi-VN"/>
          </w:rPr>
          <w:delText>à</w:delText>
        </w:r>
        <w:r w:rsidR="00F03176" w:rsidRPr="004373E8" w:rsidDel="00AB4C37">
          <w:rPr>
            <w:rFonts w:ascii="iCiel Avenir LT Std 35 Light" w:hAnsi="iCiel Avenir LT Std 35 Light" w:cs="Arial"/>
            <w:i/>
            <w:iCs/>
            <w:sz w:val="22"/>
            <w:szCs w:val="22"/>
            <w:lang w:val="vi-VN"/>
          </w:rPr>
          <w:delText xml:space="preserve"> trao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ổ</w:delText>
        </w:r>
        <w:r w:rsidR="00F03176" w:rsidRPr="004373E8" w:rsidDel="00AB4C37">
          <w:rPr>
            <w:rFonts w:ascii="iCiel Avenir LT Std 35 Light" w:hAnsi="iCiel Avenir LT Std 35 Light" w:cs="Arial"/>
            <w:i/>
            <w:iCs/>
            <w:sz w:val="22"/>
            <w:szCs w:val="22"/>
            <w:lang w:val="vi-VN"/>
          </w:rPr>
          <w:delText>i tr</w:delText>
        </w:r>
        <w:r w:rsidR="00F03176" w:rsidRPr="004373E8" w:rsidDel="00AB4C37">
          <w:rPr>
            <w:rFonts w:ascii="iCiel Avenir LT Std 35 Light" w:hAnsi="iCiel Avenir LT Std 35 Light" w:cs="Calibri"/>
            <w:i/>
            <w:iCs/>
            <w:sz w:val="22"/>
            <w:szCs w:val="22"/>
            <w:lang w:val="vi-VN"/>
          </w:rPr>
          <w:delText>ự</w:delText>
        </w:r>
        <w:r w:rsidR="00F03176" w:rsidRPr="004373E8" w:rsidDel="00AB4C37">
          <w:rPr>
            <w:rFonts w:ascii="iCiel Avenir LT Std 35 Light" w:hAnsi="iCiel Avenir LT Std 35 Light" w:cs="Arial"/>
            <w:i/>
            <w:iCs/>
            <w:sz w:val="22"/>
            <w:szCs w:val="22"/>
            <w:lang w:val="vi-VN"/>
          </w:rPr>
          <w:delText>c ti</w:delText>
        </w:r>
        <w:r w:rsidR="00F03176" w:rsidRPr="004373E8" w:rsidDel="00AB4C37">
          <w:rPr>
            <w:rFonts w:ascii="iCiel Avenir LT Std 35 Light" w:hAnsi="iCiel Avenir LT Std 35 Light" w:cs="Calibri"/>
            <w:i/>
            <w:iCs/>
            <w:sz w:val="22"/>
            <w:szCs w:val="22"/>
            <w:lang w:val="vi-VN"/>
          </w:rPr>
          <w:delText>ế</w:delText>
        </w:r>
        <w:r w:rsidR="00F03176" w:rsidRPr="004373E8" w:rsidDel="00AB4C37">
          <w:rPr>
            <w:rFonts w:ascii="iCiel Avenir LT Std 35 Light" w:hAnsi="iCiel Avenir LT Std 35 Light" w:cs="Arial"/>
            <w:i/>
            <w:iCs/>
            <w:sz w:val="22"/>
            <w:szCs w:val="22"/>
            <w:lang w:val="vi-VN"/>
          </w:rPr>
          <w:delText>p v</w:delText>
        </w:r>
        <w:r w:rsidR="00F03176" w:rsidRPr="004373E8" w:rsidDel="00AB4C37">
          <w:rPr>
            <w:rFonts w:ascii="iCiel Avenir LT Std 35 Light" w:hAnsi="iCiel Avenir LT Std 35 Light" w:cs="Calibri"/>
            <w:i/>
            <w:iCs/>
            <w:sz w:val="22"/>
            <w:szCs w:val="22"/>
            <w:lang w:val="vi-VN"/>
          </w:rPr>
          <w:delText>ớ</w:delText>
        </w:r>
        <w:r w:rsidR="00F03176" w:rsidRPr="004373E8" w:rsidDel="00AB4C37">
          <w:rPr>
            <w:rFonts w:ascii="iCiel Avenir LT Std 35 Light" w:hAnsi="iCiel Avenir LT Std 35 Light" w:cs="Arial"/>
            <w:i/>
            <w:iCs/>
            <w:sz w:val="22"/>
            <w:szCs w:val="22"/>
            <w:lang w:val="vi-VN"/>
          </w:rPr>
          <w:delText>i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th</w:delText>
        </w:r>
        <w:r w:rsidR="00F03176" w:rsidRPr="004373E8" w:rsidDel="00AB4C37">
          <w:rPr>
            <w:rFonts w:ascii="iCiel Avenir LT Std 35 Light" w:hAnsi="iCiel Avenir LT Std 35 Light" w:cs="Calibri"/>
            <w:i/>
            <w:iCs/>
            <w:sz w:val="22"/>
            <w:szCs w:val="22"/>
            <w:lang w:val="vi-VN"/>
          </w:rPr>
          <w:delText>ầ</w:delText>
        </w:r>
        <w:r w:rsidR="00F03176" w:rsidRPr="004373E8" w:rsidDel="00AB4C37">
          <w:rPr>
            <w:rFonts w:ascii="iCiel Avenir LT Std 35 Light" w:hAnsi="iCiel Avenir LT Std 35 Light" w:cs="Arial"/>
            <w:i/>
            <w:iCs/>
            <w:sz w:val="22"/>
            <w:szCs w:val="22"/>
            <w:lang w:val="vi-VN"/>
          </w:rPr>
          <w:delText>y v</w:delText>
        </w:r>
        <w:r w:rsidR="00F03176" w:rsidRPr="004373E8" w:rsidDel="00AB4C37">
          <w:rPr>
            <w:rFonts w:ascii="iCiel Avenir LT Std 35 Light" w:hAnsi="iCiel Avenir LT Std 35 Light" w:cs="Calibri"/>
            <w:i/>
            <w:iCs/>
            <w:sz w:val="22"/>
            <w:szCs w:val="22"/>
            <w:lang w:val="vi-VN"/>
          </w:rPr>
          <w:delText>ề</w:delText>
        </w:r>
        <w:r w:rsidR="00F03176" w:rsidRPr="004373E8" w:rsidDel="00AB4C37">
          <w:rPr>
            <w:rFonts w:ascii="iCiel Avenir LT Std 35 Light" w:hAnsi="iCiel Avenir LT Std 35 Light" w:cs="Arial"/>
            <w:i/>
            <w:iCs/>
            <w:sz w:val="22"/>
            <w:szCs w:val="22"/>
            <w:lang w:val="vi-VN"/>
          </w:rPr>
          <w:delText xml:space="preserve"> mong mu</w:delText>
        </w:r>
        <w:r w:rsidR="00F03176" w:rsidRPr="004373E8" w:rsidDel="00AB4C37">
          <w:rPr>
            <w:rFonts w:ascii="iCiel Avenir LT Std 35 Light" w:hAnsi="iCiel Avenir LT Std 35 Light" w:cs="Calibri"/>
            <w:i/>
            <w:iCs/>
            <w:sz w:val="22"/>
            <w:szCs w:val="22"/>
            <w:lang w:val="vi-VN"/>
          </w:rPr>
          <w:delText>ố</w:delText>
        </w:r>
        <w:r w:rsidR="00F03176" w:rsidRPr="004373E8" w:rsidDel="00AB4C37">
          <w:rPr>
            <w:rFonts w:ascii="iCiel Avenir LT Std 35 Light" w:hAnsi="iCiel Avenir LT Std 35 Light" w:cs="Arial"/>
            <w:i/>
            <w:iCs/>
            <w:sz w:val="22"/>
            <w:szCs w:val="22"/>
            <w:lang w:val="vi-VN"/>
          </w:rPr>
          <w:delText>n c</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a m</w:delText>
        </w:r>
        <w:r w:rsidR="00F03176" w:rsidRPr="004373E8" w:rsidDel="00AB4C37">
          <w:rPr>
            <w:rFonts w:ascii="iCiel Avenir LT Std 35 Light" w:hAnsi="iCiel Avenir LT Std 35 Light" w:cs="Avenir Next LT Pro"/>
            <w:i/>
            <w:iCs/>
            <w:sz w:val="22"/>
            <w:szCs w:val="22"/>
            <w:lang w:val="vi-VN"/>
          </w:rPr>
          <w:delText>ì</w:delText>
        </w:r>
        <w:r w:rsidR="00F03176" w:rsidRPr="004373E8" w:rsidDel="00AB4C37">
          <w:rPr>
            <w:rFonts w:ascii="iCiel Avenir LT Std 35 Light" w:hAnsi="iCiel Avenir LT Std 35 Light" w:cs="Arial"/>
            <w:i/>
            <w:iCs/>
            <w:sz w:val="22"/>
            <w:szCs w:val="22"/>
            <w:lang w:val="vi-VN"/>
          </w:rPr>
          <w:delText>nh. Thầy James McMillan</w:delText>
        </w:r>
        <w:r w:rsidR="00F03176" w:rsidRPr="004373E8" w:rsidDel="00AB4C37">
          <w:rPr>
            <w:rFonts w:ascii="iCiel Avenir LT Std 35 Light" w:hAnsi="iCiel Avenir LT Std 35 Light" w:cs="Arial"/>
            <w:sz w:val="22"/>
            <w:szCs w:val="22"/>
            <w:lang w:val="vi-VN"/>
          </w:rPr>
          <w:delText xml:space="preserve"> </w:delText>
        </w:r>
        <w:r w:rsidR="00F03176" w:rsidRPr="004373E8" w:rsidDel="00AB4C37">
          <w:rPr>
            <w:rFonts w:ascii="iCiel Avenir LT Std 35 Light" w:hAnsi="iCiel Avenir LT Std 35 Light" w:cs="Arial"/>
            <w:i/>
            <w:iCs/>
            <w:sz w:val="22"/>
            <w:szCs w:val="22"/>
            <w:lang w:val="vi-VN"/>
          </w:rPr>
          <w:delText>- Phó Trưởng Chương trình tiếng Anh s</w:delText>
        </w:r>
        <w:r w:rsidR="00F03176" w:rsidRPr="004373E8" w:rsidDel="00AB4C37">
          <w:rPr>
            <w:rFonts w:ascii="iCiel Avenir LT Std 35 Light" w:hAnsi="iCiel Avenir LT Std 35 Light" w:cs="Calibri"/>
            <w:i/>
            <w:iCs/>
            <w:sz w:val="22"/>
            <w:szCs w:val="22"/>
            <w:lang w:val="vi-VN"/>
          </w:rPr>
          <w:delText>ẽ</w:delText>
        </w:r>
        <w:r w:rsidR="00F03176" w:rsidRPr="004373E8" w:rsidDel="00AB4C37">
          <w:rPr>
            <w:rFonts w:ascii="iCiel Avenir LT Std 35 Light" w:hAnsi="iCiel Avenir LT Std 35 Light" w:cs="Arial"/>
            <w:i/>
            <w:iCs/>
            <w:sz w:val="22"/>
            <w:szCs w:val="22"/>
            <w:lang w:val="vi-VN"/>
          </w:rPr>
          <w:delText xml:space="preserve">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nh</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ng l</w:delText>
        </w:r>
        <w:r w:rsidR="00F03176" w:rsidRPr="004373E8" w:rsidDel="00AB4C37">
          <w:rPr>
            <w:rFonts w:ascii="iCiel Avenir LT Std 35 Light" w:hAnsi="iCiel Avenir LT Std 35 Light" w:cs="Calibri"/>
            <w:i/>
            <w:iCs/>
            <w:sz w:val="22"/>
            <w:szCs w:val="22"/>
            <w:lang w:val="vi-VN"/>
          </w:rPr>
          <w:delText>ờ</w:delText>
        </w:r>
        <w:r w:rsidR="00F03176" w:rsidRPr="004373E8" w:rsidDel="00AB4C37">
          <w:rPr>
            <w:rFonts w:ascii="iCiel Avenir LT Std 35 Light" w:hAnsi="iCiel Avenir LT Std 35 Light" w:cs="Arial"/>
            <w:i/>
            <w:iCs/>
            <w:sz w:val="22"/>
            <w:szCs w:val="22"/>
            <w:lang w:val="vi-VN"/>
          </w:rPr>
          <w:delText>i khuy</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h</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 xml:space="preserve">u </w:delText>
        </w:r>
        <w:r w:rsidR="00F03176" w:rsidRPr="004373E8" w:rsidDel="00AB4C37">
          <w:rPr>
            <w:rFonts w:ascii="iCiel Avenir LT Std 35 Light" w:hAnsi="iCiel Avenir LT Std 35 Light" w:cs="Avenir Next LT Pro"/>
            <w:i/>
            <w:iCs/>
            <w:sz w:val="22"/>
            <w:szCs w:val="22"/>
            <w:lang w:val="vi-VN"/>
          </w:rPr>
          <w:delText>í</w:delText>
        </w:r>
        <w:r w:rsidR="00F03176" w:rsidRPr="004373E8" w:rsidDel="00AB4C37">
          <w:rPr>
            <w:rFonts w:ascii="iCiel Avenir LT Std 35 Light" w:hAnsi="iCiel Avenir LT Std 35 Light" w:cs="Arial"/>
            <w:i/>
            <w:iCs/>
            <w:sz w:val="22"/>
            <w:szCs w:val="22"/>
            <w:lang w:val="vi-VN"/>
          </w:rPr>
          <w:delText>ch gi</w:delText>
        </w:r>
        <w:r w:rsidR="00F03176" w:rsidRPr="004373E8" w:rsidDel="00AB4C37">
          <w:rPr>
            <w:rFonts w:ascii="iCiel Avenir LT Std 35 Light" w:hAnsi="iCiel Avenir LT Std 35 Light" w:cs="Avenir Next LT Pro"/>
            <w:i/>
            <w:iCs/>
            <w:sz w:val="22"/>
            <w:szCs w:val="22"/>
            <w:lang w:val="vi-VN"/>
          </w:rPr>
          <w:delText>ú</w:delText>
        </w:r>
        <w:r w:rsidR="00F03176" w:rsidRPr="004373E8" w:rsidDel="00AB4C37">
          <w:rPr>
            <w:rFonts w:ascii="iCiel Avenir LT Std 35 Light" w:hAnsi="iCiel Avenir LT Std 35 Light" w:cs="Arial"/>
            <w:i/>
            <w:iCs/>
            <w:sz w:val="22"/>
            <w:szCs w:val="22"/>
            <w:lang w:val="vi-VN"/>
          </w:rPr>
          <w:delText>p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l</w:delText>
        </w:r>
        <w:r w:rsidR="00F03176" w:rsidRPr="004373E8" w:rsidDel="00AB4C37">
          <w:rPr>
            <w:rFonts w:ascii="iCiel Avenir LT Std 35 Light" w:hAnsi="iCiel Avenir LT Std 35 Light" w:cs="Calibri"/>
            <w:i/>
            <w:iCs/>
            <w:sz w:val="22"/>
            <w:szCs w:val="22"/>
            <w:lang w:val="vi-VN"/>
          </w:rPr>
          <w:delText>ự</w:delText>
        </w:r>
        <w:r w:rsidR="00F03176" w:rsidRPr="004373E8" w:rsidDel="00AB4C37">
          <w:rPr>
            <w:rFonts w:ascii="iCiel Avenir LT Std 35 Light" w:hAnsi="iCiel Avenir LT Std 35 Light" w:cs="Arial"/>
            <w:i/>
            <w:iCs/>
            <w:sz w:val="22"/>
            <w:szCs w:val="22"/>
            <w:lang w:val="vi-VN"/>
          </w:rPr>
          <w:delText>a ch</w:delText>
        </w:r>
        <w:r w:rsidR="00F03176" w:rsidRPr="004373E8" w:rsidDel="00AB4C37">
          <w:rPr>
            <w:rFonts w:ascii="iCiel Avenir LT Std 35 Light" w:hAnsi="iCiel Avenir LT Std 35 Light" w:cs="Calibri"/>
            <w:i/>
            <w:iCs/>
            <w:sz w:val="22"/>
            <w:szCs w:val="22"/>
            <w:lang w:val="vi-VN"/>
          </w:rPr>
          <w:delText>ọ</w:delText>
        </w:r>
        <w:r w:rsidR="00F03176" w:rsidRPr="004373E8" w:rsidDel="00AB4C37">
          <w:rPr>
            <w:rFonts w:ascii="iCiel Avenir LT Std 35 Light" w:hAnsi="iCiel Avenir LT Std 35 Light" w:cs="Arial"/>
            <w:i/>
            <w:iCs/>
            <w:sz w:val="22"/>
            <w:szCs w:val="22"/>
            <w:lang w:val="vi-VN"/>
          </w:rPr>
          <w:delText>n nh</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ng ho</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 xml:space="preserve">t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ộ</w:delText>
        </w:r>
        <w:r w:rsidR="00F03176" w:rsidRPr="004373E8" w:rsidDel="00AB4C37">
          <w:rPr>
            <w:rFonts w:ascii="iCiel Avenir LT Std 35 Light" w:hAnsi="iCiel Avenir LT Std 35 Light" w:cs="Arial"/>
            <w:i/>
            <w:iCs/>
            <w:sz w:val="22"/>
            <w:szCs w:val="22"/>
            <w:lang w:val="vi-VN"/>
          </w:rPr>
          <w:delText>ng ph</w:delText>
        </w:r>
        <w:r w:rsidR="00F03176" w:rsidRPr="004373E8" w:rsidDel="00AB4C37">
          <w:rPr>
            <w:rFonts w:ascii="iCiel Avenir LT Std 35 Light" w:hAnsi="iCiel Avenir LT Std 35 Light" w:cs="Avenir Next LT Pro"/>
            <w:i/>
            <w:iCs/>
            <w:sz w:val="22"/>
            <w:szCs w:val="22"/>
            <w:lang w:val="vi-VN"/>
          </w:rPr>
          <w:delText>ù</w:delText>
        </w:r>
        <w:r w:rsidR="00F03176" w:rsidRPr="004373E8" w:rsidDel="00AB4C37">
          <w:rPr>
            <w:rFonts w:ascii="iCiel Avenir LT Std 35 Light" w:hAnsi="iCiel Avenir LT Std 35 Light" w:cs="Arial"/>
            <w:i/>
            <w:iCs/>
            <w:sz w:val="22"/>
            <w:szCs w:val="22"/>
            <w:lang w:val="vi-VN"/>
          </w:rPr>
          <w:delText xml:space="preserve"> h</w:delText>
        </w:r>
        <w:r w:rsidR="00F03176" w:rsidRPr="004373E8" w:rsidDel="00AB4C37">
          <w:rPr>
            <w:rFonts w:ascii="iCiel Avenir LT Std 35 Light" w:hAnsi="iCiel Avenir LT Std 35 Light" w:cs="Calibri"/>
            <w:i/>
            <w:iCs/>
            <w:sz w:val="22"/>
            <w:szCs w:val="22"/>
            <w:lang w:val="vi-VN"/>
          </w:rPr>
          <w:delText>ợ</w:delText>
        </w:r>
        <w:r w:rsidR="00F03176" w:rsidRPr="004373E8" w:rsidDel="00AB4C37">
          <w:rPr>
            <w:rFonts w:ascii="iCiel Avenir LT Std 35 Light" w:hAnsi="iCiel Avenir LT Std 35 Light" w:cs="Arial"/>
            <w:i/>
            <w:iCs/>
            <w:sz w:val="22"/>
            <w:szCs w:val="22"/>
            <w:lang w:val="vi-VN"/>
          </w:rPr>
          <w:delText>p nh</w:delText>
        </w:r>
        <w:r w:rsidR="00F03176" w:rsidRPr="004373E8" w:rsidDel="00AB4C37">
          <w:rPr>
            <w:rFonts w:ascii="iCiel Avenir LT Std 35 Light" w:hAnsi="iCiel Avenir LT Std 35 Light" w:cs="Calibri"/>
            <w:i/>
            <w:iCs/>
            <w:sz w:val="22"/>
            <w:szCs w:val="22"/>
            <w:lang w:val="vi-VN"/>
          </w:rPr>
          <w:delText>ấ</w:delText>
        </w:r>
        <w:r w:rsidR="00F03176" w:rsidRPr="004373E8" w:rsidDel="00AB4C37">
          <w:rPr>
            <w:rFonts w:ascii="iCiel Avenir LT Std 35 Light" w:hAnsi="iCiel Avenir LT Std 35 Light" w:cs="Arial"/>
            <w:i/>
            <w:iCs/>
            <w:sz w:val="22"/>
            <w:szCs w:val="22"/>
            <w:lang w:val="vi-VN"/>
          </w:rPr>
          <w:delText xml:space="preserve">t </w:delText>
        </w:r>
        <w:r w:rsidR="00F03176" w:rsidRPr="004373E8" w:rsidDel="00AB4C37">
          <w:rPr>
            <w:rFonts w:ascii="iCiel Avenir LT Std 35 Light" w:hAnsi="iCiel Avenir LT Std 35 Light" w:cs="Avenir Next LT Pro"/>
            <w:i/>
            <w:iCs/>
            <w:sz w:val="22"/>
            <w:szCs w:val="22"/>
            <w:lang w:val="vi-VN"/>
          </w:rPr>
          <w:delText>đ</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 xml:space="preserve"> ph</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t tri</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n kh</w:delText>
        </w:r>
        <w:r w:rsidR="00F03176" w:rsidRPr="004373E8" w:rsidDel="00AB4C37">
          <w:rPr>
            <w:rFonts w:ascii="iCiel Avenir LT Std 35 Light" w:hAnsi="iCiel Avenir LT Std 35 Light" w:cs="Calibri"/>
            <w:i/>
            <w:iCs/>
            <w:sz w:val="22"/>
            <w:szCs w:val="22"/>
            <w:lang w:val="vi-VN"/>
          </w:rPr>
          <w:delText>ả</w:delText>
        </w:r>
        <w:r w:rsidR="00F03176" w:rsidRPr="004373E8" w:rsidDel="00AB4C37">
          <w:rPr>
            <w:rFonts w:ascii="iCiel Avenir LT Std 35 Light" w:hAnsi="iCiel Avenir LT Std 35 Light" w:cs="Arial"/>
            <w:i/>
            <w:iCs/>
            <w:sz w:val="22"/>
            <w:szCs w:val="22"/>
            <w:lang w:val="vi-VN"/>
          </w:rPr>
          <w:delText xml:space="preserve"> n</w:delText>
        </w:r>
        <w:r w:rsidR="00F03176" w:rsidRPr="004373E8" w:rsidDel="00AB4C37">
          <w:rPr>
            <w:rFonts w:ascii="iCiel Avenir LT Std 35 Light" w:hAnsi="iCiel Avenir LT Std 35 Light" w:cs="Avenir Next LT Pro"/>
            <w:i/>
            <w:iCs/>
            <w:sz w:val="22"/>
            <w:szCs w:val="22"/>
            <w:lang w:val="vi-VN"/>
          </w:rPr>
          <w:delText>ă</w:delText>
        </w:r>
        <w:r w:rsidR="00F03176" w:rsidRPr="004373E8" w:rsidDel="00AB4C37">
          <w:rPr>
            <w:rFonts w:ascii="iCiel Avenir LT Std 35 Light" w:hAnsi="iCiel Avenir LT Std 35 Light" w:cs="Arial"/>
            <w:i/>
            <w:iCs/>
            <w:sz w:val="22"/>
            <w:szCs w:val="22"/>
            <w:lang w:val="vi-VN"/>
          </w:rPr>
          <w:delText>ng ng</w:delText>
        </w:r>
        <w:r w:rsidR="00F03176" w:rsidRPr="004373E8" w:rsidDel="00AB4C37">
          <w:rPr>
            <w:rFonts w:ascii="iCiel Avenir LT Std 35 Light" w:hAnsi="iCiel Avenir LT Std 35 Light" w:cs="Avenir Next LT Pro"/>
            <w:i/>
            <w:iCs/>
            <w:sz w:val="22"/>
            <w:szCs w:val="22"/>
            <w:lang w:val="vi-VN"/>
          </w:rPr>
          <w:delText>ô</w:delText>
        </w:r>
        <w:r w:rsidR="00F03176" w:rsidRPr="004373E8" w:rsidDel="00AB4C37">
          <w:rPr>
            <w:rFonts w:ascii="iCiel Avenir LT Std 35 Light" w:hAnsi="iCiel Avenir LT Std 35 Light" w:cs="Arial"/>
            <w:i/>
            <w:iCs/>
            <w:sz w:val="22"/>
            <w:szCs w:val="22"/>
            <w:lang w:val="vi-VN"/>
          </w:rPr>
          <w:delText>n ng</w:delText>
        </w:r>
        <w:r w:rsidR="00F03176" w:rsidRPr="004373E8" w:rsidDel="00AB4C37">
          <w:rPr>
            <w:rFonts w:ascii="iCiel Avenir LT Std 35 Light" w:hAnsi="iCiel Avenir LT Std 35 Light" w:cs="Calibri"/>
            <w:i/>
            <w:iCs/>
            <w:sz w:val="22"/>
            <w:szCs w:val="22"/>
            <w:lang w:val="vi-VN"/>
          </w:rPr>
          <w:delText>ữ</w:delText>
        </w:r>
        <w:r w:rsidR="00F03176" w:rsidRPr="004373E8" w:rsidDel="00AB4C37">
          <w:rPr>
            <w:rFonts w:ascii="iCiel Avenir LT Std 35 Light" w:hAnsi="iCiel Avenir LT Std 35 Light" w:cs="Arial"/>
            <w:i/>
            <w:iCs/>
            <w:sz w:val="22"/>
            <w:szCs w:val="22"/>
            <w:lang w:val="vi-VN"/>
          </w:rPr>
          <w:delText xml:space="preserve"> c</w:delText>
        </w:r>
        <w:r w:rsidR="00F03176" w:rsidRPr="004373E8" w:rsidDel="00AB4C37">
          <w:rPr>
            <w:rFonts w:ascii="iCiel Avenir LT Std 35 Light" w:hAnsi="iCiel Avenir LT Std 35 Light" w:cs="Calibri"/>
            <w:i/>
            <w:iCs/>
            <w:sz w:val="22"/>
            <w:szCs w:val="22"/>
            <w:lang w:val="vi-VN"/>
          </w:rPr>
          <w:delText>ủ</w:delText>
        </w:r>
        <w:r w:rsidR="00F03176" w:rsidRPr="004373E8" w:rsidDel="00AB4C37">
          <w:rPr>
            <w:rFonts w:ascii="iCiel Avenir LT Std 35 Light" w:hAnsi="iCiel Avenir LT Std 35 Light" w:cs="Arial"/>
            <w:i/>
            <w:iCs/>
            <w:sz w:val="22"/>
            <w:szCs w:val="22"/>
            <w:lang w:val="vi-VN"/>
          </w:rPr>
          <w:delText>a m</w:delText>
        </w:r>
        <w:r w:rsidR="00F03176" w:rsidRPr="004373E8" w:rsidDel="00AB4C37">
          <w:rPr>
            <w:rFonts w:ascii="iCiel Avenir LT Std 35 Light" w:hAnsi="iCiel Avenir LT Std 35 Light" w:cs="Avenir Next LT Pro"/>
            <w:i/>
            <w:iCs/>
            <w:sz w:val="22"/>
            <w:szCs w:val="22"/>
            <w:lang w:val="vi-VN"/>
          </w:rPr>
          <w:delText>ì</w:delText>
        </w:r>
        <w:r w:rsidR="00F03176" w:rsidRPr="004373E8" w:rsidDel="00AB4C37">
          <w:rPr>
            <w:rFonts w:ascii="iCiel Avenir LT Std 35 Light" w:hAnsi="iCiel Avenir LT Std 35 Light" w:cs="Arial"/>
            <w:i/>
            <w:iCs/>
            <w:sz w:val="22"/>
            <w:szCs w:val="22"/>
            <w:lang w:val="vi-VN"/>
          </w:rPr>
          <w:delText>nh. C</w:delText>
        </w:r>
        <w:r w:rsidR="00F03176" w:rsidRPr="004373E8" w:rsidDel="00AB4C37">
          <w:rPr>
            <w:rFonts w:ascii="iCiel Avenir LT Std 35 Light" w:hAnsi="iCiel Avenir LT Std 35 Light" w:cs="Avenir Next LT Pro"/>
            <w:i/>
            <w:iCs/>
            <w:sz w:val="22"/>
            <w:szCs w:val="22"/>
            <w:lang w:val="vi-VN"/>
          </w:rPr>
          <w:delText>á</w:delText>
        </w:r>
        <w:r w:rsidR="00F03176" w:rsidRPr="004373E8" w:rsidDel="00AB4C37">
          <w:rPr>
            <w:rFonts w:ascii="iCiel Avenir LT Std 35 Light" w:hAnsi="iCiel Avenir LT Std 35 Light" w:cs="Arial"/>
            <w:i/>
            <w:iCs/>
            <w:sz w:val="22"/>
            <w:szCs w:val="22"/>
            <w:lang w:val="vi-VN"/>
          </w:rPr>
          <w:delText>c sinh vi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c</w:delText>
        </w:r>
        <w:r w:rsidR="00F03176" w:rsidRPr="004373E8" w:rsidDel="00AB4C37">
          <w:rPr>
            <w:rFonts w:ascii="iCiel Avenir LT Std 35 Light" w:hAnsi="iCiel Avenir LT Std 35 Light" w:cs="Avenir Next LT Pro"/>
            <w:i/>
            <w:iCs/>
            <w:sz w:val="22"/>
            <w:szCs w:val="22"/>
            <w:lang w:val="vi-VN"/>
          </w:rPr>
          <w:delText>ó</w:delText>
        </w:r>
        <w:r w:rsidR="00F03176" w:rsidRPr="004373E8" w:rsidDel="00AB4C37">
          <w:rPr>
            <w:rFonts w:ascii="iCiel Avenir LT Std 35 Light" w:hAnsi="iCiel Avenir LT Std 35 Light" w:cs="Arial"/>
            <w:i/>
            <w:iCs/>
            <w:sz w:val="22"/>
            <w:szCs w:val="22"/>
            <w:lang w:val="vi-VN"/>
          </w:rPr>
          <w:delText xml:space="preserve"> th</w:delText>
        </w:r>
        <w:r w:rsidR="00F03176" w:rsidRPr="004373E8" w:rsidDel="00AB4C37">
          <w:rPr>
            <w:rFonts w:ascii="iCiel Avenir LT Std 35 Light" w:hAnsi="iCiel Avenir LT Std 35 Light" w:cs="Calibri"/>
            <w:i/>
            <w:iCs/>
            <w:sz w:val="22"/>
            <w:szCs w:val="22"/>
            <w:lang w:val="vi-VN"/>
          </w:rPr>
          <w:delText>ể</w:delText>
        </w:r>
        <w:r w:rsidR="00F03176" w:rsidRPr="004373E8" w:rsidDel="00AB4C37">
          <w:rPr>
            <w:rFonts w:ascii="iCiel Avenir LT Std 35 Light" w:hAnsi="iCiel Avenir LT Std 35 Light" w:cs="Arial"/>
            <w:i/>
            <w:iCs/>
            <w:sz w:val="22"/>
            <w:szCs w:val="22"/>
            <w:lang w:val="vi-VN"/>
          </w:rPr>
          <w:delText xml:space="preserve"> li</w:delText>
        </w:r>
        <w:r w:rsidR="00F03176" w:rsidRPr="004373E8" w:rsidDel="00AB4C37">
          <w:rPr>
            <w:rFonts w:ascii="iCiel Avenir LT Std 35 Light" w:hAnsi="iCiel Avenir LT Std 35 Light" w:cs="Avenir Next LT Pro"/>
            <w:i/>
            <w:iCs/>
            <w:sz w:val="22"/>
            <w:szCs w:val="22"/>
            <w:lang w:val="vi-VN"/>
          </w:rPr>
          <w:delText>ê</w:delText>
        </w:r>
        <w:r w:rsidR="00F03176" w:rsidRPr="004373E8" w:rsidDel="00AB4C37">
          <w:rPr>
            <w:rFonts w:ascii="iCiel Avenir LT Std 35 Light" w:hAnsi="iCiel Avenir LT Std 35 Light" w:cs="Arial"/>
            <w:i/>
            <w:iCs/>
            <w:sz w:val="22"/>
            <w:szCs w:val="22"/>
            <w:lang w:val="vi-VN"/>
          </w:rPr>
          <w:delText>n l</w:delText>
        </w:r>
        <w:r w:rsidR="00F03176" w:rsidRPr="004373E8" w:rsidDel="00AB4C37">
          <w:rPr>
            <w:rFonts w:ascii="iCiel Avenir LT Std 35 Light" w:hAnsi="iCiel Avenir LT Std 35 Light" w:cs="Calibri"/>
            <w:i/>
            <w:iCs/>
            <w:sz w:val="22"/>
            <w:szCs w:val="22"/>
            <w:lang w:val="vi-VN"/>
          </w:rPr>
          <w:delText>ạ</w:delText>
        </w:r>
        <w:r w:rsidR="00F03176" w:rsidRPr="004373E8" w:rsidDel="00AB4C37">
          <w:rPr>
            <w:rFonts w:ascii="iCiel Avenir LT Std 35 Light" w:hAnsi="iCiel Avenir LT Std 35 Light" w:cs="Arial"/>
            <w:i/>
            <w:iCs/>
            <w:sz w:val="22"/>
            <w:szCs w:val="22"/>
            <w:lang w:val="vi-VN"/>
          </w:rPr>
          <w:delText>c v</w:delText>
        </w:r>
        <w:r w:rsidR="00F03176" w:rsidRPr="004373E8" w:rsidDel="00AB4C37">
          <w:rPr>
            <w:rFonts w:ascii="iCiel Avenir LT Std 35 Light" w:hAnsi="iCiel Avenir LT Std 35 Light" w:cs="Calibri"/>
            <w:i/>
            <w:iCs/>
            <w:sz w:val="22"/>
            <w:szCs w:val="22"/>
            <w:lang w:val="vi-VN"/>
          </w:rPr>
          <w:delText>ớ</w:delText>
        </w:r>
        <w:r w:rsidR="00F03176" w:rsidRPr="004373E8" w:rsidDel="00AB4C37">
          <w:rPr>
            <w:rFonts w:ascii="iCiel Avenir LT Std 35 Light" w:hAnsi="iCiel Avenir LT Std 35 Light" w:cs="Arial"/>
            <w:i/>
            <w:iCs/>
            <w:sz w:val="22"/>
            <w:szCs w:val="22"/>
            <w:lang w:val="vi-VN"/>
          </w:rPr>
          <w:delText xml:space="preserve">i thầy qua email </w:delText>
        </w:r>
        <w:r w:rsidR="00A1692C" w:rsidDel="00AB4C37">
          <w:fldChar w:fldCharType="begin"/>
        </w:r>
        <w:r w:rsidR="00A1692C" w:rsidDel="00AB4C37">
          <w:delInstrText>HYPERLINK "mailto:james.mcmillan@buv.edu.vn"</w:delInstrText>
        </w:r>
        <w:r w:rsidR="00A1692C" w:rsidDel="00AB4C37">
          <w:fldChar w:fldCharType="separate"/>
        </w:r>
        <w:r w:rsidR="00F03176" w:rsidRPr="004373E8" w:rsidDel="00AB4C37">
          <w:rPr>
            <w:rStyle w:val="Hyperlink"/>
            <w:rFonts w:ascii="iCiel Avenir LT Std 35 Light" w:hAnsi="iCiel Avenir LT Std 35 Light" w:cs="Arial"/>
            <w:i/>
            <w:iCs/>
            <w:sz w:val="22"/>
            <w:szCs w:val="22"/>
            <w:lang w:val="vi-VN"/>
          </w:rPr>
          <w:delText>james.mcmillan@buv.edu.vn</w:delText>
        </w:r>
        <w:r w:rsidR="00A1692C" w:rsidDel="00AB4C37">
          <w:rPr>
            <w:rStyle w:val="Hyperlink"/>
            <w:rFonts w:ascii="iCiel Avenir LT Std 35 Light" w:hAnsi="iCiel Avenir LT Std 35 Light" w:cs="Arial"/>
            <w:i/>
            <w:iCs/>
            <w:sz w:val="22"/>
            <w:szCs w:val="22"/>
            <w:lang w:val="vi-VN"/>
          </w:rPr>
          <w:fldChar w:fldCharType="end"/>
        </w:r>
        <w:r w:rsidR="00F03176" w:rsidRPr="004373E8" w:rsidDel="00AB4C37">
          <w:rPr>
            <w:rFonts w:ascii="iCiel Avenir LT Std 35 Light" w:hAnsi="iCiel Avenir LT Std 35 Light" w:cs="Arial"/>
            <w:i/>
            <w:iCs/>
            <w:sz w:val="22"/>
            <w:szCs w:val="22"/>
            <w:lang w:val="vi-VN"/>
          </w:rPr>
          <w:delText>.</w:delText>
        </w:r>
        <w:r w:rsidR="00F03176" w:rsidRPr="004373E8" w:rsidDel="00AB4C37">
          <w:rPr>
            <w:rFonts w:ascii="iCiel Avenir LT Std 35 Light" w:hAnsi="iCiel Avenir LT Std 35 Light" w:cs="Arial"/>
            <w:sz w:val="22"/>
            <w:szCs w:val="22"/>
            <w:lang w:val="vi-VN"/>
          </w:rPr>
          <w:delText xml:space="preserve"> </w:delText>
        </w:r>
      </w:del>
    </w:p>
    <w:p w14:paraId="5464517A" w14:textId="77F3FC92" w:rsidR="00BF43A2" w:rsidRPr="004373E8" w:rsidRDefault="00BF43A2" w:rsidP="00D85019">
      <w:pPr>
        <w:pStyle w:val="Question"/>
        <w:numPr>
          <w:ilvl w:val="0"/>
          <w:numId w:val="6"/>
        </w:numPr>
        <w:tabs>
          <w:tab w:val="left" w:pos="630"/>
          <w:tab w:val="left" w:pos="900"/>
          <w:tab w:val="left" w:pos="990"/>
          <w:tab w:val="left" w:pos="1080"/>
        </w:tabs>
        <w:spacing w:before="100" w:line="400" w:lineRule="exact"/>
        <w:ind w:left="0" w:firstLine="634"/>
        <w:rPr>
          <w:rFonts w:cs="Arial"/>
          <w:i/>
          <w:iCs/>
          <w:szCs w:val="22"/>
          <w:lang w:val="vi-VN"/>
        </w:rPr>
      </w:pPr>
      <w:bookmarkStart w:id="1181" w:name="_Toc107324296"/>
      <w:bookmarkStart w:id="1182" w:name="_Toc177146276"/>
      <w:r w:rsidRPr="004373E8">
        <w:rPr>
          <w:rFonts w:cs="Arial"/>
          <w:szCs w:val="22"/>
          <w:lang w:val="vi-VN"/>
        </w:rPr>
        <w:t xml:space="preserve">Students have been placed on academic probation, what does this mean? / </w:t>
      </w:r>
      <w:r w:rsidRPr="004373E8">
        <w:rPr>
          <w:rFonts w:cs="Arial"/>
          <w:i/>
          <w:iCs/>
          <w:szCs w:val="22"/>
          <w:lang w:val="vi-VN"/>
        </w:rPr>
        <w:t xml:space="preserve">Sinh viên đang ở trong </w:t>
      </w:r>
      <w:r w:rsidR="00E24B6B" w:rsidRPr="004373E8">
        <w:rPr>
          <w:rFonts w:cs="Arial"/>
          <w:i/>
          <w:iCs/>
          <w:szCs w:val="22"/>
          <w:lang w:val="vi-VN"/>
        </w:rPr>
        <w:t>danh sách Theo dõi đặc biệt</w:t>
      </w:r>
      <w:r w:rsidRPr="004373E8">
        <w:rPr>
          <w:rFonts w:cs="Arial"/>
          <w:i/>
          <w:iCs/>
          <w:szCs w:val="22"/>
          <w:lang w:val="vi-VN"/>
        </w:rPr>
        <w:t>, điều này nghĩa là gì?</w:t>
      </w:r>
      <w:bookmarkEnd w:id="1181"/>
      <w:bookmarkEnd w:id="1182"/>
    </w:p>
    <w:p w14:paraId="2796A857"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59C4D51D" w14:textId="24F03E8F"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Students are placed on Academic Probation (AP) for </w:t>
      </w:r>
      <w:r w:rsidR="00091494" w:rsidRPr="004373E8">
        <w:rPr>
          <w:rFonts w:ascii="iCiel Avenir LT Std 35 Light" w:hAnsi="iCiel Avenir LT Std 35 Light" w:cs="Arial"/>
          <w:sz w:val="22"/>
          <w:szCs w:val="22"/>
          <w:lang w:val="vi-VN"/>
        </w:rPr>
        <w:t>a period</w:t>
      </w:r>
      <w:r w:rsidRPr="004373E8">
        <w:rPr>
          <w:rFonts w:ascii="iCiel Avenir LT Std 35 Light" w:hAnsi="iCiel Avenir LT Std 35 Light" w:cs="Arial"/>
          <w:sz w:val="22"/>
          <w:szCs w:val="22"/>
          <w:lang w:val="vi-VN"/>
        </w:rPr>
        <w:t xml:space="preserve">, usually a semester, if their </w:t>
      </w:r>
      <w:r w:rsidR="009A2F4F" w:rsidRPr="004373E8">
        <w:rPr>
          <w:rFonts w:ascii="iCiel Avenir LT Std 35 Light" w:hAnsi="iCiel Avenir LT Std 35 Light" w:cs="Arial"/>
          <w:sz w:val="22"/>
          <w:szCs w:val="22"/>
          <w:lang w:val="vi-VN"/>
        </w:rPr>
        <w:t>behaviors</w:t>
      </w:r>
      <w:r w:rsidRPr="004373E8">
        <w:rPr>
          <w:rFonts w:ascii="iCiel Avenir LT Std 35 Light" w:hAnsi="iCiel Avenir LT Std 35 Light" w:cs="Arial"/>
          <w:sz w:val="22"/>
          <w:szCs w:val="22"/>
          <w:lang w:val="vi-VN"/>
        </w:rPr>
        <w:t xml:space="preserve">, participation in class, timekeeping or attendance does not meet the required standards expected at BUV. Students will have the process explained to them in a meeting and parents are notified by letter. Students will take an AP form with them to each class and the </w:t>
      </w:r>
      <w:r w:rsidR="006846B4">
        <w:rPr>
          <w:rFonts w:ascii="iCiel Avenir LT Std 35 Light" w:hAnsi="iCiel Avenir LT Std 35 Light" w:cs="Arial"/>
          <w:sz w:val="22"/>
          <w:szCs w:val="22"/>
        </w:rPr>
        <w:t>Lecturer</w:t>
      </w:r>
      <w:r w:rsidRPr="004373E8">
        <w:rPr>
          <w:rFonts w:ascii="iCiel Avenir LT Std 35 Light" w:hAnsi="iCiel Avenir LT Std 35 Light" w:cs="Arial"/>
          <w:sz w:val="22"/>
          <w:szCs w:val="22"/>
          <w:lang w:val="vi-VN"/>
        </w:rPr>
        <w:t xml:space="preserve"> for that class will confirm by signature that the student has met the requirements of their probation in class. Completed forms are returned to the Student Information Office at the end of each week and a report is prepared for the </w:t>
      </w:r>
      <w:r w:rsidR="00ED3E5E" w:rsidRPr="004373E8">
        <w:rPr>
          <w:rFonts w:ascii="iCiel Avenir LT Std 35 Light" w:hAnsi="iCiel Avenir LT Std 35 Light" w:cs="Arial"/>
          <w:sz w:val="22"/>
          <w:szCs w:val="22"/>
          <w:lang w:val="vi-VN"/>
        </w:rPr>
        <w:t>Dean (Higher Education)</w:t>
      </w:r>
      <w:r w:rsidRPr="004373E8">
        <w:rPr>
          <w:rFonts w:ascii="iCiel Avenir LT Std 35 Light" w:hAnsi="iCiel Avenir LT Std 35 Light" w:cs="Arial"/>
          <w:sz w:val="22"/>
          <w:szCs w:val="22"/>
          <w:lang w:val="vi-VN"/>
        </w:rPr>
        <w:t xml:space="preserve">.      </w:t>
      </w:r>
    </w:p>
    <w:p w14:paraId="6F30AC9F" w14:textId="2F9CB0F1"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The AP system helps students to understand the importance of complying with the </w:t>
      </w:r>
      <w:r w:rsidR="009A2F4F" w:rsidRPr="004373E8">
        <w:rPr>
          <w:rFonts w:ascii="iCiel Avenir LT Std 35 Light" w:hAnsi="iCiel Avenir LT Std 35 Light" w:cs="Arial"/>
          <w:sz w:val="22"/>
          <w:szCs w:val="22"/>
          <w:lang w:val="vi-VN"/>
        </w:rPr>
        <w:t>behaviors</w:t>
      </w:r>
      <w:r w:rsidRPr="004373E8">
        <w:rPr>
          <w:rFonts w:ascii="iCiel Avenir LT Std 35 Light" w:hAnsi="iCiel Avenir LT Std 35 Light" w:cs="Arial"/>
          <w:sz w:val="22"/>
          <w:szCs w:val="22"/>
          <w:lang w:val="vi-VN"/>
        </w:rPr>
        <w:t xml:space="preserve"> expected of a BUV student and if the student completes the AP process successfully, they are returned to normal academic status. If the student is unable to successfully complete the process</w:t>
      </w:r>
      <w:r w:rsidR="009A148B" w:rsidRPr="004373E8">
        <w:rPr>
          <w:rFonts w:ascii="iCiel Avenir LT Std 35 Light" w:hAnsi="iCiel Avenir LT Std 35 Light" w:cs="Arial"/>
          <w:sz w:val="22"/>
          <w:szCs w:val="22"/>
          <w:lang w:val="vi-VN"/>
        </w:rPr>
        <w:t>,</w:t>
      </w:r>
      <w:r w:rsidRPr="004373E8">
        <w:rPr>
          <w:rFonts w:ascii="iCiel Avenir LT Std 35 Light" w:hAnsi="iCiel Avenir LT Std 35 Light" w:cs="Arial"/>
          <w:sz w:val="22"/>
          <w:szCs w:val="22"/>
          <w:lang w:val="vi-VN"/>
        </w:rPr>
        <w:t xml:space="preserve"> the situation would be dealt with on a case-by-case basis by the </w:t>
      </w:r>
      <w:r w:rsidR="00FB5A09" w:rsidRPr="004373E8">
        <w:rPr>
          <w:rFonts w:ascii="iCiel Avenir LT Std 35 Light" w:hAnsi="iCiel Avenir LT Std 35 Light" w:cs="Arial"/>
          <w:sz w:val="22"/>
          <w:szCs w:val="22"/>
          <w:lang w:val="vi-VN"/>
        </w:rPr>
        <w:t>Dean (Higher Education)</w:t>
      </w:r>
      <w:r w:rsidRPr="004373E8">
        <w:rPr>
          <w:rFonts w:ascii="iCiel Avenir LT Std 35 Light" w:hAnsi="iCiel Avenir LT Std 35 Light" w:cs="Arial"/>
          <w:sz w:val="22"/>
          <w:szCs w:val="22"/>
          <w:lang w:val="vi-VN"/>
        </w:rPr>
        <w:t>.</w:t>
      </w:r>
    </w:p>
    <w:p w14:paraId="395B4FF7" w14:textId="293CE1D9"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t trong </w:t>
      </w:r>
      <w:r w:rsidR="00E24B6B" w:rsidRPr="004373E8">
        <w:rPr>
          <w:rFonts w:ascii="iCiel Avenir LT Std 35 Light" w:hAnsi="iCiel Avenir LT Std 35 Light" w:cs="Arial"/>
          <w:i/>
          <w:iCs/>
          <w:sz w:val="22"/>
          <w:szCs w:val="22"/>
          <w:lang w:val="vi-VN"/>
        </w:rPr>
        <w:t>danh sách Theo dõi đặc biệt</w:t>
      </w:r>
      <w:r w:rsidRPr="004373E8">
        <w:rPr>
          <w:rFonts w:ascii="iCiel Avenir LT Std 35 Light" w:hAnsi="iCiel Avenir LT Std 35 Light" w:cs="Arial"/>
          <w:i/>
          <w:iCs/>
          <w:sz w:val="22"/>
          <w:szCs w:val="22"/>
          <w:lang w:val="vi-VN"/>
        </w:rPr>
        <w:t xml:space="preserve"> (AP), th</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vi,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tham gia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a sinh viên không đáp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chu</w:t>
      </w:r>
      <w:r w:rsidRPr="004373E8">
        <w:rPr>
          <w:rFonts w:ascii="iCiel Avenir LT Std 35 Light" w:hAnsi="iCiel Avenir LT Std 35 Light" w:cs="Calibri"/>
          <w:i/>
          <w:iCs/>
          <w:sz w:val="22"/>
          <w:szCs w:val="22"/>
          <w:lang w:val="vi-VN"/>
        </w:rPr>
        <w:t>ẩ</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BUV.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gi</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quy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00E24B6B"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trong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p; cu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p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qua email.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mang theo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m</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u biên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n </w:t>
      </w:r>
      <w:r w:rsidR="004502B8"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ng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ng ch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r</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đá</w:t>
      </w:r>
      <w:r w:rsidRPr="004373E8">
        <w:rPr>
          <w:rFonts w:ascii="iCiel Avenir LT Std 35 Light" w:hAnsi="iCiel Avenir LT Std 35 Light" w:cs="Arial"/>
          <w:i/>
          <w:iCs/>
          <w:sz w:val="22"/>
          <w:szCs w:val="22"/>
          <w:lang w:val="vi-VN"/>
        </w:rPr>
        <w:t xml:space="preserve">p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a </w:t>
      </w:r>
      <w:r w:rsidR="004502B8" w:rsidRPr="004373E8">
        <w:rPr>
          <w:rFonts w:ascii="iCiel Avenir LT Std 35 Light" w:hAnsi="iCiel Avenir LT Std 35 Light" w:cs="Arial"/>
          <w:i/>
          <w:iCs/>
          <w:sz w:val="22"/>
          <w:szCs w:val="22"/>
          <w:lang w:val="vi-VN"/>
        </w:rPr>
        <w:t xml:space="preserve">quy định </w:t>
      </w:r>
      <w:r w:rsidR="00E24B6B"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trong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bi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m</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 xml:space="preserve">u </w:t>
      </w:r>
      <w:r w:rsidR="004502B8" w:rsidRPr="004373E8">
        <w:rPr>
          <w:rFonts w:ascii="iCiel Avenir LT Std 35 Light" w:hAnsi="iCiel Avenir LT Std 35 Light" w:cs="Arial"/>
          <w:i/>
          <w:iCs/>
          <w:sz w:val="22"/>
          <w:szCs w:val="22"/>
          <w:lang w:val="vi-VN"/>
        </w:rPr>
        <w:t>Theo dõi đặc biệt</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cho </w:t>
      </w:r>
      <w:r w:rsidR="00990A29"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 vào cu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i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tu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m m</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đí</w:t>
      </w:r>
      <w:r w:rsidRPr="004373E8">
        <w:rPr>
          <w:rFonts w:ascii="iCiel Avenir LT Std 35 Light" w:hAnsi="iCiel Avenir LT Std 35 Light" w:cs="Arial"/>
          <w:i/>
          <w:iCs/>
          <w:sz w:val="22"/>
          <w:szCs w:val="22"/>
          <w:lang w:val="vi-VN"/>
        </w:rPr>
        <w:t>ch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cho</w:t>
      </w:r>
      <w:r w:rsidR="00D62A93" w:rsidRPr="004373E8">
        <w:rPr>
          <w:rFonts w:ascii="iCiel Avenir LT Std 35 Light" w:hAnsi="iCiel Avenir LT Std 35 Light" w:cs="Calibri"/>
          <w:i/>
          <w:iCs/>
          <w:sz w:val="22"/>
          <w:szCs w:val="22"/>
          <w:lang w:val="vi-VN"/>
        </w:rPr>
        <w:t xml:space="preserve"> </w:t>
      </w:r>
      <w:r w:rsidR="00D62A93" w:rsidRPr="004373E8">
        <w:rPr>
          <w:rFonts w:ascii="iCiel Avenir LT Std 35 Light" w:hAnsi="iCiel Avenir LT Std 35 Light" w:cs="Arial"/>
          <w:i/>
          <w:iCs/>
          <w:sz w:val="22"/>
          <w:szCs w:val="22"/>
          <w:lang w:val="vi-VN"/>
        </w:rPr>
        <w:t xml:space="preserve">Giám đốc phụ trách </w:t>
      </w:r>
      <w:r w:rsidR="001B65C3" w:rsidRPr="004373E8">
        <w:rPr>
          <w:rFonts w:ascii="iCiel Avenir LT Std 35 Light" w:hAnsi="iCiel Avenir LT Std 35 Light" w:cs="Arial"/>
          <w:i/>
          <w:iCs/>
          <w:sz w:val="22"/>
          <w:szCs w:val="22"/>
          <w:lang w:val="vi-VN"/>
        </w:rPr>
        <w:t>Đ</w:t>
      </w:r>
      <w:r w:rsidR="00D62A93" w:rsidRPr="004373E8">
        <w:rPr>
          <w:rFonts w:ascii="iCiel Avenir LT Std 35 Light" w:hAnsi="iCiel Avenir LT Std 35 Light" w:cs="Arial"/>
          <w:i/>
          <w:iCs/>
          <w:sz w:val="22"/>
          <w:szCs w:val="22"/>
          <w:lang w:val="vi-VN"/>
        </w:rPr>
        <w:t>ào tạo.</w:t>
      </w:r>
    </w:p>
    <w:p w14:paraId="7F178879" w14:textId="203293FD" w:rsidR="00BF43A2" w:rsidRPr="004373E8" w:rsidRDefault="00E24B6B"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xml:space="preserve"> gi</w:t>
      </w:r>
      <w:r w:rsidR="00BF43A2" w:rsidRPr="004373E8">
        <w:rPr>
          <w:rFonts w:ascii="iCiel Avenir LT Std 35 Light" w:hAnsi="iCiel Avenir LT Std 35 Light" w:cs="Avenir Next LT Pro"/>
          <w:i/>
          <w:iCs/>
          <w:sz w:val="22"/>
          <w:szCs w:val="22"/>
          <w:lang w:val="vi-VN"/>
        </w:rPr>
        <w:t>ú</w:t>
      </w:r>
      <w:r w:rsidR="00BF43A2" w:rsidRPr="004373E8">
        <w:rPr>
          <w:rFonts w:ascii="iCiel Avenir LT Std 35 Light" w:hAnsi="iCiel Avenir LT Std 35 Light" w:cs="Arial"/>
          <w:i/>
          <w:iCs/>
          <w:sz w:val="22"/>
          <w:szCs w:val="22"/>
          <w:lang w:val="vi-VN"/>
        </w:rPr>
        <w:t>p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hi</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u t</w:t>
      </w:r>
      <w:r w:rsidR="00BF43A2" w:rsidRPr="004373E8">
        <w:rPr>
          <w:rFonts w:ascii="iCiel Avenir LT Std 35 Light" w:hAnsi="iCiel Avenir LT Std 35 Light" w:cs="Calibri"/>
          <w:i/>
          <w:iCs/>
          <w:sz w:val="22"/>
          <w:szCs w:val="22"/>
          <w:lang w:val="vi-VN"/>
        </w:rPr>
        <w:t>ầ</w:t>
      </w:r>
      <w:r w:rsidR="00BF43A2" w:rsidRPr="004373E8">
        <w:rPr>
          <w:rFonts w:ascii="iCiel Avenir LT Std 35 Light" w:hAnsi="iCiel Avenir LT Std 35 Light" w:cs="Arial"/>
          <w:i/>
          <w:iCs/>
          <w:sz w:val="22"/>
          <w:szCs w:val="22"/>
          <w:lang w:val="vi-VN"/>
        </w:rPr>
        <w:t>m quan tr</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ng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vi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c tu</w:t>
      </w:r>
      <w:r w:rsidR="00BF43A2" w:rsidRPr="004373E8">
        <w:rPr>
          <w:rFonts w:ascii="iCiel Avenir LT Std 35 Light" w:hAnsi="iCiel Avenir LT Std 35 Light" w:cs="Avenir Next LT Pro"/>
          <w:i/>
          <w:iCs/>
          <w:sz w:val="22"/>
          <w:szCs w:val="22"/>
          <w:lang w:val="vi-VN"/>
        </w:rPr>
        <w:t>â</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đá</w:t>
      </w:r>
      <w:r w:rsidR="00BF43A2" w:rsidRPr="004373E8">
        <w:rPr>
          <w:rFonts w:ascii="iCiel Avenir LT Std 35 Light" w:hAnsi="iCiel Avenir LT Std 35 Light" w:cs="Arial"/>
          <w:i/>
          <w:iCs/>
          <w:sz w:val="22"/>
          <w:szCs w:val="22"/>
          <w:lang w:val="vi-VN"/>
        </w:rPr>
        <w:t xml:space="preserve">p </w:t>
      </w:r>
      <w:r w:rsidR="00BF43A2" w:rsidRPr="004373E8">
        <w:rPr>
          <w:rFonts w:ascii="iCiel Avenir LT Std 35 Light" w:hAnsi="iCiel Avenir LT Std 35 Light" w:cs="Calibri"/>
          <w:i/>
          <w:iCs/>
          <w:sz w:val="22"/>
          <w:szCs w:val="22"/>
          <w:lang w:val="vi-VN"/>
        </w:rPr>
        <w:t>ứ</w:t>
      </w:r>
      <w:r w:rsidR="00BF43A2" w:rsidRPr="004373E8">
        <w:rPr>
          <w:rFonts w:ascii="iCiel Avenir LT Std 35 Light" w:hAnsi="iCiel Avenir LT Std 35 Light" w:cs="Arial"/>
          <w:i/>
          <w:iCs/>
          <w:sz w:val="22"/>
          <w:szCs w:val="22"/>
          <w:lang w:val="vi-VN"/>
        </w:rPr>
        <w:t>ng c</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c 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nh vi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 xml:space="preserve">c mong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i c</w:t>
      </w:r>
      <w:r w:rsidR="00BF43A2" w:rsidRPr="004373E8">
        <w:rPr>
          <w:rFonts w:ascii="iCiel Avenir LT Std 35 Light" w:hAnsi="iCiel Avenir LT Std 35 Light" w:cs="Calibri"/>
          <w:i/>
          <w:iCs/>
          <w:sz w:val="22"/>
          <w:szCs w:val="22"/>
          <w:lang w:val="vi-VN"/>
        </w:rPr>
        <w:t>ủ</w:t>
      </w:r>
      <w:r w:rsidR="00BF43A2" w:rsidRPr="004373E8">
        <w:rPr>
          <w:rFonts w:ascii="iCiel Avenir LT Std 35 Light" w:hAnsi="iCiel Avenir LT Std 35 Light" w:cs="Arial"/>
          <w:i/>
          <w:iCs/>
          <w:sz w:val="22"/>
          <w:szCs w:val="22"/>
          <w:lang w:val="vi-VN"/>
        </w:rPr>
        <w:t>a m</w:t>
      </w:r>
      <w:r w:rsidR="00BF43A2" w:rsidRPr="004373E8">
        <w:rPr>
          <w:rFonts w:ascii="iCiel Avenir LT Std 35 Light" w:hAnsi="iCiel Avenir LT Std 35 Light" w:cs="Calibri"/>
          <w:i/>
          <w:iCs/>
          <w:sz w:val="22"/>
          <w:szCs w:val="22"/>
          <w:lang w:val="vi-VN"/>
        </w:rPr>
        <w:t>ộ</w:t>
      </w:r>
      <w:r w:rsidR="00BF43A2" w:rsidRPr="004373E8">
        <w:rPr>
          <w:rFonts w:ascii="iCiel Avenir LT Std 35 Light" w:hAnsi="iCiel Avenir LT Std 35 Light" w:cs="Arial"/>
          <w:i/>
          <w:iCs/>
          <w:sz w:val="22"/>
          <w:szCs w:val="22"/>
          <w:lang w:val="vi-VN"/>
        </w:rPr>
        <w:t>t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BUV v</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 n</w:t>
      </w:r>
      <w:r w:rsidR="00BF43A2" w:rsidRPr="004373E8">
        <w:rPr>
          <w:rFonts w:ascii="iCiel Avenir LT Std 35 Light" w:hAnsi="iCiel Avenir LT Std 35 Light" w:cs="Calibri"/>
          <w:i/>
          <w:iCs/>
          <w:sz w:val="22"/>
          <w:szCs w:val="22"/>
          <w:lang w:val="vi-VN"/>
        </w:rPr>
        <w:t>ế</w:t>
      </w:r>
      <w:r w:rsidR="00BF43A2" w:rsidRPr="004373E8">
        <w:rPr>
          <w:rFonts w:ascii="iCiel Avenir LT Std 35 Light" w:hAnsi="iCiel Avenir LT Std 35 Light" w:cs="Arial"/>
          <w:i/>
          <w:iCs/>
          <w:sz w:val="22"/>
          <w:szCs w:val="22"/>
          <w:lang w:val="vi-VN"/>
        </w:rPr>
        <w:t>u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ho</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nh</w:t>
      </w:r>
      <w:r w:rsidR="004502B8" w:rsidRPr="004373E8">
        <w:rPr>
          <w:rFonts w:ascii="iCiel Avenir LT Std 35 Light" w:hAnsi="iCiel Avenir LT Std 35 Light" w:cs="Arial"/>
          <w:i/>
          <w:iCs/>
          <w:sz w:val="22"/>
          <w:szCs w:val="22"/>
          <w:lang w:val="vi-VN"/>
        </w:rPr>
        <w:t xml:space="preserve"> thủ tục</w:t>
      </w:r>
      <w:r w:rsidR="00BF43A2"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s</w:t>
      </w:r>
      <w:r w:rsidR="00BF43A2" w:rsidRPr="004373E8">
        <w:rPr>
          <w:rFonts w:ascii="iCiel Avenir LT Std 35 Light" w:hAnsi="iCiel Avenir LT Std 35 Light" w:cs="Calibri"/>
          <w:i/>
          <w:iCs/>
          <w:sz w:val="22"/>
          <w:szCs w:val="22"/>
          <w:lang w:val="vi-VN"/>
        </w:rPr>
        <w:t>ẽ</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ượ</w:t>
      </w:r>
      <w:r w:rsidR="00BF43A2" w:rsidRPr="004373E8">
        <w:rPr>
          <w:rFonts w:ascii="iCiel Avenir LT Std 35 Light" w:hAnsi="iCiel Avenir LT Std 35 Light" w:cs="Arial"/>
          <w:i/>
          <w:iCs/>
          <w:sz w:val="22"/>
          <w:szCs w:val="22"/>
          <w:lang w:val="vi-VN"/>
        </w:rPr>
        <w:t>c tr</w:t>
      </w:r>
      <w:r w:rsidR="00BF43A2" w:rsidRPr="004373E8">
        <w:rPr>
          <w:rFonts w:ascii="iCiel Avenir LT Std 35 Light" w:hAnsi="iCiel Avenir LT Std 35 Light" w:cs="Calibri"/>
          <w:i/>
          <w:iCs/>
          <w:sz w:val="22"/>
          <w:szCs w:val="22"/>
          <w:lang w:val="vi-VN"/>
        </w:rPr>
        <w:t>ở</w:t>
      </w:r>
      <w:r w:rsidR="00BF43A2" w:rsidRPr="004373E8">
        <w:rPr>
          <w:rFonts w:ascii="iCiel Avenir LT Std 35 Light" w:hAnsi="iCiel Avenir LT Std 35 Light" w:cs="Arial"/>
          <w:i/>
          <w:iCs/>
          <w:sz w:val="22"/>
          <w:szCs w:val="22"/>
          <w:lang w:val="vi-VN"/>
        </w:rPr>
        <w:t xml:space="preserve"> l</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i tr</w:t>
      </w:r>
      <w:r w:rsidR="00BF43A2" w:rsidRPr="004373E8">
        <w:rPr>
          <w:rFonts w:ascii="iCiel Avenir LT Std 35 Light" w:hAnsi="iCiel Avenir LT Std 35 Light" w:cs="Calibri"/>
          <w:i/>
          <w:iCs/>
          <w:sz w:val="22"/>
          <w:szCs w:val="22"/>
          <w:lang w:val="vi-VN"/>
        </w:rPr>
        <w:t>ạ</w:t>
      </w:r>
      <w:r w:rsidR="00BF43A2" w:rsidRPr="004373E8">
        <w:rPr>
          <w:rFonts w:ascii="iCiel Avenir LT Std 35 Light" w:hAnsi="iCiel Avenir LT Std 35 Light" w:cs="Arial"/>
          <w:i/>
          <w:iCs/>
          <w:sz w:val="22"/>
          <w:szCs w:val="22"/>
          <w:lang w:val="vi-VN"/>
        </w:rPr>
        <w:t>ng th</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i h</w:t>
      </w:r>
      <w:r w:rsidR="00BF43A2" w:rsidRPr="004373E8">
        <w:rPr>
          <w:rFonts w:ascii="iCiel Avenir LT Std 35 Light" w:hAnsi="iCiel Avenir LT Std 35 Light" w:cs="Calibri"/>
          <w:i/>
          <w:iCs/>
          <w:sz w:val="22"/>
          <w:szCs w:val="22"/>
          <w:lang w:val="vi-VN"/>
        </w:rPr>
        <w:t>ọ</w:t>
      </w:r>
      <w:r w:rsidR="00BF43A2" w:rsidRPr="004373E8">
        <w:rPr>
          <w:rFonts w:ascii="iCiel Avenir LT Std 35 Light" w:hAnsi="iCiel Avenir LT Std 35 Light" w:cs="Arial"/>
          <w:i/>
          <w:iCs/>
          <w:sz w:val="22"/>
          <w:szCs w:val="22"/>
          <w:lang w:val="vi-VN"/>
        </w:rPr>
        <w:t>c t</w:t>
      </w:r>
      <w:r w:rsidR="00BF43A2" w:rsidRPr="004373E8">
        <w:rPr>
          <w:rFonts w:ascii="iCiel Avenir LT Std 35 Light" w:hAnsi="iCiel Avenir LT Std 35 Light" w:cs="Calibri"/>
          <w:i/>
          <w:iCs/>
          <w:sz w:val="22"/>
          <w:szCs w:val="22"/>
          <w:lang w:val="vi-VN"/>
        </w:rPr>
        <w:t>ậ</w:t>
      </w:r>
      <w:r w:rsidR="00BF43A2" w:rsidRPr="004373E8">
        <w:rPr>
          <w:rFonts w:ascii="iCiel Avenir LT Std 35 Light" w:hAnsi="iCiel Avenir LT Std 35 Light" w:cs="Arial"/>
          <w:i/>
          <w:iCs/>
          <w:sz w:val="22"/>
          <w:szCs w:val="22"/>
          <w:lang w:val="vi-VN"/>
        </w:rPr>
        <w:t>p b</w:t>
      </w:r>
      <w:r w:rsidR="00BF43A2" w:rsidRPr="004373E8">
        <w:rPr>
          <w:rFonts w:ascii="iCiel Avenir LT Std 35 Light" w:hAnsi="iCiel Avenir LT Std 35 Light" w:cs="Avenir Next LT Pro"/>
          <w:i/>
          <w:iCs/>
          <w:sz w:val="22"/>
          <w:szCs w:val="22"/>
          <w:lang w:val="vi-VN"/>
        </w:rPr>
        <w:t>ì</w:t>
      </w:r>
      <w:r w:rsidR="00BF43A2" w:rsidRPr="004373E8">
        <w:rPr>
          <w:rFonts w:ascii="iCiel Avenir LT Std 35 Light" w:hAnsi="iCiel Avenir LT Std 35 Light" w:cs="Arial"/>
          <w:i/>
          <w:iCs/>
          <w:sz w:val="22"/>
          <w:szCs w:val="22"/>
          <w:lang w:val="vi-VN"/>
        </w:rPr>
        <w:t>nh th</w:t>
      </w:r>
      <w:r w:rsidR="00BF43A2" w:rsidRPr="004373E8">
        <w:rPr>
          <w:rFonts w:ascii="iCiel Avenir LT Std 35 Light" w:hAnsi="iCiel Avenir LT Std 35 Light" w:cs="Calibri"/>
          <w:i/>
          <w:iCs/>
          <w:sz w:val="22"/>
          <w:szCs w:val="22"/>
          <w:lang w:val="vi-VN"/>
        </w:rPr>
        <w:t>ườ</w:t>
      </w:r>
      <w:r w:rsidR="00BF43A2" w:rsidRPr="004373E8">
        <w:rPr>
          <w:rFonts w:ascii="iCiel Avenir LT Std 35 Light" w:hAnsi="iCiel Avenir LT Std 35 Light" w:cs="Arial"/>
          <w:i/>
          <w:iCs/>
          <w:sz w:val="22"/>
          <w:szCs w:val="22"/>
          <w:lang w:val="vi-VN"/>
        </w:rPr>
        <w:t>ng. N</w:t>
      </w:r>
      <w:r w:rsidR="00BF43A2" w:rsidRPr="004373E8">
        <w:rPr>
          <w:rFonts w:ascii="iCiel Avenir LT Std 35 Light" w:hAnsi="iCiel Avenir LT Std 35 Light" w:cs="Calibri"/>
          <w:i/>
          <w:iCs/>
          <w:sz w:val="22"/>
          <w:szCs w:val="22"/>
          <w:lang w:val="vi-VN"/>
        </w:rPr>
        <w:t>ế</w:t>
      </w:r>
      <w:r w:rsidR="00BF43A2" w:rsidRPr="004373E8">
        <w:rPr>
          <w:rFonts w:ascii="iCiel Avenir LT Std 35 Light" w:hAnsi="iCiel Avenir LT Std 35 Light" w:cs="Arial"/>
          <w:i/>
          <w:iCs/>
          <w:sz w:val="22"/>
          <w:szCs w:val="22"/>
          <w:lang w:val="vi-VN"/>
        </w:rPr>
        <w:t>u sinh vi</w:t>
      </w:r>
      <w:r w:rsidR="00BF43A2" w:rsidRPr="004373E8">
        <w:rPr>
          <w:rFonts w:ascii="iCiel Avenir LT Std 35 Light" w:hAnsi="iCiel Avenir LT Std 35 Light" w:cs="Avenir Next LT Pro"/>
          <w:i/>
          <w:iCs/>
          <w:sz w:val="22"/>
          <w:szCs w:val="22"/>
          <w:lang w:val="vi-VN"/>
        </w:rPr>
        <w:t>ê</w:t>
      </w:r>
      <w:r w:rsidR="00BF43A2" w:rsidRPr="004373E8">
        <w:rPr>
          <w:rFonts w:ascii="iCiel Avenir LT Std 35 Light" w:hAnsi="iCiel Avenir LT Std 35 Light" w:cs="Arial"/>
          <w:i/>
          <w:iCs/>
          <w:sz w:val="22"/>
          <w:szCs w:val="22"/>
          <w:lang w:val="vi-VN"/>
        </w:rPr>
        <w:t>n kh</w:t>
      </w:r>
      <w:r w:rsidR="00BF43A2" w:rsidRPr="004373E8">
        <w:rPr>
          <w:rFonts w:ascii="iCiel Avenir LT Std 35 Light" w:hAnsi="iCiel Avenir LT Std 35 Light" w:cs="Avenir Next LT Pro"/>
          <w:i/>
          <w:iCs/>
          <w:sz w:val="22"/>
          <w:szCs w:val="22"/>
          <w:lang w:val="vi-VN"/>
        </w:rPr>
        <w:t>ô</w:t>
      </w:r>
      <w:r w:rsidR="00BF43A2" w:rsidRPr="004373E8">
        <w:rPr>
          <w:rFonts w:ascii="iCiel Avenir LT Std 35 Light" w:hAnsi="iCiel Avenir LT Std 35 Light" w:cs="Arial"/>
          <w:i/>
          <w:iCs/>
          <w:sz w:val="22"/>
          <w:szCs w:val="22"/>
          <w:lang w:val="vi-VN"/>
        </w:rPr>
        <w:t>ng th</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 xml:space="preserve"> ho</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n th</w:t>
      </w:r>
      <w:r w:rsidR="00BF43A2" w:rsidRPr="004373E8">
        <w:rPr>
          <w:rFonts w:ascii="iCiel Avenir LT Std 35 Light" w:hAnsi="iCiel Avenir LT Std 35 Light" w:cs="Avenir Next LT Pro"/>
          <w:i/>
          <w:iCs/>
          <w:sz w:val="22"/>
          <w:szCs w:val="22"/>
          <w:lang w:val="vi-VN"/>
        </w:rPr>
        <w:t>à</w:t>
      </w:r>
      <w:r w:rsidR="00BF43A2" w:rsidRPr="004373E8">
        <w:rPr>
          <w:rFonts w:ascii="iCiel Avenir LT Std 35 Light" w:hAnsi="iCiel Avenir LT Std 35 Light" w:cs="Arial"/>
          <w:i/>
          <w:iCs/>
          <w:sz w:val="22"/>
          <w:szCs w:val="22"/>
          <w:lang w:val="vi-VN"/>
        </w:rPr>
        <w:t xml:space="preserve">nh </w:t>
      </w:r>
      <w:r w:rsidR="004502B8" w:rsidRPr="004373E8">
        <w:rPr>
          <w:rFonts w:ascii="iCiel Avenir LT Std 35 Light" w:hAnsi="iCiel Avenir LT Std 35 Light" w:cs="Arial"/>
          <w:i/>
          <w:iCs/>
          <w:sz w:val="22"/>
          <w:szCs w:val="22"/>
          <w:lang w:val="vi-VN"/>
        </w:rPr>
        <w:t xml:space="preserve">thủ tục </w:t>
      </w:r>
      <w:r w:rsidRPr="004373E8">
        <w:rPr>
          <w:rFonts w:ascii="iCiel Avenir LT Std 35 Light" w:hAnsi="iCiel Avenir LT Std 35 Light" w:cs="Arial"/>
          <w:i/>
          <w:iCs/>
          <w:sz w:val="22"/>
          <w:szCs w:val="22"/>
          <w:lang w:val="vi-VN"/>
        </w:rPr>
        <w:t>Theo dõi đặc biệt</w:t>
      </w:r>
      <w:r w:rsidR="00BF43A2" w:rsidRPr="004373E8">
        <w:rPr>
          <w:rFonts w:ascii="iCiel Avenir LT Std 35 Light" w:hAnsi="iCiel Avenir LT Std 35 Light" w:cs="Arial"/>
          <w:i/>
          <w:iCs/>
          <w:sz w:val="22"/>
          <w:szCs w:val="22"/>
          <w:lang w:val="vi-VN"/>
        </w:rPr>
        <w:t>, t</w:t>
      </w:r>
      <w:r w:rsidR="00BF43A2" w:rsidRPr="004373E8">
        <w:rPr>
          <w:rFonts w:ascii="iCiel Avenir LT Std 35 Light" w:hAnsi="iCiel Avenir LT Std 35 Light" w:cs="Avenir Next LT Pro"/>
          <w:i/>
          <w:iCs/>
          <w:sz w:val="22"/>
          <w:szCs w:val="22"/>
          <w:lang w:val="vi-VN"/>
        </w:rPr>
        <w:t>ù</w:t>
      </w:r>
      <w:r w:rsidR="00BF43A2" w:rsidRPr="004373E8">
        <w:rPr>
          <w:rFonts w:ascii="iCiel Avenir LT Std 35 Light" w:hAnsi="iCiel Avenir LT Std 35 Light" w:cs="Arial"/>
          <w:i/>
          <w:iCs/>
          <w:sz w:val="22"/>
          <w:szCs w:val="22"/>
          <w:lang w:val="vi-VN"/>
        </w:rPr>
        <w:t>y t</w:t>
      </w:r>
      <w:r w:rsidR="00BF43A2" w:rsidRPr="004373E8">
        <w:rPr>
          <w:rFonts w:ascii="iCiel Avenir LT Std 35 Light" w:hAnsi="iCiel Avenir LT Std 35 Light" w:cs="Calibri"/>
          <w:i/>
          <w:iCs/>
          <w:sz w:val="22"/>
          <w:szCs w:val="22"/>
          <w:lang w:val="vi-VN"/>
        </w:rPr>
        <w:t>ừ</w:t>
      </w:r>
      <w:r w:rsidR="00BF43A2" w:rsidRPr="004373E8">
        <w:rPr>
          <w:rFonts w:ascii="iCiel Avenir LT Std 35 Light" w:hAnsi="iCiel Avenir LT Std 35 Light" w:cs="Arial"/>
          <w:i/>
          <w:iCs/>
          <w:sz w:val="22"/>
          <w:szCs w:val="22"/>
          <w:lang w:val="vi-VN"/>
        </w:rPr>
        <w:t>ng tr</w:t>
      </w:r>
      <w:r w:rsidR="00BF43A2" w:rsidRPr="004373E8">
        <w:rPr>
          <w:rFonts w:ascii="iCiel Avenir LT Std 35 Light" w:hAnsi="iCiel Avenir LT Std 35 Light" w:cs="Calibri"/>
          <w:i/>
          <w:iCs/>
          <w:sz w:val="22"/>
          <w:szCs w:val="22"/>
          <w:lang w:val="vi-VN"/>
        </w:rPr>
        <w:t>ườ</w:t>
      </w:r>
      <w:r w:rsidR="00BF43A2" w:rsidRPr="004373E8">
        <w:rPr>
          <w:rFonts w:ascii="iCiel Avenir LT Std 35 Light" w:hAnsi="iCiel Avenir LT Std 35 Light" w:cs="Arial"/>
          <w:i/>
          <w:iCs/>
          <w:sz w:val="22"/>
          <w:szCs w:val="22"/>
          <w:lang w:val="vi-VN"/>
        </w:rPr>
        <w:t>ng h</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p c</w:t>
      </w:r>
      <w:r w:rsidR="00BF43A2" w:rsidRPr="004373E8">
        <w:rPr>
          <w:rFonts w:ascii="iCiel Avenir LT Std 35 Light" w:hAnsi="iCiel Avenir LT Std 35 Light" w:cs="Calibri"/>
          <w:i/>
          <w:iCs/>
          <w:sz w:val="22"/>
          <w:szCs w:val="22"/>
          <w:lang w:val="vi-VN"/>
        </w:rPr>
        <w:t>ụ</w:t>
      </w:r>
      <w:r w:rsidR="00BF43A2" w:rsidRPr="004373E8">
        <w:rPr>
          <w:rFonts w:ascii="iCiel Avenir LT Std 35 Light" w:hAnsi="iCiel Avenir LT Std 35 Light" w:cs="Arial"/>
          <w:i/>
          <w:iCs/>
          <w:sz w:val="22"/>
          <w:szCs w:val="22"/>
          <w:lang w:val="vi-VN"/>
        </w:rPr>
        <w:t xml:space="preserve"> th</w:t>
      </w:r>
      <w:r w:rsidR="00BF43A2" w:rsidRPr="004373E8">
        <w:rPr>
          <w:rFonts w:ascii="iCiel Avenir LT Std 35 Light" w:hAnsi="iCiel Avenir LT Std 35 Light" w:cs="Calibri"/>
          <w:i/>
          <w:iCs/>
          <w:sz w:val="22"/>
          <w:szCs w:val="22"/>
          <w:lang w:val="vi-VN"/>
        </w:rPr>
        <w:t>ể</w:t>
      </w:r>
      <w:r w:rsidR="00BF43A2" w:rsidRPr="004373E8">
        <w:rPr>
          <w:rFonts w:ascii="iCiel Avenir LT Std 35 Light" w:hAnsi="iCiel Avenir LT Std 35 Light" w:cs="Arial"/>
          <w:i/>
          <w:iCs/>
          <w:sz w:val="22"/>
          <w:szCs w:val="22"/>
          <w:lang w:val="vi-VN"/>
        </w:rPr>
        <w:t xml:space="preserve">, </w:t>
      </w:r>
      <w:r w:rsidR="00857411" w:rsidRPr="004373E8">
        <w:rPr>
          <w:rFonts w:ascii="iCiel Avenir LT Std 35 Light" w:hAnsi="iCiel Avenir LT Std 35 Light" w:cs="Arial"/>
          <w:i/>
          <w:iCs/>
          <w:sz w:val="22"/>
          <w:szCs w:val="22"/>
          <w:lang w:val="vi-VN"/>
        </w:rPr>
        <w:t xml:space="preserve">Giám đốc phụ trách </w:t>
      </w:r>
      <w:r w:rsidR="00C60952" w:rsidRPr="004373E8">
        <w:rPr>
          <w:rFonts w:ascii="iCiel Avenir LT Std 35 Light" w:hAnsi="iCiel Avenir LT Std 35 Light" w:cs="Arial"/>
          <w:i/>
          <w:iCs/>
          <w:sz w:val="22"/>
          <w:szCs w:val="22"/>
          <w:lang w:val="vi-VN"/>
        </w:rPr>
        <w:t>Đ</w:t>
      </w:r>
      <w:r w:rsidR="00857411" w:rsidRPr="004373E8">
        <w:rPr>
          <w:rFonts w:ascii="iCiel Avenir LT Std 35 Light" w:hAnsi="iCiel Avenir LT Std 35 Light" w:cs="Arial"/>
          <w:i/>
          <w:iCs/>
          <w:sz w:val="22"/>
          <w:szCs w:val="22"/>
          <w:lang w:val="vi-VN"/>
        </w:rPr>
        <w:t xml:space="preserve">ào tạo </w:t>
      </w:r>
      <w:r w:rsidR="00BF43A2" w:rsidRPr="004373E8">
        <w:rPr>
          <w:rFonts w:ascii="iCiel Avenir LT Std 35 Light" w:hAnsi="iCiel Avenir LT Std 35 Light" w:cs="Arial"/>
          <w:i/>
          <w:iCs/>
          <w:sz w:val="22"/>
          <w:szCs w:val="22"/>
          <w:lang w:val="vi-VN"/>
        </w:rPr>
        <w:t>s</w:t>
      </w:r>
      <w:r w:rsidR="00BF43A2" w:rsidRPr="004373E8">
        <w:rPr>
          <w:rFonts w:ascii="iCiel Avenir LT Std 35 Light" w:hAnsi="iCiel Avenir LT Std 35 Light" w:cs="Calibri"/>
          <w:i/>
          <w:iCs/>
          <w:sz w:val="22"/>
          <w:szCs w:val="22"/>
          <w:lang w:val="vi-VN"/>
        </w:rPr>
        <w:t>ẽ</w:t>
      </w:r>
      <w:r w:rsidR="00BF43A2" w:rsidRPr="004373E8">
        <w:rPr>
          <w:rFonts w:ascii="iCiel Avenir LT Std 35 Light" w:hAnsi="iCiel Avenir LT Std 35 Light" w:cs="Arial"/>
          <w:i/>
          <w:iCs/>
          <w:sz w:val="22"/>
          <w:szCs w:val="22"/>
          <w:lang w:val="vi-VN"/>
        </w:rPr>
        <w:t xml:space="preserve"> </w:t>
      </w:r>
      <w:r w:rsidR="00BF43A2" w:rsidRPr="004373E8">
        <w:rPr>
          <w:rFonts w:ascii="iCiel Avenir LT Std 35 Light" w:hAnsi="iCiel Avenir LT Std 35 Light" w:cs="Avenir Next LT Pro"/>
          <w:i/>
          <w:iCs/>
          <w:sz w:val="22"/>
          <w:szCs w:val="22"/>
          <w:lang w:val="vi-VN"/>
        </w:rPr>
        <w:t>đ</w:t>
      </w:r>
      <w:r w:rsidR="00BF43A2" w:rsidRPr="004373E8">
        <w:rPr>
          <w:rFonts w:ascii="iCiel Avenir LT Std 35 Light" w:hAnsi="iCiel Avenir LT Std 35 Light" w:cs="Calibri"/>
          <w:i/>
          <w:iCs/>
          <w:sz w:val="22"/>
          <w:szCs w:val="22"/>
          <w:lang w:val="vi-VN"/>
        </w:rPr>
        <w:t>ư</w:t>
      </w:r>
      <w:r w:rsidR="00BF43A2" w:rsidRPr="004373E8">
        <w:rPr>
          <w:rFonts w:ascii="iCiel Avenir LT Std 35 Light" w:hAnsi="iCiel Avenir LT Std 35 Light" w:cs="Arial"/>
          <w:i/>
          <w:iCs/>
          <w:sz w:val="22"/>
          <w:szCs w:val="22"/>
          <w:lang w:val="vi-VN"/>
        </w:rPr>
        <w:t>a ra bi</w:t>
      </w:r>
      <w:r w:rsidR="00BF43A2" w:rsidRPr="004373E8">
        <w:rPr>
          <w:rFonts w:ascii="iCiel Avenir LT Std 35 Light" w:hAnsi="iCiel Avenir LT Std 35 Light" w:cs="Calibri"/>
          <w:i/>
          <w:iCs/>
          <w:sz w:val="22"/>
          <w:szCs w:val="22"/>
          <w:lang w:val="vi-VN"/>
        </w:rPr>
        <w:t>ệ</w:t>
      </w:r>
      <w:r w:rsidR="00BF43A2" w:rsidRPr="004373E8">
        <w:rPr>
          <w:rFonts w:ascii="iCiel Avenir LT Std 35 Light" w:hAnsi="iCiel Avenir LT Std 35 Light" w:cs="Arial"/>
          <w:i/>
          <w:iCs/>
          <w:sz w:val="22"/>
          <w:szCs w:val="22"/>
          <w:lang w:val="vi-VN"/>
        </w:rPr>
        <w:t>n ph</w:t>
      </w:r>
      <w:r w:rsidR="00BF43A2" w:rsidRPr="004373E8">
        <w:rPr>
          <w:rFonts w:ascii="iCiel Avenir LT Std 35 Light" w:hAnsi="iCiel Avenir LT Std 35 Light" w:cs="Avenir Next LT Pro"/>
          <w:i/>
          <w:iCs/>
          <w:sz w:val="22"/>
          <w:szCs w:val="22"/>
          <w:lang w:val="vi-VN"/>
        </w:rPr>
        <w:t>á</w:t>
      </w:r>
      <w:r w:rsidR="00BF43A2" w:rsidRPr="004373E8">
        <w:rPr>
          <w:rFonts w:ascii="iCiel Avenir LT Std 35 Light" w:hAnsi="iCiel Avenir LT Std 35 Light" w:cs="Arial"/>
          <w:i/>
          <w:iCs/>
          <w:sz w:val="22"/>
          <w:szCs w:val="22"/>
          <w:lang w:val="vi-VN"/>
        </w:rPr>
        <w:t>p x</w:t>
      </w:r>
      <w:r w:rsidR="00BF43A2" w:rsidRPr="004373E8">
        <w:rPr>
          <w:rFonts w:ascii="iCiel Avenir LT Std 35 Light" w:hAnsi="iCiel Avenir LT Std 35 Light" w:cs="Calibri"/>
          <w:i/>
          <w:iCs/>
          <w:sz w:val="22"/>
          <w:szCs w:val="22"/>
          <w:lang w:val="vi-VN"/>
        </w:rPr>
        <w:t>ử</w:t>
      </w:r>
      <w:r w:rsidR="00BF43A2" w:rsidRPr="004373E8">
        <w:rPr>
          <w:rFonts w:ascii="iCiel Avenir LT Std 35 Light" w:hAnsi="iCiel Avenir LT Std 35 Light" w:cs="Arial"/>
          <w:i/>
          <w:iCs/>
          <w:sz w:val="22"/>
          <w:szCs w:val="22"/>
          <w:lang w:val="vi-VN"/>
        </w:rPr>
        <w:t xml:space="preserve"> l</w:t>
      </w:r>
      <w:r w:rsidR="00BF43A2" w:rsidRPr="004373E8">
        <w:rPr>
          <w:rFonts w:ascii="iCiel Avenir LT Std 35 Light" w:hAnsi="iCiel Avenir LT Std 35 Light" w:cs="Avenir Next LT Pro"/>
          <w:i/>
          <w:iCs/>
          <w:sz w:val="22"/>
          <w:szCs w:val="22"/>
          <w:lang w:val="vi-VN"/>
        </w:rPr>
        <w:t>ý</w:t>
      </w:r>
      <w:r w:rsidR="00BF43A2" w:rsidRPr="004373E8">
        <w:rPr>
          <w:rFonts w:ascii="iCiel Avenir LT Std 35 Light" w:hAnsi="iCiel Avenir LT Std 35 Light" w:cs="Arial"/>
          <w:i/>
          <w:iCs/>
          <w:sz w:val="22"/>
          <w:szCs w:val="22"/>
          <w:lang w:val="vi-VN"/>
        </w:rPr>
        <w:t xml:space="preserve"> ph</w:t>
      </w:r>
      <w:r w:rsidR="00BF43A2" w:rsidRPr="004373E8">
        <w:rPr>
          <w:rFonts w:ascii="iCiel Avenir LT Std 35 Light" w:hAnsi="iCiel Avenir LT Std 35 Light" w:cs="Avenir Next LT Pro"/>
          <w:i/>
          <w:iCs/>
          <w:sz w:val="22"/>
          <w:szCs w:val="22"/>
          <w:lang w:val="vi-VN"/>
        </w:rPr>
        <w:t>ù</w:t>
      </w:r>
      <w:r w:rsidR="00BF43A2" w:rsidRPr="004373E8">
        <w:rPr>
          <w:rFonts w:ascii="iCiel Avenir LT Std 35 Light" w:hAnsi="iCiel Avenir LT Std 35 Light" w:cs="Arial"/>
          <w:i/>
          <w:iCs/>
          <w:sz w:val="22"/>
          <w:szCs w:val="22"/>
          <w:lang w:val="vi-VN"/>
        </w:rPr>
        <w:t xml:space="preserve"> h</w:t>
      </w:r>
      <w:r w:rsidR="00BF43A2" w:rsidRPr="004373E8">
        <w:rPr>
          <w:rFonts w:ascii="iCiel Avenir LT Std 35 Light" w:hAnsi="iCiel Avenir LT Std 35 Light" w:cs="Calibri"/>
          <w:i/>
          <w:iCs/>
          <w:sz w:val="22"/>
          <w:szCs w:val="22"/>
          <w:lang w:val="vi-VN"/>
        </w:rPr>
        <w:t>ợ</w:t>
      </w:r>
      <w:r w:rsidR="00BF43A2" w:rsidRPr="004373E8">
        <w:rPr>
          <w:rFonts w:ascii="iCiel Avenir LT Std 35 Light" w:hAnsi="iCiel Avenir LT Std 35 Light" w:cs="Arial"/>
          <w:i/>
          <w:iCs/>
          <w:sz w:val="22"/>
          <w:szCs w:val="22"/>
          <w:lang w:val="vi-VN"/>
        </w:rPr>
        <w:t>p.</w:t>
      </w:r>
    </w:p>
    <w:p w14:paraId="40004CD5" w14:textId="7C88A5E5" w:rsidR="009A1DB2" w:rsidRPr="004373E8" w:rsidRDefault="009A1DB2" w:rsidP="00D85019">
      <w:pPr>
        <w:pStyle w:val="Question"/>
        <w:numPr>
          <w:ilvl w:val="0"/>
          <w:numId w:val="6"/>
        </w:numPr>
        <w:tabs>
          <w:tab w:val="left" w:pos="630"/>
          <w:tab w:val="left" w:pos="720"/>
          <w:tab w:val="left" w:pos="900"/>
          <w:tab w:val="left" w:pos="990"/>
        </w:tabs>
        <w:spacing w:before="100" w:line="400" w:lineRule="exact"/>
        <w:ind w:left="0" w:firstLine="634"/>
        <w:rPr>
          <w:rFonts w:cs="Arial"/>
          <w:i/>
          <w:iCs/>
          <w:szCs w:val="22"/>
          <w:lang w:val="vi-VN"/>
        </w:rPr>
      </w:pPr>
      <w:bookmarkStart w:id="1183" w:name="_Toc107324297"/>
      <w:bookmarkStart w:id="1184" w:name="_Toc123219915"/>
      <w:bookmarkStart w:id="1185" w:name="_Toc123726030"/>
      <w:bookmarkStart w:id="1186" w:name="_Toc177146277"/>
      <w:bookmarkStart w:id="1187" w:name="_Hlk123828960"/>
      <w:r w:rsidRPr="004373E8">
        <w:rPr>
          <w:rFonts w:cs="Arial"/>
          <w:szCs w:val="22"/>
          <w:lang w:val="vi-VN"/>
        </w:rPr>
        <w:t xml:space="preserve">What if BUV students want to exchange or transfer to other Universities around the world? / </w:t>
      </w:r>
      <w:r w:rsidRPr="004373E8">
        <w:rPr>
          <w:rFonts w:cs="Arial"/>
          <w:i/>
          <w:iCs/>
          <w:szCs w:val="22"/>
          <w:lang w:val="vi-VN"/>
        </w:rPr>
        <w:t>Nếu sinh viên BUV muốn tham gia chương trình Trao đổi và Chuyển tiếp sinh viên tới các trường Đại học trên thế giới thì sao?</w:t>
      </w:r>
      <w:bookmarkEnd w:id="1183"/>
      <w:bookmarkEnd w:id="1184"/>
      <w:bookmarkEnd w:id="1185"/>
      <w:bookmarkEnd w:id="1186"/>
    </w:p>
    <w:p w14:paraId="66906D0E" w14:textId="74A99FF6" w:rsidR="009A1DB2" w:rsidRPr="004373E8" w:rsidRDefault="00CF6FE5" w:rsidP="003E1B62">
      <w:pPr>
        <w:pStyle w:val="paragraph"/>
        <w:tabs>
          <w:tab w:val="left" w:pos="630"/>
          <w:tab w:val="left" w:pos="720"/>
          <w:tab w:val="left" w:pos="1080"/>
        </w:tabs>
        <w:ind w:firstLine="0"/>
        <w:rPr>
          <w:rFonts w:ascii="iCiel Avenir LT Std 35 Light" w:hAnsi="iCiel Avenir LT Std 35 Light" w:cs="Arial"/>
          <w:b/>
          <w:bCs/>
          <w:i/>
          <w:iCs/>
          <w:sz w:val="22"/>
          <w:szCs w:val="22"/>
          <w:u w:val="single"/>
          <w:lang w:val="vi-VN"/>
        </w:rPr>
      </w:pPr>
      <w:r w:rsidRPr="004373E8">
        <w:rPr>
          <w:rFonts w:ascii="iCiel Avenir LT Std 35 Light" w:hAnsi="iCiel Avenir LT Std 35 Light" w:cs="Arial"/>
          <w:b/>
          <w:bCs/>
          <w:i/>
          <w:iCs/>
          <w:sz w:val="22"/>
          <w:szCs w:val="22"/>
          <w:lang w:val="vi-VN"/>
        </w:rPr>
        <w:tab/>
      </w:r>
      <w:r w:rsidR="009A1DB2" w:rsidRPr="004373E8">
        <w:rPr>
          <w:rFonts w:ascii="iCiel Avenir LT Std 35 Light" w:hAnsi="iCiel Avenir LT Std 35 Light" w:cs="Arial"/>
          <w:b/>
          <w:bCs/>
          <w:sz w:val="22"/>
          <w:szCs w:val="22"/>
          <w:u w:val="single"/>
          <w:lang w:val="vi-VN"/>
        </w:rPr>
        <w:t>Answer</w:t>
      </w:r>
      <w:r w:rsidR="009A1DB2" w:rsidRPr="004373E8">
        <w:rPr>
          <w:rFonts w:ascii="iCiel Avenir LT Std 35 Light" w:hAnsi="iCiel Avenir LT Std 35 Light" w:cs="Arial"/>
          <w:b/>
          <w:bCs/>
          <w:i/>
          <w:iCs/>
          <w:sz w:val="22"/>
          <w:szCs w:val="22"/>
          <w:u w:val="single"/>
          <w:lang w:val="vi-VN"/>
        </w:rPr>
        <w:t xml:space="preserve"> / Câu trả lời:</w:t>
      </w:r>
    </w:p>
    <w:bookmarkEnd w:id="1187"/>
    <w:p w14:paraId="322E8AB6" w14:textId="77777777" w:rsidR="007D6C87" w:rsidRPr="004373E8" w:rsidRDefault="007D6C87" w:rsidP="007D6C87">
      <w:pPr>
        <w:pStyle w:val="paragraph"/>
        <w:tabs>
          <w:tab w:val="left" w:pos="630"/>
          <w:tab w:val="left" w:pos="720"/>
          <w:tab w:val="left" w:pos="1080"/>
        </w:tabs>
        <w:ind w:firstLine="0"/>
        <w:rPr>
          <w:ins w:id="1188" w:author="An Tran, ACA (BUV)" w:date="2024-09-12T23:28:00Z" w16du:dateUtc="2024-09-12T16:28:00Z"/>
          <w:rFonts w:ascii="iCiel Avenir LT Std 35 Light" w:hAnsi="iCiel Avenir LT Std 35 Light" w:cs="Arial"/>
          <w:sz w:val="22"/>
          <w:szCs w:val="22"/>
          <w:lang w:val="vi-VN"/>
        </w:rPr>
      </w:pPr>
      <w:ins w:id="1189" w:author="An Tran, ACA (BUV)" w:date="2024-09-12T23:28:00Z" w16du:dateUtc="2024-09-12T16:28:00Z">
        <w:r w:rsidRPr="004373E8">
          <w:rPr>
            <w:rFonts w:ascii="iCiel Avenir LT Std 35 Light" w:hAnsi="iCiel Avenir LT Std 35 Light" w:cs="Arial"/>
            <w:sz w:val="22"/>
            <w:szCs w:val="22"/>
            <w:lang w:val="vi-VN"/>
          </w:rPr>
          <w: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t>
        </w:r>
      </w:ins>
    </w:p>
    <w:p w14:paraId="3E8C3645" w14:textId="77777777" w:rsidR="007D6C87" w:rsidRPr="004373E8" w:rsidRDefault="007D6C87" w:rsidP="007D6C87">
      <w:pPr>
        <w:pStyle w:val="paragraph"/>
        <w:tabs>
          <w:tab w:val="left" w:pos="630"/>
          <w:tab w:val="left" w:pos="720"/>
          <w:tab w:val="left" w:pos="1080"/>
        </w:tabs>
        <w:ind w:firstLine="0"/>
        <w:rPr>
          <w:ins w:id="1190" w:author="An Tran, ACA (BUV)" w:date="2024-09-12T23:28:00Z" w16du:dateUtc="2024-09-12T16:28:00Z"/>
          <w:rFonts w:ascii="iCiel Avenir LT Std 35 Light" w:hAnsi="iCiel Avenir LT Std 35 Light" w:cs="Arial"/>
          <w:sz w:val="22"/>
          <w:szCs w:val="22"/>
          <w:lang w:val="vi-VN"/>
        </w:rPr>
      </w:pPr>
      <w:ins w:id="1191" w:author="An Tran, ACA (BUV)" w:date="2024-09-12T23:28:00Z" w16du:dateUtc="2024-09-12T16:28:00Z">
        <w:r w:rsidRPr="004373E8">
          <w:rPr>
            <w:rFonts w:ascii="iCiel Avenir LT Std 35 Light" w:hAnsi="iCiel Avenir LT Std 35 Light" w:cs="Arial"/>
            <w:sz w:val="22"/>
            <w:szCs w:val="22"/>
            <w:lang w:val="vi-VN"/>
          </w:rPr>
          <w:t>This programme will provide students with the following benefits:</w:t>
        </w:r>
      </w:ins>
    </w:p>
    <w:p w14:paraId="240AB9DA" w14:textId="77777777" w:rsidR="007D6C87" w:rsidRPr="004373E8" w:rsidRDefault="007D6C87" w:rsidP="007D6C87">
      <w:pPr>
        <w:pStyle w:val="paragraph"/>
        <w:numPr>
          <w:ilvl w:val="0"/>
          <w:numId w:val="2"/>
        </w:numPr>
        <w:tabs>
          <w:tab w:val="left" w:pos="630"/>
          <w:tab w:val="left" w:pos="720"/>
          <w:tab w:val="left" w:pos="1080"/>
        </w:tabs>
        <w:ind w:left="360" w:firstLine="360"/>
        <w:rPr>
          <w:ins w:id="1192" w:author="An Tran, ACA (BUV)" w:date="2024-09-12T23:28:00Z" w16du:dateUtc="2024-09-12T16:28:00Z"/>
          <w:rFonts w:ascii="iCiel Avenir LT Std 35 Light" w:hAnsi="iCiel Avenir LT Std 35 Light" w:cs="Arial"/>
          <w:sz w:val="22"/>
          <w:szCs w:val="22"/>
          <w:lang w:val="vi-VN"/>
        </w:rPr>
      </w:pPr>
      <w:ins w:id="1193" w:author="An Tran, ACA (BUV)" w:date="2024-09-12T23:28:00Z" w16du:dateUtc="2024-09-12T16:28:00Z">
        <w:r w:rsidRPr="004373E8">
          <w:rPr>
            <w:rFonts w:ascii="iCiel Avenir LT Std 35 Light" w:hAnsi="iCiel Avenir LT Std 35 Light" w:cs="Arial"/>
            <w:sz w:val="22"/>
            <w:szCs w:val="22"/>
            <w:lang w:val="vi-VN"/>
          </w:rPr>
          <w:t>Experiencing new environments and accumulating new experiences and skills.</w:t>
        </w:r>
      </w:ins>
    </w:p>
    <w:p w14:paraId="4A88B04B" w14:textId="77777777" w:rsidR="007D6C87" w:rsidRPr="007D6C87" w:rsidRDefault="007D6C87" w:rsidP="007D6C87">
      <w:pPr>
        <w:pStyle w:val="paragraph"/>
        <w:numPr>
          <w:ilvl w:val="0"/>
          <w:numId w:val="9"/>
        </w:numPr>
        <w:tabs>
          <w:tab w:val="left" w:pos="630"/>
          <w:tab w:val="left" w:pos="720"/>
          <w:tab w:val="left" w:pos="1080"/>
        </w:tabs>
        <w:ind w:left="360" w:firstLine="360"/>
        <w:rPr>
          <w:ins w:id="1194" w:author="An Tran, ACA (BUV)" w:date="2024-09-12T23:28:00Z" w16du:dateUtc="2024-09-12T16:28:00Z"/>
          <w:rFonts w:ascii="iCiel Avenir LT Std 35 Light" w:hAnsi="iCiel Avenir LT Std 35 Light" w:cs="Arial"/>
          <w:sz w:val="22"/>
          <w:szCs w:val="22"/>
          <w:rPrChange w:id="1195" w:author="An Tran, ACA (BUV)" w:date="2024-09-12T23:29:00Z" w16du:dateUtc="2024-09-12T16:29:00Z">
            <w:rPr>
              <w:ins w:id="1196" w:author="An Tran, ACA (BUV)" w:date="2024-09-12T23:28:00Z" w16du:dateUtc="2024-09-12T16:28:00Z"/>
              <w:rFonts w:ascii="iCiel Avenir LT Std 35 Light" w:hAnsi="iCiel Avenir LT Std 35 Light" w:cs="Arial"/>
              <w:color w:val="FF0000"/>
              <w:sz w:val="22"/>
              <w:szCs w:val="22"/>
            </w:rPr>
          </w:rPrChange>
        </w:rPr>
      </w:pPr>
      <w:ins w:id="1197" w:author="An Tran, ACA (BUV)" w:date="2024-09-12T23:28:00Z" w16du:dateUtc="2024-09-12T16:28:00Z">
        <w:r w:rsidRPr="007D6C87">
          <w:rPr>
            <w:rFonts w:ascii="iCiel Avenir LT Std 35 Light" w:hAnsi="iCiel Avenir LT Std 35 Light" w:cs="Arial"/>
            <w:sz w:val="22"/>
            <w:szCs w:val="22"/>
            <w:rPrChange w:id="1198" w:author="An Tran, ACA (BUV)" w:date="2024-09-12T23:29:00Z" w16du:dateUtc="2024-09-12T16:29:00Z">
              <w:rPr>
                <w:rFonts w:ascii="iCiel Avenir LT Std 35 Light" w:hAnsi="iCiel Avenir LT Std 35 Light" w:cs="Arial"/>
                <w:color w:val="FF0000"/>
                <w:sz w:val="22"/>
                <w:szCs w:val="22"/>
              </w:rPr>
            </w:rPrChange>
          </w:rPr>
          <w:t>Students do not have to pay any tuition fees to the Partner University if they participate in non-credit bearing exchange programmes; however, students will have to pay other expenses such as services fee (if any), air tickets, visa, and living expenses, etc.</w:t>
        </w:r>
      </w:ins>
    </w:p>
    <w:p w14:paraId="78E00DC0" w14:textId="77777777" w:rsidR="007D6C87" w:rsidRPr="007D6C87" w:rsidRDefault="007D6C87" w:rsidP="007D6C87">
      <w:pPr>
        <w:pStyle w:val="paragraph"/>
        <w:tabs>
          <w:tab w:val="left" w:pos="630"/>
          <w:tab w:val="left" w:pos="720"/>
          <w:tab w:val="left" w:pos="1080"/>
        </w:tabs>
        <w:ind w:firstLine="0"/>
        <w:rPr>
          <w:ins w:id="1199" w:author="An Tran, ACA (BUV)" w:date="2024-09-12T23:28:00Z" w16du:dateUtc="2024-09-12T16:28:00Z"/>
          <w:rFonts w:ascii="iCiel Avenir LT Std 35 Light" w:hAnsi="iCiel Avenir LT Std 35 Light" w:cs="Arial"/>
          <w:sz w:val="22"/>
          <w:szCs w:val="22"/>
        </w:rPr>
      </w:pPr>
      <w:ins w:id="1200" w:author="An Tran, ACA (BUV)" w:date="2024-09-12T23:28:00Z" w16du:dateUtc="2024-09-12T16:28:00Z">
        <w:r w:rsidRPr="007D6C87">
          <w:rPr>
            <w:rFonts w:ascii="iCiel Avenir LT Std 35 Light" w:hAnsi="iCiel Avenir LT Std 35 Light" w:cs="Arial"/>
            <w:sz w:val="22"/>
            <w:szCs w:val="22"/>
          </w:rPr>
          <w:t>Students are recommended to apply for the exchange period in their Year 2, which requires application to BUV International Office for the programme after their Year 1 Semester 1 or Year 1 Semester 2.</w:t>
        </w:r>
      </w:ins>
    </w:p>
    <w:p w14:paraId="467C7D27" w14:textId="77777777" w:rsidR="007D6C87" w:rsidRPr="004373E8" w:rsidRDefault="007D6C87" w:rsidP="007D6C87">
      <w:pPr>
        <w:pStyle w:val="paragraph"/>
        <w:tabs>
          <w:tab w:val="left" w:pos="630"/>
          <w:tab w:val="left" w:pos="720"/>
          <w:tab w:val="left" w:pos="1080"/>
        </w:tabs>
        <w:ind w:firstLine="0"/>
        <w:rPr>
          <w:ins w:id="1201" w:author="An Tran, ACA (BUV)" w:date="2024-09-12T23:28:00Z" w16du:dateUtc="2024-09-12T16:28:00Z"/>
          <w:rFonts w:ascii="iCiel Avenir LT Std 35 Light" w:hAnsi="iCiel Avenir LT Std 35 Light" w:cs="Arial"/>
          <w:sz w:val="22"/>
          <w:szCs w:val="22"/>
        </w:rPr>
      </w:pPr>
      <w:ins w:id="1202" w:author="An Tran, ACA (BUV)" w:date="2024-09-12T23:28:00Z" w16du:dateUtc="2024-09-12T16:28:00Z">
        <w:r w:rsidRPr="007D6C87">
          <w:rPr>
            <w:rFonts w:ascii="iCiel Avenir LT Std 35 Light" w:hAnsi="iCiel Avenir LT Std 35 Light" w:cs="Arial"/>
            <w:sz w:val="22"/>
            <w:szCs w:val="22"/>
            <w:rPrChange w:id="1203" w:author="An Tran, ACA (BUV)" w:date="2024-09-12T23:29:00Z" w16du:dateUtc="2024-09-12T16:29:00Z">
              <w:rPr>
                <w:rFonts w:ascii="iCiel Avenir LT Std 35 Light" w:hAnsi="iCiel Avenir LT Std 35 Light" w:cs="Arial"/>
                <w:color w:val="FF0000"/>
                <w:sz w:val="22"/>
                <w:szCs w:val="22"/>
              </w:rPr>
            </w:rPrChange>
          </w:rPr>
          <w:t>Annually, BUV UoL-LSE students can register for the LSE Summer School in the UK for 2-3 weeks. Each summer course is equivalent to 15 EMFSS credits. Students can earn up to 30 EMFSS credits (equivalent to one full EMFSS course) by passing two Summer School courses. Click to view more</w:t>
        </w:r>
        <w:r w:rsidRPr="007D6C87">
          <w:rPr>
            <w:rFonts w:ascii="iCiel Avenir LT Std 35 Light" w:hAnsi="iCiel Avenir LT Std 35 Light" w:cs="Arial"/>
            <w:sz w:val="22"/>
            <w:szCs w:val="22"/>
          </w:rPr>
          <w:t xml:space="preserve">: </w:t>
        </w:r>
        <w:r>
          <w:fldChar w:fldCharType="begin"/>
        </w:r>
        <w:r>
          <w:instrText>HYPERLINK "https://www.lse.ac.uk/study-at-lse/summer-schools/summer-school/about-summer-school"</w:instrText>
        </w:r>
        <w:r>
          <w:fldChar w:fldCharType="separate"/>
        </w:r>
        <w:r w:rsidRPr="00192851">
          <w:rPr>
            <w:rStyle w:val="Hyperlink"/>
            <w:rFonts w:ascii="iCiel Avenir LT Std 35 Light" w:hAnsi="iCiel Avenir LT Std 35 Light" w:cs="Arial"/>
            <w:sz w:val="22"/>
            <w:szCs w:val="22"/>
          </w:rPr>
          <w:t>https://www.lse.ac.uk/study-at-lse/summer-schools/summer-school/about-summer-school</w:t>
        </w:r>
        <w:r>
          <w:rPr>
            <w:rStyle w:val="Hyperlink"/>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ins>
    </w:p>
    <w:p w14:paraId="30DA2B7E" w14:textId="77777777" w:rsidR="007D6C87" w:rsidRPr="004373E8" w:rsidRDefault="007D6C87" w:rsidP="007D6C87">
      <w:pPr>
        <w:pStyle w:val="paragraph"/>
        <w:tabs>
          <w:tab w:val="left" w:pos="630"/>
          <w:tab w:val="left" w:pos="720"/>
          <w:tab w:val="left" w:pos="1080"/>
        </w:tabs>
        <w:ind w:firstLine="0"/>
        <w:rPr>
          <w:ins w:id="1204" w:author="An Tran, ACA (BUV)" w:date="2024-09-12T23:28:00Z" w16du:dateUtc="2024-09-12T16:28:00Z"/>
          <w:rFonts w:ascii="iCiel Avenir LT Std 35 Light" w:hAnsi="iCiel Avenir LT Std 35 Light" w:cs="Arial"/>
          <w:sz w:val="22"/>
          <w:szCs w:val="22"/>
          <w:lang w:val="vi-VN"/>
        </w:rPr>
      </w:pPr>
      <w:ins w:id="1205" w:author="An Tran, ACA (BUV)" w:date="2024-09-12T23:28:00Z" w16du:dateUtc="2024-09-12T16:28:00Z">
        <w:r w:rsidRPr="004373E8">
          <w:rPr>
            <w:rFonts w:ascii="iCiel Avenir LT Std 35 Light" w:hAnsi="iCiel Avenir LT Std 35 Light" w:cs="Arial"/>
            <w:sz w:val="22"/>
            <w:szCs w:val="22"/>
            <w:lang w:val="vi-VN"/>
          </w:rPr>
          <w:t>The Transfer programme is a programme in which students will terminate their studies at BUV to complete the progamme and receive a degree at his/her desired university, under the condition that they meet entry requirements of the chosen programme of the institution.</w:t>
        </w:r>
      </w:ins>
    </w:p>
    <w:p w14:paraId="3CC350F2" w14:textId="77777777" w:rsidR="007D6C87" w:rsidRPr="00D31652" w:rsidRDefault="007D6C87" w:rsidP="007D6C87">
      <w:pPr>
        <w:pStyle w:val="paragraph"/>
        <w:tabs>
          <w:tab w:val="left" w:pos="630"/>
          <w:tab w:val="left" w:pos="720"/>
          <w:tab w:val="left" w:pos="1080"/>
        </w:tabs>
        <w:ind w:firstLine="0"/>
        <w:rPr>
          <w:ins w:id="1206" w:author="An Tran, ACA (BUV)" w:date="2024-09-12T23:28:00Z" w16du:dateUtc="2024-09-12T16:28:00Z"/>
          <w:rFonts w:ascii="iCiel Avenir LT Std 35 Light" w:hAnsi="iCiel Avenir LT Std 35 Light" w:cs="Arial"/>
          <w:color w:val="FF0000"/>
          <w:sz w:val="22"/>
          <w:szCs w:val="22"/>
        </w:rPr>
      </w:pPr>
      <w:ins w:id="1207" w:author="An Tran, ACA (BUV)" w:date="2024-09-12T23:28:00Z" w16du:dateUtc="2024-09-12T16:28:00Z">
        <w:r w:rsidRPr="007D6C87">
          <w:rPr>
            <w:rFonts w:ascii="iCiel Avenir LT Std 35 Light" w:hAnsi="iCiel Avenir LT Std 35 Light" w:cs="Arial"/>
            <w:sz w:val="22"/>
            <w:szCs w:val="22"/>
            <w:lang w:val="vi-VN"/>
            <w:rPrChange w:id="1208" w:author="An Tran, ACA (BUV)" w:date="2024-09-12T23:29:00Z" w16du:dateUtc="2024-09-12T16:29:00Z">
              <w:rPr>
                <w:rFonts w:ascii="iCiel Avenir LT Std 35 Light" w:hAnsi="iCiel Avenir LT Std 35 Light" w:cs="Arial"/>
                <w:color w:val="FF0000"/>
                <w:sz w:val="22"/>
                <w:szCs w:val="22"/>
                <w:lang w:val="vi-VN"/>
              </w:rPr>
            </w:rPrChange>
          </w:rPr>
          <w:t>If students wish to</w:t>
        </w:r>
        <w:r w:rsidRPr="007D6C87">
          <w:rPr>
            <w:rFonts w:ascii="iCiel Avenir LT Std 35 Light" w:hAnsi="iCiel Avenir LT Std 35 Light" w:cs="Arial"/>
            <w:sz w:val="22"/>
            <w:szCs w:val="22"/>
            <w:rPrChange w:id="1209" w:author="An Tran, ACA (BUV)" w:date="2024-09-12T23:29:00Z" w16du:dateUtc="2024-09-12T16:29:00Z">
              <w:rPr>
                <w:rFonts w:ascii="iCiel Avenir LT Std 35 Light" w:hAnsi="iCiel Avenir LT Std 35 Light" w:cs="Arial"/>
                <w:color w:val="FF0000"/>
                <w:sz w:val="22"/>
                <w:szCs w:val="22"/>
              </w:rPr>
            </w:rPrChange>
          </w:rPr>
          <w:t xml:space="preserve"> spend one year studying at University of London – LSE campus in the UK, students can choose to apply the General Course route.</w:t>
        </w:r>
        <w:r w:rsidRPr="007D6C87">
          <w:rPr>
            <w:rFonts w:ascii="iCiel Avenir LT Std 35 Light" w:hAnsi="iCiel Avenir LT Std 35 Light" w:cs="Arial"/>
            <w:sz w:val="22"/>
            <w:szCs w:val="22"/>
            <w:lang w:val="vi-VN"/>
            <w:rPrChange w:id="1210" w:author="An Tran, ACA (BUV)" w:date="2024-09-12T23:29:00Z" w16du:dateUtc="2024-09-12T16:29:00Z">
              <w:rPr>
                <w:rFonts w:ascii="iCiel Avenir LT Std 35 Light" w:hAnsi="iCiel Avenir LT Std 35 Light" w:cs="Arial"/>
                <w:color w:val="FF0000"/>
                <w:sz w:val="22"/>
                <w:szCs w:val="22"/>
                <w:lang w:val="vi-VN"/>
              </w:rPr>
            </w:rPrChange>
          </w:rPr>
          <w:t xml:space="preserve"> The credits earned while studying </w:t>
        </w:r>
        <w:r w:rsidRPr="007D6C87">
          <w:rPr>
            <w:rFonts w:ascii="iCiel Avenir LT Std 35 Light" w:hAnsi="iCiel Avenir LT Std 35 Light" w:cs="Arial"/>
            <w:sz w:val="22"/>
            <w:szCs w:val="22"/>
            <w:rPrChange w:id="1211" w:author="An Tran, ACA (BUV)" w:date="2024-09-12T23:29:00Z" w16du:dateUtc="2024-09-12T16:29:00Z">
              <w:rPr>
                <w:rFonts w:ascii="iCiel Avenir LT Std 35 Light" w:hAnsi="iCiel Avenir LT Std 35 Light" w:cs="Arial"/>
                <w:color w:val="FF0000"/>
                <w:sz w:val="22"/>
                <w:szCs w:val="22"/>
              </w:rPr>
            </w:rPrChange>
          </w:rPr>
          <w:t xml:space="preserve">in UoL-LSE campus </w:t>
        </w:r>
        <w:r w:rsidRPr="007D6C87">
          <w:rPr>
            <w:rFonts w:ascii="iCiel Avenir LT Std 35 Light" w:hAnsi="iCiel Avenir LT Std 35 Light" w:cs="Arial"/>
            <w:sz w:val="22"/>
            <w:szCs w:val="22"/>
            <w:lang w:val="vi-VN"/>
            <w:rPrChange w:id="1212" w:author="An Tran, ACA (BUV)" w:date="2024-09-12T23:29:00Z" w16du:dateUtc="2024-09-12T16:29:00Z">
              <w:rPr>
                <w:rFonts w:ascii="iCiel Avenir LT Std 35 Light" w:hAnsi="iCiel Avenir LT Std 35 Light" w:cs="Arial"/>
                <w:color w:val="FF0000"/>
                <w:sz w:val="22"/>
                <w:szCs w:val="22"/>
                <w:lang w:val="vi-VN"/>
              </w:rPr>
            </w:rPrChange>
          </w:rPr>
          <w:t xml:space="preserve">may be accepted </w:t>
        </w:r>
        <w:r w:rsidRPr="007D6C87">
          <w:rPr>
            <w:rFonts w:ascii="iCiel Avenir LT Std 35 Light" w:hAnsi="iCiel Avenir LT Std 35 Light" w:cs="Arial"/>
            <w:sz w:val="22"/>
            <w:szCs w:val="22"/>
            <w:rPrChange w:id="1213" w:author="An Tran, ACA (BUV)" w:date="2024-09-12T23:29:00Z" w16du:dateUtc="2024-09-12T16:29:00Z">
              <w:rPr>
                <w:rFonts w:ascii="iCiel Avenir LT Std 35 Light" w:hAnsi="iCiel Avenir LT Std 35 Light" w:cs="Arial"/>
                <w:color w:val="FF0000"/>
                <w:sz w:val="22"/>
                <w:szCs w:val="22"/>
              </w:rPr>
            </w:rPrChange>
          </w:rPr>
          <w:t>to maximum of 120 credits. Students can self-apply to study this course or contact the BUV International Office for further information or guidance. Student’s application shall be considered and approved by University of London-LSE. Click to view more information about the General Course.</w:t>
        </w:r>
        <w:r w:rsidRPr="007D6C87">
          <w:rPr>
            <w:rFonts w:ascii="Avenir Next LT Pro" w:hAnsi="Avenir Next LT Pro" w:cs="Arial"/>
            <w:sz w:val="22"/>
            <w:szCs w:val="22"/>
            <w:rPrChange w:id="1214" w:author="An Tran, ACA (BUV)" w:date="2024-09-12T23:29:00Z" w16du:dateUtc="2024-09-12T16:29:00Z">
              <w:rPr>
                <w:rFonts w:ascii="Avenir Next LT Pro" w:hAnsi="Avenir Next LT Pro" w:cs="Arial"/>
                <w:color w:val="FF0000"/>
                <w:sz w:val="22"/>
                <w:szCs w:val="22"/>
              </w:rPr>
            </w:rPrChange>
          </w:rPr>
          <w:t xml:space="preserve"> </w:t>
        </w:r>
        <w:r>
          <w:fldChar w:fldCharType="begin"/>
        </w:r>
        <w:r>
          <w:instrText>HYPERLINK "https://www.lse.ac.uk/study-at-lse/study-abroad/the-general-course/Advice-for-offer-holders"</w:instrText>
        </w:r>
        <w:r>
          <w:fldChar w:fldCharType="separate"/>
        </w:r>
        <w:r w:rsidRPr="00BB4B09">
          <w:rPr>
            <w:rStyle w:val="Hyperlink"/>
            <w:rFonts w:ascii="Avenir Next LT Pro" w:eastAsiaTheme="minorEastAsia" w:hAnsi="Avenir Next LT Pro"/>
            <w:sz w:val="22"/>
            <w:szCs w:val="22"/>
          </w:rPr>
          <w:t>Information for General Course offer holders (lse.ac.uk)</w:t>
        </w:r>
        <w:r>
          <w:rPr>
            <w:rStyle w:val="Hyperlink"/>
            <w:rFonts w:ascii="Avenir Next LT Pro" w:eastAsiaTheme="minorEastAsia" w:hAnsi="Avenir Next LT Pro"/>
            <w:sz w:val="22"/>
            <w:szCs w:val="22"/>
          </w:rPr>
          <w:fldChar w:fldCharType="end"/>
        </w:r>
      </w:ins>
    </w:p>
    <w:p w14:paraId="2C053B64" w14:textId="77777777" w:rsidR="007D6C87" w:rsidRPr="004373E8" w:rsidRDefault="007D6C87" w:rsidP="007D6C87">
      <w:pPr>
        <w:pStyle w:val="paragraph"/>
        <w:tabs>
          <w:tab w:val="left" w:pos="630"/>
          <w:tab w:val="left" w:pos="720"/>
          <w:tab w:val="left" w:pos="1080"/>
        </w:tabs>
        <w:ind w:firstLine="0"/>
        <w:rPr>
          <w:ins w:id="1215" w:author="An Tran, ACA (BUV)" w:date="2024-09-12T23:28:00Z" w16du:dateUtc="2024-09-12T16:28:00Z"/>
          <w:rFonts w:ascii="iCiel Avenir LT Std 35 Light" w:hAnsi="iCiel Avenir LT Std 35 Light" w:cs="Arial"/>
          <w:sz w:val="22"/>
          <w:szCs w:val="22"/>
        </w:rPr>
      </w:pPr>
      <w:ins w:id="1216" w:author="An Tran, ACA (BUV)" w:date="2024-09-12T23:28:00Z" w16du:dateUtc="2024-09-12T16:28:00Z">
        <w:r w:rsidRPr="004373E8">
          <w:rPr>
            <w:rFonts w:ascii="iCiel Avenir LT Std 35 Light" w:hAnsi="iCiel Avenir LT Std 35 Light" w:cs="Arial"/>
            <w:sz w:val="22"/>
            <w:szCs w:val="22"/>
            <w:lang w:val="vi-VN"/>
          </w:rPr>
          <w:t xml:space="preserve">If students wish to transfer to other universities partnered with BUV, students should be aware that depending on the destination programme and the university that students enroll in, the number of credits accumulated at BUV may be accepted in whole or in part. Therefore, before making the transfer decision, students and parents should contact the BUV International Office for more information including credits transfer and transfer process. BUV International Office will support students with advising necessary documents and procedures.  Students are responsible for visa application and other procedures for his/her stay abroad.  </w:t>
        </w:r>
      </w:ins>
    </w:p>
    <w:p w14:paraId="5FC43F3F" w14:textId="77777777" w:rsidR="007D6C87" w:rsidRPr="004373E8" w:rsidRDefault="007D6C87" w:rsidP="007D6C87">
      <w:pPr>
        <w:ind w:firstLine="0"/>
        <w:rPr>
          <w:ins w:id="1217" w:author="An Tran, ACA (BUV)" w:date="2024-09-12T23:28:00Z" w16du:dateUtc="2024-09-12T16:28:00Z"/>
          <w:rFonts w:ascii="iCiel Avenir LT Std 35 Light" w:hAnsi="iCiel Avenir LT Std 35 Light" w:cs="Arial"/>
          <w:sz w:val="22"/>
          <w:szCs w:val="22"/>
          <w:lang w:eastAsia="en-US"/>
        </w:rPr>
      </w:pPr>
      <w:ins w:id="1218" w:author="An Tran, ACA (BUV)" w:date="2024-09-12T23:28:00Z" w16du:dateUtc="2024-09-12T16:28:00Z">
        <w:r w:rsidRPr="004373E8">
          <w:rPr>
            <w:rFonts w:ascii="iCiel Avenir LT Std 35 Light" w:hAnsi="iCiel Avenir LT Std 35 Light"/>
            <w:noProof/>
            <w:sz w:val="22"/>
            <w:szCs w:val="22"/>
          </w:rPr>
          <w:drawing>
            <wp:anchor distT="0" distB="0" distL="114300" distR="114300" simplePos="0" relativeHeight="251693056" behindDoc="1" locked="0" layoutInCell="1" allowOverlap="1" wp14:anchorId="232A31BF" wp14:editId="186ED336">
              <wp:simplePos x="0" y="0"/>
              <wp:positionH relativeFrom="column">
                <wp:posOffset>746760</wp:posOffset>
              </wp:positionH>
              <wp:positionV relativeFrom="paragraph">
                <wp:posOffset>522605</wp:posOffset>
              </wp:positionV>
              <wp:extent cx="844550" cy="844550"/>
              <wp:effectExtent l="0" t="0" r="0" b="0"/>
              <wp:wrapTight wrapText="bothSides">
                <wp:wrapPolygon edited="0">
                  <wp:start x="0" y="0"/>
                  <wp:lineTo x="0" y="20950"/>
                  <wp:lineTo x="20950" y="20950"/>
                  <wp:lineTo x="20950" y="0"/>
                  <wp:lineTo x="0" y="0"/>
                </wp:wrapPolygon>
              </wp:wrapTight>
              <wp:docPr id="1356731720"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Pr>
            <w:rFonts w:ascii="iCiel Avenir LT Std 35 Light" w:hAnsi="iCiel Avenir LT Std 35 Light" w:cs="Arial"/>
            <w:sz w:val="22"/>
            <w:szCs w:val="22"/>
          </w:rPr>
          <w:t xml:space="preserve">Students are recommended to start applying for the transfer programme after their Year 2 Semester 1. </w:t>
        </w:r>
        <w:r w:rsidRPr="004373E8">
          <w:rPr>
            <w:rFonts w:ascii="iCiel Avenir LT Std 35 Light" w:hAnsi="iCiel Avenir LT Std 35 Light" w:cs="Arial"/>
            <w:sz w:val="22"/>
            <w:szCs w:val="22"/>
            <w:lang w:eastAsia="en-US"/>
          </w:rPr>
          <w:t xml:space="preserve">Students can explore the updated list of BUV’s partner institutions through </w:t>
        </w:r>
        <w:r>
          <w:fldChar w:fldCharType="begin"/>
        </w:r>
        <w:r>
          <w:instrText>HYPERLINK "https://buveduvn0-my.sharepoint.com/personal/thuy_nt5_buv_edu_vn/_layouts/15/guestaccess.aspx?share=EeO90yZx2N9CiItNEIsbH0gBHGlgK9SAzAm3_Vxrqg2-Jw&amp;e=xAUjJv"</w:instrText>
        </w:r>
        <w:r>
          <w:fldChar w:fldCharType="separate"/>
        </w:r>
        <w:r w:rsidRPr="004373E8">
          <w:rPr>
            <w:rStyle w:val="Hyperlink"/>
            <w:rFonts w:ascii="iCiel Avenir LT Std 35 Light" w:hAnsi="iCiel Avenir LT Std 35 Light" w:cs="Arial"/>
            <w:sz w:val="22"/>
            <w:szCs w:val="22"/>
            <w:lang w:eastAsia="en-US"/>
          </w:rPr>
          <w:t>this link</w:t>
        </w:r>
        <w:r>
          <w:rPr>
            <w:rStyle w:val="Hyperlink"/>
            <w:rFonts w:ascii="iCiel Avenir LT Std 35 Light" w:hAnsi="iCiel Avenir LT Std 35 Light" w:cs="Arial"/>
            <w:sz w:val="22"/>
            <w:szCs w:val="22"/>
            <w:lang w:eastAsia="en-US"/>
          </w:rPr>
          <w:fldChar w:fldCharType="end"/>
        </w:r>
        <w:r w:rsidRPr="004373E8">
          <w:rPr>
            <w:rFonts w:ascii="iCiel Avenir LT Std 35 Light" w:hAnsi="iCiel Avenir LT Std 35 Light" w:cs="Arial"/>
            <w:sz w:val="22"/>
            <w:szCs w:val="22"/>
            <w:lang w:eastAsia="en-US"/>
          </w:rPr>
          <w:t xml:space="preserve"> or by scanning this QR code. </w:t>
        </w:r>
      </w:ins>
    </w:p>
    <w:p w14:paraId="06BB3E83" w14:textId="77777777" w:rsidR="007D6C87" w:rsidRPr="004373E8" w:rsidRDefault="007D6C87" w:rsidP="007D6C87">
      <w:pPr>
        <w:pStyle w:val="paragraph"/>
        <w:tabs>
          <w:tab w:val="left" w:pos="630"/>
          <w:tab w:val="left" w:pos="720"/>
          <w:tab w:val="left" w:pos="1080"/>
        </w:tabs>
        <w:ind w:firstLine="0"/>
        <w:rPr>
          <w:ins w:id="1219" w:author="An Tran, ACA (BUV)" w:date="2024-09-12T23:28:00Z" w16du:dateUtc="2024-09-12T16:28:00Z"/>
          <w:rFonts w:ascii="iCiel Avenir LT Std 35 Light" w:hAnsi="iCiel Avenir LT Std 35 Light" w:cs="Arial"/>
          <w:sz w:val="22"/>
          <w:szCs w:val="22"/>
        </w:rPr>
      </w:pPr>
    </w:p>
    <w:p w14:paraId="5859ED46" w14:textId="77777777" w:rsidR="007D6C87" w:rsidRPr="004373E8" w:rsidRDefault="007D6C87" w:rsidP="007D6C87">
      <w:pPr>
        <w:pStyle w:val="paragraph"/>
        <w:tabs>
          <w:tab w:val="left" w:pos="630"/>
          <w:tab w:val="left" w:pos="720"/>
          <w:tab w:val="left" w:pos="1080"/>
        </w:tabs>
        <w:ind w:firstLine="0"/>
        <w:rPr>
          <w:ins w:id="1220" w:author="An Tran, ACA (BUV)" w:date="2024-09-12T23:28:00Z" w16du:dateUtc="2024-09-12T16:28:00Z"/>
          <w:rFonts w:ascii="iCiel Avenir LT Std 35 Light" w:hAnsi="iCiel Avenir LT Std 35 Light" w:cs="Arial"/>
          <w:sz w:val="22"/>
          <w:szCs w:val="22"/>
          <w:lang w:val="vi-VN"/>
        </w:rPr>
      </w:pPr>
      <w:ins w:id="1221" w:author="An Tran, ACA (BUV)" w:date="2024-09-12T23:28:00Z" w16du:dateUtc="2024-09-12T16:28:00Z">
        <w:r w:rsidRPr="004373E8">
          <w:rPr>
            <w:rFonts w:ascii="iCiel Avenir LT Std 35 Light" w:hAnsi="iCiel Avenir LT Std 35 Light" w:cs="Arial"/>
            <w:sz w:val="22"/>
            <w:szCs w:val="22"/>
            <w:lang w:val="vi-VN"/>
          </w:rPr>
          <w:t xml:space="preserve">When student decides to take up an exchange or a transfer, they can email to the BUV International Office at </w:t>
        </w:r>
        <w:r>
          <w:fldChar w:fldCharType="begin"/>
        </w:r>
        <w:r>
          <w:instrText>HYPERLINK "mailto:international@buv.edu.vn"</w:instrText>
        </w:r>
        <w:r>
          <w:fldChar w:fldCharType="separate"/>
        </w:r>
        <w:r w:rsidRPr="004373E8">
          <w:rPr>
            <w:rStyle w:val="Hyperlink"/>
            <w:rFonts w:ascii="iCiel Avenir LT Std 35 Light" w:hAnsi="iCiel Avenir LT Std 35 Light" w:cs="Arial"/>
            <w:sz w:val="22"/>
            <w:szCs w:val="22"/>
            <w:lang w:val="vi-VN"/>
          </w:rPr>
          <w:t>international@buv.edu.vn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or call to hotline number 0936 399 918.</w:t>
        </w:r>
      </w:ins>
    </w:p>
    <w:p w14:paraId="0CF06D6D" w14:textId="77777777" w:rsidR="007D6C87" w:rsidRPr="004373E8" w:rsidRDefault="007D6C87" w:rsidP="007D6C87">
      <w:pPr>
        <w:pStyle w:val="paragraph"/>
        <w:tabs>
          <w:tab w:val="left" w:pos="630"/>
          <w:tab w:val="left" w:pos="720"/>
          <w:tab w:val="left" w:pos="1080"/>
        </w:tabs>
        <w:ind w:firstLine="0"/>
        <w:textAlignment w:val="baseline"/>
        <w:rPr>
          <w:ins w:id="1222" w:author="An Tran, ACA (BUV)" w:date="2024-09-12T23:28:00Z" w16du:dateUtc="2024-09-12T16:28:00Z"/>
          <w:rFonts w:ascii="iCiel Avenir LT Std 35 Light" w:hAnsi="iCiel Avenir LT Std 35 Light" w:cs="Arial"/>
          <w:i/>
          <w:iCs/>
          <w:sz w:val="22"/>
          <w:szCs w:val="22"/>
          <w:lang w:val="vi-VN"/>
        </w:rPr>
      </w:pPr>
      <w:ins w:id="1223" w:author="An Tran, ACA (BUV)" w:date="2024-09-12T23:28:00Z" w16du:dateUtc="2024-09-12T16:28:00Z">
        <w:r w:rsidRPr="004373E8">
          <w:rPr>
            <w:rFonts w:ascii="iCiel Avenir LT Std 35 Light" w:hAnsi="iCiel Avenir LT Std 35 Light" w:cs="Arial"/>
            <w:i/>
            <w:iCs/>
            <w:sz w:val="22"/>
            <w:szCs w:val="22"/>
            <w:lang w:val="vi-VN"/>
          </w:rPr>
          <w: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tiếp tục chương trình học tại BUV và tốt nghiệp. Có 2 hình thức trao đổi: trao đổi tích lũy tín chỉ và trao đổi không tích lũy tín chỉ. </w:t>
        </w:r>
      </w:ins>
    </w:p>
    <w:p w14:paraId="7EA29DA6" w14:textId="77777777" w:rsidR="007D6C87" w:rsidRPr="004373E8" w:rsidRDefault="007D6C87" w:rsidP="007D6C87">
      <w:pPr>
        <w:pStyle w:val="paragraph"/>
        <w:tabs>
          <w:tab w:val="left" w:pos="630"/>
          <w:tab w:val="left" w:pos="720"/>
          <w:tab w:val="left" w:pos="1080"/>
        </w:tabs>
        <w:ind w:firstLine="0"/>
        <w:textAlignment w:val="baseline"/>
        <w:rPr>
          <w:ins w:id="1224" w:author="An Tran, ACA (BUV)" w:date="2024-09-12T23:28:00Z" w16du:dateUtc="2024-09-12T16:28:00Z"/>
          <w:rFonts w:ascii="iCiel Avenir LT Std 35 Light" w:hAnsi="iCiel Avenir LT Std 35 Light" w:cs="Arial"/>
          <w:i/>
          <w:iCs/>
          <w:sz w:val="22"/>
          <w:szCs w:val="22"/>
          <w:lang w:val="vi-VN"/>
        </w:rPr>
      </w:pPr>
      <w:ins w:id="1225" w:author="An Tran, ACA (BUV)" w:date="2024-09-12T23:28:00Z" w16du:dateUtc="2024-09-12T16:28:00Z">
        <w:r w:rsidRPr="004373E8">
          <w:rPr>
            <w:rFonts w:ascii="iCiel Avenir LT Std 35 Light" w:hAnsi="iCiel Avenir LT Std 35 Light" w:cs="Arial"/>
            <w:i/>
            <w:iCs/>
            <w:sz w:val="22"/>
            <w:szCs w:val="22"/>
            <w:lang w:val="vi-VN"/>
          </w:rPr>
          <w:t>Chương trình trao đổi sinh viên sẽ mang lại cho sinh viên những lợi ích sau đây:</w:t>
        </w:r>
      </w:ins>
    </w:p>
    <w:p w14:paraId="3F86EC34" w14:textId="77777777" w:rsidR="007D6C87" w:rsidRPr="004373E8" w:rsidRDefault="007D6C87" w:rsidP="007D6C87">
      <w:pPr>
        <w:pStyle w:val="paragraph"/>
        <w:tabs>
          <w:tab w:val="left" w:pos="630"/>
          <w:tab w:val="left" w:pos="720"/>
          <w:tab w:val="left" w:pos="1080"/>
        </w:tabs>
        <w:ind w:firstLine="0"/>
        <w:textAlignment w:val="baseline"/>
        <w:rPr>
          <w:ins w:id="1226" w:author="An Tran, ACA (BUV)" w:date="2024-09-12T23:28:00Z" w16du:dateUtc="2024-09-12T16:28:00Z"/>
          <w:rFonts w:ascii="iCiel Avenir LT Std 35 Light" w:hAnsi="iCiel Avenir LT Std 35 Light" w:cs="Arial"/>
          <w:i/>
          <w:iCs/>
          <w:sz w:val="22"/>
          <w:szCs w:val="22"/>
          <w:lang w:val="vi-VN"/>
        </w:rPr>
      </w:pPr>
      <w:ins w:id="1227" w:author="An Tran, ACA (BUV)" w:date="2024-09-12T23:28:00Z" w16du:dateUtc="2024-09-12T16:28:00Z">
        <w:r w:rsidRPr="004373E8">
          <w:rPr>
            <w:rFonts w:ascii="iCiel Avenir LT Std 35 Light" w:hAnsi="iCiel Avenir LT Std 35 Light" w:cs="Arial"/>
            <w:i/>
            <w:iCs/>
            <w:sz w:val="22"/>
            <w:szCs w:val="22"/>
            <w:lang w:val="vi-VN"/>
          </w:rPr>
          <w:t>Trải nghiệm môi trường học tập tại nước ngoài, đồng thời tích lũy thêm nhiều kinh nghiệm và kỹ năng mới.</w:t>
        </w:r>
      </w:ins>
    </w:p>
    <w:p w14:paraId="36206D52" w14:textId="77777777" w:rsidR="007D6C87" w:rsidRPr="007D6C87" w:rsidRDefault="007D6C87" w:rsidP="007D6C87">
      <w:pPr>
        <w:pStyle w:val="paragraph"/>
        <w:tabs>
          <w:tab w:val="left" w:pos="630"/>
          <w:tab w:val="left" w:pos="720"/>
          <w:tab w:val="left" w:pos="1080"/>
        </w:tabs>
        <w:ind w:firstLine="0"/>
        <w:textAlignment w:val="baseline"/>
        <w:rPr>
          <w:ins w:id="1228" w:author="An Tran, ACA (BUV)" w:date="2024-09-12T23:28:00Z" w16du:dateUtc="2024-09-12T16:28:00Z"/>
          <w:rFonts w:ascii="iCiel Avenir LT Std 35 Light" w:hAnsi="iCiel Avenir LT Std 35 Light" w:cs="Arial"/>
          <w:i/>
          <w:iCs/>
          <w:sz w:val="22"/>
          <w:szCs w:val="22"/>
          <w:rPrChange w:id="1229" w:author="An Tran, ACA (BUV)" w:date="2024-09-12T23:29:00Z" w16du:dateUtc="2024-09-12T16:29:00Z">
            <w:rPr>
              <w:ins w:id="1230" w:author="An Tran, ACA (BUV)" w:date="2024-09-12T23:28:00Z" w16du:dateUtc="2024-09-12T16:28:00Z"/>
              <w:rFonts w:ascii="iCiel Avenir LT Std 35 Light" w:hAnsi="iCiel Avenir LT Std 35 Light" w:cs="Arial"/>
              <w:i/>
              <w:iCs/>
              <w:color w:val="FF0000"/>
              <w:sz w:val="22"/>
              <w:szCs w:val="22"/>
            </w:rPr>
          </w:rPrChange>
        </w:rPr>
      </w:pPr>
      <w:ins w:id="1231" w:author="An Tran, ACA (BUV)" w:date="2024-09-12T23:28:00Z" w16du:dateUtc="2024-09-12T16:28:00Z">
        <w:r w:rsidRPr="007D6C87">
          <w:rPr>
            <w:rFonts w:ascii="iCiel Avenir LT Std 35 Light" w:hAnsi="iCiel Avenir LT Std 35 Light" w:cs="Arial"/>
            <w:i/>
            <w:iCs/>
            <w:sz w:val="22"/>
            <w:szCs w:val="22"/>
            <w:lang w:val="vi-VN"/>
            <w:rPrChange w:id="1232" w:author="An Tran, ACA (BUV)" w:date="2024-09-12T23:29:00Z" w16du:dateUtc="2024-09-12T16:29:00Z">
              <w:rPr>
                <w:rFonts w:ascii="iCiel Avenir LT Std 35 Light" w:hAnsi="iCiel Avenir LT Std 35 Light" w:cs="Arial"/>
                <w:i/>
                <w:iCs/>
                <w:color w:val="FF0000"/>
                <w:sz w:val="22"/>
                <w:szCs w:val="22"/>
                <w:lang w:val="vi-VN"/>
              </w:rPr>
            </w:rPrChange>
          </w:rPr>
          <w:t>Trong chương trình trao đổi không tích lũy tín chỉ, Sinh viên không phải đóng học phí cho trường đối tác, tuy nhiên sinh viên sẽ có thể phải đóng một số phí theo quy định của trường đối tác như dịch vụ phí hoặc học liệu, và tự chi trả các chi phí cá nhân khác như vé máy bay, visa, chi phí ăn ở, sinh hoạt, ... trong thời gian học trao đổi bên nước ngoài.</w:t>
        </w:r>
      </w:ins>
    </w:p>
    <w:p w14:paraId="150EA1E2" w14:textId="77777777" w:rsidR="007D6C87" w:rsidRPr="007D6C87" w:rsidRDefault="007D6C87" w:rsidP="007D6C87">
      <w:pPr>
        <w:pStyle w:val="paragraph"/>
        <w:tabs>
          <w:tab w:val="left" w:pos="630"/>
          <w:tab w:val="left" w:pos="720"/>
          <w:tab w:val="left" w:pos="1080"/>
        </w:tabs>
        <w:ind w:firstLine="0"/>
        <w:rPr>
          <w:ins w:id="1233" w:author="An Tran, ACA (BUV)" w:date="2024-09-12T23:28:00Z" w16du:dateUtc="2024-09-12T16:28:00Z"/>
          <w:rFonts w:ascii="iCiel Avenir LT Std 35 Light" w:hAnsi="iCiel Avenir LT Std 35 Light" w:cs="Arial"/>
          <w:i/>
          <w:iCs/>
          <w:sz w:val="22"/>
          <w:szCs w:val="22"/>
        </w:rPr>
      </w:pPr>
      <w:ins w:id="1234" w:author="An Tran, ACA (BUV)" w:date="2024-09-12T23:28:00Z" w16du:dateUtc="2024-09-12T16:28:00Z">
        <w:r w:rsidRPr="007D6C87">
          <w:rPr>
            <w:rFonts w:ascii="iCiel Avenir LT Std 35 Light" w:hAnsi="iCiel Avenir LT Std 35 Light" w:cs="Arial"/>
            <w:i/>
            <w:iCs/>
            <w:sz w:val="22"/>
            <w:szCs w:val="22"/>
            <w:lang w:val="vi-VN"/>
          </w:rPr>
          <w:t>Sinh viên được khuyến khích đi trao đổi vào năm 2, và sinh viên cần đăng kí tham gia chương trình với phòng Hợp tác Quốc tế trong giời gian đăng kí được thông báo (thường được thông báo sau kì 1 hoặc kì 2 năm 1).</w:t>
        </w:r>
      </w:ins>
    </w:p>
    <w:p w14:paraId="6D650C54" w14:textId="77777777" w:rsidR="007D6C87" w:rsidRPr="00A56488" w:rsidRDefault="007D6C87" w:rsidP="007D6C87">
      <w:pPr>
        <w:pStyle w:val="paragraph"/>
        <w:tabs>
          <w:tab w:val="left" w:pos="630"/>
          <w:tab w:val="left" w:pos="720"/>
          <w:tab w:val="left" w:pos="1080"/>
        </w:tabs>
        <w:ind w:firstLine="0"/>
        <w:rPr>
          <w:ins w:id="1235" w:author="An Tran, ACA (BUV)" w:date="2024-09-12T23:28:00Z" w16du:dateUtc="2024-09-12T16:28:00Z"/>
          <w:rFonts w:ascii="iCiel Avenir LT Std 35 Light" w:hAnsi="iCiel Avenir LT Std 35 Light" w:cs="Arial"/>
          <w:i/>
          <w:iCs/>
          <w:sz w:val="22"/>
          <w:szCs w:val="22"/>
        </w:rPr>
      </w:pPr>
      <w:ins w:id="1236" w:author="An Tran, ACA (BUV)" w:date="2024-09-12T23:28:00Z" w16du:dateUtc="2024-09-12T16:28:00Z">
        <w:r w:rsidRPr="007D6C87">
          <w:rPr>
            <w:rFonts w:ascii="iCiel Avenir LT Std 35 Light" w:hAnsi="iCiel Avenir LT Std 35 Light" w:cs="Arial"/>
            <w:i/>
            <w:iCs/>
            <w:sz w:val="22"/>
            <w:szCs w:val="22"/>
            <w:lang w:val="vi-VN"/>
            <w:rPrChange w:id="1237" w:author="An Tran, ACA (BUV)" w:date="2024-09-12T23:29:00Z" w16du:dateUtc="2024-09-12T16:29:00Z">
              <w:rPr>
                <w:rFonts w:ascii="iCiel Avenir LT Std 35 Light" w:hAnsi="iCiel Avenir LT Std 35 Light" w:cs="Arial"/>
                <w:i/>
                <w:iCs/>
                <w:color w:val="FF0000"/>
                <w:sz w:val="22"/>
                <w:szCs w:val="22"/>
                <w:lang w:val="vi-VN"/>
              </w:rPr>
            </w:rPrChange>
          </w:rPr>
          <w:t xml:space="preserve">Hàng năm, sinh viên BUV UoL-LSE có thể đăng ký tham gia </w:t>
        </w:r>
        <w:r w:rsidRPr="007D6C87">
          <w:rPr>
            <w:rFonts w:ascii="iCiel Avenir LT Std 35 Light" w:hAnsi="iCiel Avenir LT Std 35 Light" w:cs="Arial"/>
            <w:i/>
            <w:iCs/>
            <w:sz w:val="22"/>
            <w:szCs w:val="22"/>
            <w:rPrChange w:id="1238" w:author="An Tran, ACA (BUV)" w:date="2024-09-12T23:29:00Z" w16du:dateUtc="2024-09-12T16:29:00Z">
              <w:rPr>
                <w:rFonts w:ascii="iCiel Avenir LT Std 35 Light" w:hAnsi="iCiel Avenir LT Std 35 Light" w:cs="Arial"/>
                <w:i/>
                <w:iCs/>
                <w:color w:val="FF0000"/>
                <w:sz w:val="22"/>
                <w:szCs w:val="22"/>
              </w:rPr>
            </w:rPrChange>
          </w:rPr>
          <w:t>Khóa học</w:t>
        </w:r>
        <w:r w:rsidRPr="007D6C87">
          <w:rPr>
            <w:rFonts w:ascii="iCiel Avenir LT Std 35 Light" w:hAnsi="iCiel Avenir LT Std 35 Light" w:cs="Arial"/>
            <w:i/>
            <w:iCs/>
            <w:sz w:val="22"/>
            <w:szCs w:val="22"/>
            <w:lang w:val="vi-VN"/>
            <w:rPrChange w:id="1239" w:author="An Tran, ACA (BUV)" w:date="2024-09-12T23:29:00Z" w16du:dateUtc="2024-09-12T16:29:00Z">
              <w:rPr>
                <w:rFonts w:ascii="iCiel Avenir LT Std 35 Light" w:hAnsi="iCiel Avenir LT Std 35 Light" w:cs="Arial"/>
                <w:i/>
                <w:iCs/>
                <w:color w:val="FF0000"/>
                <w:sz w:val="22"/>
                <w:szCs w:val="22"/>
                <w:lang w:val="vi-VN"/>
              </w:rPr>
            </w:rPrChange>
          </w:rPr>
          <w:t xml:space="preserve"> hè </w:t>
        </w:r>
        <w:r w:rsidRPr="007D6C87">
          <w:rPr>
            <w:rFonts w:ascii="iCiel Avenir LT Std 35 Light" w:hAnsi="iCiel Avenir LT Std 35 Light" w:cs="Arial"/>
            <w:i/>
            <w:iCs/>
            <w:sz w:val="22"/>
            <w:szCs w:val="22"/>
            <w:rPrChange w:id="1240" w:author="An Tran, ACA (BUV)" w:date="2024-09-12T23:29:00Z" w16du:dateUtc="2024-09-12T16:29:00Z">
              <w:rPr>
                <w:rFonts w:ascii="iCiel Avenir LT Std 35 Light" w:hAnsi="iCiel Avenir LT Std 35 Light" w:cs="Arial"/>
                <w:i/>
                <w:iCs/>
                <w:color w:val="FF0000"/>
                <w:sz w:val="22"/>
                <w:szCs w:val="22"/>
              </w:rPr>
            </w:rPrChange>
          </w:rPr>
          <w:t>tổ chức bởi Học viện kinh tế chính trị London LSE</w:t>
        </w:r>
        <w:r w:rsidRPr="007D6C87">
          <w:rPr>
            <w:rFonts w:ascii="iCiel Avenir LT Std 35 Light" w:hAnsi="iCiel Avenir LT Std 35 Light" w:cs="Arial"/>
            <w:i/>
            <w:iCs/>
            <w:sz w:val="22"/>
            <w:szCs w:val="22"/>
            <w:lang w:val="vi-VN"/>
            <w:rPrChange w:id="1241" w:author="An Tran, ACA (BUV)" w:date="2024-09-12T23:29:00Z" w16du:dateUtc="2024-09-12T16:29:00Z">
              <w:rPr>
                <w:rFonts w:ascii="iCiel Avenir LT Std 35 Light" w:hAnsi="iCiel Avenir LT Std 35 Light" w:cs="Arial"/>
                <w:i/>
                <w:iCs/>
                <w:color w:val="FF0000"/>
                <w:sz w:val="22"/>
                <w:szCs w:val="22"/>
                <w:lang w:val="vi-VN"/>
              </w:rPr>
            </w:rPrChange>
          </w:rPr>
          <w:t xml:space="preserve"> tại Vương quốc Anh trong 2-3 tuần. Mỗi khóa học hè tương đương với 15 tín chỉ EMFSS. Sinh viên có thể </w:t>
        </w:r>
        <w:r w:rsidRPr="007D6C87">
          <w:rPr>
            <w:rFonts w:ascii="iCiel Avenir LT Std 35 Light" w:hAnsi="iCiel Avenir LT Std 35 Light" w:cs="Arial"/>
            <w:i/>
            <w:iCs/>
            <w:sz w:val="22"/>
            <w:szCs w:val="22"/>
            <w:rPrChange w:id="1242" w:author="An Tran, ACA (BUV)" w:date="2024-09-12T23:29:00Z" w16du:dateUtc="2024-09-12T16:29:00Z">
              <w:rPr>
                <w:rFonts w:ascii="iCiel Avenir LT Std 35 Light" w:hAnsi="iCiel Avenir LT Std 35 Light" w:cs="Arial"/>
                <w:i/>
                <w:iCs/>
                <w:color w:val="FF0000"/>
                <w:sz w:val="22"/>
                <w:szCs w:val="22"/>
              </w:rPr>
            </w:rPrChange>
          </w:rPr>
          <w:t>học và cấp</w:t>
        </w:r>
        <w:r w:rsidRPr="007D6C87">
          <w:rPr>
            <w:rFonts w:ascii="iCiel Avenir LT Std 35 Light" w:hAnsi="iCiel Avenir LT Std 35 Light" w:cs="Arial"/>
            <w:i/>
            <w:iCs/>
            <w:sz w:val="22"/>
            <w:szCs w:val="22"/>
            <w:lang w:val="vi-VN"/>
            <w:rPrChange w:id="1243" w:author="An Tran, ACA (BUV)" w:date="2024-09-12T23:29:00Z" w16du:dateUtc="2024-09-12T16:29:00Z">
              <w:rPr>
                <w:rFonts w:ascii="iCiel Avenir LT Std 35 Light" w:hAnsi="iCiel Avenir LT Std 35 Light" w:cs="Arial"/>
                <w:i/>
                <w:iCs/>
                <w:color w:val="FF0000"/>
                <w:sz w:val="22"/>
                <w:szCs w:val="22"/>
                <w:lang w:val="vi-VN"/>
              </w:rPr>
            </w:rPrChange>
          </w:rPr>
          <w:t xml:space="preserve"> được tối đa 30 tín chỉ EMFSS (tương đương với một khóa học EMFSS) bằng cách</w:t>
        </w:r>
        <w:r w:rsidRPr="007D6C87">
          <w:rPr>
            <w:rFonts w:ascii="iCiel Avenir LT Std 35 Light" w:hAnsi="iCiel Avenir LT Std 35 Light" w:cs="Arial"/>
            <w:i/>
            <w:iCs/>
            <w:sz w:val="22"/>
            <w:szCs w:val="22"/>
            <w:rPrChange w:id="1244" w:author="An Tran, ACA (BUV)" w:date="2024-09-12T23:29:00Z" w16du:dateUtc="2024-09-12T16:29:00Z">
              <w:rPr>
                <w:rFonts w:ascii="iCiel Avenir LT Std 35 Light" w:hAnsi="iCiel Avenir LT Std 35 Light" w:cs="Arial"/>
                <w:i/>
                <w:iCs/>
                <w:color w:val="FF0000"/>
                <w:sz w:val="22"/>
                <w:szCs w:val="22"/>
              </w:rPr>
            </w:rPrChange>
          </w:rPr>
          <w:t xml:space="preserve"> tham gia</w:t>
        </w:r>
        <w:r w:rsidRPr="007D6C87">
          <w:rPr>
            <w:rFonts w:ascii="iCiel Avenir LT Std 35 Light" w:hAnsi="iCiel Avenir LT Std 35 Light" w:cs="Arial"/>
            <w:i/>
            <w:iCs/>
            <w:sz w:val="22"/>
            <w:szCs w:val="22"/>
            <w:lang w:val="vi-VN"/>
            <w:rPrChange w:id="1245" w:author="An Tran, ACA (BUV)" w:date="2024-09-12T23:29:00Z" w16du:dateUtc="2024-09-12T16:29:00Z">
              <w:rPr>
                <w:rFonts w:ascii="iCiel Avenir LT Std 35 Light" w:hAnsi="iCiel Avenir LT Std 35 Light" w:cs="Arial"/>
                <w:i/>
                <w:iCs/>
                <w:color w:val="FF0000"/>
                <w:sz w:val="22"/>
                <w:szCs w:val="22"/>
                <w:lang w:val="vi-VN"/>
              </w:rPr>
            </w:rPrChange>
          </w:rPr>
          <w:t xml:space="preserve"> hai khóa học </w:t>
        </w:r>
        <w:r w:rsidRPr="007D6C87">
          <w:rPr>
            <w:rFonts w:ascii="iCiel Avenir LT Std 35 Light" w:hAnsi="iCiel Avenir LT Std 35 Light" w:cs="Arial"/>
            <w:i/>
            <w:iCs/>
            <w:sz w:val="22"/>
            <w:szCs w:val="22"/>
            <w:rPrChange w:id="1246" w:author="An Tran, ACA (BUV)" w:date="2024-09-12T23:29:00Z" w16du:dateUtc="2024-09-12T16:29:00Z">
              <w:rPr>
                <w:rFonts w:ascii="iCiel Avenir LT Std 35 Light" w:hAnsi="iCiel Avenir LT Std 35 Light" w:cs="Arial"/>
                <w:i/>
                <w:iCs/>
                <w:color w:val="FF0000"/>
                <w:sz w:val="22"/>
                <w:szCs w:val="22"/>
              </w:rPr>
            </w:rPrChange>
          </w:rPr>
          <w:t xml:space="preserve">hè tại LSE. Nhấn để xem thêm thông tin: </w:t>
        </w:r>
        <w:r>
          <w:fldChar w:fldCharType="begin"/>
        </w:r>
        <w:r>
          <w:instrText>HYPERLINK "https://www.lse.ac.uk/study-at-lse/summer-schools/summer-school/about-summer-school"</w:instrText>
        </w:r>
        <w:r>
          <w:fldChar w:fldCharType="separate"/>
        </w:r>
        <w:r w:rsidRPr="00192851">
          <w:rPr>
            <w:rStyle w:val="Hyperlink"/>
            <w:rFonts w:ascii="iCiel Avenir LT Std 35 Light" w:hAnsi="iCiel Avenir LT Std 35 Light" w:cs="Arial"/>
            <w:sz w:val="22"/>
            <w:szCs w:val="22"/>
          </w:rPr>
          <w:t>https://www.lse.ac.uk/study-at-lse/summer-schools/summer-school/about-summer-school</w:t>
        </w:r>
        <w:r>
          <w:rPr>
            <w:rStyle w:val="Hyperlink"/>
            <w:rFonts w:ascii="iCiel Avenir LT Std 35 Light" w:hAnsi="iCiel Avenir LT Std 35 Light" w:cs="Arial"/>
            <w:sz w:val="22"/>
            <w:szCs w:val="22"/>
          </w:rPr>
          <w:fldChar w:fldCharType="end"/>
        </w:r>
      </w:ins>
    </w:p>
    <w:p w14:paraId="5896D951" w14:textId="77777777" w:rsidR="007D6C87" w:rsidRPr="004373E8" w:rsidRDefault="007D6C87" w:rsidP="007D6C87">
      <w:pPr>
        <w:pStyle w:val="paragraph"/>
        <w:tabs>
          <w:tab w:val="left" w:pos="630"/>
          <w:tab w:val="left" w:pos="720"/>
          <w:tab w:val="left" w:pos="1080"/>
        </w:tabs>
        <w:ind w:firstLine="0"/>
        <w:textAlignment w:val="baseline"/>
        <w:rPr>
          <w:ins w:id="1247" w:author="An Tran, ACA (BUV)" w:date="2024-09-12T23:28:00Z" w16du:dateUtc="2024-09-12T16:28:00Z"/>
          <w:rFonts w:ascii="iCiel Avenir LT Std 35 Light" w:hAnsi="iCiel Avenir LT Std 35 Light" w:cs="Arial"/>
          <w:i/>
          <w:iCs/>
          <w:sz w:val="22"/>
          <w:szCs w:val="22"/>
          <w:lang w:val="vi-VN"/>
        </w:rPr>
      </w:pPr>
      <w:ins w:id="1248" w:author="An Tran, ACA (BUV)" w:date="2024-09-12T23:28:00Z" w16du:dateUtc="2024-09-12T16:28:00Z">
        <w:r w:rsidRPr="004373E8">
          <w:rPr>
            <w:rFonts w:ascii="iCiel Avenir LT Std 35 Light" w:hAnsi="iCiel Avenir LT Std 35 Light" w:cs="Arial"/>
            <w:i/>
            <w:iCs/>
            <w:sz w:val="22"/>
            <w:szCs w:val="22"/>
            <w:lang w:val="vi-VN"/>
          </w:rPr>
          <w:t xml:space="preserve">Chương trình Chuyển tiếp sinh viên (Transfer Programme): Với chương trình này, sinh viên sẽ dừng học tập tại BUV, chuyển chương trình học và nhận bằng tại trường ở nước ngoài mà sinh viên mong muốn. </w:t>
        </w:r>
      </w:ins>
    </w:p>
    <w:p w14:paraId="2E1BDA5C" w14:textId="57DB9A89" w:rsidR="007D6C87" w:rsidRDefault="007D6C87" w:rsidP="007D6C87">
      <w:pPr>
        <w:pStyle w:val="paragraph"/>
        <w:tabs>
          <w:tab w:val="left" w:pos="630"/>
          <w:tab w:val="left" w:pos="720"/>
          <w:tab w:val="left" w:pos="1080"/>
        </w:tabs>
        <w:ind w:firstLine="0"/>
        <w:textAlignment w:val="baseline"/>
        <w:rPr>
          <w:ins w:id="1249" w:author="An Tran, ACA (BUV)" w:date="2024-09-12T23:28:00Z" w16du:dateUtc="2024-09-12T16:28:00Z"/>
          <w:rFonts w:ascii="iCiel Avenir LT Std 35 Light" w:hAnsi="iCiel Avenir LT Std 35 Light" w:cs="Arial"/>
          <w:i/>
          <w:iCs/>
          <w:sz w:val="22"/>
          <w:szCs w:val="22"/>
        </w:rPr>
      </w:pPr>
      <w:ins w:id="1250" w:author="An Tran, ACA (BUV)" w:date="2024-09-12T23:28:00Z" w16du:dateUtc="2024-09-12T16:28:00Z">
        <w:r w:rsidRPr="007D6C87">
          <w:rPr>
            <w:rFonts w:ascii="iCiel Avenir LT Std 35 Light" w:hAnsi="iCiel Avenir LT Std 35 Light" w:cs="Arial"/>
            <w:i/>
            <w:iCs/>
            <w:sz w:val="22"/>
            <w:szCs w:val="22"/>
            <w:lang w:val="vi-VN"/>
            <w:rPrChange w:id="1251" w:author="An Tran, ACA (BUV)" w:date="2024-09-12T23:29:00Z" w16du:dateUtc="2024-09-12T16:29:00Z">
              <w:rPr>
                <w:rFonts w:ascii="iCiel Avenir LT Std 35 Light" w:hAnsi="iCiel Avenir LT Std 35 Light" w:cs="Arial"/>
                <w:i/>
                <w:iCs/>
                <w:color w:val="FF0000"/>
                <w:sz w:val="22"/>
                <w:szCs w:val="22"/>
                <w:lang w:val="vi-VN"/>
              </w:rPr>
            </w:rPrChange>
          </w:rPr>
          <w:t xml:space="preserve">Nếu sinh viên muốn dành một năm học tại Đại học London - LSE campus tại Vương quốc Anh, sinh viên có thể chọn đăng ký </w:t>
        </w:r>
        <w:r w:rsidRPr="007D6C87">
          <w:rPr>
            <w:rFonts w:ascii="iCiel Avenir LT Std 35 Light" w:hAnsi="iCiel Avenir LT Std 35 Light" w:cs="Arial"/>
            <w:i/>
            <w:iCs/>
            <w:sz w:val="22"/>
            <w:szCs w:val="22"/>
            <w:rPrChange w:id="1252" w:author="An Tran, ACA (BUV)" w:date="2024-09-12T23:29:00Z" w16du:dateUtc="2024-09-12T16:29:00Z">
              <w:rPr>
                <w:rFonts w:ascii="iCiel Avenir LT Std 35 Light" w:hAnsi="iCiel Avenir LT Std 35 Light" w:cs="Arial"/>
                <w:i/>
                <w:iCs/>
                <w:color w:val="FF0000"/>
                <w:sz w:val="22"/>
                <w:szCs w:val="22"/>
              </w:rPr>
            </w:rPrChange>
          </w:rPr>
          <w:t>tham gia</w:t>
        </w:r>
        <w:r w:rsidRPr="007D6C87">
          <w:rPr>
            <w:rFonts w:ascii="iCiel Avenir LT Std 35 Light" w:hAnsi="iCiel Avenir LT Std 35 Light" w:cs="Arial"/>
            <w:i/>
            <w:iCs/>
            <w:sz w:val="22"/>
            <w:szCs w:val="22"/>
            <w:lang w:val="vi-VN"/>
            <w:rPrChange w:id="1253" w:author="An Tran, ACA (BUV)" w:date="2024-09-12T23:29:00Z" w16du:dateUtc="2024-09-12T16:29:00Z">
              <w:rPr>
                <w:rFonts w:ascii="iCiel Avenir LT Std 35 Light" w:hAnsi="iCiel Avenir LT Std 35 Light" w:cs="Arial"/>
                <w:i/>
                <w:iCs/>
                <w:color w:val="FF0000"/>
                <w:sz w:val="22"/>
                <w:szCs w:val="22"/>
                <w:lang w:val="vi-VN"/>
              </w:rPr>
            </w:rPrChange>
          </w:rPr>
          <w:t xml:space="preserve"> Khóa học General Course. Các tín chỉ </w:t>
        </w:r>
        <w:r w:rsidRPr="007D6C87">
          <w:rPr>
            <w:rFonts w:ascii="iCiel Avenir LT Std 35 Light" w:hAnsi="iCiel Avenir LT Std 35 Light" w:cs="Arial"/>
            <w:i/>
            <w:iCs/>
            <w:sz w:val="22"/>
            <w:szCs w:val="22"/>
            <w:rPrChange w:id="1254" w:author="An Tran, ACA (BUV)" w:date="2024-09-12T23:29:00Z" w16du:dateUtc="2024-09-12T16:29:00Z">
              <w:rPr>
                <w:rFonts w:ascii="iCiel Avenir LT Std 35 Light" w:hAnsi="iCiel Avenir LT Std 35 Light" w:cs="Arial"/>
                <w:i/>
                <w:iCs/>
                <w:color w:val="FF0000"/>
                <w:sz w:val="22"/>
                <w:szCs w:val="22"/>
              </w:rPr>
            </w:rPrChange>
          </w:rPr>
          <w:t xml:space="preserve">được cấp sau khóa học này có thể lên tới </w:t>
        </w:r>
        <w:r w:rsidRPr="007D6C87">
          <w:rPr>
            <w:rFonts w:ascii="iCiel Avenir LT Std 35 Light" w:hAnsi="iCiel Avenir LT Std 35 Light" w:cs="Arial"/>
            <w:i/>
            <w:iCs/>
            <w:sz w:val="22"/>
            <w:szCs w:val="22"/>
            <w:lang w:val="vi-VN"/>
            <w:rPrChange w:id="1255" w:author="An Tran, ACA (BUV)" w:date="2024-09-12T23:29:00Z" w16du:dateUtc="2024-09-12T16:29:00Z">
              <w:rPr>
                <w:rFonts w:ascii="iCiel Avenir LT Std 35 Light" w:hAnsi="iCiel Avenir LT Std 35 Light" w:cs="Arial"/>
                <w:i/>
                <w:iCs/>
                <w:color w:val="FF0000"/>
                <w:sz w:val="22"/>
                <w:szCs w:val="22"/>
                <w:lang w:val="vi-VN"/>
              </w:rPr>
            </w:rPrChange>
          </w:rPr>
          <w:t xml:space="preserve">tối đa 120 tín chỉ. Sinh viên có thể tự nộp đơn để học khóa học này hoặc liên hệ với Văn phòng </w:t>
        </w:r>
        <w:r w:rsidRPr="007D6C87">
          <w:rPr>
            <w:rFonts w:ascii="iCiel Avenir LT Std 35 Light" w:hAnsi="iCiel Avenir LT Std 35 Light" w:cs="Arial"/>
            <w:i/>
            <w:iCs/>
            <w:sz w:val="22"/>
            <w:szCs w:val="22"/>
            <w:rPrChange w:id="1256" w:author="An Tran, ACA (BUV)" w:date="2024-09-12T23:29:00Z" w16du:dateUtc="2024-09-12T16:29:00Z">
              <w:rPr>
                <w:rFonts w:ascii="iCiel Avenir LT Std 35 Light" w:hAnsi="iCiel Avenir LT Std 35 Light" w:cs="Arial"/>
                <w:i/>
                <w:iCs/>
                <w:color w:val="FF0000"/>
                <w:sz w:val="22"/>
                <w:szCs w:val="22"/>
              </w:rPr>
            </w:rPrChange>
          </w:rPr>
          <w:t xml:space="preserve">Hợp tác </w:t>
        </w:r>
        <w:r w:rsidRPr="007D6C87">
          <w:rPr>
            <w:rFonts w:ascii="iCiel Avenir LT Std 35 Light" w:hAnsi="iCiel Avenir LT Std 35 Light" w:cs="Arial"/>
            <w:i/>
            <w:iCs/>
            <w:sz w:val="22"/>
            <w:szCs w:val="22"/>
            <w:lang w:val="vi-VN"/>
            <w:rPrChange w:id="1257" w:author="An Tran, ACA (BUV)" w:date="2024-09-12T23:29:00Z" w16du:dateUtc="2024-09-12T16:29:00Z">
              <w:rPr>
                <w:rFonts w:ascii="iCiel Avenir LT Std 35 Light" w:hAnsi="iCiel Avenir LT Std 35 Light" w:cs="Arial"/>
                <w:i/>
                <w:iCs/>
                <w:color w:val="FF0000"/>
                <w:sz w:val="22"/>
                <w:szCs w:val="22"/>
                <w:lang w:val="vi-VN"/>
              </w:rPr>
            </w:rPrChange>
          </w:rPr>
          <w:t xml:space="preserve">Quốc tế </w:t>
        </w:r>
        <w:r w:rsidRPr="007D6C87">
          <w:rPr>
            <w:rFonts w:ascii="iCiel Avenir LT Std 35 Light" w:hAnsi="iCiel Avenir LT Std 35 Light" w:cs="Arial"/>
            <w:i/>
            <w:iCs/>
            <w:sz w:val="22"/>
            <w:szCs w:val="22"/>
            <w:rPrChange w:id="1258" w:author="An Tran, ACA (BUV)" w:date="2024-09-12T23:29:00Z" w16du:dateUtc="2024-09-12T16:29:00Z">
              <w:rPr>
                <w:rFonts w:ascii="iCiel Avenir LT Std 35 Light" w:hAnsi="iCiel Avenir LT Std 35 Light" w:cs="Arial"/>
                <w:i/>
                <w:iCs/>
                <w:color w:val="FF0000"/>
                <w:sz w:val="22"/>
                <w:szCs w:val="22"/>
              </w:rPr>
            </w:rPrChange>
          </w:rPr>
          <w:t>(</w:t>
        </w:r>
        <w:r w:rsidRPr="007D6C87">
          <w:rPr>
            <w:rFonts w:ascii="iCiel Avenir LT Std 35 Light" w:hAnsi="iCiel Avenir LT Std 35 Light" w:cs="Arial"/>
            <w:i/>
            <w:iCs/>
            <w:sz w:val="22"/>
            <w:szCs w:val="22"/>
            <w:lang w:val="vi-VN"/>
            <w:rPrChange w:id="1259" w:author="An Tran, ACA (BUV)" w:date="2024-09-12T23:29:00Z" w16du:dateUtc="2024-09-12T16:29:00Z">
              <w:rPr>
                <w:rFonts w:ascii="iCiel Avenir LT Std 35 Light" w:hAnsi="iCiel Avenir LT Std 35 Light" w:cs="Arial"/>
                <w:i/>
                <w:iCs/>
                <w:color w:val="FF0000"/>
                <w:sz w:val="22"/>
                <w:szCs w:val="22"/>
                <w:lang w:val="vi-VN"/>
              </w:rPr>
            </w:rPrChange>
          </w:rPr>
          <w:t xml:space="preserve">BUV </w:t>
        </w:r>
        <w:r w:rsidRPr="007D6C87">
          <w:rPr>
            <w:rFonts w:ascii="iCiel Avenir LT Std 35 Light" w:hAnsi="iCiel Avenir LT Std 35 Light" w:cs="Arial"/>
            <w:i/>
            <w:iCs/>
            <w:sz w:val="22"/>
            <w:szCs w:val="22"/>
            <w:rPrChange w:id="1260" w:author="An Tran, ACA (BUV)" w:date="2024-09-12T23:29:00Z" w16du:dateUtc="2024-09-12T16:29:00Z">
              <w:rPr>
                <w:rFonts w:ascii="iCiel Avenir LT Std 35 Light" w:hAnsi="iCiel Avenir LT Std 35 Light" w:cs="Arial"/>
                <w:i/>
                <w:iCs/>
                <w:color w:val="FF0000"/>
                <w:sz w:val="22"/>
                <w:szCs w:val="22"/>
              </w:rPr>
            </w:rPrChange>
          </w:rPr>
          <w:t xml:space="preserve">International Office) </w:t>
        </w:r>
        <w:r w:rsidRPr="007D6C87">
          <w:rPr>
            <w:rFonts w:ascii="iCiel Avenir LT Std 35 Light" w:hAnsi="iCiel Avenir LT Std 35 Light" w:cs="Arial"/>
            <w:i/>
            <w:iCs/>
            <w:sz w:val="22"/>
            <w:szCs w:val="22"/>
            <w:lang w:val="vi-VN"/>
            <w:rPrChange w:id="1261" w:author="An Tran, ACA (BUV)" w:date="2024-09-12T23:29:00Z" w16du:dateUtc="2024-09-12T16:29:00Z">
              <w:rPr>
                <w:rFonts w:ascii="iCiel Avenir LT Std 35 Light" w:hAnsi="iCiel Avenir LT Std 35 Light" w:cs="Arial"/>
                <w:i/>
                <w:iCs/>
                <w:color w:val="FF0000"/>
                <w:sz w:val="22"/>
                <w:szCs w:val="22"/>
                <w:lang w:val="vi-VN"/>
              </w:rPr>
            </w:rPrChange>
          </w:rPr>
          <w:t>để biết thêm thông tin hoặc hướng dẫn. Đơn đăng ký của sinh viên sẽ được xem xét và chấp thuận</w:t>
        </w:r>
        <w:r w:rsidRPr="007D6C87">
          <w:rPr>
            <w:rFonts w:ascii="iCiel Avenir LT Std 35 Light" w:hAnsi="iCiel Avenir LT Std 35 Light" w:cs="Arial"/>
            <w:i/>
            <w:iCs/>
            <w:sz w:val="22"/>
            <w:szCs w:val="22"/>
            <w:rPrChange w:id="1262" w:author="An Tran, ACA (BUV)" w:date="2024-09-12T23:29:00Z" w16du:dateUtc="2024-09-12T16:29:00Z">
              <w:rPr>
                <w:rFonts w:ascii="iCiel Avenir LT Std 35 Light" w:hAnsi="iCiel Avenir LT Std 35 Light" w:cs="Arial"/>
                <w:i/>
                <w:iCs/>
                <w:color w:val="FF0000"/>
                <w:sz w:val="22"/>
                <w:szCs w:val="22"/>
              </w:rPr>
            </w:rPrChange>
          </w:rPr>
          <w:t xml:space="preserve"> trực tiếp</w:t>
        </w:r>
        <w:r w:rsidRPr="007D6C87">
          <w:rPr>
            <w:rFonts w:ascii="iCiel Avenir LT Std 35 Light" w:hAnsi="iCiel Avenir LT Std 35 Light" w:cs="Arial"/>
            <w:i/>
            <w:iCs/>
            <w:sz w:val="22"/>
            <w:szCs w:val="22"/>
            <w:lang w:val="vi-VN"/>
            <w:rPrChange w:id="1263" w:author="An Tran, ACA (BUV)" w:date="2024-09-12T23:29:00Z" w16du:dateUtc="2024-09-12T16:29:00Z">
              <w:rPr>
                <w:rFonts w:ascii="iCiel Avenir LT Std 35 Light" w:hAnsi="iCiel Avenir LT Std 35 Light" w:cs="Arial"/>
                <w:i/>
                <w:iCs/>
                <w:color w:val="FF0000"/>
                <w:sz w:val="22"/>
                <w:szCs w:val="22"/>
                <w:lang w:val="vi-VN"/>
              </w:rPr>
            </w:rPrChange>
          </w:rPr>
          <w:t xml:space="preserve"> bởi Đại học London-LSE. Nhấp để xem thêm thông tin về Khóa học</w:t>
        </w:r>
      </w:ins>
      <w:ins w:id="1264" w:author="An Tran, ACA (BUV)" w:date="2024-09-12T23:29:00Z" w16du:dateUtc="2024-09-12T16:29:00Z">
        <w:r>
          <w:rPr>
            <w:rFonts w:ascii="iCiel Avenir LT Std 35 Light" w:hAnsi="iCiel Avenir LT Std 35 Light" w:cs="Arial"/>
            <w:i/>
            <w:iCs/>
            <w:sz w:val="22"/>
            <w:szCs w:val="22"/>
          </w:rPr>
          <w:t xml:space="preserve">: </w:t>
        </w:r>
      </w:ins>
      <w:ins w:id="1265" w:author="An Tran, ACA (BUV)" w:date="2024-09-12T23:28:00Z" w16du:dateUtc="2024-09-12T16:28:00Z">
        <w:r>
          <w:rPr>
            <w:rFonts w:ascii="iCiel Avenir LT Std 35 Light" w:hAnsi="iCiel Avenir LT Std 35 Light" w:cs="Arial"/>
            <w:i/>
            <w:iCs/>
            <w:color w:val="FF0000"/>
            <w:sz w:val="22"/>
            <w:szCs w:val="22"/>
          </w:rPr>
          <w:t xml:space="preserve"> </w:t>
        </w:r>
        <w:r>
          <w:fldChar w:fldCharType="begin"/>
        </w:r>
        <w:r>
          <w:instrText>HYPERLINK "https://www.lse.ac.uk/study-at-lse/study-abroad/the-general-course/Advice-for-offer-holders"</w:instrText>
        </w:r>
        <w:r>
          <w:fldChar w:fldCharType="separate"/>
        </w:r>
        <w:r w:rsidRPr="00BB4B09">
          <w:rPr>
            <w:rStyle w:val="Hyperlink"/>
            <w:rFonts w:ascii="Avenir Next LT Pro" w:eastAsiaTheme="minorEastAsia" w:hAnsi="Avenir Next LT Pro"/>
            <w:sz w:val="22"/>
            <w:szCs w:val="22"/>
          </w:rPr>
          <w:t>Information for General Course offer holders (lse.ac.uk)</w:t>
        </w:r>
        <w:r>
          <w:rPr>
            <w:rStyle w:val="Hyperlink"/>
            <w:rFonts w:ascii="Avenir Next LT Pro" w:eastAsiaTheme="minorEastAsia" w:hAnsi="Avenir Next LT Pro"/>
            <w:sz w:val="22"/>
            <w:szCs w:val="22"/>
          </w:rPr>
          <w:fldChar w:fldCharType="end"/>
        </w:r>
      </w:ins>
    </w:p>
    <w:p w14:paraId="7D94BE68" w14:textId="77777777" w:rsidR="007D6C87" w:rsidRPr="004373E8" w:rsidRDefault="007D6C87" w:rsidP="007D6C87">
      <w:pPr>
        <w:pStyle w:val="paragraph"/>
        <w:tabs>
          <w:tab w:val="left" w:pos="630"/>
          <w:tab w:val="left" w:pos="720"/>
          <w:tab w:val="left" w:pos="1080"/>
        </w:tabs>
        <w:ind w:firstLine="0"/>
        <w:textAlignment w:val="baseline"/>
        <w:rPr>
          <w:ins w:id="1266" w:author="An Tran, ACA (BUV)" w:date="2024-09-12T23:28:00Z" w16du:dateUtc="2024-09-12T16:28:00Z"/>
          <w:rFonts w:ascii="iCiel Avenir LT Std 35 Light" w:hAnsi="iCiel Avenir LT Std 35 Light" w:cs="Arial"/>
          <w:i/>
          <w:iCs/>
          <w:sz w:val="22"/>
          <w:szCs w:val="22"/>
          <w:lang w:val="vi-VN"/>
        </w:rPr>
      </w:pPr>
      <w:ins w:id="1267" w:author="An Tran, ACA (BUV)" w:date="2024-09-12T23:28:00Z" w16du:dateUtc="2024-09-12T16:28:00Z">
        <w:r w:rsidRPr="004373E8">
          <w:rPr>
            <w:rFonts w:ascii="iCiel Avenir LT Std 35 Light" w:hAnsi="iCiel Avenir LT Std 35 Light" w:cs="Arial"/>
            <w:i/>
            <w:iCs/>
            <w:sz w:val="22"/>
            <w:szCs w:val="22"/>
            <w:lang w:val="vi-VN"/>
          </w:rPr>
          <w:t>Nếu sinh viên mong muốn được hỗ trợ chuyển tiếp tới một trường đại học</w:t>
        </w:r>
        <w:r>
          <w:rPr>
            <w:rFonts w:ascii="iCiel Avenir LT Std 35 Light" w:hAnsi="iCiel Avenir LT Std 35 Light" w:cs="Arial"/>
            <w:i/>
            <w:iCs/>
            <w:sz w:val="22"/>
            <w:szCs w:val="22"/>
          </w:rPr>
          <w:t xml:space="preserve"> khác</w:t>
        </w:r>
        <w:r w:rsidRPr="004373E8">
          <w:rPr>
            <w:rFonts w:ascii="iCiel Avenir LT Std 35 Light" w:hAnsi="iCiel Avenir LT Std 35 Light" w:cs="Arial"/>
            <w:i/>
            <w:iCs/>
            <w:sz w:val="22"/>
            <w:szCs w:val="22"/>
            <w:lang w:val="vi-VN"/>
          </w:rPr>
          <w:t xml:space="preserve"> trong mạng lưới hợp tác của BUV,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t>
        </w:r>
      </w:ins>
    </w:p>
    <w:p w14:paraId="4E598475" w14:textId="77777777" w:rsidR="007D6C87" w:rsidRPr="004373E8" w:rsidRDefault="007D6C87" w:rsidP="007D6C87">
      <w:pPr>
        <w:pStyle w:val="paragraph"/>
        <w:tabs>
          <w:tab w:val="left" w:pos="630"/>
          <w:tab w:val="left" w:pos="720"/>
          <w:tab w:val="left" w:pos="1080"/>
        </w:tabs>
        <w:ind w:firstLine="0"/>
        <w:textAlignment w:val="baseline"/>
        <w:rPr>
          <w:ins w:id="1268" w:author="An Tran, ACA (BUV)" w:date="2024-09-12T23:28:00Z" w16du:dateUtc="2024-09-12T16:28:00Z"/>
          <w:rFonts w:ascii="iCiel Avenir LT Std 35 Light" w:hAnsi="iCiel Avenir LT Std 35 Light" w:cs="Arial"/>
          <w:i/>
          <w:iCs/>
          <w:sz w:val="22"/>
          <w:szCs w:val="22"/>
          <w:lang w:val="vi-VN"/>
        </w:rPr>
      </w:pPr>
      <w:ins w:id="1269" w:author="An Tran, ACA (BUV)" w:date="2024-09-12T23:28:00Z" w16du:dateUtc="2024-09-12T16:28:00Z">
        <w:r w:rsidRPr="004373E8">
          <w:rPr>
            <w:rFonts w:ascii="iCiel Avenir LT Std 35 Light" w:hAnsi="iCiel Avenir LT Std 35 Light"/>
            <w:noProof/>
            <w:sz w:val="22"/>
            <w:szCs w:val="22"/>
          </w:rPr>
          <w:drawing>
            <wp:anchor distT="0" distB="0" distL="114300" distR="114300" simplePos="0" relativeHeight="251694080" behindDoc="1" locked="0" layoutInCell="1" allowOverlap="1" wp14:anchorId="6F59340C" wp14:editId="047F0852">
              <wp:simplePos x="0" y="0"/>
              <wp:positionH relativeFrom="column">
                <wp:posOffset>1955800</wp:posOffset>
              </wp:positionH>
              <wp:positionV relativeFrom="paragraph">
                <wp:posOffset>588010</wp:posOffset>
              </wp:positionV>
              <wp:extent cx="612140" cy="612140"/>
              <wp:effectExtent l="0" t="0" r="0" b="0"/>
              <wp:wrapTight wrapText="bothSides">
                <wp:wrapPolygon edited="0">
                  <wp:start x="0" y="0"/>
                  <wp:lineTo x="0" y="20838"/>
                  <wp:lineTo x="20838" y="20838"/>
                  <wp:lineTo x="20838" y="0"/>
                  <wp:lineTo x="0" y="0"/>
                </wp:wrapPolygon>
              </wp:wrapTight>
              <wp:docPr id="2120812063"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Pr>
            <w:rFonts w:ascii="iCiel Avenir LT Std 35 Light" w:hAnsi="iCiel Avenir LT Std 35 Light" w:cs="Arial"/>
            <w:i/>
            <w:iCs/>
            <w:sz w:val="22"/>
            <w:szCs w:val="22"/>
            <w:lang w:val="vi-VN"/>
          </w:rPr>
          <w:t xml:space="preserve">Sinh </w:t>
        </w:r>
        <w:r w:rsidRPr="00732FD1">
          <w:rPr>
            <w:rFonts w:ascii="iCiel Avenir LT Std 35 Light" w:hAnsi="iCiel Avenir LT Std 35 Light" w:cs="Arial"/>
            <w:i/>
            <w:iCs/>
            <w:color w:val="FF0000"/>
            <w:sz w:val="22"/>
            <w:szCs w:val="22"/>
            <w:lang w:val="vi-VN"/>
          </w:rPr>
          <w:t xml:space="preserve">viên được đăng kí tham gia vào chương trình </w:t>
        </w:r>
        <w:r w:rsidRPr="00732FD1">
          <w:rPr>
            <w:rFonts w:ascii="iCiel Avenir LT Std 35 Light" w:hAnsi="iCiel Avenir LT Std 35 Light" w:cs="Arial"/>
            <w:i/>
            <w:iCs/>
            <w:color w:val="FF0000"/>
            <w:sz w:val="22"/>
            <w:szCs w:val="22"/>
          </w:rPr>
          <w:t>chuyển tiếp</w:t>
        </w:r>
        <w:r w:rsidRPr="00732FD1">
          <w:rPr>
            <w:rFonts w:ascii="iCiel Avenir LT Std 35 Light" w:hAnsi="iCiel Avenir LT Std 35 Light" w:cs="Arial"/>
            <w:i/>
            <w:iCs/>
            <w:color w:val="FF0000"/>
            <w:sz w:val="22"/>
            <w:szCs w:val="22"/>
            <w:lang w:val="vi-VN"/>
          </w:rPr>
          <w:t xml:space="preserve"> sau khi hoàn </w:t>
        </w:r>
        <w:r w:rsidRPr="004373E8">
          <w:rPr>
            <w:rFonts w:ascii="iCiel Avenir LT Std 35 Light" w:hAnsi="iCiel Avenir LT Std 35 Light" w:cs="Arial"/>
            <w:i/>
            <w:iCs/>
            <w:sz w:val="22"/>
            <w:szCs w:val="22"/>
            <w:lang w:val="vi-VN"/>
          </w:rPr>
          <w:t xml:space="preserve">thành kì 1 năm 2. Sinh viên có thể tìm hiểu danh sách các trường đối tác Trao đổi và chuyển tiếp qua tài liệu tại </w:t>
        </w:r>
        <w:r>
          <w:fldChar w:fldCharType="begin"/>
        </w:r>
        <w:r>
          <w:instrText>HYPERLINK "https://buveduvn0-my.sharepoint.com/personal/thuy_nt5_buv_edu_vn/_layouts/15/guestaccess.aspx?share=EeO90yZx2N9CiItNEIsbH0gBHGlgK9SAzAm3_Vxrqg2-Jw&amp;e=xAUjJv"</w:instrText>
        </w:r>
        <w:r>
          <w:fldChar w:fldCharType="separate"/>
        </w:r>
        <w:r w:rsidRPr="004373E8">
          <w:rPr>
            <w:rStyle w:val="Hyperlink"/>
            <w:rFonts w:ascii="iCiel Avenir LT Std 35 Light" w:hAnsi="iCiel Avenir LT Std 35 Light" w:cs="Arial"/>
            <w:i/>
            <w:iCs/>
            <w:sz w:val="22"/>
            <w:szCs w:val="22"/>
            <w:lang w:val="vi-VN"/>
          </w:rPr>
          <w:t>đường link này</w:t>
        </w:r>
        <w:r>
          <w:rPr>
            <w:rStyle w:val="Hyperlink"/>
            <w:rFonts w:ascii="iCiel Avenir LT Std 35 Light" w:hAnsi="iCiel Avenir LT Std 35 Light" w:cs="Arial"/>
            <w:i/>
            <w:iCs/>
            <w:sz w:val="22"/>
            <w:szCs w:val="22"/>
            <w:lang w:val="vi-VN"/>
          </w:rPr>
          <w:fldChar w:fldCharType="end"/>
        </w:r>
        <w:r w:rsidRPr="004373E8">
          <w:rPr>
            <w:rFonts w:ascii="iCiel Avenir LT Std 35 Light" w:hAnsi="iCiel Avenir LT Std 35 Light" w:cs="Arial"/>
            <w:i/>
            <w:iCs/>
            <w:sz w:val="22"/>
            <w:szCs w:val="22"/>
            <w:lang w:val="vi-VN"/>
          </w:rPr>
          <w:t xml:space="preserve"> hoặc scan QR code   </w:t>
        </w:r>
      </w:ins>
    </w:p>
    <w:p w14:paraId="5B3B4CE7" w14:textId="77777777" w:rsidR="007D6C87" w:rsidRPr="004373E8" w:rsidRDefault="007D6C87" w:rsidP="007D6C87">
      <w:pPr>
        <w:pStyle w:val="paragraph"/>
        <w:tabs>
          <w:tab w:val="left" w:pos="630"/>
          <w:tab w:val="left" w:pos="720"/>
          <w:tab w:val="left" w:pos="1080"/>
        </w:tabs>
        <w:ind w:firstLine="0"/>
        <w:textAlignment w:val="baseline"/>
        <w:rPr>
          <w:ins w:id="1270" w:author="An Tran, ACA (BUV)" w:date="2024-09-12T23:28:00Z" w16du:dateUtc="2024-09-12T16:28:00Z"/>
          <w:rFonts w:ascii="iCiel Avenir LT Std 35 Light" w:hAnsi="iCiel Avenir LT Std 35 Light" w:cs="Arial"/>
          <w:i/>
          <w:iCs/>
          <w:sz w:val="22"/>
          <w:szCs w:val="22"/>
        </w:rPr>
      </w:pPr>
    </w:p>
    <w:p w14:paraId="39E15114" w14:textId="0D020FF0" w:rsidR="004035FC" w:rsidRPr="004373E8" w:rsidDel="007D6C87" w:rsidRDefault="007D6C87" w:rsidP="007D6C87">
      <w:pPr>
        <w:pStyle w:val="paragraph"/>
        <w:tabs>
          <w:tab w:val="left" w:pos="630"/>
          <w:tab w:val="left" w:pos="720"/>
          <w:tab w:val="left" w:pos="1080"/>
        </w:tabs>
        <w:ind w:firstLine="0"/>
        <w:rPr>
          <w:del w:id="1271" w:author="An Tran, ACA (BUV)" w:date="2024-09-12T23:28:00Z" w16du:dateUtc="2024-09-12T16:28:00Z"/>
          <w:rFonts w:ascii="iCiel Avenir LT Std 35 Light" w:hAnsi="iCiel Avenir LT Std 35 Light" w:cs="Arial"/>
          <w:sz w:val="22"/>
          <w:szCs w:val="22"/>
          <w:lang w:val="vi-VN"/>
        </w:rPr>
      </w:pPr>
      <w:ins w:id="1272" w:author="An Tran, ACA (BUV)" w:date="2024-09-12T23:28:00Z" w16du:dateUtc="2024-09-12T16:28:00Z">
        <w:r w:rsidRPr="004373E8">
          <w:rPr>
            <w:rFonts w:ascii="iCiel Avenir LT Std 35 Light" w:hAnsi="iCiel Avenir LT Std 35 Light" w:cs="Arial"/>
            <w:i/>
            <w:iCs/>
            <w:sz w:val="22"/>
            <w:szCs w:val="22"/>
            <w:lang w:val="vi-VN"/>
          </w:rPr>
          <w:t xml:space="preserve">Khi sinh viên quyết định ứng tuyển cho một chương trình trao đổi hoặc chuyển tiếp, sinh viên có thể gửi email tới Phòng Hợp tác Quốc tế qua địa chỉ </w:t>
        </w:r>
        <w:r>
          <w:fldChar w:fldCharType="begin"/>
        </w:r>
        <w:r>
          <w:instrText>HYPERLINK "mailto:international@buv.edu.vn"</w:instrText>
        </w:r>
        <w:r>
          <w:fldChar w:fldCharType="separate"/>
        </w:r>
        <w:r w:rsidRPr="004373E8">
          <w:rPr>
            <w:rStyle w:val="Hyperlink"/>
            <w:rFonts w:ascii="iCiel Avenir LT Std 35 Light" w:hAnsi="iCiel Avenir LT Std 35 Light" w:cs="Arial"/>
            <w:i/>
            <w:iCs/>
            <w:sz w:val="22"/>
            <w:szCs w:val="22"/>
            <w:lang w:val="vi-VN"/>
          </w:rPr>
          <w:t>international@buv.edu.vn</w:t>
        </w:r>
        <w:r>
          <w:rPr>
            <w:rStyle w:val="Hyperlink"/>
            <w:rFonts w:ascii="iCiel Avenir LT Std 35 Light" w:hAnsi="iCiel Avenir LT Std 35 Light" w:cs="Arial"/>
            <w:i/>
            <w:iCs/>
            <w:sz w:val="22"/>
            <w:szCs w:val="22"/>
            <w:lang w:val="vi-VN"/>
          </w:rPr>
          <w:fldChar w:fldCharType="end"/>
        </w:r>
        <w:r w:rsidRPr="004373E8">
          <w:rPr>
            <w:rFonts w:ascii="iCiel Avenir LT Std 35 Light" w:hAnsi="iCiel Avenir LT Std 35 Light" w:cs="Arial"/>
            <w:i/>
            <w:iCs/>
            <w:sz w:val="22"/>
            <w:szCs w:val="22"/>
            <w:lang w:val="vi-VN"/>
          </w:rPr>
          <w:t xml:space="preserve"> hoặc gọi đến số điện thoại 0936 399 918 để được hướng dẫn và nhận biểu mẫu đơn yêu cầu.</w:t>
        </w:r>
      </w:ins>
      <w:del w:id="1273" w:author="An Tran, ACA (BUV)" w:date="2024-09-12T23:28:00Z" w16du:dateUtc="2024-09-12T16:28:00Z">
        <w:r w:rsidR="004035FC" w:rsidRPr="004373E8" w:rsidDel="007D6C87">
          <w:rPr>
            <w:rFonts w:ascii="iCiel Avenir LT Std 35 Light" w:hAnsi="iCiel Avenir LT Std 35 Light" w:cs="Arial"/>
            <w:sz w:val="22"/>
            <w:szCs w:val="22"/>
            <w:lang w:val="vi-VN"/>
          </w:rPr>
          <w:delTex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delText>
        </w:r>
      </w:del>
    </w:p>
    <w:p w14:paraId="13F03A32" w14:textId="1360F1FD" w:rsidR="004035FC" w:rsidRPr="004373E8" w:rsidDel="007D6C87" w:rsidRDefault="004035FC" w:rsidP="003E1B62">
      <w:pPr>
        <w:pStyle w:val="paragraph"/>
        <w:tabs>
          <w:tab w:val="left" w:pos="630"/>
          <w:tab w:val="left" w:pos="720"/>
          <w:tab w:val="left" w:pos="1080"/>
        </w:tabs>
        <w:ind w:firstLine="0"/>
        <w:rPr>
          <w:del w:id="1274" w:author="An Tran, ACA (BUV)" w:date="2024-09-12T23:28:00Z" w16du:dateUtc="2024-09-12T16:28:00Z"/>
          <w:rFonts w:ascii="iCiel Avenir LT Std 35 Light" w:hAnsi="iCiel Avenir LT Std 35 Light" w:cs="Arial"/>
          <w:sz w:val="22"/>
          <w:szCs w:val="22"/>
          <w:lang w:val="vi-VN"/>
        </w:rPr>
      </w:pPr>
      <w:del w:id="1275" w:author="An Tran, ACA (BUV)" w:date="2024-09-12T23:28:00Z" w16du:dateUtc="2024-09-12T16:28:00Z">
        <w:r w:rsidRPr="004373E8" w:rsidDel="007D6C87">
          <w:rPr>
            <w:rFonts w:ascii="iCiel Avenir LT Std 35 Light" w:hAnsi="iCiel Avenir LT Std 35 Light" w:cs="Arial"/>
            <w:sz w:val="22"/>
            <w:szCs w:val="22"/>
            <w:lang w:val="vi-VN"/>
          </w:rPr>
          <w:delText>This programme will provide students with the following benefits:</w:delText>
        </w:r>
      </w:del>
    </w:p>
    <w:p w14:paraId="01F5400C" w14:textId="17BFEAAD" w:rsidR="004035FC" w:rsidRPr="004373E8" w:rsidDel="007D6C87" w:rsidRDefault="004035FC" w:rsidP="003E1B62">
      <w:pPr>
        <w:pStyle w:val="paragraph"/>
        <w:numPr>
          <w:ilvl w:val="0"/>
          <w:numId w:val="2"/>
        </w:numPr>
        <w:tabs>
          <w:tab w:val="left" w:pos="630"/>
          <w:tab w:val="left" w:pos="720"/>
          <w:tab w:val="left" w:pos="1080"/>
        </w:tabs>
        <w:ind w:left="360" w:firstLine="360"/>
        <w:rPr>
          <w:del w:id="1276" w:author="An Tran, ACA (BUV)" w:date="2024-09-12T23:28:00Z" w16du:dateUtc="2024-09-12T16:28:00Z"/>
          <w:rFonts w:ascii="iCiel Avenir LT Std 35 Light" w:hAnsi="iCiel Avenir LT Std 35 Light" w:cs="Arial"/>
          <w:sz w:val="22"/>
          <w:szCs w:val="22"/>
          <w:lang w:val="vi-VN"/>
        </w:rPr>
      </w:pPr>
      <w:del w:id="1277" w:author="An Tran, ACA (BUV)" w:date="2024-09-12T23:28:00Z" w16du:dateUtc="2024-09-12T16:28:00Z">
        <w:r w:rsidRPr="004373E8" w:rsidDel="007D6C87">
          <w:rPr>
            <w:rFonts w:ascii="iCiel Avenir LT Std 35 Light" w:hAnsi="iCiel Avenir LT Std 35 Light" w:cs="Arial"/>
            <w:sz w:val="22"/>
            <w:szCs w:val="22"/>
            <w:lang w:val="vi-VN"/>
          </w:rPr>
          <w:delText>Experiencing new environments and accumulating new experiences and skills.</w:delText>
        </w:r>
      </w:del>
    </w:p>
    <w:p w14:paraId="38A6C275" w14:textId="1E71E5EA" w:rsidR="004035FC" w:rsidRPr="004373E8" w:rsidDel="007D6C87" w:rsidRDefault="004035FC" w:rsidP="00D85019">
      <w:pPr>
        <w:pStyle w:val="paragraph"/>
        <w:numPr>
          <w:ilvl w:val="0"/>
          <w:numId w:val="9"/>
        </w:numPr>
        <w:tabs>
          <w:tab w:val="left" w:pos="630"/>
          <w:tab w:val="left" w:pos="720"/>
          <w:tab w:val="left" w:pos="1080"/>
        </w:tabs>
        <w:ind w:left="360" w:firstLine="360"/>
        <w:rPr>
          <w:del w:id="1278" w:author="An Tran, ACA (BUV)" w:date="2024-09-12T23:28:00Z" w16du:dateUtc="2024-09-12T16:28:00Z"/>
          <w:rFonts w:ascii="iCiel Avenir LT Std 35 Light" w:hAnsi="iCiel Avenir LT Std 35 Light" w:cs="Arial"/>
          <w:sz w:val="22"/>
          <w:szCs w:val="22"/>
          <w:lang w:val="vi-VN"/>
        </w:rPr>
      </w:pPr>
      <w:del w:id="1279" w:author="An Tran, ACA (BUV)" w:date="2024-09-12T23:28:00Z" w16du:dateUtc="2024-09-12T16:28:00Z">
        <w:r w:rsidRPr="004373E8" w:rsidDel="007D6C87">
          <w:rPr>
            <w:rFonts w:ascii="iCiel Avenir LT Std 35 Light" w:hAnsi="iCiel Avenir LT Std 35 Light" w:cs="Arial"/>
            <w:sz w:val="22"/>
            <w:szCs w:val="22"/>
            <w:lang w:val="vi-VN"/>
          </w:rPr>
          <w:delText>Enjoying BUV's tuition fee during the Credit-bearing exchange or do not pay tuition fee during the Non-Credit-bearing exchange. Students do not have to pay any tuition fees to the Partner University; however, students will have to pay other expenses such as services fee (if any), air tickets, visa, and living expenses, etc.</w:delText>
        </w:r>
      </w:del>
    </w:p>
    <w:p w14:paraId="5535C9FD" w14:textId="6D2BCF67" w:rsidR="003A7157" w:rsidRPr="004373E8" w:rsidDel="007D6C87" w:rsidRDefault="003A7157" w:rsidP="003E1B62">
      <w:pPr>
        <w:pStyle w:val="paragraph"/>
        <w:tabs>
          <w:tab w:val="left" w:pos="630"/>
          <w:tab w:val="left" w:pos="720"/>
          <w:tab w:val="left" w:pos="1080"/>
        </w:tabs>
        <w:ind w:firstLine="0"/>
        <w:rPr>
          <w:del w:id="1280" w:author="An Tran, ACA (BUV)" w:date="2024-09-12T23:28:00Z" w16du:dateUtc="2024-09-12T16:28:00Z"/>
          <w:rFonts w:ascii="iCiel Avenir LT Std 35 Light" w:hAnsi="iCiel Avenir LT Std 35 Light" w:cs="Arial"/>
          <w:sz w:val="22"/>
          <w:szCs w:val="22"/>
        </w:rPr>
      </w:pPr>
      <w:del w:id="1281" w:author="An Tran, ACA (BUV)" w:date="2024-09-12T23:28:00Z" w16du:dateUtc="2024-09-12T16:28:00Z">
        <w:r w:rsidRPr="004373E8" w:rsidDel="007D6C87">
          <w:rPr>
            <w:rFonts w:ascii="iCiel Avenir LT Std 35 Light" w:hAnsi="iCiel Avenir LT Std 35 Light" w:cs="Arial"/>
            <w:sz w:val="22"/>
            <w:szCs w:val="22"/>
          </w:rPr>
          <w:delText>Students are recommended to apply for the exchange period in their Year 2, which requires application to BUV International Office for the programme after their Year 1 Semester 1 or Year 1 Semester 2.</w:delText>
        </w:r>
      </w:del>
    </w:p>
    <w:p w14:paraId="707EE1E3" w14:textId="2BFACD38" w:rsidR="004035FC" w:rsidRPr="004373E8" w:rsidDel="007D6C87" w:rsidRDefault="004035FC" w:rsidP="003E1B62">
      <w:pPr>
        <w:pStyle w:val="paragraph"/>
        <w:tabs>
          <w:tab w:val="left" w:pos="630"/>
          <w:tab w:val="left" w:pos="720"/>
          <w:tab w:val="left" w:pos="1080"/>
        </w:tabs>
        <w:ind w:firstLine="0"/>
        <w:rPr>
          <w:del w:id="1282" w:author="An Tran, ACA (BUV)" w:date="2024-09-12T23:28:00Z" w16du:dateUtc="2024-09-12T16:28:00Z"/>
          <w:rFonts w:ascii="iCiel Avenir LT Std 35 Light" w:hAnsi="iCiel Avenir LT Std 35 Light" w:cs="Arial"/>
          <w:sz w:val="22"/>
          <w:szCs w:val="22"/>
          <w:lang w:val="vi-VN"/>
        </w:rPr>
      </w:pPr>
      <w:del w:id="1283" w:author="An Tran, ACA (BUV)" w:date="2024-09-12T23:28:00Z" w16du:dateUtc="2024-09-12T16:28:00Z">
        <w:r w:rsidRPr="004373E8" w:rsidDel="007D6C87">
          <w:rPr>
            <w:rFonts w:ascii="iCiel Avenir LT Std 35 Light" w:hAnsi="iCiel Avenir LT Std 35 Light" w:cs="Arial"/>
            <w:sz w:val="22"/>
            <w:szCs w:val="22"/>
            <w:lang w:val="vi-VN"/>
          </w:rPr>
          <w:delText>The Transfer programme is a programme in which students will terminate their studies at BUV to complete the progamme and receive a degree at his/her desired university, under the condition that they meet entry requirements of the chosen programme of the institution.</w:delText>
        </w:r>
      </w:del>
    </w:p>
    <w:p w14:paraId="4EACBB13" w14:textId="513D5EB5" w:rsidR="004035FC" w:rsidRPr="004373E8" w:rsidDel="007D6C87" w:rsidRDefault="004035FC" w:rsidP="003E1B62">
      <w:pPr>
        <w:pStyle w:val="paragraph"/>
        <w:tabs>
          <w:tab w:val="left" w:pos="630"/>
          <w:tab w:val="left" w:pos="720"/>
          <w:tab w:val="left" w:pos="1080"/>
        </w:tabs>
        <w:ind w:firstLine="0"/>
        <w:rPr>
          <w:del w:id="1284" w:author="An Tran, ACA (BUV)" w:date="2024-09-12T23:28:00Z" w16du:dateUtc="2024-09-12T16:28:00Z"/>
          <w:rFonts w:ascii="iCiel Avenir LT Std 35 Light" w:hAnsi="iCiel Avenir LT Std 35 Light" w:cs="Arial"/>
          <w:sz w:val="22"/>
          <w:szCs w:val="22"/>
          <w:lang w:val="vi-VN"/>
        </w:rPr>
      </w:pPr>
      <w:del w:id="1285" w:author="An Tran, ACA (BUV)" w:date="2024-09-12T23:28:00Z" w16du:dateUtc="2024-09-12T16:28:00Z">
        <w:r w:rsidRPr="004373E8" w:rsidDel="007D6C87">
          <w:rPr>
            <w:rFonts w:ascii="iCiel Avenir LT Std 35 Light" w:hAnsi="iCiel Avenir LT Std 35 Light" w:cs="Arial"/>
            <w:sz w:val="22"/>
            <w:szCs w:val="22"/>
            <w:lang w:val="vi-VN"/>
          </w:rPr>
          <w:delText>If students wish to transfer to Staffordshire University (SU), student</w:delText>
        </w:r>
        <w:r w:rsidR="00314D8A"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will become SU international student</w:delText>
        </w:r>
        <w:r w:rsidR="005A1999"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and will pay the tuition fee rate stated by SU. The credits earned while studying SU programmes at BUV may be accepted partially or fully when student</w:delText>
        </w:r>
        <w:r w:rsidR="00314D8A"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appl</w:delText>
        </w:r>
        <w:r w:rsidR="00314D8A" w:rsidRPr="004373E8" w:rsidDel="007D6C87">
          <w:rPr>
            <w:rFonts w:ascii="iCiel Avenir LT Std 35 Light" w:hAnsi="iCiel Avenir LT Std 35 Light" w:cs="Arial"/>
            <w:sz w:val="22"/>
            <w:szCs w:val="22"/>
            <w:lang w:val="vi-VN"/>
          </w:rPr>
          <w:delText>y</w:delText>
        </w:r>
        <w:r w:rsidRPr="004373E8" w:rsidDel="007D6C87">
          <w:rPr>
            <w:rFonts w:ascii="iCiel Avenir LT Std 35 Light" w:hAnsi="iCiel Avenir LT Std 35 Light" w:cs="Arial"/>
            <w:sz w:val="22"/>
            <w:szCs w:val="22"/>
            <w:lang w:val="vi-VN"/>
          </w:rPr>
          <w:delText xml:space="preserve"> to the same or different programme at SU in the UK. It should be noted that the majority’s name on SU diploma may be different from BUV one. BUV will support students’ transfer application in consulting, facilitating the transfer process and providing necessary documents.</w:delText>
        </w:r>
      </w:del>
    </w:p>
    <w:p w14:paraId="53919A3F" w14:textId="295B4C10" w:rsidR="004035FC" w:rsidRPr="004373E8" w:rsidDel="007D6C87" w:rsidRDefault="004035FC" w:rsidP="003E1B62">
      <w:pPr>
        <w:pStyle w:val="paragraph"/>
        <w:tabs>
          <w:tab w:val="left" w:pos="630"/>
          <w:tab w:val="left" w:pos="720"/>
          <w:tab w:val="left" w:pos="1080"/>
        </w:tabs>
        <w:ind w:firstLine="0"/>
        <w:rPr>
          <w:del w:id="1286" w:author="An Tran, ACA (BUV)" w:date="2024-09-12T23:28:00Z" w16du:dateUtc="2024-09-12T16:28:00Z"/>
          <w:rFonts w:ascii="iCiel Avenir LT Std 35 Light" w:hAnsi="iCiel Avenir LT Std 35 Light" w:cs="Arial"/>
          <w:sz w:val="22"/>
          <w:szCs w:val="22"/>
        </w:rPr>
      </w:pPr>
      <w:del w:id="1287" w:author="An Tran, ACA (BUV)" w:date="2024-09-12T23:28:00Z" w16du:dateUtc="2024-09-12T16:28:00Z">
        <w:r w:rsidRPr="004373E8" w:rsidDel="007D6C87">
          <w:rPr>
            <w:rFonts w:ascii="iCiel Avenir LT Std 35 Light" w:hAnsi="iCiel Avenir LT Std 35 Light" w:cs="Arial"/>
            <w:sz w:val="22"/>
            <w:szCs w:val="22"/>
            <w:lang w:val="vi-VN"/>
          </w:rPr>
          <w:delText>If student</w:delText>
        </w:r>
        <w:r w:rsidR="00314D8A"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wish to transfer to other universities partnered with BUV, students should be aware that depending on the destination programme and the university that student</w:delText>
        </w:r>
        <w:r w:rsidR="00314D8A" w:rsidRPr="004373E8" w:rsidDel="007D6C87">
          <w:rPr>
            <w:rFonts w:ascii="iCiel Avenir LT Std 35 Light" w:hAnsi="iCiel Avenir LT Std 35 Light" w:cs="Arial"/>
            <w:sz w:val="22"/>
            <w:szCs w:val="22"/>
            <w:lang w:val="vi-VN"/>
          </w:rPr>
          <w:delText>s</w:delText>
        </w:r>
        <w:r w:rsidRPr="004373E8" w:rsidDel="007D6C87">
          <w:rPr>
            <w:rFonts w:ascii="iCiel Avenir LT Std 35 Light" w:hAnsi="iCiel Avenir LT Std 35 Light" w:cs="Arial"/>
            <w:sz w:val="22"/>
            <w:szCs w:val="22"/>
            <w:lang w:val="vi-VN"/>
          </w:rPr>
          <w:delText xml:space="preserve"> enroll in, the number of credits accumulated at BUV may be accepted in whole or in part. Therefore, before making the transfer decision, students and parents should contact the BUV International Office for more information including credits transfer and transfer process. BUV International Office will support students with advising necessary documents and procedures.  Students are responsible for visa application and other procedures for his/her stay abroad.  </w:delText>
        </w:r>
      </w:del>
    </w:p>
    <w:p w14:paraId="475B5FE0" w14:textId="16BE4C38" w:rsidR="003A7157" w:rsidRPr="004373E8" w:rsidDel="007D6C87" w:rsidRDefault="003A7157" w:rsidP="003E1B62">
      <w:pPr>
        <w:ind w:firstLine="0"/>
        <w:rPr>
          <w:del w:id="1288" w:author="An Tran, ACA (BUV)" w:date="2024-09-12T23:28:00Z" w16du:dateUtc="2024-09-12T16:28:00Z"/>
          <w:rFonts w:ascii="iCiel Avenir LT Std 35 Light" w:hAnsi="iCiel Avenir LT Std 35 Light" w:cs="Arial"/>
          <w:sz w:val="22"/>
          <w:szCs w:val="22"/>
          <w:lang w:eastAsia="en-US"/>
        </w:rPr>
      </w:pPr>
      <w:del w:id="1289" w:author="An Tran, ACA (BUV)" w:date="2024-09-12T23:28:00Z" w16du:dateUtc="2024-09-12T16:28:00Z">
        <w:r w:rsidRPr="004373E8" w:rsidDel="007D6C87">
          <w:rPr>
            <w:rFonts w:ascii="iCiel Avenir LT Std 35 Light" w:hAnsi="iCiel Avenir LT Std 35 Light"/>
            <w:noProof/>
            <w:sz w:val="22"/>
            <w:szCs w:val="22"/>
          </w:rPr>
          <w:drawing>
            <wp:anchor distT="0" distB="0" distL="114300" distR="114300" simplePos="0" relativeHeight="251679744" behindDoc="1" locked="0" layoutInCell="1" allowOverlap="1" wp14:anchorId="3E6C265B" wp14:editId="41FF9189">
              <wp:simplePos x="0" y="0"/>
              <wp:positionH relativeFrom="column">
                <wp:posOffset>746760</wp:posOffset>
              </wp:positionH>
              <wp:positionV relativeFrom="paragraph">
                <wp:posOffset>522605</wp:posOffset>
              </wp:positionV>
              <wp:extent cx="844550" cy="844550"/>
              <wp:effectExtent l="0" t="0" r="0" b="0"/>
              <wp:wrapTight wrapText="bothSides">
                <wp:wrapPolygon edited="0">
                  <wp:start x="0" y="0"/>
                  <wp:lineTo x="0" y="20950"/>
                  <wp:lineTo x="20950" y="20950"/>
                  <wp:lineTo x="20950" y="0"/>
                  <wp:lineTo x="0" y="0"/>
                </wp:wrapPolygon>
              </wp:wrapTight>
              <wp:docPr id="796318381"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sidDel="007D6C87">
          <w:rPr>
            <w:rFonts w:ascii="iCiel Avenir LT Std 35 Light" w:hAnsi="iCiel Avenir LT Std 35 Light" w:cs="Arial"/>
            <w:sz w:val="22"/>
            <w:szCs w:val="22"/>
          </w:rPr>
          <w:delText xml:space="preserve">Students are recommended to start applying for the transfer programme after their Year 2 Semester 1. </w:delText>
        </w:r>
        <w:r w:rsidRPr="004373E8" w:rsidDel="007D6C87">
          <w:rPr>
            <w:rFonts w:ascii="iCiel Avenir LT Std 35 Light" w:hAnsi="iCiel Avenir LT Std 35 Light" w:cs="Arial"/>
            <w:sz w:val="22"/>
            <w:szCs w:val="22"/>
            <w:lang w:eastAsia="en-US"/>
          </w:rPr>
          <w:delText xml:space="preserve">Students can explore the updated list of BUV’s partner institutions through </w:delText>
        </w:r>
        <w:r w:rsidR="007D6C87" w:rsidDel="007D6C87">
          <w:fldChar w:fldCharType="begin"/>
        </w:r>
        <w:r w:rsidR="007D6C87" w:rsidDel="007D6C87">
          <w:delInstrText>HYPERLINK "https://buveduvn0-my.sharepoint.com/personal/thuy_nt5_buv_edu_vn/_layouts/15/guestaccess.aspx?share=EeO90yZx2N9CiItNEIsbH0gBHGlgK9SAzAm3_Vxrqg2-Jw&amp;e=xAUjJv"</w:delInstrText>
        </w:r>
        <w:r w:rsidR="007D6C87" w:rsidDel="007D6C87">
          <w:fldChar w:fldCharType="separate"/>
        </w:r>
        <w:r w:rsidRPr="004373E8" w:rsidDel="007D6C87">
          <w:rPr>
            <w:rStyle w:val="Hyperlink"/>
            <w:rFonts w:ascii="iCiel Avenir LT Std 35 Light" w:hAnsi="iCiel Avenir LT Std 35 Light" w:cs="Arial"/>
            <w:sz w:val="22"/>
            <w:szCs w:val="22"/>
            <w:lang w:eastAsia="en-US"/>
          </w:rPr>
          <w:delText>this link</w:delText>
        </w:r>
        <w:r w:rsidR="007D6C87" w:rsidDel="007D6C87">
          <w:rPr>
            <w:rStyle w:val="Hyperlink"/>
            <w:rFonts w:ascii="iCiel Avenir LT Std 35 Light" w:hAnsi="iCiel Avenir LT Std 35 Light" w:cs="Arial"/>
            <w:sz w:val="22"/>
            <w:szCs w:val="22"/>
            <w:lang w:eastAsia="en-US"/>
          </w:rPr>
          <w:fldChar w:fldCharType="end"/>
        </w:r>
        <w:r w:rsidRPr="004373E8" w:rsidDel="007D6C87">
          <w:rPr>
            <w:rFonts w:ascii="iCiel Avenir LT Std 35 Light" w:hAnsi="iCiel Avenir LT Std 35 Light" w:cs="Arial"/>
            <w:sz w:val="22"/>
            <w:szCs w:val="22"/>
            <w:lang w:eastAsia="en-US"/>
          </w:rPr>
          <w:delText xml:space="preserve"> or by scanning this QR code. </w:delText>
        </w:r>
      </w:del>
    </w:p>
    <w:p w14:paraId="177A0059" w14:textId="1D7EBE76" w:rsidR="003A7157" w:rsidRPr="004373E8" w:rsidDel="007D6C87" w:rsidRDefault="003A7157" w:rsidP="003E1B62">
      <w:pPr>
        <w:pStyle w:val="paragraph"/>
        <w:tabs>
          <w:tab w:val="left" w:pos="630"/>
          <w:tab w:val="left" w:pos="720"/>
          <w:tab w:val="left" w:pos="1080"/>
        </w:tabs>
        <w:ind w:firstLine="0"/>
        <w:rPr>
          <w:del w:id="1290" w:author="An Tran, ACA (BUV)" w:date="2024-09-12T23:28:00Z" w16du:dateUtc="2024-09-12T16:28:00Z"/>
          <w:rFonts w:ascii="iCiel Avenir LT Std 35 Light" w:hAnsi="iCiel Avenir LT Std 35 Light" w:cs="Arial"/>
          <w:sz w:val="22"/>
          <w:szCs w:val="22"/>
        </w:rPr>
      </w:pPr>
    </w:p>
    <w:p w14:paraId="13D754A2" w14:textId="12DDCDD6" w:rsidR="004035FC" w:rsidRPr="004373E8" w:rsidDel="007D6C87" w:rsidRDefault="004035FC" w:rsidP="003E1B62">
      <w:pPr>
        <w:pStyle w:val="paragraph"/>
        <w:tabs>
          <w:tab w:val="left" w:pos="630"/>
          <w:tab w:val="left" w:pos="720"/>
          <w:tab w:val="left" w:pos="1080"/>
        </w:tabs>
        <w:ind w:firstLine="0"/>
        <w:rPr>
          <w:del w:id="1291" w:author="An Tran, ACA (BUV)" w:date="2024-09-12T23:28:00Z" w16du:dateUtc="2024-09-12T16:28:00Z"/>
          <w:rFonts w:ascii="iCiel Avenir LT Std 35 Light" w:hAnsi="iCiel Avenir LT Std 35 Light" w:cs="Arial"/>
          <w:sz w:val="22"/>
          <w:szCs w:val="22"/>
          <w:lang w:val="vi-VN"/>
        </w:rPr>
      </w:pPr>
      <w:del w:id="1292" w:author="An Tran, ACA (BUV)" w:date="2024-09-12T23:28:00Z" w16du:dateUtc="2024-09-12T16:28:00Z">
        <w:r w:rsidRPr="004373E8" w:rsidDel="007D6C87">
          <w:rPr>
            <w:rFonts w:ascii="iCiel Avenir LT Std 35 Light" w:hAnsi="iCiel Avenir LT Std 35 Light" w:cs="Arial"/>
            <w:sz w:val="22"/>
            <w:szCs w:val="22"/>
            <w:lang w:val="vi-VN"/>
          </w:rPr>
          <w:delText xml:space="preserve">When student decides to take up an exchange or a transfer, they can email to the BUV International Office at </w:delText>
        </w:r>
        <w:r w:rsidR="007D6C87" w:rsidDel="007D6C87">
          <w:fldChar w:fldCharType="begin"/>
        </w:r>
        <w:r w:rsidR="007D6C87" w:rsidDel="007D6C87">
          <w:delInstrText>HYPERLINK "mailto:international@buv.edu.vn"</w:delInstrText>
        </w:r>
        <w:r w:rsidR="007D6C87" w:rsidDel="007D6C87">
          <w:fldChar w:fldCharType="separate"/>
        </w:r>
        <w:r w:rsidRPr="004373E8" w:rsidDel="007D6C87">
          <w:rPr>
            <w:rStyle w:val="Hyperlink"/>
            <w:rFonts w:ascii="iCiel Avenir LT Std 35 Light" w:hAnsi="iCiel Avenir LT Std 35 Light" w:cs="Arial"/>
            <w:sz w:val="22"/>
            <w:szCs w:val="22"/>
            <w:lang w:val="vi-VN"/>
          </w:rPr>
          <w:delText>international@buv.edu.vn</w:delText>
        </w:r>
        <w:r w:rsidR="007D6C87" w:rsidDel="007D6C87">
          <w:rPr>
            <w:rStyle w:val="Hyperlink"/>
            <w:rFonts w:ascii="iCiel Avenir LT Std 35 Light" w:hAnsi="iCiel Avenir LT Std 35 Light" w:cs="Arial"/>
            <w:sz w:val="22"/>
            <w:szCs w:val="22"/>
            <w:lang w:val="vi-VN"/>
          </w:rPr>
          <w:fldChar w:fldCharType="end"/>
        </w:r>
        <w:r w:rsidRPr="004373E8" w:rsidDel="007D6C87">
          <w:rPr>
            <w:rFonts w:ascii="iCiel Avenir LT Std 35 Light" w:hAnsi="iCiel Avenir LT Std 35 Light" w:cs="Arial"/>
            <w:sz w:val="22"/>
            <w:szCs w:val="22"/>
            <w:lang w:val="vi-VN"/>
          </w:rPr>
          <w:delText xml:space="preserve"> or call to hotline number 0936 399 918.</w:delText>
        </w:r>
      </w:del>
    </w:p>
    <w:p w14:paraId="29EED4D7" w14:textId="235D98C9" w:rsidR="00176912" w:rsidRPr="004373E8" w:rsidDel="007D6C87" w:rsidRDefault="00176912" w:rsidP="003E1B62">
      <w:pPr>
        <w:pStyle w:val="paragraph"/>
        <w:tabs>
          <w:tab w:val="left" w:pos="630"/>
          <w:tab w:val="left" w:pos="720"/>
          <w:tab w:val="left" w:pos="1080"/>
        </w:tabs>
        <w:ind w:firstLine="0"/>
        <w:textAlignment w:val="baseline"/>
        <w:rPr>
          <w:del w:id="1293" w:author="An Tran, ACA (BUV)" w:date="2024-09-12T23:28:00Z" w16du:dateUtc="2024-09-12T16:28:00Z"/>
          <w:rFonts w:ascii="iCiel Avenir LT Std 35 Light" w:hAnsi="iCiel Avenir LT Std 35 Light" w:cs="Arial"/>
          <w:i/>
          <w:iCs/>
          <w:sz w:val="22"/>
          <w:szCs w:val="22"/>
          <w:lang w:val="vi-VN"/>
        </w:rPr>
      </w:pPr>
      <w:del w:id="1294"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tiếp tục chương trình học tại BUV và tốt nghiệp. Có 2 hình thức trao đổi: trao đổi tích lũy tín chỉ và trao đổi không tích lũy tín chỉ. </w:delText>
        </w:r>
      </w:del>
    </w:p>
    <w:p w14:paraId="4A68187E" w14:textId="1C4C07C4" w:rsidR="00176912" w:rsidRPr="004373E8" w:rsidDel="007D6C87" w:rsidRDefault="00176912" w:rsidP="003E1B62">
      <w:pPr>
        <w:pStyle w:val="paragraph"/>
        <w:tabs>
          <w:tab w:val="left" w:pos="630"/>
          <w:tab w:val="left" w:pos="720"/>
          <w:tab w:val="left" w:pos="1080"/>
        </w:tabs>
        <w:ind w:firstLine="0"/>
        <w:textAlignment w:val="baseline"/>
        <w:rPr>
          <w:del w:id="1295" w:author="An Tran, ACA (BUV)" w:date="2024-09-12T23:28:00Z" w16du:dateUtc="2024-09-12T16:28:00Z"/>
          <w:rFonts w:ascii="iCiel Avenir LT Std 35 Light" w:hAnsi="iCiel Avenir LT Std 35 Light" w:cs="Arial"/>
          <w:i/>
          <w:iCs/>
          <w:sz w:val="22"/>
          <w:szCs w:val="22"/>
          <w:lang w:val="vi-VN"/>
        </w:rPr>
      </w:pPr>
      <w:del w:id="1296" w:author="An Tran, ACA (BUV)" w:date="2024-09-12T23:28:00Z" w16du:dateUtc="2024-09-12T16:28:00Z">
        <w:r w:rsidRPr="004373E8" w:rsidDel="007D6C87">
          <w:rPr>
            <w:rFonts w:ascii="iCiel Avenir LT Std 35 Light" w:hAnsi="iCiel Avenir LT Std 35 Light" w:cs="Arial"/>
            <w:i/>
            <w:iCs/>
            <w:sz w:val="22"/>
            <w:szCs w:val="22"/>
            <w:lang w:val="vi-VN"/>
          </w:rPr>
          <w:delText>Chương trình trao đổi sinh viên sẽ mang lại cho sinh viên những lợi ích sau đây:</w:delText>
        </w:r>
      </w:del>
    </w:p>
    <w:p w14:paraId="16807231" w14:textId="4BE93782" w:rsidR="00176912" w:rsidRPr="004373E8" w:rsidDel="007D6C87" w:rsidRDefault="00176912" w:rsidP="003E1B62">
      <w:pPr>
        <w:pStyle w:val="paragraph"/>
        <w:tabs>
          <w:tab w:val="left" w:pos="630"/>
          <w:tab w:val="left" w:pos="720"/>
          <w:tab w:val="left" w:pos="1080"/>
        </w:tabs>
        <w:ind w:firstLine="0"/>
        <w:textAlignment w:val="baseline"/>
        <w:rPr>
          <w:del w:id="1297" w:author="An Tran, ACA (BUV)" w:date="2024-09-12T23:28:00Z" w16du:dateUtc="2024-09-12T16:28:00Z"/>
          <w:rFonts w:ascii="iCiel Avenir LT Std 35 Light" w:hAnsi="iCiel Avenir LT Std 35 Light" w:cs="Arial"/>
          <w:i/>
          <w:iCs/>
          <w:sz w:val="22"/>
          <w:szCs w:val="22"/>
          <w:lang w:val="vi-VN"/>
        </w:rPr>
      </w:pPr>
      <w:del w:id="1298" w:author="An Tran, ACA (BUV)" w:date="2024-09-12T23:28:00Z" w16du:dateUtc="2024-09-12T16:28:00Z">
        <w:r w:rsidRPr="004373E8" w:rsidDel="007D6C87">
          <w:rPr>
            <w:rFonts w:ascii="iCiel Avenir LT Std 35 Light" w:hAnsi="iCiel Avenir LT Std 35 Light" w:cs="Arial"/>
            <w:i/>
            <w:iCs/>
            <w:sz w:val="22"/>
            <w:szCs w:val="22"/>
            <w:lang w:val="vi-VN"/>
          </w:rPr>
          <w:delText>Trải nghiệm môi trường học tập tại nước ngoài, đồng thời tích lũy thêm nhiều kinh nghiệm và kỹ năng mới.</w:delText>
        </w:r>
      </w:del>
    </w:p>
    <w:p w14:paraId="58A9822A" w14:textId="15767315" w:rsidR="00176912" w:rsidRPr="004373E8" w:rsidDel="007D6C87" w:rsidRDefault="00176912" w:rsidP="003E1B62">
      <w:pPr>
        <w:pStyle w:val="paragraph"/>
        <w:tabs>
          <w:tab w:val="left" w:pos="630"/>
          <w:tab w:val="left" w:pos="720"/>
          <w:tab w:val="left" w:pos="1080"/>
        </w:tabs>
        <w:ind w:firstLine="0"/>
        <w:textAlignment w:val="baseline"/>
        <w:rPr>
          <w:del w:id="1299" w:author="An Tran, ACA (BUV)" w:date="2024-09-12T23:28:00Z" w16du:dateUtc="2024-09-12T16:28:00Z"/>
          <w:rFonts w:ascii="iCiel Avenir LT Std 35 Light" w:hAnsi="iCiel Avenir LT Std 35 Light" w:cs="Arial"/>
          <w:i/>
          <w:iCs/>
          <w:sz w:val="22"/>
          <w:szCs w:val="22"/>
        </w:rPr>
      </w:pPr>
      <w:del w:id="1300" w:author="An Tran, ACA (BUV)" w:date="2024-09-12T23:28:00Z" w16du:dateUtc="2024-09-12T16:28:00Z">
        <w:r w:rsidRPr="004373E8" w:rsidDel="007D6C87">
          <w:rPr>
            <w:rFonts w:ascii="iCiel Avenir LT Std 35 Light" w:hAnsi="iCiel Avenir LT Std 35 Light" w:cs="Arial"/>
            <w:i/>
            <w:iCs/>
            <w:sz w:val="22"/>
            <w:szCs w:val="22"/>
            <w:lang w:val="vi-VN"/>
          </w:rPr>
          <w:delText>Được hưởng mức học phí của BUV trong quá trình trao đổi nếu tham gia chương trình trao đổi tích lũy tín chỉ và không đóng học phí nếu tham gia chương trình trao đổi không tích lũy tín chỉ.  Sinh viên không phải đóng học phí cho trường đối tác, tuy nhiên sinh viên sẽ có thể phải đóng một số phí theo quy định của trường đối tác như dịch vụ phí hoặc học liệu, và tự chi trả các chi phí cá nhân khác như vé máy bay, visa, chi phí ăn ở, sinh hoạt, ... trong thời gian học trao đổi bên nước ngoài.</w:delText>
        </w:r>
      </w:del>
    </w:p>
    <w:p w14:paraId="5238DBAD" w14:textId="6282EDE7" w:rsidR="003A7157" w:rsidRPr="004373E8" w:rsidDel="007D6C87" w:rsidRDefault="003A7157" w:rsidP="003E1B62">
      <w:pPr>
        <w:pStyle w:val="paragraph"/>
        <w:tabs>
          <w:tab w:val="left" w:pos="630"/>
          <w:tab w:val="left" w:pos="720"/>
          <w:tab w:val="left" w:pos="1080"/>
        </w:tabs>
        <w:ind w:firstLine="0"/>
        <w:rPr>
          <w:del w:id="1301" w:author="An Tran, ACA (BUV)" w:date="2024-09-12T23:28:00Z" w16du:dateUtc="2024-09-12T16:28:00Z"/>
          <w:rFonts w:ascii="iCiel Avenir LT Std 35 Light" w:hAnsi="iCiel Avenir LT Std 35 Light" w:cs="Arial"/>
          <w:i/>
          <w:iCs/>
          <w:sz w:val="22"/>
          <w:szCs w:val="22"/>
        </w:rPr>
      </w:pPr>
      <w:del w:id="1302" w:author="An Tran, ACA (BUV)" w:date="2024-09-12T23:28:00Z" w16du:dateUtc="2024-09-12T16:28:00Z">
        <w:r w:rsidRPr="004373E8" w:rsidDel="007D6C87">
          <w:rPr>
            <w:rFonts w:ascii="iCiel Avenir LT Std 35 Light" w:hAnsi="iCiel Avenir LT Std 35 Light" w:cs="Arial"/>
            <w:i/>
            <w:iCs/>
            <w:sz w:val="22"/>
            <w:szCs w:val="22"/>
            <w:lang w:val="vi-VN"/>
          </w:rPr>
          <w:delText>Sinh viên được khuyến khích đi trao đổi vào năm 2, và sinh viên cần đăng kí tham gia chương trình với phòng Hợp tác Quốc tế trong giời gian đăng kí được thông báo (thường được thông báo sau kì 1 hoặc kì 2 năm 1).</w:delText>
        </w:r>
      </w:del>
    </w:p>
    <w:p w14:paraId="79F36038" w14:textId="5F7A8A3F" w:rsidR="00176912" w:rsidRPr="004373E8" w:rsidDel="007D6C87" w:rsidRDefault="00176912" w:rsidP="003E1B62">
      <w:pPr>
        <w:pStyle w:val="paragraph"/>
        <w:tabs>
          <w:tab w:val="left" w:pos="630"/>
          <w:tab w:val="left" w:pos="720"/>
          <w:tab w:val="left" w:pos="1080"/>
        </w:tabs>
        <w:ind w:firstLine="0"/>
        <w:textAlignment w:val="baseline"/>
        <w:rPr>
          <w:del w:id="1303" w:author="An Tran, ACA (BUV)" w:date="2024-09-12T23:28:00Z" w16du:dateUtc="2024-09-12T16:28:00Z"/>
          <w:rFonts w:ascii="iCiel Avenir LT Std 35 Light" w:hAnsi="iCiel Avenir LT Std 35 Light" w:cs="Arial"/>
          <w:i/>
          <w:iCs/>
          <w:sz w:val="22"/>
          <w:szCs w:val="22"/>
          <w:lang w:val="vi-VN"/>
        </w:rPr>
      </w:pPr>
      <w:del w:id="1304"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Chương trình Chuyển tiếp sinh viên (Transfer Programme): Với chương trình này, sinh viên sẽ dừng học tập tại BUV, chuyển chương trình học và nhận bằng tại trường ở nước ngoài mà sinh viên mong muốn. </w:delText>
        </w:r>
      </w:del>
    </w:p>
    <w:p w14:paraId="08BF31D1" w14:textId="47561EA3" w:rsidR="00176912" w:rsidRPr="004373E8" w:rsidDel="007D6C87" w:rsidRDefault="00176912" w:rsidP="003E1B62">
      <w:pPr>
        <w:pStyle w:val="paragraph"/>
        <w:tabs>
          <w:tab w:val="left" w:pos="630"/>
          <w:tab w:val="left" w:pos="720"/>
          <w:tab w:val="left" w:pos="1080"/>
        </w:tabs>
        <w:ind w:firstLine="0"/>
        <w:textAlignment w:val="baseline"/>
        <w:rPr>
          <w:del w:id="1305" w:author="An Tran, ACA (BUV)" w:date="2024-09-12T23:28:00Z" w16du:dateUtc="2024-09-12T16:28:00Z"/>
          <w:rFonts w:ascii="iCiel Avenir LT Std 35 Light" w:hAnsi="iCiel Avenir LT Std 35 Light" w:cs="Arial"/>
          <w:i/>
          <w:iCs/>
          <w:sz w:val="22"/>
          <w:szCs w:val="22"/>
          <w:lang w:val="vi-VN"/>
        </w:rPr>
      </w:pPr>
      <w:del w:id="1306"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Nếu sinh viên có nguyện vọng chuyển tiếp tới Đại học Staffordshire (SU), sinh viên sẽ hoàn toàn trở thành sinh viên quốc tế học tập tại trường Staffordshire và đóng mức học phí được niêm yết bởi trường SU. Các tín chỉ sinh viên đã tích lũy được khi học chương trình của SU tại BUV có thể được chấp nhận một phần hoặc toàn phần khi sinh viên đăng ký chuyển tiếp sang ngành học tương đương hoặc ngành học khác tại SU. Lưu ý tên ngành học trên bằng tốt nghiệp tại SU có thể khác với tên ngành học tại BUV. Nhà trường sẽ hỗ trợ sinh viên trong quá trình trao đổi thông tin với SU những giấy tờ và thủ tục cần thiết để sinh viên có thể nộp hồ sơ nhập học và chuyển tiếp sang SU học nốt các năm học còn lại. </w:delText>
        </w:r>
      </w:del>
    </w:p>
    <w:p w14:paraId="29E6E0F0" w14:textId="7EEFC667" w:rsidR="00176912" w:rsidRPr="004373E8" w:rsidDel="007D6C87" w:rsidRDefault="00176912" w:rsidP="003E1B62">
      <w:pPr>
        <w:pStyle w:val="paragraph"/>
        <w:tabs>
          <w:tab w:val="left" w:pos="630"/>
          <w:tab w:val="left" w:pos="720"/>
          <w:tab w:val="left" w:pos="1080"/>
        </w:tabs>
        <w:ind w:firstLine="0"/>
        <w:textAlignment w:val="baseline"/>
        <w:rPr>
          <w:del w:id="1307" w:author="An Tran, ACA (BUV)" w:date="2024-09-12T23:28:00Z" w16du:dateUtc="2024-09-12T16:28:00Z"/>
          <w:rFonts w:ascii="iCiel Avenir LT Std 35 Light" w:hAnsi="iCiel Avenir LT Std 35 Light" w:cs="Arial"/>
          <w:i/>
          <w:iCs/>
          <w:sz w:val="22"/>
          <w:szCs w:val="22"/>
          <w:lang w:val="vi-VN"/>
        </w:rPr>
      </w:pPr>
      <w:del w:id="1308"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Nếu sinh viên mong muốn được hỗ trợ chuyển tiếp tới một trường đại học trong mạng lưới hợp tác của BUV,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delText>
        </w:r>
      </w:del>
    </w:p>
    <w:p w14:paraId="620052FC" w14:textId="496AB1F6" w:rsidR="003A7157" w:rsidRPr="004373E8" w:rsidDel="007D6C87" w:rsidRDefault="003A7157" w:rsidP="003E1B62">
      <w:pPr>
        <w:pStyle w:val="paragraph"/>
        <w:tabs>
          <w:tab w:val="left" w:pos="630"/>
          <w:tab w:val="left" w:pos="720"/>
          <w:tab w:val="left" w:pos="1080"/>
        </w:tabs>
        <w:ind w:firstLine="0"/>
        <w:textAlignment w:val="baseline"/>
        <w:rPr>
          <w:del w:id="1309" w:author="An Tran, ACA (BUV)" w:date="2024-09-12T23:28:00Z" w16du:dateUtc="2024-09-12T16:28:00Z"/>
          <w:rFonts w:ascii="iCiel Avenir LT Std 35 Light" w:hAnsi="iCiel Avenir LT Std 35 Light" w:cs="Arial"/>
          <w:i/>
          <w:iCs/>
          <w:sz w:val="22"/>
          <w:szCs w:val="22"/>
          <w:lang w:val="vi-VN"/>
        </w:rPr>
      </w:pPr>
      <w:del w:id="1310" w:author="An Tran, ACA (BUV)" w:date="2024-09-12T23:28:00Z" w16du:dateUtc="2024-09-12T16:28:00Z">
        <w:r w:rsidRPr="004373E8" w:rsidDel="007D6C87">
          <w:rPr>
            <w:rFonts w:ascii="iCiel Avenir LT Std 35 Light" w:hAnsi="iCiel Avenir LT Std 35 Light"/>
            <w:noProof/>
            <w:sz w:val="22"/>
            <w:szCs w:val="22"/>
          </w:rPr>
          <w:drawing>
            <wp:anchor distT="0" distB="0" distL="114300" distR="114300" simplePos="0" relativeHeight="251681792" behindDoc="1" locked="0" layoutInCell="1" allowOverlap="1" wp14:anchorId="60E4011A" wp14:editId="6768FEB0">
              <wp:simplePos x="0" y="0"/>
              <wp:positionH relativeFrom="column">
                <wp:posOffset>1955800</wp:posOffset>
              </wp:positionH>
              <wp:positionV relativeFrom="paragraph">
                <wp:posOffset>588010</wp:posOffset>
              </wp:positionV>
              <wp:extent cx="612140" cy="612140"/>
              <wp:effectExtent l="0" t="0" r="0" b="0"/>
              <wp:wrapTight wrapText="bothSides">
                <wp:wrapPolygon edited="0">
                  <wp:start x="0" y="0"/>
                  <wp:lineTo x="0" y="20838"/>
                  <wp:lineTo x="20838" y="20838"/>
                  <wp:lineTo x="20838" y="0"/>
                  <wp:lineTo x="0" y="0"/>
                </wp:wrapPolygon>
              </wp:wrapTight>
              <wp:docPr id="1450644937"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73E8" w:rsidDel="007D6C87">
          <w:rPr>
            <w:rFonts w:ascii="iCiel Avenir LT Std 35 Light" w:hAnsi="iCiel Avenir LT Std 35 Light" w:cs="Arial"/>
            <w:i/>
            <w:iCs/>
            <w:sz w:val="22"/>
            <w:szCs w:val="22"/>
            <w:lang w:val="vi-VN"/>
          </w:rPr>
          <w:delText xml:space="preserve">Sinh viên được khuyến khích đăng kí tham gia vào chương trình chuyển tiếp sau khi hoàn thành kì 1 năm 2. Sinh viên có thể tìm hiểu danh sách các trường đối tác Trao đổi và chuyển tiếp qua tài liệu tại </w:delText>
        </w:r>
        <w:r w:rsidR="007D6C87" w:rsidDel="007D6C87">
          <w:fldChar w:fldCharType="begin"/>
        </w:r>
        <w:r w:rsidR="007D6C87" w:rsidDel="007D6C87">
          <w:delInstrText>HYPERLINK "https://buveduvn0-my.sharepoint.com/personal/thuy_nt5_buv_edu_vn/_layouts/15/guestaccess.aspx?share=EeO90yZx2N9CiItNEIsbH0gBHGlgK9SAzAm3_Vxrqg2-Jw&amp;e=xAUjJv"</w:delInstrText>
        </w:r>
        <w:r w:rsidR="007D6C87" w:rsidDel="007D6C87">
          <w:fldChar w:fldCharType="separate"/>
        </w:r>
        <w:r w:rsidRPr="004373E8" w:rsidDel="007D6C87">
          <w:rPr>
            <w:rStyle w:val="Hyperlink"/>
            <w:rFonts w:ascii="iCiel Avenir LT Std 35 Light" w:hAnsi="iCiel Avenir LT Std 35 Light" w:cs="Arial"/>
            <w:i/>
            <w:iCs/>
            <w:sz w:val="22"/>
            <w:szCs w:val="22"/>
            <w:lang w:val="vi-VN"/>
          </w:rPr>
          <w:delText>đường link này</w:delText>
        </w:r>
        <w:r w:rsidR="007D6C87" w:rsidDel="007D6C87">
          <w:rPr>
            <w:rStyle w:val="Hyperlink"/>
            <w:rFonts w:ascii="iCiel Avenir LT Std 35 Light" w:hAnsi="iCiel Avenir LT Std 35 Light" w:cs="Arial"/>
            <w:i/>
            <w:iCs/>
            <w:sz w:val="22"/>
            <w:szCs w:val="22"/>
            <w:lang w:val="vi-VN"/>
          </w:rPr>
          <w:fldChar w:fldCharType="end"/>
        </w:r>
        <w:r w:rsidRPr="004373E8" w:rsidDel="007D6C87">
          <w:rPr>
            <w:rFonts w:ascii="iCiel Avenir LT Std 35 Light" w:hAnsi="iCiel Avenir LT Std 35 Light" w:cs="Arial"/>
            <w:i/>
            <w:iCs/>
            <w:sz w:val="22"/>
            <w:szCs w:val="22"/>
            <w:lang w:val="vi-VN"/>
          </w:rPr>
          <w:delText xml:space="preserve"> hoặc scan QR code   </w:delText>
        </w:r>
      </w:del>
    </w:p>
    <w:p w14:paraId="70FDF9DD" w14:textId="1D3A15D1" w:rsidR="003A7157" w:rsidRPr="004373E8" w:rsidDel="007D6C87" w:rsidRDefault="003A7157" w:rsidP="003E1B62">
      <w:pPr>
        <w:pStyle w:val="paragraph"/>
        <w:tabs>
          <w:tab w:val="left" w:pos="630"/>
          <w:tab w:val="left" w:pos="720"/>
          <w:tab w:val="left" w:pos="1080"/>
        </w:tabs>
        <w:ind w:firstLine="0"/>
        <w:textAlignment w:val="baseline"/>
        <w:rPr>
          <w:del w:id="1311" w:author="An Tran, ACA (BUV)" w:date="2024-09-12T23:28:00Z" w16du:dateUtc="2024-09-12T16:28:00Z"/>
          <w:rFonts w:ascii="iCiel Avenir LT Std 35 Light" w:hAnsi="iCiel Avenir LT Std 35 Light" w:cs="Arial"/>
          <w:i/>
          <w:iCs/>
          <w:sz w:val="22"/>
          <w:szCs w:val="22"/>
        </w:rPr>
      </w:pPr>
    </w:p>
    <w:p w14:paraId="214FA225" w14:textId="053A8C8C" w:rsidR="004035FC" w:rsidRPr="004373E8" w:rsidRDefault="004035FC"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del w:id="1312" w:author="An Tran, ACA (BUV)" w:date="2024-09-12T23:28:00Z" w16du:dateUtc="2024-09-12T16:28:00Z">
        <w:r w:rsidRPr="004373E8" w:rsidDel="007D6C87">
          <w:rPr>
            <w:rFonts w:ascii="iCiel Avenir LT Std 35 Light" w:hAnsi="iCiel Avenir LT Std 35 Light" w:cs="Arial"/>
            <w:i/>
            <w:iCs/>
            <w:sz w:val="22"/>
            <w:szCs w:val="22"/>
            <w:lang w:val="vi-VN"/>
          </w:rPr>
          <w:delText xml:space="preserve">Khi sinh viên quyết định ứng tuyển cho một chương trình trao đổi hoặc chuyển tiếp, sinh viên có thể gửi email tới Phòng Hợp tác Quốc tế qua địa chỉ </w:delText>
        </w:r>
        <w:r w:rsidR="007D6C87" w:rsidDel="007D6C87">
          <w:fldChar w:fldCharType="begin"/>
        </w:r>
        <w:r w:rsidR="007D6C87" w:rsidDel="007D6C87">
          <w:delInstrText>HYPERLINK "mailto:international@buv.edu.vn"</w:delInstrText>
        </w:r>
        <w:r w:rsidR="007D6C87" w:rsidDel="007D6C87">
          <w:fldChar w:fldCharType="separate"/>
        </w:r>
        <w:r w:rsidRPr="004373E8" w:rsidDel="007D6C87">
          <w:rPr>
            <w:rStyle w:val="Hyperlink"/>
            <w:rFonts w:ascii="iCiel Avenir LT Std 35 Light" w:hAnsi="iCiel Avenir LT Std 35 Light" w:cs="Arial"/>
            <w:i/>
            <w:iCs/>
            <w:sz w:val="22"/>
            <w:szCs w:val="22"/>
            <w:lang w:val="vi-VN"/>
          </w:rPr>
          <w:delText>international@buv.edu.vn</w:delText>
        </w:r>
        <w:r w:rsidR="007D6C87" w:rsidDel="007D6C87">
          <w:rPr>
            <w:rStyle w:val="Hyperlink"/>
            <w:rFonts w:ascii="iCiel Avenir LT Std 35 Light" w:hAnsi="iCiel Avenir LT Std 35 Light" w:cs="Arial"/>
            <w:i/>
            <w:iCs/>
            <w:sz w:val="22"/>
            <w:szCs w:val="22"/>
            <w:lang w:val="vi-VN"/>
          </w:rPr>
          <w:fldChar w:fldCharType="end"/>
        </w:r>
        <w:r w:rsidRPr="004373E8" w:rsidDel="007D6C87">
          <w:rPr>
            <w:rFonts w:ascii="iCiel Avenir LT Std 35 Light" w:hAnsi="iCiel Avenir LT Std 35 Light" w:cs="Arial"/>
            <w:i/>
            <w:iCs/>
            <w:sz w:val="22"/>
            <w:szCs w:val="22"/>
            <w:lang w:val="vi-VN"/>
          </w:rPr>
          <w:delText xml:space="preserve"> hoặc gọi đến số điện thoại 0936 399 918 để được hướng dẫn và nhận biểu mẫu đơn yêu cầu.</w:delText>
        </w:r>
      </w:del>
    </w:p>
    <w:p w14:paraId="7C9D5885" w14:textId="671C9A59" w:rsidR="00BF43A2" w:rsidRPr="004373E8" w:rsidRDefault="00BF43A2" w:rsidP="00D85019">
      <w:pPr>
        <w:pStyle w:val="Question"/>
        <w:numPr>
          <w:ilvl w:val="0"/>
          <w:numId w:val="6"/>
        </w:numPr>
        <w:tabs>
          <w:tab w:val="left" w:pos="630"/>
          <w:tab w:val="left" w:pos="720"/>
          <w:tab w:val="left" w:pos="900"/>
        </w:tabs>
        <w:spacing w:before="100" w:line="400" w:lineRule="exact"/>
        <w:ind w:left="0" w:firstLine="634"/>
        <w:rPr>
          <w:rFonts w:cs="Arial"/>
          <w:i/>
          <w:iCs/>
          <w:szCs w:val="22"/>
          <w:lang w:val="vi-VN"/>
        </w:rPr>
      </w:pPr>
      <w:bookmarkStart w:id="1313" w:name="_Toc107324298"/>
      <w:bookmarkStart w:id="1314" w:name="_Toc177146278"/>
      <w:r w:rsidRPr="004373E8">
        <w:rPr>
          <w:rFonts w:cs="Arial"/>
          <w:szCs w:val="22"/>
          <w:lang w:val="vi-VN"/>
        </w:rPr>
        <w:t>What</w:t>
      </w:r>
      <w:r w:rsidR="00C13410" w:rsidRPr="004373E8">
        <w:rPr>
          <w:rFonts w:cs="Arial"/>
          <w:szCs w:val="22"/>
          <w:lang w:val="vi-VN"/>
        </w:rPr>
        <w:t xml:space="preserve"> are the </w:t>
      </w:r>
      <w:r w:rsidR="005F5F1E" w:rsidRPr="004373E8">
        <w:rPr>
          <w:rFonts w:cs="Arial"/>
          <w:szCs w:val="22"/>
          <w:lang w:val="vi-VN"/>
        </w:rPr>
        <w:t>procedures</w:t>
      </w:r>
      <w:r w:rsidR="00C13410" w:rsidRPr="004373E8">
        <w:rPr>
          <w:rFonts w:cs="Arial"/>
          <w:szCs w:val="22"/>
          <w:lang w:val="vi-VN"/>
        </w:rPr>
        <w:t xml:space="preserve"> and policy</w:t>
      </w:r>
      <w:r w:rsidRPr="004373E8">
        <w:rPr>
          <w:rFonts w:cs="Arial"/>
          <w:szCs w:val="22"/>
          <w:lang w:val="vi-VN"/>
        </w:rPr>
        <w:t xml:space="preserve"> if things don’t go as </w:t>
      </w:r>
      <w:r w:rsidR="0037692E" w:rsidRPr="004373E8">
        <w:rPr>
          <w:rFonts w:cs="Arial"/>
          <w:szCs w:val="22"/>
          <w:lang w:val="vi-VN"/>
        </w:rPr>
        <w:t>planned</w:t>
      </w:r>
      <w:r w:rsidRPr="004373E8">
        <w:rPr>
          <w:rFonts w:cs="Arial"/>
          <w:szCs w:val="22"/>
          <w:lang w:val="vi-VN"/>
        </w:rPr>
        <w:t xml:space="preserve"> and students have to defer from the university? How to apply for deferment? / </w:t>
      </w:r>
      <w:r w:rsidRPr="004373E8">
        <w:rPr>
          <w:rFonts w:cs="Arial"/>
          <w:i/>
          <w:iCs/>
          <w:szCs w:val="22"/>
          <w:lang w:val="vi-VN"/>
        </w:rPr>
        <w:t>Trong trường hợp sinh viên cần bảo lưu kết quả và xin nghỉ học một thời gian, quy trình và chính sách của việc bảo lưu này như thế nào?</w:t>
      </w:r>
      <w:bookmarkEnd w:id="1313"/>
      <w:bookmarkEnd w:id="1314"/>
    </w:p>
    <w:p w14:paraId="3B59CFAB" w14:textId="55A23F62"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231E3DF9" w14:textId="77777777" w:rsidR="00AB4C37" w:rsidRPr="004373E8" w:rsidRDefault="00AB4C37" w:rsidP="00AB4C37">
      <w:pPr>
        <w:tabs>
          <w:tab w:val="left" w:pos="630"/>
          <w:tab w:val="left" w:pos="720"/>
          <w:tab w:val="left" w:pos="1080"/>
        </w:tabs>
        <w:ind w:firstLine="0"/>
        <w:rPr>
          <w:ins w:id="1315" w:author="An Tran, ACA (BUV)" w:date="2024-09-13T00:38:00Z" w16du:dateUtc="2024-09-12T17:38:00Z"/>
          <w:rFonts w:ascii="iCiel Avenir LT Std 35 Light" w:hAnsi="iCiel Avenir LT Std 35 Light" w:cs="Arial"/>
          <w:sz w:val="22"/>
          <w:szCs w:val="22"/>
          <w:lang w:val="vi-VN"/>
        </w:rPr>
      </w:pPr>
      <w:ins w:id="1316" w:author="An Tran, ACA (BUV)" w:date="2024-09-13T00:38:00Z" w16du:dateUtc="2024-09-12T17:38:00Z">
        <w:r w:rsidRPr="004373E8">
          <w:rPr>
            <w:rFonts w:ascii="iCiel Avenir LT Std 35 Light" w:hAnsi="iCiel Avenir LT Std 35 Light" w:cs="Arial"/>
            <w:sz w:val="22"/>
            <w:szCs w:val="22"/>
            <w:lang w:val="vi-VN"/>
          </w:rPr>
          <w:t xml:space="preserve">In times of difficulty, students might apply for a </w:t>
        </w:r>
        <w:r>
          <w:rPr>
            <w:rFonts w:ascii="iCiel Avenir LT Std 35 Light" w:hAnsi="iCiel Avenir LT Std 35 Light" w:cs="Arial"/>
            <w:sz w:val="22"/>
            <w:szCs w:val="22"/>
          </w:rPr>
          <w:t>break</w:t>
        </w:r>
        <w:r w:rsidRPr="004373E8">
          <w:rPr>
            <w:rFonts w:ascii="iCiel Avenir LT Std 35 Light" w:hAnsi="iCiel Avenir LT Std 35 Light" w:cs="Arial"/>
            <w:sz w:val="22"/>
            <w:szCs w:val="22"/>
            <w:lang w:val="vi-VN"/>
          </w:rPr>
          <w:t xml:space="preserve"> to put a temporary hold on their study and return when they are ready to perform at their best ability again. Taking a break is a significant decision. A break in study cannot be used to avoid assessments but should be used when the student’s personal circumstances no longer allow them to continue their studies. </w:t>
        </w:r>
      </w:ins>
    </w:p>
    <w:p w14:paraId="5A3C3506" w14:textId="77777777" w:rsidR="00AB4C37" w:rsidRPr="004373E8" w:rsidRDefault="00AB4C37" w:rsidP="00AB4C37">
      <w:pPr>
        <w:tabs>
          <w:tab w:val="left" w:pos="630"/>
          <w:tab w:val="left" w:pos="720"/>
          <w:tab w:val="left" w:pos="1080"/>
        </w:tabs>
        <w:ind w:firstLine="0"/>
        <w:rPr>
          <w:ins w:id="1317" w:author="An Tran, ACA (BUV)" w:date="2024-09-13T00:38:00Z" w16du:dateUtc="2024-09-12T17:38:00Z"/>
          <w:rFonts w:ascii="iCiel Avenir LT Std 35 Light" w:hAnsi="iCiel Avenir LT Std 35 Light" w:cs="Arial"/>
          <w:sz w:val="22"/>
          <w:szCs w:val="22"/>
          <w:lang w:val="vi-VN"/>
        </w:rPr>
      </w:pPr>
      <w:ins w:id="1318" w:author="An Tran, ACA (BUV)" w:date="2024-09-13T00:38:00Z" w16du:dateUtc="2024-09-12T17:38:00Z">
        <w:r w:rsidRPr="004373E8">
          <w:rPr>
            <w:rFonts w:ascii="iCiel Avenir LT Std 35 Light" w:hAnsi="iCiel Avenir LT Std 35 Light" w:cs="Arial"/>
            <w:sz w:val="22"/>
            <w:szCs w:val="22"/>
            <w:lang w:val="vi-VN"/>
          </w:rPr>
          <w:t>Before taking a break in studies, the students need to consider several things:</w:t>
        </w:r>
      </w:ins>
    </w:p>
    <w:p w14:paraId="52CB1087" w14:textId="77777777" w:rsidR="00AB4C37" w:rsidRPr="004373E8" w:rsidRDefault="00AB4C37" w:rsidP="00AB4C37">
      <w:pPr>
        <w:pStyle w:val="ListParagraph"/>
        <w:numPr>
          <w:ilvl w:val="0"/>
          <w:numId w:val="16"/>
        </w:numPr>
        <w:tabs>
          <w:tab w:val="left" w:pos="630"/>
          <w:tab w:val="left" w:pos="720"/>
          <w:tab w:val="left" w:pos="1080"/>
        </w:tabs>
        <w:ind w:firstLine="720"/>
        <w:contextualSpacing w:val="0"/>
        <w:rPr>
          <w:ins w:id="1319" w:author="An Tran, ACA (BUV)" w:date="2024-09-13T00:38:00Z" w16du:dateUtc="2024-09-12T17:38:00Z"/>
          <w:rFonts w:ascii="iCiel Avenir LT Std 35 Light" w:hAnsi="iCiel Avenir LT Std 35 Light" w:cs="Arial"/>
          <w:sz w:val="22"/>
          <w:szCs w:val="22"/>
          <w:lang w:val="vi-VN" w:eastAsia="en-US"/>
        </w:rPr>
      </w:pPr>
      <w:ins w:id="1320" w:author="An Tran, ACA (BUV)" w:date="2024-09-13T00:38:00Z" w16du:dateUtc="2024-09-12T17:38:00Z">
        <w:r w:rsidRPr="004373E8">
          <w:rPr>
            <w:rFonts w:ascii="iCiel Avenir LT Std 35 Light" w:hAnsi="iCiel Avenir LT Std 35 Light" w:cs="Arial"/>
            <w:sz w:val="22"/>
            <w:szCs w:val="22"/>
            <w:lang w:val="vi-VN" w:eastAsia="en-US"/>
          </w:rPr>
          <w:t xml:space="preserve">Having a break from studies would mean you </w:t>
        </w:r>
        <w:r>
          <w:rPr>
            <w:rFonts w:ascii="iCiel Avenir LT Std 35 Light" w:hAnsi="iCiel Avenir LT Std 35 Light" w:cs="Arial"/>
            <w:sz w:val="22"/>
            <w:szCs w:val="22"/>
            <w:lang w:eastAsia="en-US"/>
          </w:rPr>
          <w:t>may be</w:t>
        </w:r>
        <w:r w:rsidRPr="004373E8">
          <w:rPr>
            <w:rFonts w:ascii="iCiel Avenir LT Std 35 Light" w:hAnsi="iCiel Avenir LT Std 35 Light" w:cs="Arial"/>
            <w:sz w:val="22"/>
            <w:szCs w:val="22"/>
            <w:lang w:val="vi-VN" w:eastAsia="en-US"/>
          </w:rPr>
          <w:t xml:space="preserve"> no longer studying with the same group.</w:t>
        </w:r>
      </w:ins>
    </w:p>
    <w:p w14:paraId="5345F3B8"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321" w:author="An Tran, ACA (BUV)" w:date="2024-09-13T00:38:00Z" w16du:dateUtc="2024-09-12T17:38:00Z"/>
          <w:rFonts w:ascii="iCiel Avenir LT Std 35 Light" w:hAnsi="iCiel Avenir LT Std 35 Light" w:cs="Arial"/>
          <w:sz w:val="22"/>
          <w:szCs w:val="22"/>
          <w:lang w:val="vi-VN" w:eastAsia="en-US"/>
        </w:rPr>
      </w:pPr>
      <w:ins w:id="1322" w:author="An Tran, ACA (BUV)" w:date="2024-09-13T00:38:00Z" w16du:dateUtc="2024-09-12T17:38:00Z">
        <w:r w:rsidRPr="004373E8">
          <w:rPr>
            <w:rFonts w:ascii="iCiel Avenir LT Std 35 Light" w:hAnsi="iCiel Avenir LT Std 35 Light" w:cs="Arial"/>
            <w:sz w:val="22"/>
            <w:szCs w:val="22"/>
            <w:lang w:val="vi-VN" w:eastAsia="en-US"/>
          </w:rPr>
          <w:t>Your course may have changed or may not be available when you decide to return.</w:t>
        </w:r>
      </w:ins>
    </w:p>
    <w:p w14:paraId="3DA3AA2B"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323" w:author="An Tran, ACA (BUV)" w:date="2024-09-13T00:38:00Z" w16du:dateUtc="2024-09-12T17:38:00Z"/>
          <w:rFonts w:ascii="iCiel Avenir LT Std 35 Light" w:hAnsi="iCiel Avenir LT Std 35 Light" w:cs="Arial"/>
          <w:sz w:val="22"/>
          <w:szCs w:val="22"/>
          <w:lang w:val="vi-VN" w:eastAsia="en-US"/>
        </w:rPr>
      </w:pPr>
      <w:ins w:id="1324" w:author="An Tran, ACA (BUV)" w:date="2024-09-13T00:38:00Z" w16du:dateUtc="2024-09-12T17:38:00Z">
        <w:r w:rsidRPr="004E7CF6">
          <w:rPr>
            <w:rFonts w:ascii="iCiel Avenir LT Std 35 Light" w:hAnsi="iCiel Avenir LT Std 35 Light" w:cs="Arial"/>
            <w:sz w:val="22"/>
            <w:szCs w:val="22"/>
            <w:lang w:val="vi-VN" w:eastAsia="en-US"/>
          </w:rPr>
          <w:t xml:space="preserve">You are permitted to request to </w:t>
        </w:r>
        <w:r>
          <w:rPr>
            <w:rFonts w:ascii="iCiel Avenir LT Std 35 Light" w:hAnsi="iCiel Avenir LT Std 35 Light" w:cs="Arial"/>
            <w:sz w:val="22"/>
            <w:szCs w:val="22"/>
            <w:lang w:eastAsia="en-US"/>
          </w:rPr>
          <w:t>break</w:t>
        </w:r>
        <w:r w:rsidRPr="004E7CF6">
          <w:rPr>
            <w:rFonts w:ascii="iCiel Avenir LT Std 35 Light" w:hAnsi="iCiel Avenir LT Std 35 Light" w:cs="Arial"/>
            <w:sz w:val="22"/>
            <w:szCs w:val="22"/>
            <w:lang w:val="vi-VN" w:eastAsia="en-US"/>
          </w:rPr>
          <w:t xml:space="preserve"> your studies for a maximum period of one year on grounds of illness or other relevant cause, where you are unable to study as a result of personal circumstances. </w:t>
        </w:r>
      </w:ins>
    </w:p>
    <w:p w14:paraId="4AC402AC"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325" w:author="An Tran, ACA (BUV)" w:date="2024-09-13T00:38:00Z" w16du:dateUtc="2024-09-12T17:38:00Z"/>
          <w:rFonts w:ascii="iCiel Avenir LT Std 35 Light" w:hAnsi="iCiel Avenir LT Std 35 Light" w:cs="Arial"/>
          <w:sz w:val="22"/>
          <w:szCs w:val="22"/>
          <w:lang w:val="vi-VN" w:eastAsia="en-US"/>
        </w:rPr>
      </w:pPr>
      <w:ins w:id="1326" w:author="An Tran, ACA (BUV)" w:date="2024-09-13T00:38:00Z" w16du:dateUtc="2024-09-12T17:38:00Z">
        <w:r w:rsidRPr="004E7CF6">
          <w:rPr>
            <w:rFonts w:ascii="iCiel Avenir LT Std 35 Light" w:hAnsi="iCiel Avenir LT Std 35 Light" w:cs="Arial"/>
            <w:sz w:val="22"/>
            <w:szCs w:val="22"/>
            <w:lang w:eastAsia="en-US"/>
          </w:rPr>
          <w:t xml:space="preserve">This year of </w:t>
        </w:r>
        <w:r>
          <w:rPr>
            <w:rFonts w:ascii="iCiel Avenir LT Std 35 Light" w:hAnsi="iCiel Avenir LT Std 35 Light" w:cs="Arial"/>
            <w:sz w:val="22"/>
            <w:szCs w:val="22"/>
            <w:lang w:eastAsia="en-US"/>
          </w:rPr>
          <w:t>break</w:t>
        </w:r>
        <w:r w:rsidRPr="004E7CF6">
          <w:rPr>
            <w:rFonts w:ascii="iCiel Avenir LT Std 35 Light" w:hAnsi="iCiel Avenir LT Std 35 Light" w:cs="Arial"/>
            <w:sz w:val="22"/>
            <w:szCs w:val="22"/>
            <w:lang w:eastAsia="en-US"/>
          </w:rPr>
          <w:t xml:space="preserve"> would not count towards your maximum period of registration.</w:t>
        </w:r>
      </w:ins>
    </w:p>
    <w:p w14:paraId="5CA74C29"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327" w:author="An Tran, ACA (BUV)" w:date="2024-09-13T00:38:00Z" w16du:dateUtc="2024-09-12T17:38:00Z"/>
          <w:rFonts w:ascii="iCiel Avenir LT Std 35 Light" w:hAnsi="iCiel Avenir LT Std 35 Light" w:cs="Arial"/>
          <w:sz w:val="22"/>
          <w:szCs w:val="22"/>
          <w:lang w:val="vi-VN" w:eastAsia="en-US"/>
        </w:rPr>
      </w:pPr>
      <w:ins w:id="1328" w:author="An Tran, ACA (BUV)" w:date="2024-09-13T00:38:00Z" w16du:dateUtc="2024-09-12T17:38:00Z">
        <w:r w:rsidRPr="004E7CF6">
          <w:rPr>
            <w:rFonts w:ascii="iCiel Avenir LT Std 35 Light" w:hAnsi="iCiel Avenir LT Std 35 Light" w:cs="Arial"/>
            <w:sz w:val="22"/>
            <w:szCs w:val="22"/>
            <w:lang w:val="vi-VN" w:eastAsia="en-US"/>
          </w:rPr>
          <w:t xml:space="preserve">All requests for </w:t>
        </w:r>
        <w:r>
          <w:rPr>
            <w:rFonts w:ascii="iCiel Avenir LT Std 35 Light" w:hAnsi="iCiel Avenir LT Std 35 Light" w:cs="Arial"/>
            <w:sz w:val="22"/>
            <w:szCs w:val="22"/>
            <w:lang w:eastAsia="en-US"/>
          </w:rPr>
          <w:t>a break</w:t>
        </w:r>
        <w:r w:rsidRPr="004E7CF6">
          <w:rPr>
            <w:rFonts w:ascii="iCiel Avenir LT Std 35 Light" w:hAnsi="iCiel Avenir LT Std 35 Light" w:cs="Arial"/>
            <w:sz w:val="22"/>
            <w:szCs w:val="22"/>
            <w:lang w:val="vi-VN" w:eastAsia="en-US"/>
          </w:rPr>
          <w:t xml:space="preserve"> of study will be considered through the Requests for Additional Consideration policy published on the student portal.</w:t>
        </w:r>
      </w:ins>
    </w:p>
    <w:p w14:paraId="1921AC45" w14:textId="77777777" w:rsidR="00AB4C37" w:rsidRPr="00914A2F" w:rsidRDefault="00AB4C37" w:rsidP="00AB4C37">
      <w:pPr>
        <w:pStyle w:val="ListParagraph"/>
        <w:numPr>
          <w:ilvl w:val="0"/>
          <w:numId w:val="16"/>
        </w:numPr>
        <w:tabs>
          <w:tab w:val="left" w:pos="630"/>
          <w:tab w:val="left" w:pos="720"/>
          <w:tab w:val="left" w:pos="1080"/>
        </w:tabs>
        <w:ind w:firstLine="720"/>
        <w:contextualSpacing w:val="0"/>
        <w:rPr>
          <w:ins w:id="1329" w:author="An Tran, ACA (BUV)" w:date="2024-09-13T00:38:00Z" w16du:dateUtc="2024-09-12T17:38:00Z"/>
          <w:rFonts w:ascii="iCiel Avenir LT Std 35 Light" w:hAnsi="iCiel Avenir LT Std 35 Light" w:cs="Arial"/>
          <w:sz w:val="22"/>
          <w:szCs w:val="22"/>
          <w:lang w:val="vi-VN" w:eastAsia="en-US"/>
        </w:rPr>
      </w:pPr>
      <w:ins w:id="1330" w:author="An Tran, ACA (BUV)" w:date="2024-09-13T00:38:00Z" w16du:dateUtc="2024-09-12T17:38:00Z">
        <w:r w:rsidRPr="004E7CF6">
          <w:rPr>
            <w:rFonts w:ascii="iCiel Avenir LT Std 35 Light" w:hAnsi="iCiel Avenir LT Std 35 Light" w:cs="Arial"/>
            <w:sz w:val="22"/>
            <w:szCs w:val="22"/>
            <w:lang w:val="vi-VN" w:eastAsia="en-US"/>
          </w:rPr>
          <w:t>Requests for an interruption of study will only be accepted after you have been registered on your Programme for at least six months.</w:t>
        </w:r>
      </w:ins>
    </w:p>
    <w:p w14:paraId="3BDA91B5" w14:textId="77777777" w:rsidR="00AB4C37" w:rsidRPr="004373E8" w:rsidRDefault="00AB4C37" w:rsidP="00AB4C37">
      <w:pPr>
        <w:pStyle w:val="ListParagraph"/>
        <w:numPr>
          <w:ilvl w:val="0"/>
          <w:numId w:val="16"/>
        </w:numPr>
        <w:tabs>
          <w:tab w:val="left" w:pos="630"/>
          <w:tab w:val="left" w:pos="720"/>
          <w:tab w:val="left" w:pos="1080"/>
        </w:tabs>
        <w:ind w:firstLine="720"/>
        <w:contextualSpacing w:val="0"/>
        <w:rPr>
          <w:ins w:id="1331" w:author="An Tran, ACA (BUV)" w:date="2024-09-13T00:38:00Z" w16du:dateUtc="2024-09-12T17:38:00Z"/>
          <w:rFonts w:ascii="iCiel Avenir LT Std 35 Light" w:hAnsi="iCiel Avenir LT Std 35 Light" w:cs="Arial"/>
          <w:sz w:val="22"/>
          <w:szCs w:val="22"/>
          <w:lang w:val="vi-VN" w:eastAsia="en-US"/>
        </w:rPr>
      </w:pPr>
      <w:ins w:id="1332" w:author="An Tran, ACA (BUV)" w:date="2024-09-13T00:38:00Z" w16du:dateUtc="2024-09-12T17:38:00Z">
        <w:r w:rsidRPr="004E7CF6">
          <w:rPr>
            <w:rFonts w:ascii="iCiel Avenir LT Std 35 Light" w:hAnsi="iCiel Avenir LT Std 35 Light" w:cs="Arial"/>
            <w:sz w:val="22"/>
            <w:szCs w:val="22"/>
            <w:lang w:val="vi-VN" w:eastAsia="en-US"/>
          </w:rPr>
          <w:t>During the year of interruption, you will not be permitted to enter for any assessments.</w:t>
        </w:r>
      </w:ins>
    </w:p>
    <w:p w14:paraId="4B14A0E6" w14:textId="77777777" w:rsidR="00AB4C37" w:rsidRDefault="00AB4C37" w:rsidP="00AB4C37">
      <w:pPr>
        <w:pStyle w:val="ListParagraph"/>
        <w:numPr>
          <w:ilvl w:val="0"/>
          <w:numId w:val="16"/>
        </w:numPr>
        <w:tabs>
          <w:tab w:val="left" w:pos="630"/>
          <w:tab w:val="left" w:pos="720"/>
          <w:tab w:val="left" w:pos="1080"/>
        </w:tabs>
        <w:ind w:firstLine="720"/>
        <w:contextualSpacing w:val="0"/>
        <w:rPr>
          <w:ins w:id="1333" w:author="An Tran, ACA (BUV)" w:date="2024-09-13T00:38:00Z" w16du:dateUtc="2024-09-12T17:38:00Z"/>
        </w:rPr>
      </w:pPr>
      <w:ins w:id="1334" w:author="An Tran, ACA (BUV)" w:date="2024-09-13T00:38:00Z" w16du:dateUtc="2024-09-12T17:38:00Z">
        <w:r w:rsidRPr="00914A2F">
          <w:rPr>
            <w:rFonts w:ascii="iCiel Avenir LT Std 35 Light" w:hAnsi="iCiel Avenir LT Std 35 Light" w:cs="Arial"/>
            <w:sz w:val="22"/>
            <w:szCs w:val="22"/>
          </w:rPr>
          <w:t>You are strongly recommended to carefully review the UOL regulations, including both the General Regulations and the Programme Regulations.</w:t>
        </w:r>
        <w:r>
          <w:rPr>
            <w:rFonts w:ascii="iCiel Avenir LT Std 35 Light" w:hAnsi="iCiel Avenir LT Std 35 Light" w:cs="Arial"/>
            <w:sz w:val="22"/>
            <w:szCs w:val="22"/>
          </w:rPr>
          <w:t xml:space="preserve"> </w:t>
        </w:r>
        <w:r w:rsidRPr="00950AA3">
          <w:rPr>
            <w:rFonts w:ascii="iCiel Avenir LT Std 35 Light" w:hAnsi="iCiel Avenir LT Std 35 Light" w:cs="Arial"/>
            <w:sz w:val="22"/>
            <w:szCs w:val="22"/>
          </w:rPr>
          <w:t>If you have any concerns, please do not hesitate to ask questions through your UOL student portal.</w:t>
        </w:r>
      </w:ins>
    </w:p>
    <w:p w14:paraId="716D70B7" w14:textId="77777777" w:rsidR="00AB4C37" w:rsidRPr="004373E8" w:rsidRDefault="00AB4C37" w:rsidP="00AB4C37">
      <w:pPr>
        <w:tabs>
          <w:tab w:val="left" w:pos="630"/>
          <w:tab w:val="left" w:pos="720"/>
          <w:tab w:val="left" w:pos="1080"/>
        </w:tabs>
        <w:ind w:firstLine="0"/>
        <w:rPr>
          <w:ins w:id="1335" w:author="An Tran, ACA (BUV)" w:date="2024-09-13T00:38:00Z" w16du:dateUtc="2024-09-12T17:38:00Z"/>
          <w:rFonts w:ascii="iCiel Avenir LT Std 35 Light" w:hAnsi="iCiel Avenir LT Std 35 Light" w:cs="Arial"/>
          <w:sz w:val="22"/>
          <w:szCs w:val="22"/>
          <w:lang w:val="vi-VN"/>
        </w:rPr>
      </w:pPr>
      <w:ins w:id="1336" w:author="An Tran, ACA (BUV)" w:date="2024-09-13T00:38:00Z" w16du:dateUtc="2024-09-12T17:38:00Z">
        <w:r w:rsidRPr="004373E8">
          <w:rPr>
            <w:rFonts w:ascii="iCiel Avenir LT Std 35 Light" w:hAnsi="iCiel Avenir LT Std 35 Light" w:cs="Arial"/>
            <w:sz w:val="22"/>
            <w:szCs w:val="22"/>
            <w:lang w:val="vi-VN"/>
          </w:rPr>
          <w:t xml:space="preserve">Students need to pay the non-refundable VND 2,000,000 administrative fee for the processing of the deferment programme request. Any changes in the fees levied by the University are the responsibility of the student. </w:t>
        </w:r>
      </w:ins>
    </w:p>
    <w:p w14:paraId="0E8A2288" w14:textId="77777777" w:rsidR="00AB4C37" w:rsidRPr="004373E8" w:rsidRDefault="00AB4C37" w:rsidP="00AB4C37">
      <w:pPr>
        <w:tabs>
          <w:tab w:val="left" w:pos="630"/>
          <w:tab w:val="left" w:pos="720"/>
          <w:tab w:val="left" w:pos="1080"/>
        </w:tabs>
        <w:ind w:firstLine="0"/>
        <w:rPr>
          <w:ins w:id="1337" w:author="An Tran, ACA (BUV)" w:date="2024-09-13T00:38:00Z" w16du:dateUtc="2024-09-12T17:38:00Z"/>
          <w:rFonts w:ascii="iCiel Avenir LT Std 35 Light" w:hAnsi="iCiel Avenir LT Std 35 Light" w:cs="Arial"/>
          <w:sz w:val="22"/>
          <w:szCs w:val="22"/>
          <w:lang w:val="vi-VN"/>
        </w:rPr>
      </w:pPr>
      <w:ins w:id="1338" w:author="An Tran, ACA (BUV)" w:date="2024-09-13T00:38:00Z" w16du:dateUtc="2024-09-12T17:38:00Z">
        <w:r w:rsidRPr="004373E8">
          <w:rPr>
            <w:rFonts w:ascii="iCiel Avenir LT Std 35 Light" w:hAnsi="iCiel Avenir LT Std 35 Light" w:cs="Arial"/>
            <w:sz w:val="22"/>
            <w:szCs w:val="22"/>
            <w:lang w:val="vi-VN"/>
          </w:rPr>
          <w:t xml:space="preserve">We highly recommend students to seek advice from Student Information Office before making any decisions. The detailed process will be explained when the student officially requests for a Deferral via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sz w:val="22"/>
            <w:szCs w:val="22"/>
            <w:lang w:val="vi-VN"/>
          </w:rPr>
          <w:t>studentservice@buv.edu.vn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or at the Student Information Counter on level 2, BUV Ecopark Campus. </w:t>
        </w:r>
      </w:ins>
    </w:p>
    <w:p w14:paraId="645B6D3B" w14:textId="77777777" w:rsidR="00AB4C37" w:rsidRPr="004373E8" w:rsidRDefault="00AB4C37" w:rsidP="00AB4C37">
      <w:pPr>
        <w:tabs>
          <w:tab w:val="left" w:pos="630"/>
          <w:tab w:val="left" w:pos="720"/>
          <w:tab w:val="left" w:pos="1080"/>
        </w:tabs>
        <w:ind w:firstLine="0"/>
        <w:rPr>
          <w:ins w:id="1339" w:author="An Tran, ACA (BUV)" w:date="2024-09-13T00:38:00Z" w16du:dateUtc="2024-09-12T17:38:00Z"/>
          <w:rFonts w:ascii="iCiel Avenir LT Std 35 Light" w:hAnsi="iCiel Avenir LT Std 35 Light" w:cs="Arial"/>
          <w:i/>
          <w:iCs/>
          <w:sz w:val="22"/>
          <w:szCs w:val="22"/>
          <w:lang w:val="vi-VN"/>
        </w:rPr>
      </w:pPr>
      <w:ins w:id="1340" w:author="An Tran, ACA (BUV)" w:date="2024-09-13T00:38:00Z" w16du:dateUtc="2024-09-12T17:38:00Z">
        <w:r w:rsidRPr="004373E8">
          <w:rPr>
            <w:rFonts w:ascii="iCiel Avenir LT Std 35 Light" w:hAnsi="iCiel Avenir LT Std 35 Light" w:cs="Arial"/>
            <w:i/>
            <w:iCs/>
            <w:sz w:val="22"/>
            <w:szCs w:val="22"/>
            <w:lang w:val="vi-VN"/>
          </w:rPr>
          <w:t>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n Xin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kết quả học tập để tạm dừng việc học và quay trở lại khi đã sẵn sàng.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quan tr</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d</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ki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m tra </w:t>
        </w:r>
        <w:r w:rsidRPr="004373E8">
          <w:rPr>
            <w:rFonts w:ascii="iCiel Avenir LT Std 35 Light" w:hAnsi="iCiel Avenir LT Std 35 Light" w:cs="Avenir Next LT Pro"/>
            <w:i/>
            <w:iCs/>
            <w:sz w:val="22"/>
            <w:szCs w:val="22"/>
            <w:lang w:val="vi-VN"/>
          </w:rPr>
          <w:t>đá</w:t>
        </w:r>
        <w:r w:rsidRPr="004373E8">
          <w:rPr>
            <w:rFonts w:ascii="iCiel Avenir LT Std 35 Light" w:hAnsi="iCiel Avenir LT Std 35 Light" w:cs="Arial"/>
            <w:i/>
            <w:iCs/>
            <w:sz w:val="22"/>
            <w:szCs w:val="22"/>
            <w:lang w:val="vi-VN"/>
          </w:rPr>
          <w:t>nh gi</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ng kh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kh</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ng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c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w:t>
        </w:r>
      </w:ins>
    </w:p>
    <w:p w14:paraId="227A689F" w14:textId="77777777" w:rsidR="00AB4C37" w:rsidRPr="004373E8" w:rsidRDefault="00AB4C37" w:rsidP="00AB4C37">
      <w:pPr>
        <w:tabs>
          <w:tab w:val="left" w:pos="630"/>
          <w:tab w:val="left" w:pos="720"/>
          <w:tab w:val="left" w:pos="1080"/>
        </w:tabs>
        <w:ind w:firstLine="0"/>
        <w:rPr>
          <w:ins w:id="1341" w:author="An Tran, ACA (BUV)" w:date="2024-09-13T00:38:00Z" w16du:dateUtc="2024-09-12T17:38:00Z"/>
          <w:rFonts w:ascii="iCiel Avenir LT Std 35 Light" w:hAnsi="iCiel Avenir LT Std 35 Light" w:cs="Arial"/>
          <w:i/>
          <w:iCs/>
          <w:sz w:val="22"/>
          <w:szCs w:val="22"/>
          <w:lang w:val="vi-VN"/>
        </w:rPr>
      </w:pPr>
      <w:ins w:id="1342" w:author="An Tran, ACA (BUV)" w:date="2024-09-13T00:38:00Z" w16du:dateUtc="2024-09-12T17:38:00Z">
        <w:r w:rsidRPr="004373E8">
          <w:rPr>
            <w:rFonts w:ascii="iCiel Avenir LT Std 35 Light" w:hAnsi="iCiel Avenir LT Std 35 Light" w:cs="Arial"/>
            <w:i/>
            <w:iCs/>
            <w:sz w:val="22"/>
            <w:szCs w:val="22"/>
            <w:lang w:val="vi-VN"/>
          </w:rPr>
          <w:t>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s</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u:</w:t>
        </w:r>
      </w:ins>
    </w:p>
    <w:p w14:paraId="4D0C5CB9" w14:textId="77777777" w:rsidR="00AB4C37" w:rsidRPr="004373E8" w:rsidRDefault="00AB4C37" w:rsidP="00AB4C37">
      <w:pPr>
        <w:pStyle w:val="paragraph"/>
        <w:numPr>
          <w:ilvl w:val="0"/>
          <w:numId w:val="77"/>
        </w:numPr>
        <w:tabs>
          <w:tab w:val="left" w:pos="993"/>
          <w:tab w:val="left" w:pos="1080"/>
        </w:tabs>
        <w:ind w:left="993" w:hanging="284"/>
        <w:textAlignment w:val="baseline"/>
        <w:rPr>
          <w:ins w:id="1343" w:author="An Tran, ACA (BUV)" w:date="2024-09-13T00:38:00Z" w16du:dateUtc="2024-09-12T17:38:00Z"/>
          <w:rFonts w:ascii="iCiel Avenir LT Std 35 Light" w:hAnsi="iCiel Avenir LT Std 35 Light" w:cs="Arial"/>
          <w:i/>
          <w:iCs/>
          <w:sz w:val="22"/>
          <w:szCs w:val="22"/>
          <w:lang w:val="vi-VN"/>
        </w:rPr>
      </w:pPr>
      <w:ins w:id="1344" w:author="An Tran, ACA (BUV)" w:date="2024-09-13T00:38:00Z" w16du:dateUtc="2024-09-12T17:38:00Z">
        <w:r w:rsidRPr="004373E8">
          <w:rPr>
            <w:rFonts w:ascii="iCiel Avenir LT Std 35 Light" w:hAnsi="iCiel Avenir LT Std 35 Light" w:cs="Arial"/>
            <w:i/>
            <w:iCs/>
            <w:sz w:val="22"/>
            <w:szCs w:val="22"/>
            <w:lang w:val="vi-VN"/>
          </w:rPr>
          <w:t>Khi bảo lưu, sinh viên sẽ không học tập cùng với khóa ban đầu của mình.</w:t>
        </w:r>
      </w:ins>
    </w:p>
    <w:p w14:paraId="6E4E118D" w14:textId="77777777" w:rsidR="00AB4C37" w:rsidRPr="004373E8" w:rsidRDefault="00AB4C37" w:rsidP="00AB4C37">
      <w:pPr>
        <w:pStyle w:val="paragraph"/>
        <w:numPr>
          <w:ilvl w:val="0"/>
          <w:numId w:val="77"/>
        </w:numPr>
        <w:tabs>
          <w:tab w:val="left" w:pos="993"/>
          <w:tab w:val="left" w:pos="1080"/>
        </w:tabs>
        <w:ind w:left="993" w:hanging="284"/>
        <w:textAlignment w:val="baseline"/>
        <w:rPr>
          <w:ins w:id="1345" w:author="An Tran, ACA (BUV)" w:date="2024-09-13T00:38:00Z" w16du:dateUtc="2024-09-12T17:38:00Z"/>
          <w:rFonts w:ascii="iCiel Avenir LT Std 35 Light" w:hAnsi="iCiel Avenir LT Std 35 Light" w:cs="Arial"/>
          <w:i/>
          <w:iCs/>
          <w:sz w:val="22"/>
          <w:szCs w:val="22"/>
          <w:lang w:val="vi-VN"/>
        </w:rPr>
      </w:pPr>
      <w:ins w:id="1346" w:author="An Tran, ACA (BUV)" w:date="2024-09-13T00:38:00Z" w16du:dateUtc="2024-09-12T17:38:00Z">
        <w:r w:rsidRPr="004373E8">
          <w:rPr>
            <w:rFonts w:ascii="iCiel Avenir LT Std 35 Light" w:hAnsi="iCiel Avenir LT Std 35 Light" w:cs="Arial"/>
            <w:i/>
            <w:iCs/>
            <w:sz w:val="22"/>
            <w:szCs w:val="22"/>
            <w:lang w:val="vi-VN"/>
          </w:rPr>
          <w:t>Chương trình học có thể đã thay đổi hoặc không có lớp học khi sinh viên quay trở lại.</w:t>
        </w:r>
      </w:ins>
    </w:p>
    <w:p w14:paraId="44044116" w14:textId="77777777" w:rsidR="00AB4C37" w:rsidRPr="00914A2F" w:rsidRDefault="00AB4C37" w:rsidP="00AB4C37">
      <w:pPr>
        <w:pStyle w:val="paragraph"/>
        <w:numPr>
          <w:ilvl w:val="0"/>
          <w:numId w:val="77"/>
        </w:numPr>
        <w:tabs>
          <w:tab w:val="left" w:pos="993"/>
          <w:tab w:val="left" w:pos="1080"/>
        </w:tabs>
        <w:ind w:left="993" w:hanging="284"/>
        <w:textAlignment w:val="baseline"/>
        <w:rPr>
          <w:ins w:id="1347" w:author="An Tran, ACA (BUV)" w:date="2024-09-13T00:38:00Z" w16du:dateUtc="2024-09-12T17:38:00Z"/>
          <w:rFonts w:ascii="iCiel Avenir LT Std 35 Light" w:hAnsi="iCiel Avenir LT Std 35 Light" w:cs="Arial"/>
          <w:i/>
          <w:iCs/>
          <w:sz w:val="22"/>
          <w:szCs w:val="22"/>
          <w:lang w:val="vi-VN" w:eastAsia="en-GB"/>
        </w:rPr>
      </w:pPr>
      <w:ins w:id="1348" w:author="An Tran, ACA (BUV)" w:date="2024-09-13T00:38:00Z" w16du:dateUtc="2024-09-12T17:38:00Z">
        <w:r>
          <w:rPr>
            <w:rFonts w:ascii="iCiel Avenir LT Std 35 Light" w:hAnsi="iCiel Avenir LT Std 35 Light" w:cs="Arial"/>
            <w:i/>
            <w:iCs/>
            <w:sz w:val="22"/>
            <w:szCs w:val="22"/>
            <w:lang w:eastAsia="en-GB"/>
          </w:rPr>
          <w:t>Sinh viên</w:t>
        </w:r>
        <w:r w:rsidRPr="00950AA3">
          <w:rPr>
            <w:rFonts w:ascii="iCiel Avenir LT Std 35 Light" w:hAnsi="iCiel Avenir LT Std 35 Light" w:cs="Arial"/>
            <w:i/>
            <w:iCs/>
            <w:sz w:val="22"/>
            <w:szCs w:val="22"/>
            <w:lang w:val="vi-VN" w:eastAsia="en-GB"/>
          </w:rPr>
          <w:t xml:space="preserve"> được phép </w:t>
        </w:r>
        <w:r>
          <w:rPr>
            <w:rFonts w:ascii="iCiel Avenir LT Std 35 Light" w:hAnsi="iCiel Avenir LT Std 35 Light" w:cs="Arial"/>
            <w:i/>
            <w:iCs/>
            <w:sz w:val="22"/>
            <w:szCs w:val="22"/>
            <w:lang w:eastAsia="en-GB"/>
          </w:rPr>
          <w:t>xin bảo lưu t</w:t>
        </w:r>
        <w:r w:rsidRPr="00950AA3">
          <w:rPr>
            <w:rFonts w:ascii="iCiel Avenir LT Std 35 Light" w:hAnsi="iCiel Avenir LT Std 35 Light" w:cs="Arial"/>
            <w:i/>
            <w:iCs/>
            <w:sz w:val="22"/>
            <w:szCs w:val="22"/>
            <w:lang w:val="vi-VN" w:eastAsia="en-GB"/>
          </w:rPr>
          <w:t xml:space="preserve">ối đa một năm vì lý do </w:t>
        </w:r>
        <w:r>
          <w:rPr>
            <w:rFonts w:ascii="iCiel Avenir LT Std 35 Light" w:hAnsi="iCiel Avenir LT Std 35 Light" w:cs="Arial"/>
            <w:i/>
            <w:iCs/>
            <w:sz w:val="22"/>
            <w:szCs w:val="22"/>
            <w:lang w:eastAsia="en-GB"/>
          </w:rPr>
          <w:t xml:space="preserve">sức khỏe </w:t>
        </w:r>
        <w:r w:rsidRPr="00950AA3">
          <w:rPr>
            <w:rFonts w:ascii="iCiel Avenir LT Std 35 Light" w:hAnsi="iCiel Avenir LT Std 35 Light" w:cs="Arial"/>
            <w:i/>
            <w:iCs/>
            <w:sz w:val="22"/>
            <w:szCs w:val="22"/>
            <w:lang w:val="vi-VN" w:eastAsia="en-GB"/>
          </w:rPr>
          <w:t>hoặc các nguyên nhân liên quan khác do hoàn cảnh cá nhân.</w:t>
        </w:r>
        <w:r w:rsidRPr="00950AA3">
          <w:rPr>
            <w:rFonts w:ascii="iCiel Avenir LT Std 35 Light" w:hAnsi="iCiel Avenir LT Std 35 Light" w:cs="Arial"/>
            <w:i/>
            <w:iCs/>
            <w:sz w:val="22"/>
            <w:szCs w:val="22"/>
            <w:lang w:eastAsia="en-GB"/>
          </w:rPr>
          <w:t xml:space="preserve"> </w:t>
        </w:r>
      </w:ins>
    </w:p>
    <w:p w14:paraId="7241D45D" w14:textId="77777777" w:rsidR="00AB4C37" w:rsidRPr="00950AA3" w:rsidRDefault="00AB4C37" w:rsidP="00AB4C37">
      <w:pPr>
        <w:pStyle w:val="paragraph"/>
        <w:numPr>
          <w:ilvl w:val="0"/>
          <w:numId w:val="77"/>
        </w:numPr>
        <w:tabs>
          <w:tab w:val="left" w:pos="993"/>
          <w:tab w:val="left" w:pos="1080"/>
        </w:tabs>
        <w:ind w:left="993" w:hanging="284"/>
        <w:textAlignment w:val="baseline"/>
        <w:rPr>
          <w:ins w:id="1349" w:author="An Tran, ACA (BUV)" w:date="2024-09-13T00:38:00Z" w16du:dateUtc="2024-09-12T17:38:00Z"/>
          <w:rFonts w:ascii="iCiel Avenir LT Std 35 Light" w:hAnsi="iCiel Avenir LT Std 35 Light" w:cs="Arial"/>
          <w:i/>
          <w:iCs/>
          <w:sz w:val="22"/>
          <w:szCs w:val="22"/>
          <w:lang w:val="vi-VN" w:eastAsia="en-GB"/>
        </w:rPr>
      </w:pPr>
      <w:ins w:id="1350" w:author="An Tran, ACA (BUV)" w:date="2024-09-13T00:38:00Z" w16du:dateUtc="2024-09-12T17:38:00Z">
        <w:r w:rsidRPr="00950AA3">
          <w:rPr>
            <w:rFonts w:ascii="iCiel Avenir LT Std 35 Light" w:hAnsi="iCiel Avenir LT Std 35 Light" w:cs="Arial"/>
            <w:i/>
            <w:iCs/>
            <w:sz w:val="22"/>
            <w:szCs w:val="22"/>
            <w:lang w:val="vi-VN" w:eastAsia="en-GB"/>
          </w:rPr>
          <w:t xml:space="preserve">Thời gian </w:t>
        </w:r>
        <w:r>
          <w:rPr>
            <w:rFonts w:ascii="iCiel Avenir LT Std 35 Light" w:hAnsi="iCiel Avenir LT Std 35 Light" w:cs="Arial"/>
            <w:i/>
            <w:iCs/>
            <w:sz w:val="22"/>
            <w:szCs w:val="22"/>
            <w:lang w:eastAsia="en-GB"/>
          </w:rPr>
          <w:t xml:space="preserve">bảo lưu </w:t>
        </w:r>
        <w:r w:rsidRPr="00950AA3">
          <w:rPr>
            <w:rFonts w:ascii="iCiel Avenir LT Std 35 Light" w:hAnsi="iCiel Avenir LT Std 35 Light" w:cs="Arial"/>
            <w:i/>
            <w:iCs/>
            <w:sz w:val="22"/>
            <w:szCs w:val="22"/>
            <w:lang w:val="vi-VN" w:eastAsia="en-GB"/>
          </w:rPr>
          <w:t>sẽ không được tính vào thời gian tối đa</w:t>
        </w:r>
        <w:r>
          <w:rPr>
            <w:rFonts w:ascii="iCiel Avenir LT Std 35 Light" w:hAnsi="iCiel Avenir LT Std 35 Light" w:cs="Arial"/>
            <w:i/>
            <w:iCs/>
            <w:sz w:val="22"/>
            <w:szCs w:val="22"/>
            <w:lang w:eastAsia="en-GB"/>
          </w:rPr>
          <w:t xml:space="preserve"> để</w:t>
        </w:r>
        <w:r w:rsidRPr="00950AA3">
          <w:rPr>
            <w:rFonts w:ascii="iCiel Avenir LT Std 35 Light" w:hAnsi="iCiel Avenir LT Std 35 Light" w:cs="Arial"/>
            <w:i/>
            <w:iCs/>
            <w:sz w:val="22"/>
            <w:szCs w:val="22"/>
            <w:lang w:val="vi-VN" w:eastAsia="en-GB"/>
          </w:rPr>
          <w:t xml:space="preserve"> </w:t>
        </w:r>
        <w:r>
          <w:rPr>
            <w:rFonts w:ascii="iCiel Avenir LT Std 35 Light" w:hAnsi="iCiel Avenir LT Std 35 Light" w:cs="Arial"/>
            <w:i/>
            <w:iCs/>
            <w:sz w:val="22"/>
            <w:szCs w:val="22"/>
            <w:lang w:eastAsia="en-GB"/>
          </w:rPr>
          <w:t>hoàn thành khóa học</w:t>
        </w:r>
        <w:r w:rsidRPr="00950AA3">
          <w:rPr>
            <w:rFonts w:ascii="iCiel Avenir LT Std 35 Light" w:hAnsi="iCiel Avenir LT Std 35 Light" w:cs="Arial"/>
            <w:i/>
            <w:iCs/>
            <w:sz w:val="22"/>
            <w:szCs w:val="22"/>
            <w:lang w:val="vi-VN" w:eastAsia="en-GB"/>
          </w:rPr>
          <w:t>.</w:t>
        </w:r>
      </w:ins>
    </w:p>
    <w:p w14:paraId="627CD8C9" w14:textId="77777777" w:rsidR="00AB4C37" w:rsidRPr="00950AA3" w:rsidRDefault="00AB4C37" w:rsidP="00AB4C37">
      <w:pPr>
        <w:pStyle w:val="paragraph"/>
        <w:numPr>
          <w:ilvl w:val="0"/>
          <w:numId w:val="77"/>
        </w:numPr>
        <w:tabs>
          <w:tab w:val="left" w:pos="993"/>
          <w:tab w:val="left" w:pos="1080"/>
        </w:tabs>
        <w:ind w:left="993" w:hanging="284"/>
        <w:textAlignment w:val="baseline"/>
        <w:rPr>
          <w:ins w:id="1351" w:author="An Tran, ACA (BUV)" w:date="2024-09-13T00:38:00Z" w16du:dateUtc="2024-09-12T17:38:00Z"/>
          <w:rFonts w:ascii="iCiel Avenir LT Std 35 Light" w:hAnsi="iCiel Avenir LT Std 35 Light" w:cs="Arial"/>
          <w:i/>
          <w:iCs/>
          <w:sz w:val="22"/>
          <w:szCs w:val="22"/>
          <w:lang w:val="vi-VN" w:eastAsia="en-GB"/>
        </w:rPr>
      </w:pPr>
      <w:ins w:id="1352" w:author="An Tran, ACA (BUV)" w:date="2024-09-13T00:38:00Z" w16du:dateUtc="2024-09-12T17:38:00Z">
        <w:r w:rsidRPr="00950AA3">
          <w:rPr>
            <w:rFonts w:ascii="iCiel Avenir LT Std 35 Light" w:hAnsi="iCiel Avenir LT Std 35 Light" w:cs="Arial"/>
            <w:i/>
            <w:iCs/>
            <w:sz w:val="22"/>
            <w:szCs w:val="22"/>
            <w:lang w:val="vi-VN" w:eastAsia="en-GB"/>
          </w:rPr>
          <w:t xml:space="preserve">Tất cả các yêu cầu </w:t>
        </w:r>
        <w:r>
          <w:rPr>
            <w:rFonts w:ascii="iCiel Avenir LT Std 35 Light" w:hAnsi="iCiel Avenir LT Std 35 Light" w:cs="Arial"/>
            <w:i/>
            <w:iCs/>
            <w:sz w:val="22"/>
            <w:szCs w:val="22"/>
            <w:lang w:eastAsia="en-GB"/>
          </w:rPr>
          <w:t>bảo lưu</w:t>
        </w:r>
        <w:r w:rsidRPr="00950AA3">
          <w:rPr>
            <w:rFonts w:ascii="iCiel Avenir LT Std 35 Light" w:hAnsi="iCiel Avenir LT Std 35 Light" w:cs="Arial"/>
            <w:i/>
            <w:iCs/>
            <w:sz w:val="22"/>
            <w:szCs w:val="22"/>
            <w:lang w:val="vi-VN" w:eastAsia="en-GB"/>
          </w:rPr>
          <w:t xml:space="preserve"> sẽ được xem xét thông qua chính sách Yêu cầu Xem xét Bổ sung được công bố trên cổng thông tin sinh viên</w:t>
        </w:r>
        <w:r>
          <w:rPr>
            <w:rFonts w:ascii="iCiel Avenir LT Std 35 Light" w:hAnsi="iCiel Avenir LT Std 35 Light" w:cs="Arial"/>
            <w:i/>
            <w:iCs/>
            <w:sz w:val="22"/>
            <w:szCs w:val="22"/>
            <w:lang w:eastAsia="en-GB"/>
          </w:rPr>
          <w:t xml:space="preserve"> của UOL.</w:t>
        </w:r>
      </w:ins>
    </w:p>
    <w:p w14:paraId="6A959186" w14:textId="77777777" w:rsidR="00AB4C37" w:rsidRPr="00914A2F" w:rsidRDefault="00AB4C37" w:rsidP="00AB4C37">
      <w:pPr>
        <w:pStyle w:val="paragraph"/>
        <w:numPr>
          <w:ilvl w:val="0"/>
          <w:numId w:val="77"/>
        </w:numPr>
        <w:tabs>
          <w:tab w:val="left" w:pos="993"/>
          <w:tab w:val="left" w:pos="1080"/>
        </w:tabs>
        <w:ind w:left="993" w:hanging="284"/>
        <w:textAlignment w:val="baseline"/>
        <w:rPr>
          <w:ins w:id="1353" w:author="An Tran, ACA (BUV)" w:date="2024-09-13T00:38:00Z" w16du:dateUtc="2024-09-12T17:38:00Z"/>
          <w:rFonts w:ascii="iCiel Avenir LT Std 35 Light" w:hAnsi="iCiel Avenir LT Std 35 Light" w:cs="Arial"/>
          <w:i/>
          <w:iCs/>
          <w:sz w:val="22"/>
          <w:szCs w:val="22"/>
          <w:lang w:val="vi-VN" w:eastAsia="en-GB"/>
        </w:rPr>
      </w:pPr>
      <w:ins w:id="1354" w:author="An Tran, ACA (BUV)" w:date="2024-09-13T00:38:00Z" w16du:dateUtc="2024-09-12T17:38:00Z">
        <w:r w:rsidRPr="00950AA3">
          <w:rPr>
            <w:rFonts w:ascii="iCiel Avenir LT Std 35 Light" w:hAnsi="iCiel Avenir LT Std 35 Light" w:cs="Arial"/>
            <w:i/>
            <w:iCs/>
            <w:sz w:val="22"/>
            <w:szCs w:val="22"/>
            <w:lang w:val="vi-VN" w:eastAsia="en-GB"/>
          </w:rPr>
          <w:t xml:space="preserve">Yêu cầu </w:t>
        </w:r>
        <w:r>
          <w:rPr>
            <w:rFonts w:ascii="iCiel Avenir LT Std 35 Light" w:hAnsi="iCiel Avenir LT Std 35 Light" w:cs="Arial"/>
            <w:i/>
            <w:iCs/>
            <w:sz w:val="22"/>
            <w:szCs w:val="22"/>
            <w:lang w:eastAsia="en-GB"/>
          </w:rPr>
          <w:t>bảo lưu</w:t>
        </w:r>
        <w:r w:rsidRPr="00950AA3">
          <w:rPr>
            <w:rFonts w:ascii="iCiel Avenir LT Std 35 Light" w:hAnsi="iCiel Avenir LT Std 35 Light" w:cs="Arial"/>
            <w:i/>
            <w:iCs/>
            <w:sz w:val="22"/>
            <w:szCs w:val="22"/>
            <w:lang w:val="vi-VN" w:eastAsia="en-GB"/>
          </w:rPr>
          <w:t xml:space="preserve"> chỉ được chấp nhận sau khi </w:t>
        </w:r>
        <w:r>
          <w:rPr>
            <w:rFonts w:ascii="iCiel Avenir LT Std 35 Light" w:hAnsi="iCiel Avenir LT Std 35 Light" w:cs="Arial"/>
            <w:i/>
            <w:iCs/>
            <w:sz w:val="22"/>
            <w:szCs w:val="22"/>
            <w:lang w:eastAsia="en-GB"/>
          </w:rPr>
          <w:t xml:space="preserve">sinh viên đã hoàn thành </w:t>
        </w:r>
        <w:r w:rsidRPr="00950AA3">
          <w:rPr>
            <w:rFonts w:ascii="iCiel Avenir LT Std 35 Light" w:hAnsi="iCiel Avenir LT Std 35 Light" w:cs="Arial"/>
            <w:i/>
            <w:iCs/>
            <w:sz w:val="22"/>
            <w:szCs w:val="22"/>
            <w:lang w:val="vi-VN" w:eastAsia="en-GB"/>
          </w:rPr>
          <w:t xml:space="preserve">đăng ký </w:t>
        </w:r>
        <w:r>
          <w:rPr>
            <w:rFonts w:ascii="iCiel Avenir LT Std 35 Light" w:hAnsi="iCiel Avenir LT Std 35 Light" w:cs="Arial"/>
            <w:i/>
            <w:iCs/>
            <w:sz w:val="22"/>
            <w:szCs w:val="22"/>
            <w:lang w:eastAsia="en-GB"/>
          </w:rPr>
          <w:t xml:space="preserve">chính thức trên hệ thống UOL trong </w:t>
        </w:r>
        <w:r w:rsidRPr="00950AA3">
          <w:rPr>
            <w:rFonts w:ascii="iCiel Avenir LT Std 35 Light" w:hAnsi="iCiel Avenir LT Std 35 Light" w:cs="Arial"/>
            <w:i/>
            <w:iCs/>
            <w:sz w:val="22"/>
            <w:szCs w:val="22"/>
            <w:lang w:val="vi-VN" w:eastAsia="en-GB"/>
          </w:rPr>
          <w:t>ít nhất sáu tháng.</w:t>
        </w:r>
      </w:ins>
    </w:p>
    <w:p w14:paraId="06FCC136" w14:textId="77777777" w:rsidR="00AB4C37" w:rsidRPr="00914A2F" w:rsidRDefault="00AB4C37" w:rsidP="00AB4C37">
      <w:pPr>
        <w:pStyle w:val="paragraph"/>
        <w:numPr>
          <w:ilvl w:val="0"/>
          <w:numId w:val="77"/>
        </w:numPr>
        <w:tabs>
          <w:tab w:val="left" w:pos="993"/>
          <w:tab w:val="left" w:pos="1080"/>
        </w:tabs>
        <w:ind w:left="993" w:hanging="284"/>
        <w:textAlignment w:val="baseline"/>
        <w:rPr>
          <w:ins w:id="1355" w:author="An Tran, ACA (BUV)" w:date="2024-09-13T00:38:00Z" w16du:dateUtc="2024-09-12T17:38:00Z"/>
          <w:rFonts w:ascii="iCiel Avenir LT Std 35 Light" w:hAnsi="iCiel Avenir LT Std 35 Light" w:cs="Arial"/>
          <w:i/>
          <w:iCs/>
          <w:sz w:val="22"/>
          <w:szCs w:val="22"/>
          <w:lang w:val="vi-VN" w:eastAsia="en-GB"/>
        </w:rPr>
      </w:pPr>
      <w:ins w:id="1356" w:author="An Tran, ACA (BUV)" w:date="2024-09-13T00:38:00Z" w16du:dateUtc="2024-09-12T17:38:00Z">
        <w:r w:rsidRPr="0058527C">
          <w:rPr>
            <w:rFonts w:ascii="iCiel Avenir LT Std 35 Light" w:hAnsi="iCiel Avenir LT Std 35 Light" w:cs="Arial"/>
            <w:i/>
            <w:iCs/>
            <w:sz w:val="22"/>
            <w:szCs w:val="22"/>
            <w:lang w:val="vi-VN" w:eastAsia="en-GB"/>
          </w:rPr>
          <w:t xml:space="preserve">Trong thời gian </w:t>
        </w:r>
        <w:r w:rsidRPr="0058527C">
          <w:rPr>
            <w:rFonts w:ascii="iCiel Avenir LT Std 35 Light" w:hAnsi="iCiel Avenir LT Std 35 Light" w:cs="Arial"/>
            <w:i/>
            <w:iCs/>
            <w:sz w:val="22"/>
            <w:szCs w:val="22"/>
            <w:lang w:eastAsia="en-GB"/>
          </w:rPr>
          <w:t>bảo lưu</w:t>
        </w:r>
        <w:r w:rsidRPr="0058527C">
          <w:rPr>
            <w:rFonts w:ascii="iCiel Avenir LT Std 35 Light" w:hAnsi="iCiel Avenir LT Std 35 Light" w:cs="Arial"/>
            <w:i/>
            <w:iCs/>
            <w:sz w:val="22"/>
            <w:szCs w:val="22"/>
            <w:lang w:val="vi-VN" w:eastAsia="en-GB"/>
          </w:rPr>
          <w:t xml:space="preserve">, </w:t>
        </w:r>
        <w:r w:rsidRPr="0058527C">
          <w:rPr>
            <w:rFonts w:ascii="iCiel Avenir LT Std 35 Light" w:hAnsi="iCiel Avenir LT Std 35 Light" w:cs="Arial"/>
            <w:i/>
            <w:iCs/>
            <w:sz w:val="22"/>
            <w:szCs w:val="22"/>
            <w:lang w:eastAsia="en-GB"/>
          </w:rPr>
          <w:t>sinh viên</w:t>
        </w:r>
        <w:r w:rsidRPr="0058527C">
          <w:rPr>
            <w:rFonts w:ascii="iCiel Avenir LT Std 35 Light" w:hAnsi="iCiel Avenir LT Std 35 Light" w:cs="Arial"/>
            <w:i/>
            <w:iCs/>
            <w:sz w:val="22"/>
            <w:szCs w:val="22"/>
            <w:lang w:val="vi-VN" w:eastAsia="en-GB"/>
          </w:rPr>
          <w:t xml:space="preserve"> sẽ không được phép tham gia bất kỳ kỳ thi nào.</w:t>
        </w:r>
      </w:ins>
    </w:p>
    <w:p w14:paraId="298CEDF0" w14:textId="77777777" w:rsidR="00AB4C37" w:rsidRPr="00914A2F" w:rsidRDefault="00AB4C37" w:rsidP="00AB4C37">
      <w:pPr>
        <w:pStyle w:val="paragraph"/>
        <w:numPr>
          <w:ilvl w:val="0"/>
          <w:numId w:val="77"/>
        </w:numPr>
        <w:tabs>
          <w:tab w:val="left" w:pos="993"/>
          <w:tab w:val="left" w:pos="1080"/>
        </w:tabs>
        <w:ind w:left="993" w:hanging="284"/>
        <w:textAlignment w:val="baseline"/>
        <w:rPr>
          <w:ins w:id="1357" w:author="An Tran, ACA (BUV)" w:date="2024-09-13T00:38:00Z" w16du:dateUtc="2024-09-12T17:38:00Z"/>
          <w:rFonts w:ascii="iCiel Avenir LT Std 35 Light" w:hAnsi="iCiel Avenir LT Std 35 Light" w:cs="Arial"/>
          <w:i/>
          <w:iCs/>
          <w:sz w:val="22"/>
          <w:szCs w:val="22"/>
          <w:lang w:val="vi-VN" w:eastAsia="en-GB"/>
        </w:rPr>
      </w:pPr>
      <w:ins w:id="1358" w:author="An Tran, ACA (BUV)" w:date="2024-09-13T00:38:00Z" w16du:dateUtc="2024-09-12T17:38:00Z">
        <w:r>
          <w:rPr>
            <w:rFonts w:ascii="iCiel Avenir LT Std 35 Light" w:hAnsi="iCiel Avenir LT Std 35 Light" w:cs="Arial"/>
            <w:i/>
            <w:iCs/>
            <w:sz w:val="22"/>
            <w:szCs w:val="22"/>
            <w:lang w:eastAsia="en-GB"/>
          </w:rPr>
          <w:t>Sinh viên cần đọc kỹ và hiểu rõ</w:t>
        </w:r>
        <w:r w:rsidRPr="00914A2F">
          <w:rPr>
            <w:rFonts w:ascii="iCiel Avenir LT Std 35 Light" w:hAnsi="iCiel Avenir LT Std 35 Light" w:cs="Arial"/>
            <w:i/>
            <w:iCs/>
            <w:sz w:val="22"/>
            <w:szCs w:val="22"/>
            <w:lang w:val="vi-VN"/>
          </w:rPr>
          <w:t xml:space="preserve"> các quy định của UOL, bao gồm cả Quy định </w:t>
        </w:r>
        <w:r>
          <w:rPr>
            <w:rFonts w:ascii="iCiel Avenir LT Std 35 Light" w:hAnsi="iCiel Avenir LT Std 35 Light" w:cs="Arial"/>
            <w:i/>
            <w:iCs/>
            <w:sz w:val="22"/>
            <w:szCs w:val="22"/>
          </w:rPr>
          <w:t>c</w:t>
        </w:r>
        <w:r w:rsidRPr="00914A2F">
          <w:rPr>
            <w:rFonts w:ascii="iCiel Avenir LT Std 35 Light" w:hAnsi="iCiel Avenir LT Std 35 Light" w:cs="Arial"/>
            <w:i/>
            <w:iCs/>
            <w:sz w:val="22"/>
            <w:szCs w:val="22"/>
            <w:lang w:val="vi-VN"/>
          </w:rPr>
          <w:t>hung và Quy định</w:t>
        </w:r>
        <w:r>
          <w:rPr>
            <w:rFonts w:ascii="iCiel Avenir LT Std 35 Light" w:hAnsi="iCiel Avenir LT Std 35 Light" w:cs="Arial"/>
            <w:i/>
            <w:iCs/>
            <w:sz w:val="22"/>
            <w:szCs w:val="22"/>
          </w:rPr>
          <w:t xml:space="preserve"> của</w:t>
        </w:r>
        <w:r w:rsidRPr="00914A2F">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c</w:t>
        </w:r>
        <w:r w:rsidRPr="00914A2F">
          <w:rPr>
            <w:rFonts w:ascii="iCiel Avenir LT Std 35 Light" w:hAnsi="iCiel Avenir LT Std 35 Light" w:cs="Arial"/>
            <w:i/>
            <w:iCs/>
            <w:sz w:val="22"/>
            <w:szCs w:val="22"/>
            <w:lang w:val="vi-VN"/>
          </w:rPr>
          <w:t xml:space="preserve">hương trình. Nếu có bất kỳ thắc mắc nào, </w:t>
        </w:r>
        <w:r>
          <w:rPr>
            <w:rFonts w:ascii="iCiel Avenir LT Std 35 Light" w:hAnsi="iCiel Avenir LT Std 35 Light" w:cs="Arial"/>
            <w:i/>
            <w:iCs/>
            <w:sz w:val="22"/>
            <w:szCs w:val="22"/>
          </w:rPr>
          <w:t xml:space="preserve">sinh viên nên </w:t>
        </w:r>
        <w:r w:rsidRPr="00914A2F">
          <w:rPr>
            <w:rFonts w:ascii="iCiel Avenir LT Std 35 Light" w:hAnsi="iCiel Avenir LT Std 35 Light" w:cs="Arial"/>
            <w:i/>
            <w:iCs/>
            <w:sz w:val="22"/>
            <w:szCs w:val="22"/>
            <w:lang w:val="vi-VN"/>
          </w:rPr>
          <w:t xml:space="preserve">đặt câu hỏi qua cổng thông tin sinh viên UOL của </w:t>
        </w:r>
        <w:r>
          <w:rPr>
            <w:rFonts w:ascii="iCiel Avenir LT Std 35 Light" w:hAnsi="iCiel Avenir LT Std 35 Light" w:cs="Arial"/>
            <w:i/>
            <w:iCs/>
            <w:sz w:val="22"/>
            <w:szCs w:val="22"/>
          </w:rPr>
          <w:t>mình</w:t>
        </w:r>
        <w:r w:rsidRPr="00914A2F">
          <w:rPr>
            <w:rFonts w:ascii="iCiel Avenir LT Std 35 Light" w:hAnsi="iCiel Avenir LT Std 35 Light" w:cs="Arial"/>
            <w:i/>
            <w:iCs/>
            <w:sz w:val="22"/>
            <w:szCs w:val="22"/>
            <w:lang w:val="vi-VN"/>
          </w:rPr>
          <w:t>.</w:t>
        </w:r>
      </w:ins>
    </w:p>
    <w:p w14:paraId="1E90E84E" w14:textId="77777777" w:rsidR="00AB4C37" w:rsidRPr="00914A2F" w:rsidRDefault="00AB4C37">
      <w:pPr>
        <w:pStyle w:val="paragraph"/>
        <w:ind w:firstLine="0"/>
        <w:rPr>
          <w:ins w:id="1359" w:author="An Tran, ACA (BUV)" w:date="2024-09-13T00:38:00Z" w16du:dateUtc="2024-09-12T17:38:00Z"/>
          <w:rFonts w:ascii="iCiel Avenir LT Std 35 Light" w:hAnsi="iCiel Avenir LT Std 35 Light" w:cs="Arial"/>
          <w:i/>
          <w:iCs/>
          <w:sz w:val="22"/>
          <w:szCs w:val="22"/>
          <w:lang w:val="vi-VN"/>
        </w:rPr>
        <w:pPrChange w:id="1360" w:author="An Tran, ACA (BUV)" w:date="2024-09-13T00:39:00Z" w16du:dateUtc="2024-09-12T17:39:00Z">
          <w:pPr>
            <w:pStyle w:val="paragraph"/>
          </w:pPr>
        </w:pPrChange>
      </w:pPr>
      <w:ins w:id="1361" w:author="An Tran, ACA (BUV)" w:date="2024-09-13T00:38:00Z" w16du:dateUtc="2024-09-12T17:38:00Z">
        <w:r w:rsidRPr="00914A2F">
          <w:rPr>
            <w:rFonts w:ascii="iCiel Avenir LT Std 35 Light" w:hAnsi="iCiel Avenir LT Std 35 Light" w:cs="Arial"/>
            <w:i/>
            <w:iCs/>
            <w:sz w:val="22"/>
            <w:szCs w:val="22"/>
            <w:lang w:val="vi-VN" w:eastAsia="en-GB"/>
          </w:rPr>
          <w:t>Sinh viên cần đóng phí hành chính không hoàn lại là 2.000.000 VNĐ để tiến hành thủ tục bảo lưu kết quả học tập. Sinh viên cần chịu trách nhiệm về bất kỳ thay đổi về học phí được áp dụng theo chính sách hiện hành.</w:t>
        </w:r>
      </w:ins>
    </w:p>
    <w:p w14:paraId="75F87F0C" w14:textId="382CC331" w:rsidR="00661D05" w:rsidRPr="004373E8" w:rsidDel="00AB4C37" w:rsidRDefault="00AB4C37" w:rsidP="00AB4C37">
      <w:pPr>
        <w:tabs>
          <w:tab w:val="left" w:pos="630"/>
          <w:tab w:val="left" w:pos="720"/>
          <w:tab w:val="left" w:pos="1080"/>
        </w:tabs>
        <w:ind w:firstLine="0"/>
        <w:rPr>
          <w:del w:id="1362" w:author="An Tran, ACA (BUV)" w:date="2024-09-13T00:38:00Z" w16du:dateUtc="2024-09-12T17:38:00Z"/>
          <w:rFonts w:ascii="iCiel Avenir LT Std 35 Light" w:hAnsi="iCiel Avenir LT Std 35 Light" w:cs="Arial"/>
          <w:sz w:val="22"/>
          <w:szCs w:val="22"/>
          <w:lang w:val="vi-VN"/>
        </w:rPr>
      </w:pPr>
      <w:ins w:id="1363" w:author="An Tran, ACA (BUV)" w:date="2024-09-13T00:38:00Z" w16du:dateUtc="2024-09-12T17:38:00Z">
        <w:r w:rsidRPr="004373E8">
          <w:rPr>
            <w:rFonts w:ascii="iCiel Avenir LT Std 35 Light" w:hAnsi="iCiel Avenir LT Std 35 Light" w:cs="Arial"/>
            <w:i/>
            <w:iCs/>
            <w:sz w:val="22"/>
            <w:szCs w:val="22"/>
            <w:lang w:val="vi-VN"/>
          </w:rPr>
          <w:t>Nhà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Bộ phận Thông tin Sinh viên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bảo lưu. Phòng Thông tin 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về quy trình bảo lưu thông qua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4373E8">
          <w:rPr>
            <w:rStyle w:val="Hyperlink"/>
            <w:rFonts w:ascii="iCiel Avenir LT Std 35 Light" w:hAnsi="iCiel Avenir LT Std 35 Light" w:cs="Arial"/>
            <w:sz w:val="22"/>
            <w:szCs w:val="22"/>
            <w:lang w:val="vi-VN"/>
          </w:rPr>
          <w:t xml:space="preserve"> </w:t>
        </w:r>
        <w:r w:rsidRPr="004373E8">
          <w:rPr>
            <w:rFonts w:ascii="iCiel Avenir LT Std 35 Light" w:hAnsi="iCiel Avenir LT Std 35 Light" w:cs="Arial"/>
            <w:i/>
            <w:iCs/>
            <w:sz w:val="22"/>
            <w:szCs w:val="22"/>
            <w:lang w:val="vi-VN"/>
          </w:rPr>
          <w:t>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c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qu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y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w:t>
        </w:r>
      </w:ins>
      <w:del w:id="1364" w:author="An Tran, ACA (BUV)" w:date="2024-09-13T00:38:00Z" w16du:dateUtc="2024-09-12T17:38:00Z">
        <w:r w:rsidR="00661D05" w:rsidRPr="004373E8" w:rsidDel="00AB4C37">
          <w:rPr>
            <w:rFonts w:ascii="iCiel Avenir LT Std 35 Light" w:hAnsi="iCiel Avenir LT Std 35 Light" w:cs="Arial"/>
            <w:sz w:val="22"/>
            <w:szCs w:val="22"/>
            <w:lang w:val="vi-VN"/>
          </w:rPr>
          <w:delText xml:space="preserve">In times of difficulty, students might apply for a Deferral/ Break-in-Study to put a temporary hold on their study and return when they are ready to perform at their best ability again. Taking a break is a significant decision. A break in study cannot be used to avoid assessments but should be used </w:delText>
        </w:r>
        <w:r w:rsidR="000969A0" w:rsidRPr="004373E8" w:rsidDel="00AB4C37">
          <w:rPr>
            <w:rFonts w:ascii="iCiel Avenir LT Std 35 Light" w:hAnsi="iCiel Avenir LT Std 35 Light" w:cs="Arial"/>
            <w:sz w:val="22"/>
            <w:szCs w:val="22"/>
            <w:lang w:val="vi-VN"/>
          </w:rPr>
          <w:delText>when</w:delText>
        </w:r>
        <w:r w:rsidR="00661D05" w:rsidRPr="004373E8" w:rsidDel="00AB4C37">
          <w:rPr>
            <w:rFonts w:ascii="iCiel Avenir LT Std 35 Light" w:hAnsi="iCiel Avenir LT Std 35 Light" w:cs="Arial"/>
            <w:sz w:val="22"/>
            <w:szCs w:val="22"/>
            <w:lang w:val="vi-VN"/>
          </w:rPr>
          <w:delText xml:space="preserve"> the student’s personal circumstances no longer allow them to continue their studies. </w:delText>
        </w:r>
      </w:del>
    </w:p>
    <w:p w14:paraId="592EF076" w14:textId="20F36C31" w:rsidR="00661D05" w:rsidRPr="004373E8" w:rsidDel="00AB4C37" w:rsidRDefault="00661D05" w:rsidP="003E1B62">
      <w:pPr>
        <w:tabs>
          <w:tab w:val="left" w:pos="630"/>
          <w:tab w:val="left" w:pos="720"/>
          <w:tab w:val="left" w:pos="1080"/>
        </w:tabs>
        <w:ind w:firstLine="0"/>
        <w:rPr>
          <w:del w:id="1365" w:author="An Tran, ACA (BUV)" w:date="2024-09-13T00:38:00Z" w16du:dateUtc="2024-09-12T17:38:00Z"/>
          <w:rFonts w:ascii="iCiel Avenir LT Std 35 Light" w:hAnsi="iCiel Avenir LT Std 35 Light" w:cs="Arial"/>
          <w:sz w:val="22"/>
          <w:szCs w:val="22"/>
          <w:lang w:val="vi-VN"/>
        </w:rPr>
      </w:pPr>
      <w:del w:id="1366" w:author="An Tran, ACA (BUV)" w:date="2024-09-13T00:38:00Z" w16du:dateUtc="2024-09-12T17:38:00Z">
        <w:r w:rsidRPr="004373E8" w:rsidDel="00AB4C37">
          <w:rPr>
            <w:rFonts w:ascii="iCiel Avenir LT Std 35 Light" w:hAnsi="iCiel Avenir LT Std 35 Light" w:cs="Arial"/>
            <w:sz w:val="22"/>
            <w:szCs w:val="22"/>
            <w:lang w:val="vi-VN"/>
          </w:rPr>
          <w:delText xml:space="preserve">Before taking a break in studies, </w:delText>
        </w:r>
        <w:r w:rsidR="005F5F1E" w:rsidRPr="004373E8" w:rsidDel="00AB4C37">
          <w:rPr>
            <w:rFonts w:ascii="iCiel Avenir LT Std 35 Light" w:hAnsi="iCiel Avenir LT Std 35 Light" w:cs="Arial"/>
            <w:sz w:val="22"/>
            <w:szCs w:val="22"/>
            <w:lang w:val="vi-VN"/>
          </w:rPr>
          <w:delText xml:space="preserve">the students need to consider </w:delText>
        </w:r>
        <w:r w:rsidR="00847085" w:rsidRPr="004373E8" w:rsidDel="00AB4C37">
          <w:rPr>
            <w:rFonts w:ascii="iCiel Avenir LT Std 35 Light" w:hAnsi="iCiel Avenir LT Std 35 Light" w:cs="Arial"/>
            <w:sz w:val="22"/>
            <w:szCs w:val="22"/>
            <w:lang w:val="vi-VN"/>
          </w:rPr>
          <w:delText>several</w:delText>
        </w:r>
        <w:r w:rsidRPr="004373E8" w:rsidDel="00AB4C37">
          <w:rPr>
            <w:rFonts w:ascii="iCiel Avenir LT Std 35 Light" w:hAnsi="iCiel Avenir LT Std 35 Light" w:cs="Arial"/>
            <w:sz w:val="22"/>
            <w:szCs w:val="22"/>
            <w:lang w:val="vi-VN"/>
          </w:rPr>
          <w:delText xml:space="preserve"> things</w:delText>
        </w:r>
        <w:r w:rsidR="005F5F1E" w:rsidRPr="004373E8" w:rsidDel="00AB4C37">
          <w:rPr>
            <w:rFonts w:ascii="iCiel Avenir LT Std 35 Light" w:hAnsi="iCiel Avenir LT Std 35 Light" w:cs="Arial"/>
            <w:sz w:val="22"/>
            <w:szCs w:val="22"/>
            <w:lang w:val="vi-VN"/>
          </w:rPr>
          <w:delText>:</w:delText>
        </w:r>
      </w:del>
    </w:p>
    <w:p w14:paraId="78CBB781" w14:textId="68300133" w:rsidR="00661D05" w:rsidRPr="004373E8" w:rsidDel="00AB4C37" w:rsidRDefault="00661D05" w:rsidP="00D85019">
      <w:pPr>
        <w:pStyle w:val="ListParagraph"/>
        <w:numPr>
          <w:ilvl w:val="0"/>
          <w:numId w:val="16"/>
        </w:numPr>
        <w:tabs>
          <w:tab w:val="left" w:pos="630"/>
          <w:tab w:val="left" w:pos="720"/>
          <w:tab w:val="left" w:pos="1080"/>
        </w:tabs>
        <w:ind w:firstLine="720"/>
        <w:contextualSpacing w:val="0"/>
        <w:rPr>
          <w:del w:id="1367" w:author="An Tran, ACA (BUV)" w:date="2024-09-13T00:38:00Z" w16du:dateUtc="2024-09-12T17:38:00Z"/>
          <w:rFonts w:ascii="iCiel Avenir LT Std 35 Light" w:hAnsi="iCiel Avenir LT Std 35 Light" w:cs="Arial"/>
          <w:sz w:val="22"/>
          <w:szCs w:val="22"/>
          <w:lang w:val="vi-VN" w:eastAsia="en-US"/>
        </w:rPr>
      </w:pPr>
      <w:del w:id="1368" w:author="An Tran, ACA (BUV)" w:date="2024-09-13T00:38:00Z" w16du:dateUtc="2024-09-12T17:38:00Z">
        <w:r w:rsidRPr="004373E8" w:rsidDel="00AB4C37">
          <w:rPr>
            <w:rFonts w:ascii="iCiel Avenir LT Std 35 Light" w:hAnsi="iCiel Avenir LT Std 35 Light" w:cs="Arial"/>
            <w:sz w:val="22"/>
            <w:szCs w:val="22"/>
            <w:lang w:val="vi-VN" w:eastAsia="en-US"/>
          </w:rPr>
          <w:delText xml:space="preserve">Having a break </w:delText>
        </w:r>
        <w:r w:rsidR="0037692E" w:rsidRPr="004373E8" w:rsidDel="00AB4C37">
          <w:rPr>
            <w:rFonts w:ascii="iCiel Avenir LT Std 35 Light" w:hAnsi="iCiel Avenir LT Std 35 Light" w:cs="Arial"/>
            <w:sz w:val="22"/>
            <w:szCs w:val="22"/>
            <w:lang w:val="vi-VN" w:eastAsia="en-US"/>
          </w:rPr>
          <w:delText>from</w:delText>
        </w:r>
        <w:r w:rsidRPr="004373E8" w:rsidDel="00AB4C37">
          <w:rPr>
            <w:rFonts w:ascii="iCiel Avenir LT Std 35 Light" w:hAnsi="iCiel Avenir LT Std 35 Light" w:cs="Arial"/>
            <w:sz w:val="22"/>
            <w:szCs w:val="22"/>
            <w:lang w:val="vi-VN" w:eastAsia="en-US"/>
          </w:rPr>
          <w:delText xml:space="preserve"> studies would mean you are no longer studying with the same </w:delText>
        </w:r>
        <w:r w:rsidR="005F5F1E" w:rsidRPr="004373E8" w:rsidDel="00AB4C37">
          <w:rPr>
            <w:rFonts w:ascii="iCiel Avenir LT Std 35 Light" w:hAnsi="iCiel Avenir LT Std 35 Light" w:cs="Arial"/>
            <w:sz w:val="22"/>
            <w:szCs w:val="22"/>
            <w:lang w:val="vi-VN" w:eastAsia="en-US"/>
          </w:rPr>
          <w:delText>group.</w:delText>
        </w:r>
      </w:del>
    </w:p>
    <w:p w14:paraId="0C3BC097" w14:textId="272561B3" w:rsidR="0095649E" w:rsidRPr="004373E8" w:rsidDel="00AB4C37" w:rsidRDefault="00661D05" w:rsidP="00D85019">
      <w:pPr>
        <w:pStyle w:val="ListParagraph"/>
        <w:numPr>
          <w:ilvl w:val="0"/>
          <w:numId w:val="16"/>
        </w:numPr>
        <w:tabs>
          <w:tab w:val="left" w:pos="630"/>
          <w:tab w:val="left" w:pos="720"/>
          <w:tab w:val="left" w:pos="1080"/>
        </w:tabs>
        <w:ind w:firstLine="720"/>
        <w:contextualSpacing w:val="0"/>
        <w:rPr>
          <w:del w:id="1369" w:author="An Tran, ACA (BUV)" w:date="2024-09-13T00:38:00Z" w16du:dateUtc="2024-09-12T17:38:00Z"/>
          <w:rFonts w:ascii="iCiel Avenir LT Std 35 Light" w:hAnsi="iCiel Avenir LT Std 35 Light" w:cs="Arial"/>
          <w:sz w:val="22"/>
          <w:szCs w:val="22"/>
          <w:lang w:val="vi-VN" w:eastAsia="en-US"/>
        </w:rPr>
      </w:pPr>
      <w:del w:id="1370" w:author="An Tran, ACA (BUV)" w:date="2024-09-13T00:38:00Z" w16du:dateUtc="2024-09-12T17:38:00Z">
        <w:r w:rsidRPr="004373E8" w:rsidDel="00AB4C37">
          <w:rPr>
            <w:rFonts w:ascii="iCiel Avenir LT Std 35 Light" w:hAnsi="iCiel Avenir LT Std 35 Light" w:cs="Arial"/>
            <w:sz w:val="22"/>
            <w:szCs w:val="22"/>
            <w:lang w:val="vi-VN" w:eastAsia="en-US"/>
          </w:rPr>
          <w:delText xml:space="preserve">Your course may have changed or may not be available when you decide to </w:delText>
        </w:r>
        <w:r w:rsidR="005F5F1E" w:rsidRPr="004373E8" w:rsidDel="00AB4C37">
          <w:rPr>
            <w:rFonts w:ascii="iCiel Avenir LT Std 35 Light" w:hAnsi="iCiel Avenir LT Std 35 Light" w:cs="Arial"/>
            <w:sz w:val="22"/>
            <w:szCs w:val="22"/>
            <w:lang w:val="vi-VN" w:eastAsia="en-US"/>
          </w:rPr>
          <w:delText>return.</w:delText>
        </w:r>
      </w:del>
    </w:p>
    <w:p w14:paraId="5EE4FBA1" w14:textId="3F8E1799" w:rsidR="00661D05" w:rsidRPr="004373E8" w:rsidDel="00AB4C37" w:rsidRDefault="00661D05" w:rsidP="00D85019">
      <w:pPr>
        <w:pStyle w:val="ListParagraph"/>
        <w:numPr>
          <w:ilvl w:val="0"/>
          <w:numId w:val="16"/>
        </w:numPr>
        <w:tabs>
          <w:tab w:val="left" w:pos="630"/>
          <w:tab w:val="left" w:pos="720"/>
          <w:tab w:val="left" w:pos="1080"/>
        </w:tabs>
        <w:ind w:firstLine="720"/>
        <w:contextualSpacing w:val="0"/>
        <w:rPr>
          <w:del w:id="1371" w:author="An Tran, ACA (BUV)" w:date="2024-09-13T00:38:00Z" w16du:dateUtc="2024-09-12T17:38:00Z"/>
          <w:rFonts w:ascii="iCiel Avenir LT Std 35 Light" w:hAnsi="iCiel Avenir LT Std 35 Light" w:cs="Arial"/>
          <w:sz w:val="22"/>
          <w:szCs w:val="22"/>
          <w:lang w:val="vi-VN" w:eastAsia="en-US"/>
        </w:rPr>
      </w:pPr>
      <w:del w:id="1372" w:author="An Tran, ACA (BUV)" w:date="2024-09-13T00:38:00Z" w16du:dateUtc="2024-09-12T17:38:00Z">
        <w:r w:rsidRPr="004373E8" w:rsidDel="00AB4C37">
          <w:rPr>
            <w:rFonts w:ascii="iCiel Avenir LT Std 35 Light" w:hAnsi="iCiel Avenir LT Std 35 Light" w:cs="Arial"/>
            <w:sz w:val="22"/>
            <w:szCs w:val="22"/>
            <w:lang w:val="vi-VN"/>
          </w:rPr>
          <w:delText>A</w:delText>
        </w:r>
        <w:r w:rsidR="0095649E" w:rsidRPr="004373E8" w:rsidDel="00AB4C37">
          <w:rPr>
            <w:rFonts w:ascii="iCiel Avenir LT Std 35 Light" w:hAnsi="iCiel Avenir LT Std 35 Light" w:cs="Arial"/>
            <w:sz w:val="22"/>
            <w:szCs w:val="22"/>
            <w:lang w:val="vi-VN"/>
          </w:rPr>
          <w:delText xml:space="preserve"> deferral </w:delText>
        </w:r>
        <w:r w:rsidR="0095649E" w:rsidRPr="004373E8" w:rsidDel="00AB4C37">
          <w:rPr>
            <w:rFonts w:ascii="iCiel Avenir LT Std 35 Light" w:hAnsi="iCiel Avenir LT Std 35 Light" w:cs="Arial"/>
            <w:sz w:val="22"/>
            <w:szCs w:val="22"/>
            <w:lang w:val="vi-VN" w:eastAsia="en-US"/>
          </w:rPr>
          <w:delText>c</w:delText>
        </w:r>
        <w:r w:rsidRPr="004373E8" w:rsidDel="00AB4C37">
          <w:rPr>
            <w:rFonts w:ascii="iCiel Avenir LT Std 35 Light" w:hAnsi="iCiel Avenir LT Std 35 Light" w:cs="Arial"/>
            <w:sz w:val="22"/>
            <w:szCs w:val="22"/>
            <w:lang w:val="vi-VN" w:eastAsia="en-US"/>
          </w:rPr>
          <w:delText xml:space="preserve">an be for a minimum of one semester to a maximum of one </w:delText>
        </w:r>
        <w:r w:rsidR="005F5F1E" w:rsidRPr="004373E8" w:rsidDel="00AB4C37">
          <w:rPr>
            <w:rFonts w:ascii="iCiel Avenir LT Std 35 Light" w:hAnsi="iCiel Avenir LT Std 35 Light" w:cs="Arial"/>
            <w:sz w:val="22"/>
            <w:szCs w:val="22"/>
            <w:lang w:val="vi-VN" w:eastAsia="en-US"/>
          </w:rPr>
          <w:delText>year.</w:delText>
        </w:r>
      </w:del>
    </w:p>
    <w:p w14:paraId="11964B59" w14:textId="50BA4404" w:rsidR="00661D05" w:rsidRPr="004373E8" w:rsidDel="00AB4C37" w:rsidRDefault="0095649E" w:rsidP="00D85019">
      <w:pPr>
        <w:pStyle w:val="ListParagraph"/>
        <w:numPr>
          <w:ilvl w:val="0"/>
          <w:numId w:val="16"/>
        </w:numPr>
        <w:tabs>
          <w:tab w:val="left" w:pos="630"/>
          <w:tab w:val="left" w:pos="720"/>
          <w:tab w:val="left" w:pos="1080"/>
        </w:tabs>
        <w:ind w:firstLine="720"/>
        <w:contextualSpacing w:val="0"/>
        <w:rPr>
          <w:del w:id="1373" w:author="An Tran, ACA (BUV)" w:date="2024-09-13T00:38:00Z" w16du:dateUtc="2024-09-12T17:38:00Z"/>
          <w:rFonts w:ascii="iCiel Avenir LT Std 35 Light" w:hAnsi="iCiel Avenir LT Std 35 Light" w:cs="Arial"/>
          <w:sz w:val="22"/>
          <w:szCs w:val="22"/>
          <w:lang w:val="vi-VN" w:eastAsia="en-US"/>
        </w:rPr>
      </w:pPr>
      <w:del w:id="1374" w:author="An Tran, ACA (BUV)" w:date="2024-09-13T00:38:00Z" w16du:dateUtc="2024-09-12T17:38:00Z">
        <w:r w:rsidRPr="004373E8" w:rsidDel="00AB4C37">
          <w:rPr>
            <w:rFonts w:ascii="iCiel Avenir LT Std 35 Light" w:hAnsi="iCiel Avenir LT Std 35 Light" w:cs="Arial"/>
            <w:sz w:val="22"/>
            <w:szCs w:val="22"/>
            <w:lang w:val="vi-VN" w:eastAsia="en-US"/>
          </w:rPr>
          <w:delText>The deferral w</w:delText>
        </w:r>
        <w:r w:rsidR="00661D05" w:rsidRPr="004373E8" w:rsidDel="00AB4C37">
          <w:rPr>
            <w:rFonts w:ascii="iCiel Avenir LT Std 35 Light" w:hAnsi="iCiel Avenir LT Std 35 Light" w:cs="Arial"/>
            <w:sz w:val="22"/>
            <w:szCs w:val="22"/>
            <w:lang w:val="vi-VN" w:eastAsia="en-US"/>
          </w:rPr>
          <w:delText>ill still count towards your registration period.</w:delText>
        </w:r>
      </w:del>
    </w:p>
    <w:p w14:paraId="4DD55279" w14:textId="12B0C0B4" w:rsidR="00661D05" w:rsidRPr="004373E8" w:rsidDel="00AB4C37" w:rsidRDefault="00661D05" w:rsidP="00D85019">
      <w:pPr>
        <w:pStyle w:val="ListParagraph"/>
        <w:numPr>
          <w:ilvl w:val="0"/>
          <w:numId w:val="16"/>
        </w:numPr>
        <w:tabs>
          <w:tab w:val="left" w:pos="630"/>
          <w:tab w:val="left" w:pos="720"/>
          <w:tab w:val="left" w:pos="1080"/>
        </w:tabs>
        <w:ind w:firstLine="720"/>
        <w:contextualSpacing w:val="0"/>
        <w:rPr>
          <w:del w:id="1375" w:author="An Tran, ACA (BUV)" w:date="2024-09-13T00:38:00Z" w16du:dateUtc="2024-09-12T17:38:00Z"/>
          <w:rFonts w:ascii="iCiel Avenir LT Std 35 Light" w:hAnsi="iCiel Avenir LT Std 35 Light" w:cs="Arial"/>
          <w:sz w:val="22"/>
          <w:szCs w:val="22"/>
          <w:lang w:val="vi-VN" w:eastAsia="en-US"/>
        </w:rPr>
      </w:pPr>
      <w:del w:id="1376" w:author="An Tran, ACA (BUV)" w:date="2024-09-13T00:38:00Z" w16du:dateUtc="2024-09-12T17:38:00Z">
        <w:r w:rsidRPr="004373E8" w:rsidDel="00AB4C37">
          <w:rPr>
            <w:rFonts w:ascii="iCiel Avenir LT Std 35 Light" w:hAnsi="iCiel Avenir LT Std 35 Light" w:cs="Arial"/>
            <w:sz w:val="22"/>
            <w:szCs w:val="22"/>
            <w:lang w:val="vi-VN" w:eastAsia="en-US"/>
          </w:rPr>
          <w:delText>When you return, you'll need to re-start any incomplete modules as any previous marks will be cancelled.</w:delText>
        </w:r>
      </w:del>
    </w:p>
    <w:p w14:paraId="0A88DF87" w14:textId="64CA6031" w:rsidR="003513BE" w:rsidRPr="004373E8" w:rsidDel="00AB4C37" w:rsidRDefault="003513BE" w:rsidP="003E1B62">
      <w:pPr>
        <w:tabs>
          <w:tab w:val="left" w:pos="630"/>
          <w:tab w:val="left" w:pos="720"/>
          <w:tab w:val="left" w:pos="1080"/>
        </w:tabs>
        <w:ind w:firstLine="0"/>
        <w:rPr>
          <w:del w:id="1377" w:author="An Tran, ACA (BUV)" w:date="2024-09-13T00:38:00Z" w16du:dateUtc="2024-09-12T17:38:00Z"/>
          <w:rFonts w:ascii="iCiel Avenir LT Std 35 Light" w:hAnsi="iCiel Avenir LT Std 35 Light" w:cs="Arial"/>
          <w:sz w:val="22"/>
          <w:szCs w:val="22"/>
          <w:lang w:val="vi-VN"/>
        </w:rPr>
      </w:pPr>
      <w:del w:id="1378" w:author="An Tran, ACA (BUV)" w:date="2024-09-13T00:38:00Z" w16du:dateUtc="2024-09-12T17:38:00Z">
        <w:r w:rsidRPr="004373E8" w:rsidDel="00AB4C37">
          <w:rPr>
            <w:rFonts w:ascii="iCiel Avenir LT Std 35 Light" w:hAnsi="iCiel Avenir LT Std 35 Light" w:cs="Arial"/>
            <w:sz w:val="22"/>
            <w:szCs w:val="22"/>
            <w:lang w:val="vi-VN"/>
          </w:rPr>
          <w:delText>Students need to pay the non-refundable VND 2,000</w:delText>
        </w:r>
        <w:r w:rsidR="00CD13E9" w:rsidRPr="004373E8" w:rsidDel="00AB4C37">
          <w:rPr>
            <w:rFonts w:ascii="iCiel Avenir LT Std 35 Light" w:hAnsi="iCiel Avenir LT Std 35 Light" w:cs="Arial"/>
            <w:sz w:val="22"/>
            <w:szCs w:val="22"/>
            <w:lang w:val="vi-VN"/>
          </w:rPr>
          <w:delText>,</w:delText>
        </w:r>
        <w:r w:rsidRPr="004373E8" w:rsidDel="00AB4C37">
          <w:rPr>
            <w:rFonts w:ascii="iCiel Avenir LT Std 35 Light" w:hAnsi="iCiel Avenir LT Std 35 Light" w:cs="Arial"/>
            <w:sz w:val="22"/>
            <w:szCs w:val="22"/>
            <w:lang w:val="vi-VN"/>
          </w:rPr>
          <w:delText xml:space="preserve">000 administrative fee for the processing of the deferment programme request. Any changes in the fees levied by the University are the responsibility of the student. </w:delText>
        </w:r>
      </w:del>
    </w:p>
    <w:p w14:paraId="57F7E64C" w14:textId="2A2E750C" w:rsidR="00661D05" w:rsidRPr="004373E8" w:rsidDel="00AB4C37" w:rsidRDefault="003513BE" w:rsidP="003E1B62">
      <w:pPr>
        <w:tabs>
          <w:tab w:val="left" w:pos="630"/>
          <w:tab w:val="left" w:pos="720"/>
          <w:tab w:val="left" w:pos="1080"/>
        </w:tabs>
        <w:ind w:firstLine="0"/>
        <w:rPr>
          <w:del w:id="1379" w:author="An Tran, ACA (BUV)" w:date="2024-09-13T00:38:00Z" w16du:dateUtc="2024-09-12T17:38:00Z"/>
          <w:rFonts w:ascii="iCiel Avenir LT Std 35 Light" w:hAnsi="iCiel Avenir LT Std 35 Light" w:cs="Arial"/>
          <w:sz w:val="22"/>
          <w:szCs w:val="22"/>
          <w:lang w:val="vi-VN"/>
        </w:rPr>
      </w:pPr>
      <w:del w:id="1380" w:author="An Tran, ACA (BUV)" w:date="2024-09-13T00:38:00Z" w16du:dateUtc="2024-09-12T17:38:00Z">
        <w:r w:rsidRPr="004373E8" w:rsidDel="00AB4C37">
          <w:rPr>
            <w:rFonts w:ascii="iCiel Avenir LT Std 35 Light" w:hAnsi="iCiel Avenir LT Std 35 Light" w:cs="Arial"/>
            <w:sz w:val="22"/>
            <w:szCs w:val="22"/>
            <w:lang w:val="vi-VN"/>
          </w:rPr>
          <w:delText>W</w:delText>
        </w:r>
        <w:r w:rsidR="00661D05" w:rsidRPr="004373E8" w:rsidDel="00AB4C37">
          <w:rPr>
            <w:rFonts w:ascii="iCiel Avenir LT Std 35 Light" w:hAnsi="iCiel Avenir LT Std 35 Light" w:cs="Arial"/>
            <w:sz w:val="22"/>
            <w:szCs w:val="22"/>
            <w:lang w:val="vi-VN"/>
          </w:rPr>
          <w:delText>e highly recommend students to seek advice from</w:delText>
        </w:r>
        <w:r w:rsidR="00A1352F" w:rsidRPr="004373E8" w:rsidDel="00AB4C37">
          <w:rPr>
            <w:rFonts w:ascii="iCiel Avenir LT Std 35 Light" w:hAnsi="iCiel Avenir LT Std 35 Light" w:cs="Arial"/>
            <w:sz w:val="22"/>
            <w:szCs w:val="22"/>
            <w:lang w:val="vi-VN"/>
          </w:rPr>
          <w:delText xml:space="preserve"> Student Information Office</w:delText>
        </w:r>
        <w:r w:rsidR="009A2F4F" w:rsidRPr="004373E8" w:rsidDel="00AB4C37">
          <w:rPr>
            <w:rFonts w:ascii="iCiel Avenir LT Std 35 Light" w:hAnsi="iCiel Avenir LT Std 35 Light" w:cs="Arial"/>
            <w:sz w:val="22"/>
            <w:szCs w:val="22"/>
            <w:lang w:val="vi-VN"/>
          </w:rPr>
          <w:delText xml:space="preserve"> </w:delText>
        </w:r>
        <w:r w:rsidR="00661D05" w:rsidRPr="004373E8" w:rsidDel="00AB4C37">
          <w:rPr>
            <w:rFonts w:ascii="iCiel Avenir LT Std 35 Light" w:hAnsi="iCiel Avenir LT Std 35 Light" w:cs="Arial"/>
            <w:sz w:val="22"/>
            <w:szCs w:val="22"/>
            <w:lang w:val="vi-VN"/>
          </w:rPr>
          <w:delText xml:space="preserve">before making any decisions. The detailed process will be explained when the student officially requests for a Deferral via email: </w:delText>
        </w:r>
        <w:r w:rsidR="00A1692C" w:rsidDel="00AB4C37">
          <w:fldChar w:fldCharType="begin"/>
        </w:r>
        <w:r w:rsidR="00A1692C" w:rsidDel="00AB4C37">
          <w:delInstrText>HYPERLINK "mailto:studentservice@buv.edu.vn"</w:delInstrText>
        </w:r>
        <w:r w:rsidR="00A1692C" w:rsidDel="00AB4C37">
          <w:fldChar w:fldCharType="separate"/>
        </w:r>
        <w:r w:rsidR="00661D05" w:rsidRPr="004373E8" w:rsidDel="00AB4C37">
          <w:rPr>
            <w:rStyle w:val="Hyperlink"/>
            <w:rFonts w:ascii="iCiel Avenir LT Std 35 Light" w:hAnsi="iCiel Avenir LT Std 35 Light" w:cs="Arial"/>
            <w:sz w:val="22"/>
            <w:szCs w:val="22"/>
            <w:lang w:val="vi-VN"/>
          </w:rPr>
          <w:delText>studentservice@buv.edu.vn</w:delText>
        </w:r>
        <w:r w:rsidR="00A1692C" w:rsidDel="00AB4C37">
          <w:rPr>
            <w:rStyle w:val="Hyperlink"/>
            <w:rFonts w:ascii="iCiel Avenir LT Std 35 Light" w:hAnsi="iCiel Avenir LT Std 35 Light" w:cs="Arial"/>
            <w:sz w:val="22"/>
            <w:szCs w:val="22"/>
            <w:lang w:val="vi-VN"/>
          </w:rPr>
          <w:fldChar w:fldCharType="end"/>
        </w:r>
        <w:r w:rsidR="00661D05" w:rsidRPr="004373E8" w:rsidDel="00AB4C37">
          <w:rPr>
            <w:rFonts w:ascii="iCiel Avenir LT Std 35 Light" w:hAnsi="iCiel Avenir LT Std 35 Light" w:cs="Arial"/>
            <w:sz w:val="22"/>
            <w:szCs w:val="22"/>
            <w:lang w:val="vi-VN"/>
          </w:rPr>
          <w:delText xml:space="preserve"> or at the Student Information Counter on level 2, BUV Ecopark Campus. </w:delText>
        </w:r>
      </w:del>
    </w:p>
    <w:p w14:paraId="3BA9F3F2" w14:textId="26A82EE3" w:rsidR="00E27E2F" w:rsidRPr="004373E8" w:rsidDel="00AB4C37" w:rsidRDefault="00661D05" w:rsidP="003E1B62">
      <w:pPr>
        <w:tabs>
          <w:tab w:val="left" w:pos="630"/>
          <w:tab w:val="left" w:pos="720"/>
          <w:tab w:val="left" w:pos="1080"/>
        </w:tabs>
        <w:ind w:firstLine="0"/>
        <w:rPr>
          <w:del w:id="1381" w:author="An Tran, ACA (BUV)" w:date="2024-09-13T00:38:00Z" w16du:dateUtc="2024-09-12T17:38:00Z"/>
          <w:rFonts w:ascii="iCiel Avenir LT Std 35 Light" w:hAnsi="iCiel Avenir LT Std 35 Light" w:cs="Arial"/>
          <w:i/>
          <w:iCs/>
          <w:sz w:val="22"/>
          <w:szCs w:val="22"/>
          <w:lang w:val="vi-VN"/>
        </w:rPr>
      </w:pPr>
      <w:del w:id="1382" w:author="An Tran, ACA (BUV)" w:date="2024-09-13T00:38:00Z" w16du:dateUtc="2024-09-12T17:38:00Z">
        <w:r w:rsidRPr="004373E8" w:rsidDel="00AB4C37">
          <w:rPr>
            <w:rFonts w:ascii="iCiel Avenir LT Std 35 Light" w:hAnsi="iCiel Avenir LT Std 35 Light" w:cs="Arial"/>
            <w:i/>
            <w:iCs/>
            <w:sz w:val="22"/>
            <w:szCs w:val="22"/>
            <w:lang w:val="vi-VN"/>
          </w:rPr>
          <w:delText>Trong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 k</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t qu</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ơ</w:delText>
        </w:r>
        <w:r w:rsidRPr="004373E8" w:rsidDel="00AB4C37">
          <w:rPr>
            <w:rFonts w:ascii="iCiel Avenir LT Std 35 Light" w:hAnsi="iCiel Avenir LT Std 35 Light" w:cs="Arial"/>
            <w:i/>
            <w:iCs/>
            <w:sz w:val="22"/>
            <w:szCs w:val="22"/>
            <w:lang w:val="vi-VN"/>
          </w:rPr>
          <w:delText>n Xin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w:delText>
        </w:r>
        <w:r w:rsidR="00E27E2F" w:rsidRPr="004373E8" w:rsidDel="00AB4C37">
          <w:rPr>
            <w:rFonts w:ascii="iCiel Avenir LT Std 35 Light" w:hAnsi="iCiel Avenir LT Std 35 Light" w:cs="Arial"/>
            <w:i/>
            <w:iCs/>
            <w:sz w:val="22"/>
            <w:szCs w:val="22"/>
            <w:lang w:val="vi-VN"/>
          </w:rPr>
          <w:delText xml:space="preserve"> kết quả học tập để tạm dừng việc học và quay trở lại khi đã sẵn sàng</w:delText>
        </w:r>
        <w:r w:rsidRPr="004373E8" w:rsidDel="00AB4C37">
          <w:rPr>
            <w:rFonts w:ascii="iCiel Avenir LT Std 35 Light" w:hAnsi="iCiel Avenir LT Std 35 Light" w:cs="Arial"/>
            <w:i/>
            <w:iCs/>
            <w:sz w:val="22"/>
            <w:szCs w:val="22"/>
            <w:lang w:val="vi-VN"/>
          </w:rPr>
          <w:delText>.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 l</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quan tr</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ng,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ưở</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c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p t</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k</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t qu</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t</w:delText>
        </w:r>
        <w:r w:rsidRPr="004373E8" w:rsidDel="00AB4C37">
          <w:rPr>
            <w:rFonts w:ascii="iCiel Avenir LT Std 35 Light" w:hAnsi="iCiel Avenir LT Std 35 Light" w:cs="Calibri"/>
            <w:i/>
            <w:iCs/>
            <w:sz w:val="22"/>
            <w:szCs w:val="22"/>
            <w:lang w:val="vi-VN"/>
          </w:rPr>
          <w:delText>ậ</w:delText>
        </w:r>
        <w:r w:rsidRPr="004373E8" w:rsidDel="00AB4C37">
          <w:rPr>
            <w:rFonts w:ascii="iCiel Avenir LT Std 35 Light" w:hAnsi="iCiel Avenir LT Std 35 Light" w:cs="Arial"/>
            <w:i/>
            <w:iCs/>
            <w:sz w:val="22"/>
            <w:szCs w:val="22"/>
            <w:lang w:val="vi-VN"/>
          </w:rPr>
          <w:delText>p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 kh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đ</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c d</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ng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tr</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nh c</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c k</w:delText>
        </w:r>
        <w:r w:rsidRPr="004373E8" w:rsidDel="00AB4C37">
          <w:rPr>
            <w:rFonts w:ascii="iCiel Avenir LT Std 35 Light" w:hAnsi="iCiel Avenir LT Std 35 Light" w:cs="Calibri"/>
            <w:i/>
            <w:iCs/>
            <w:sz w:val="22"/>
            <w:szCs w:val="22"/>
            <w:lang w:val="vi-VN"/>
          </w:rPr>
          <w:delText>ỳ</w:delText>
        </w:r>
        <w:r w:rsidRPr="004373E8" w:rsidDel="00AB4C37">
          <w:rPr>
            <w:rFonts w:ascii="iCiel Avenir LT Std 35 Light" w:hAnsi="iCiel Avenir LT Std 35 Light" w:cs="Arial"/>
            <w:i/>
            <w:iCs/>
            <w:sz w:val="22"/>
            <w:szCs w:val="22"/>
            <w:lang w:val="vi-VN"/>
          </w:rPr>
          <w:delText xml:space="preserve"> ki</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m tra </w:delText>
        </w:r>
        <w:r w:rsidRPr="004373E8" w:rsidDel="00AB4C37">
          <w:rPr>
            <w:rFonts w:ascii="iCiel Avenir LT Std 35 Light" w:hAnsi="iCiel Avenir LT Std 35 Light" w:cs="Avenir Next LT Pro"/>
            <w:i/>
            <w:iCs/>
            <w:sz w:val="22"/>
            <w:szCs w:val="22"/>
            <w:lang w:val="vi-VN"/>
          </w:rPr>
          <w:delText>đá</w:delText>
        </w:r>
        <w:r w:rsidRPr="004373E8" w:rsidDel="00AB4C37">
          <w:rPr>
            <w:rFonts w:ascii="iCiel Avenir LT Std 35 Light" w:hAnsi="iCiel Avenir LT Std 35 Light" w:cs="Arial"/>
            <w:i/>
            <w:iCs/>
            <w:sz w:val="22"/>
            <w:szCs w:val="22"/>
            <w:lang w:val="vi-VN"/>
          </w:rPr>
          <w:delText>nh gi</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ch</w:delText>
        </w:r>
        <w:r w:rsidRPr="004373E8" w:rsidDel="00AB4C37">
          <w:rPr>
            <w:rFonts w:ascii="iCiel Avenir LT Std 35 Light" w:hAnsi="iCiel Avenir LT Std 35 Light" w:cs="Calibri"/>
            <w:i/>
            <w:iCs/>
            <w:sz w:val="22"/>
            <w:szCs w:val="22"/>
            <w:lang w:val="vi-VN"/>
          </w:rPr>
          <w:delText>ỉ</w:delText>
        </w:r>
        <w:r w:rsidRPr="004373E8" w:rsidDel="00AB4C37">
          <w:rPr>
            <w:rFonts w:ascii="iCiel Avenir LT Std 35 Light" w:hAnsi="iCiel Avenir LT Std 35 Light" w:cs="Arial"/>
            <w:i/>
            <w:iCs/>
            <w:sz w:val="22"/>
            <w:szCs w:val="22"/>
            <w:lang w:val="vi-VN"/>
          </w:rPr>
          <w:delText xml:space="preserve"> n</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c s</w:delText>
        </w:r>
        <w:r w:rsidRPr="004373E8" w:rsidDel="00AB4C37">
          <w:rPr>
            <w:rFonts w:ascii="iCiel Avenir LT Std 35 Light" w:hAnsi="iCiel Avenir LT Std 35 Light" w:cs="Calibri"/>
            <w:i/>
            <w:iCs/>
            <w:sz w:val="22"/>
            <w:szCs w:val="22"/>
            <w:lang w:val="vi-VN"/>
          </w:rPr>
          <w:delText>ử</w:delText>
        </w:r>
        <w:r w:rsidRPr="004373E8" w:rsidDel="00AB4C37">
          <w:rPr>
            <w:rFonts w:ascii="iCiel Avenir LT Std 35 Light" w:hAnsi="iCiel Avenir LT Std 35 Light" w:cs="Arial"/>
            <w:i/>
            <w:iCs/>
            <w:sz w:val="22"/>
            <w:szCs w:val="22"/>
            <w:lang w:val="vi-VN"/>
          </w:rPr>
          <w:delText xml:space="preserve"> d</w:delText>
        </w:r>
        <w:r w:rsidRPr="004373E8" w:rsidDel="00AB4C37">
          <w:rPr>
            <w:rFonts w:ascii="iCiel Avenir LT Std 35 Light" w:hAnsi="iCiel Avenir LT Std 35 Light" w:cs="Calibri"/>
            <w:i/>
            <w:iCs/>
            <w:sz w:val="22"/>
            <w:szCs w:val="22"/>
            <w:lang w:val="vi-VN"/>
          </w:rPr>
          <w:delText>ụ</w:delText>
        </w:r>
        <w:r w:rsidRPr="004373E8" w:rsidDel="00AB4C37">
          <w:rPr>
            <w:rFonts w:ascii="iCiel Avenir LT Std 35 Light" w:hAnsi="iCiel Avenir LT Std 35 Light" w:cs="Arial"/>
            <w:i/>
            <w:iCs/>
            <w:sz w:val="22"/>
            <w:szCs w:val="22"/>
            <w:lang w:val="vi-VN"/>
          </w:rPr>
          <w:delText>ng trong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nh</w:delText>
        </w:r>
        <w:r w:rsidRPr="004373E8" w:rsidDel="00AB4C37">
          <w:rPr>
            <w:rFonts w:ascii="iCiel Avenir LT Std 35 Light" w:hAnsi="iCiel Avenir LT Std 35 Light" w:cs="Calibri"/>
            <w:i/>
            <w:iCs/>
            <w:sz w:val="22"/>
            <w:szCs w:val="22"/>
            <w:lang w:val="vi-VN"/>
          </w:rPr>
          <w:delText>ữ</w:delText>
        </w:r>
        <w:r w:rsidRPr="004373E8" w:rsidDel="00AB4C37">
          <w:rPr>
            <w:rFonts w:ascii="iCiel Avenir LT Std 35 Light" w:hAnsi="iCiel Avenir LT Std 35 Light" w:cs="Arial"/>
            <w:i/>
            <w:iCs/>
            <w:sz w:val="22"/>
            <w:szCs w:val="22"/>
            <w:lang w:val="vi-VN"/>
          </w:rPr>
          <w:delText>ng kh</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kh</w:delText>
        </w:r>
        <w:r w:rsidRPr="004373E8" w:rsidDel="00AB4C37">
          <w:rPr>
            <w:rFonts w:ascii="iCiel Avenir LT Std 35 Light" w:hAnsi="iCiel Avenir LT Std 35 Light" w:cs="Avenir Next LT Pro"/>
            <w:i/>
            <w:iCs/>
            <w:sz w:val="22"/>
            <w:szCs w:val="22"/>
            <w:lang w:val="vi-VN"/>
          </w:rPr>
          <w:delText>ă</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 xml:space="preserve"> nh</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l</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m </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ưở</w:delText>
        </w:r>
        <w:r w:rsidRPr="004373E8" w:rsidDel="00AB4C37">
          <w:rPr>
            <w:rFonts w:ascii="iCiel Avenir LT Std 35 Light" w:hAnsi="iCiel Avenir LT Std 35 Light" w:cs="Arial"/>
            <w:i/>
            <w:iCs/>
            <w:sz w:val="22"/>
            <w:szCs w:val="22"/>
            <w:lang w:val="vi-VN"/>
          </w:rPr>
          <w:delText xml:space="preserve">ng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n kh</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xml:space="preserve"> n</w:delText>
        </w:r>
        <w:r w:rsidRPr="004373E8" w:rsidDel="00AB4C37">
          <w:rPr>
            <w:rFonts w:ascii="iCiel Avenir LT Std 35 Light" w:hAnsi="iCiel Avenir LT Std 35 Light" w:cs="Avenir Next LT Pro"/>
            <w:i/>
            <w:iCs/>
            <w:sz w:val="22"/>
            <w:szCs w:val="22"/>
            <w:lang w:val="vi-VN"/>
          </w:rPr>
          <w:delText>ă</w:delText>
        </w:r>
        <w:r w:rsidRPr="004373E8" w:rsidDel="00AB4C37">
          <w:rPr>
            <w:rFonts w:ascii="iCiel Avenir LT Std 35 Light" w:hAnsi="iCiel Avenir LT Std 35 Light" w:cs="Arial"/>
            <w:i/>
            <w:iCs/>
            <w:sz w:val="22"/>
            <w:szCs w:val="22"/>
            <w:lang w:val="vi-VN"/>
          </w:rPr>
          <w:delText>ng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p t</w:delText>
        </w:r>
        <w:r w:rsidRPr="004373E8" w:rsidDel="00AB4C37">
          <w:rPr>
            <w:rFonts w:ascii="iCiel Avenir LT Std 35 Light" w:hAnsi="iCiel Avenir LT Std 35 Light" w:cs="Calibri"/>
            <w:i/>
            <w:iCs/>
            <w:sz w:val="22"/>
            <w:szCs w:val="22"/>
            <w:lang w:val="vi-VN"/>
          </w:rPr>
          <w:delText>ụ</w:delText>
        </w:r>
        <w:r w:rsidRPr="004373E8" w:rsidDel="00AB4C37">
          <w:rPr>
            <w:rFonts w:ascii="iCiel Avenir LT Std 35 Light" w:hAnsi="iCiel Avenir LT Std 35 Light" w:cs="Arial"/>
            <w:i/>
            <w:iCs/>
            <w:sz w:val="22"/>
            <w:szCs w:val="22"/>
            <w:lang w:val="vi-VN"/>
          </w:rPr>
          <w:delText>c vi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c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w:delText>
        </w:r>
      </w:del>
    </w:p>
    <w:p w14:paraId="3C2C8F4B" w14:textId="79B10D41" w:rsidR="00661D05" w:rsidRPr="004373E8" w:rsidDel="00AB4C37" w:rsidRDefault="00661D05" w:rsidP="003E1B62">
      <w:pPr>
        <w:tabs>
          <w:tab w:val="left" w:pos="630"/>
          <w:tab w:val="left" w:pos="720"/>
          <w:tab w:val="left" w:pos="1080"/>
        </w:tabs>
        <w:ind w:firstLine="0"/>
        <w:rPr>
          <w:del w:id="1383" w:author="An Tran, ACA (BUV)" w:date="2024-09-13T00:38:00Z" w16du:dateUtc="2024-09-12T17:38:00Z"/>
          <w:rFonts w:ascii="iCiel Avenir LT Std 35 Light" w:hAnsi="iCiel Avenir LT Std 35 Light" w:cs="Arial"/>
          <w:i/>
          <w:iCs/>
          <w:sz w:val="22"/>
          <w:szCs w:val="22"/>
          <w:lang w:val="vi-VN"/>
        </w:rPr>
      </w:pPr>
      <w:del w:id="1384" w:author="An Tran, ACA (BUV)" w:date="2024-09-13T00:38:00Z" w16du:dateUtc="2024-09-12T17:38:00Z">
        <w:r w:rsidRPr="004373E8" w:rsidDel="00AB4C37">
          <w:rPr>
            <w:rFonts w:ascii="iCiel Avenir LT Std 35 Light" w:hAnsi="iCiel Avenir LT Std 35 Light" w:cs="Arial"/>
            <w:i/>
            <w:iCs/>
            <w:sz w:val="22"/>
            <w:szCs w:val="22"/>
            <w:lang w:val="vi-VN"/>
          </w:rPr>
          <w:delText>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gia </w:delText>
        </w:r>
        <w:r w:rsidRPr="004373E8" w:rsidDel="00AB4C37">
          <w:rPr>
            <w:rFonts w:ascii="iCiel Avenir LT Std 35 Light" w:hAnsi="iCiel Avenir LT Std 35 Light" w:cs="Avenir Next LT Pro"/>
            <w:i/>
            <w:iCs/>
            <w:sz w:val="22"/>
            <w:szCs w:val="22"/>
            <w:lang w:val="vi-VN"/>
          </w:rPr>
          <w:delText>đì</w:delText>
        </w:r>
        <w:r w:rsidRPr="004373E8" w:rsidDel="00AB4C37">
          <w:rPr>
            <w:rFonts w:ascii="iCiel Avenir LT Std 35 Light" w:hAnsi="iCiel Avenir LT Std 35 Light" w:cs="Arial"/>
            <w:i/>
            <w:iCs/>
            <w:sz w:val="22"/>
            <w:szCs w:val="22"/>
            <w:lang w:val="vi-VN"/>
          </w:rPr>
          <w:delText>nh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ắ</w:delText>
        </w:r>
        <w:r w:rsidRPr="004373E8" w:rsidDel="00AB4C37">
          <w:rPr>
            <w:rFonts w:ascii="iCiel Avenir LT Std 35 Light" w:hAnsi="iCiel Avenir LT Std 35 Light" w:cs="Arial"/>
            <w:i/>
            <w:iCs/>
            <w:sz w:val="22"/>
            <w:szCs w:val="22"/>
            <w:lang w:val="vi-VN"/>
          </w:rPr>
          <w:delText>c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s</w:delText>
        </w:r>
        <w:r w:rsidRPr="004373E8" w:rsidDel="00AB4C37">
          <w:rPr>
            <w:rFonts w:ascii="iCiel Avenir LT Std 35 Light" w:hAnsi="iCiel Avenir LT Std 35 Light" w:cs="Calibri"/>
            <w:i/>
            <w:iCs/>
            <w:sz w:val="22"/>
            <w:szCs w:val="22"/>
            <w:lang w:val="vi-VN"/>
          </w:rPr>
          <w:delText>ố</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u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l</w:delText>
        </w:r>
        <w:r w:rsidRPr="004373E8" w:rsidDel="00AB4C37">
          <w:rPr>
            <w:rFonts w:ascii="iCiel Avenir LT Std 35 Light" w:hAnsi="iCiel Avenir LT Std 35 Light" w:cs="Calibri"/>
            <w:i/>
            <w:iCs/>
            <w:sz w:val="22"/>
            <w:szCs w:val="22"/>
            <w:lang w:val="vi-VN"/>
          </w:rPr>
          <w:delText>ư</w:delText>
        </w:r>
        <w:r w:rsidRPr="004373E8" w:rsidDel="00AB4C37">
          <w:rPr>
            <w:rFonts w:ascii="iCiel Avenir LT Std 35 Light" w:hAnsi="iCiel Avenir LT Std 35 Light" w:cs="Arial"/>
            <w:i/>
            <w:iCs/>
            <w:sz w:val="22"/>
            <w:szCs w:val="22"/>
            <w:lang w:val="vi-VN"/>
          </w:rPr>
          <w:delText>u:</w:delText>
        </w:r>
      </w:del>
    </w:p>
    <w:p w14:paraId="14821793" w14:textId="2D8CFD8E" w:rsidR="00661D05" w:rsidRPr="004373E8" w:rsidDel="00AB4C37" w:rsidRDefault="00661D05" w:rsidP="00D85019">
      <w:pPr>
        <w:pStyle w:val="paragraph"/>
        <w:numPr>
          <w:ilvl w:val="0"/>
          <w:numId w:val="10"/>
        </w:numPr>
        <w:tabs>
          <w:tab w:val="left" w:pos="630"/>
          <w:tab w:val="left" w:pos="720"/>
          <w:tab w:val="left" w:pos="1080"/>
        </w:tabs>
        <w:ind w:left="360" w:firstLine="360"/>
        <w:textAlignment w:val="baseline"/>
        <w:rPr>
          <w:del w:id="1385" w:author="An Tran, ACA (BUV)" w:date="2024-09-13T00:38:00Z" w16du:dateUtc="2024-09-12T17:38:00Z"/>
          <w:rFonts w:ascii="iCiel Avenir LT Std 35 Light" w:hAnsi="iCiel Avenir LT Std 35 Light" w:cs="Arial"/>
          <w:i/>
          <w:iCs/>
          <w:sz w:val="22"/>
          <w:szCs w:val="22"/>
          <w:lang w:val="vi-VN"/>
        </w:rPr>
      </w:pPr>
      <w:del w:id="1386" w:author="An Tran, ACA (BUV)" w:date="2024-09-13T00:38:00Z" w16du:dateUtc="2024-09-12T17:38:00Z">
        <w:r w:rsidRPr="004373E8" w:rsidDel="00AB4C37">
          <w:rPr>
            <w:rFonts w:ascii="iCiel Avenir LT Std 35 Light" w:hAnsi="iCiel Avenir LT Std 35 Light" w:cs="Arial"/>
            <w:i/>
            <w:iCs/>
            <w:sz w:val="22"/>
            <w:szCs w:val="22"/>
            <w:lang w:val="vi-VN"/>
          </w:rPr>
          <w:delText xml:space="preserve">Khi bảo lưu, sinh viên sẽ không học tập cùng với khóa ban đầu của </w:delText>
        </w:r>
        <w:r w:rsidR="005F5F1E" w:rsidRPr="004373E8" w:rsidDel="00AB4C37">
          <w:rPr>
            <w:rFonts w:ascii="iCiel Avenir LT Std 35 Light" w:hAnsi="iCiel Avenir LT Std 35 Light" w:cs="Arial"/>
            <w:i/>
            <w:iCs/>
            <w:sz w:val="22"/>
            <w:szCs w:val="22"/>
            <w:lang w:val="vi-VN"/>
          </w:rPr>
          <w:delText>mình.</w:delText>
        </w:r>
      </w:del>
    </w:p>
    <w:p w14:paraId="1E6FAC57" w14:textId="7E799049" w:rsidR="0095649E" w:rsidRPr="004373E8" w:rsidDel="00AB4C37" w:rsidRDefault="00661D05" w:rsidP="00D85019">
      <w:pPr>
        <w:pStyle w:val="paragraph"/>
        <w:numPr>
          <w:ilvl w:val="0"/>
          <w:numId w:val="10"/>
        </w:numPr>
        <w:tabs>
          <w:tab w:val="left" w:pos="630"/>
          <w:tab w:val="left" w:pos="720"/>
          <w:tab w:val="left" w:pos="1080"/>
        </w:tabs>
        <w:ind w:left="360" w:firstLine="360"/>
        <w:textAlignment w:val="baseline"/>
        <w:rPr>
          <w:del w:id="1387" w:author="An Tran, ACA (BUV)" w:date="2024-09-13T00:38:00Z" w16du:dateUtc="2024-09-12T17:38:00Z"/>
          <w:rFonts w:ascii="iCiel Avenir LT Std 35 Light" w:hAnsi="iCiel Avenir LT Std 35 Light" w:cs="Arial"/>
          <w:i/>
          <w:iCs/>
          <w:sz w:val="22"/>
          <w:szCs w:val="22"/>
          <w:lang w:val="vi-VN"/>
        </w:rPr>
      </w:pPr>
      <w:del w:id="1388" w:author="An Tran, ACA (BUV)" w:date="2024-09-13T00:38:00Z" w16du:dateUtc="2024-09-12T17:38:00Z">
        <w:r w:rsidRPr="004373E8" w:rsidDel="00AB4C37">
          <w:rPr>
            <w:rFonts w:ascii="iCiel Avenir LT Std 35 Light" w:hAnsi="iCiel Avenir LT Std 35 Light" w:cs="Arial"/>
            <w:i/>
            <w:iCs/>
            <w:sz w:val="22"/>
            <w:szCs w:val="22"/>
            <w:lang w:val="vi-VN"/>
          </w:rPr>
          <w:delText xml:space="preserve">Chương trình học có thể đã thay đổi hoặc không có lớp học khi sinh viên quay trở </w:delText>
        </w:r>
        <w:r w:rsidR="005F5F1E" w:rsidRPr="004373E8" w:rsidDel="00AB4C37">
          <w:rPr>
            <w:rFonts w:ascii="iCiel Avenir LT Std 35 Light" w:hAnsi="iCiel Avenir LT Std 35 Light" w:cs="Arial"/>
            <w:i/>
            <w:iCs/>
            <w:sz w:val="22"/>
            <w:szCs w:val="22"/>
            <w:lang w:val="vi-VN"/>
          </w:rPr>
          <w:delText>lại.</w:delText>
        </w:r>
      </w:del>
    </w:p>
    <w:p w14:paraId="43DD13C2" w14:textId="4323AA82" w:rsidR="0095649E" w:rsidRPr="004373E8" w:rsidDel="00AB4C37" w:rsidRDefault="0095649E" w:rsidP="00D85019">
      <w:pPr>
        <w:pStyle w:val="paragraph"/>
        <w:numPr>
          <w:ilvl w:val="0"/>
          <w:numId w:val="10"/>
        </w:numPr>
        <w:tabs>
          <w:tab w:val="left" w:pos="630"/>
          <w:tab w:val="left" w:pos="720"/>
          <w:tab w:val="left" w:pos="1080"/>
        </w:tabs>
        <w:ind w:left="360" w:firstLine="360"/>
        <w:textAlignment w:val="baseline"/>
        <w:rPr>
          <w:del w:id="1389" w:author="An Tran, ACA (BUV)" w:date="2024-09-13T00:38:00Z" w16du:dateUtc="2024-09-12T17:38:00Z"/>
          <w:rFonts w:ascii="iCiel Avenir LT Std 35 Light" w:hAnsi="iCiel Avenir LT Std 35 Light" w:cs="Arial"/>
          <w:i/>
          <w:iCs/>
          <w:sz w:val="22"/>
          <w:szCs w:val="22"/>
          <w:lang w:val="vi-VN"/>
        </w:rPr>
      </w:pPr>
      <w:del w:id="1390" w:author="An Tran, ACA (BUV)" w:date="2024-09-13T00:38:00Z" w16du:dateUtc="2024-09-12T17:38:00Z">
        <w:r w:rsidRPr="004373E8" w:rsidDel="00AB4C37">
          <w:rPr>
            <w:rFonts w:ascii="iCiel Avenir LT Std 35 Light" w:hAnsi="iCiel Avenir LT Std 35 Light" w:cs="Arial"/>
            <w:i/>
            <w:iCs/>
            <w:sz w:val="22"/>
            <w:szCs w:val="22"/>
            <w:lang w:val="vi-VN"/>
          </w:rPr>
          <w:delText xml:space="preserve">Thời </w:delText>
        </w:r>
        <w:r w:rsidR="00661D05" w:rsidRPr="004373E8" w:rsidDel="00AB4C37">
          <w:rPr>
            <w:rFonts w:ascii="iCiel Avenir LT Std 35 Light" w:hAnsi="iCiel Avenir LT Std 35 Light" w:cs="Arial"/>
            <w:i/>
            <w:iCs/>
            <w:sz w:val="22"/>
            <w:szCs w:val="22"/>
            <w:lang w:val="vi-VN"/>
          </w:rPr>
          <w:delText xml:space="preserve">gian bảo lưu ít nhất là 01 kỳ và </w:delText>
        </w:r>
        <w:r w:rsidRPr="004373E8" w:rsidDel="00AB4C37">
          <w:rPr>
            <w:rFonts w:ascii="iCiel Avenir LT Std 35 Light" w:hAnsi="iCiel Avenir LT Std 35 Light" w:cs="Arial"/>
            <w:i/>
            <w:iCs/>
            <w:sz w:val="22"/>
            <w:szCs w:val="22"/>
            <w:lang w:val="vi-VN"/>
          </w:rPr>
          <w:delText>tối đa</w:delText>
        </w:r>
        <w:r w:rsidR="00661D05" w:rsidRPr="004373E8" w:rsidDel="00AB4C37">
          <w:rPr>
            <w:rFonts w:ascii="iCiel Avenir LT Std 35 Light" w:hAnsi="iCiel Avenir LT Std 35 Light" w:cs="Arial"/>
            <w:i/>
            <w:iCs/>
            <w:sz w:val="22"/>
            <w:szCs w:val="22"/>
            <w:lang w:val="vi-VN"/>
          </w:rPr>
          <w:delText xml:space="preserve"> là 01 </w:delText>
        </w:r>
        <w:r w:rsidR="005F5F1E" w:rsidRPr="004373E8" w:rsidDel="00AB4C37">
          <w:rPr>
            <w:rFonts w:ascii="iCiel Avenir LT Std 35 Light" w:hAnsi="iCiel Avenir LT Std 35 Light" w:cs="Arial"/>
            <w:i/>
            <w:iCs/>
            <w:sz w:val="22"/>
            <w:szCs w:val="22"/>
            <w:lang w:val="vi-VN"/>
          </w:rPr>
          <w:delText>năm.</w:delText>
        </w:r>
      </w:del>
    </w:p>
    <w:p w14:paraId="770E2421" w14:textId="45C7684B" w:rsidR="00DA7997" w:rsidRPr="00DA7997" w:rsidDel="00AB4C37" w:rsidRDefault="00752114" w:rsidP="00ED7A87">
      <w:pPr>
        <w:pStyle w:val="paragraph"/>
        <w:numPr>
          <w:ilvl w:val="0"/>
          <w:numId w:val="10"/>
        </w:numPr>
        <w:tabs>
          <w:tab w:val="left" w:pos="630"/>
          <w:tab w:val="left" w:pos="720"/>
          <w:tab w:val="left" w:pos="1080"/>
        </w:tabs>
        <w:ind w:left="360" w:firstLine="360"/>
        <w:textAlignment w:val="baseline"/>
        <w:rPr>
          <w:del w:id="1391" w:author="An Tran, ACA (BUV)" w:date="2024-09-13T00:38:00Z" w16du:dateUtc="2024-09-12T17:38:00Z"/>
          <w:rFonts w:ascii="iCiel Avenir LT Std 35 Light" w:hAnsi="iCiel Avenir LT Std 35 Light" w:cs="Arial"/>
          <w:i/>
          <w:iCs/>
          <w:sz w:val="22"/>
          <w:szCs w:val="22"/>
          <w:lang w:val="vi-VN"/>
        </w:rPr>
      </w:pPr>
      <w:del w:id="1392" w:author="An Tran, ACA (BUV)" w:date="2024-09-13T00:38:00Z" w16du:dateUtc="2024-09-12T17:38:00Z">
        <w:r w:rsidRPr="00DA7997" w:rsidDel="00AB4C37">
          <w:rPr>
            <w:rFonts w:ascii="iCiel Avenir LT Std 35 Light" w:hAnsi="iCiel Avenir LT Std 35 Light" w:cs="Arial"/>
            <w:i/>
            <w:iCs/>
            <w:sz w:val="22"/>
            <w:szCs w:val="22"/>
            <w:lang w:val="vi-VN"/>
          </w:rPr>
          <w:delText xml:space="preserve">Giai đoạn bảo lưu vẫn được tính vào tổng thời gian học tập của sinh viên tại </w:delText>
        </w:r>
        <w:r w:rsidR="005F5F1E" w:rsidRPr="00DA7997" w:rsidDel="00AB4C37">
          <w:rPr>
            <w:rFonts w:ascii="iCiel Avenir LT Std 35 Light" w:hAnsi="iCiel Avenir LT Std 35 Light" w:cs="Arial"/>
            <w:i/>
            <w:iCs/>
            <w:sz w:val="22"/>
            <w:szCs w:val="22"/>
            <w:lang w:val="vi-VN"/>
          </w:rPr>
          <w:delText>trường.</w:delText>
        </w:r>
      </w:del>
    </w:p>
    <w:p w14:paraId="1180DBA7" w14:textId="21144F56" w:rsidR="00DA7997" w:rsidRPr="00DA7997" w:rsidDel="00AB4C37" w:rsidRDefault="00DA7997" w:rsidP="00ED7A87">
      <w:pPr>
        <w:pStyle w:val="paragraph"/>
        <w:numPr>
          <w:ilvl w:val="0"/>
          <w:numId w:val="10"/>
        </w:numPr>
        <w:tabs>
          <w:tab w:val="left" w:pos="630"/>
          <w:tab w:val="left" w:pos="720"/>
          <w:tab w:val="left" w:pos="1080"/>
        </w:tabs>
        <w:ind w:left="360" w:firstLine="360"/>
        <w:textAlignment w:val="baseline"/>
        <w:rPr>
          <w:del w:id="1393" w:author="An Tran, ACA (BUV)" w:date="2024-09-13T00:38:00Z" w16du:dateUtc="2024-09-12T17:38:00Z"/>
          <w:rFonts w:ascii="iCiel Avenir LT Std 35 Light" w:hAnsi="iCiel Avenir LT Std 35 Light" w:cs="Arial"/>
          <w:i/>
          <w:iCs/>
          <w:sz w:val="22"/>
          <w:szCs w:val="22"/>
          <w:lang w:val="vi-VN"/>
        </w:rPr>
      </w:pPr>
      <w:del w:id="1394" w:author="An Tran, ACA (BUV)" w:date="2024-09-13T00:38:00Z" w16du:dateUtc="2024-09-12T17:38:00Z">
        <w:r w:rsidRPr="00DA7997" w:rsidDel="00AB4C37">
          <w:rPr>
            <w:rFonts w:ascii="iCiel Avenir LT Std 35 Light" w:hAnsi="iCiel Avenir LT Std 35 Light" w:cs="Arial"/>
            <w:i/>
            <w:iCs/>
            <w:sz w:val="22"/>
            <w:szCs w:val="22"/>
            <w:lang w:val="vi-VN"/>
          </w:rPr>
          <w:delText>Khi sinh viên quay trở lại, sinh viên sẽ cần phải học lại tất cả các môn học chưa hoàn thành vì mọi điểm số trước đó của môn học sẽ bị hủy.</w:delText>
        </w:r>
      </w:del>
    </w:p>
    <w:p w14:paraId="54DD584E" w14:textId="0BF33379" w:rsidR="00367BBC" w:rsidRPr="004373E8" w:rsidDel="00AB4C37" w:rsidRDefault="00367BBC" w:rsidP="003E1B62">
      <w:pPr>
        <w:tabs>
          <w:tab w:val="left" w:pos="630"/>
          <w:tab w:val="left" w:pos="720"/>
          <w:tab w:val="left" w:pos="1080"/>
        </w:tabs>
        <w:ind w:firstLine="0"/>
        <w:rPr>
          <w:del w:id="1395" w:author="An Tran, ACA (BUV)" w:date="2024-09-13T00:38:00Z" w16du:dateUtc="2024-09-12T17:38:00Z"/>
          <w:rFonts w:ascii="iCiel Avenir LT Std 35 Light" w:hAnsi="iCiel Avenir LT Std 35 Light" w:cs="Arial"/>
          <w:i/>
          <w:iCs/>
          <w:sz w:val="22"/>
          <w:szCs w:val="22"/>
          <w:lang w:val="vi-VN"/>
        </w:rPr>
      </w:pPr>
      <w:del w:id="1396" w:author="An Tran, ACA (BUV)" w:date="2024-09-13T00:38:00Z" w16du:dateUtc="2024-09-12T17:38:00Z">
        <w:r w:rsidRPr="004373E8" w:rsidDel="00AB4C37">
          <w:rPr>
            <w:rFonts w:ascii="iCiel Avenir LT Std 35 Light" w:hAnsi="iCiel Avenir LT Std 35 Light" w:cs="Arial"/>
            <w:i/>
            <w:iCs/>
            <w:sz w:val="22"/>
            <w:szCs w:val="22"/>
            <w:lang w:val="vi-VN"/>
          </w:rPr>
          <w:delText>Sinh viên cần đóng phí hành chính không hoàn lại</w:delText>
        </w:r>
        <w:r w:rsidR="0020510A" w:rsidRPr="004373E8" w:rsidDel="00AB4C37">
          <w:rPr>
            <w:rFonts w:ascii="iCiel Avenir LT Std 35 Light" w:hAnsi="iCiel Avenir LT Std 35 Light" w:cs="Arial"/>
            <w:i/>
            <w:iCs/>
            <w:sz w:val="22"/>
            <w:szCs w:val="22"/>
            <w:lang w:val="vi-VN"/>
          </w:rPr>
          <w:delText xml:space="preserve"> là 2.000.000 VNĐ để tiến hành thủ tục bảo lưu kết quả học tập</w:delText>
        </w:r>
        <w:r w:rsidRPr="004373E8" w:rsidDel="00AB4C37">
          <w:rPr>
            <w:rFonts w:ascii="iCiel Avenir LT Std 35 Light" w:hAnsi="iCiel Avenir LT Std 35 Light" w:cs="Arial"/>
            <w:i/>
            <w:iCs/>
            <w:sz w:val="22"/>
            <w:szCs w:val="22"/>
            <w:lang w:val="vi-VN"/>
          </w:rPr>
          <w:delText xml:space="preserve">. Sinh viên </w:delText>
        </w:r>
        <w:r w:rsidR="0020510A" w:rsidRPr="004373E8" w:rsidDel="00AB4C37">
          <w:rPr>
            <w:rFonts w:ascii="iCiel Avenir LT Std 35 Light" w:hAnsi="iCiel Avenir LT Std 35 Light" w:cs="Arial"/>
            <w:i/>
            <w:iCs/>
            <w:sz w:val="22"/>
            <w:szCs w:val="22"/>
            <w:lang w:val="vi-VN"/>
          </w:rPr>
          <w:delText xml:space="preserve">cần </w:delText>
        </w:r>
        <w:r w:rsidRPr="004373E8" w:rsidDel="00AB4C37">
          <w:rPr>
            <w:rFonts w:ascii="iCiel Avenir LT Std 35 Light" w:hAnsi="iCiel Avenir LT Std 35 Light" w:cs="Arial"/>
            <w:i/>
            <w:iCs/>
            <w:sz w:val="22"/>
            <w:szCs w:val="22"/>
            <w:lang w:val="vi-VN"/>
          </w:rPr>
          <w:delText>chịu trách nhiệm về bất kỳ thay đổ</w:delText>
        </w:r>
        <w:r w:rsidR="0020510A"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Arial"/>
            <w:i/>
            <w:iCs/>
            <w:sz w:val="22"/>
            <w:szCs w:val="22"/>
            <w:lang w:val="vi-VN"/>
          </w:rPr>
          <w:delText xml:space="preserve"> về học phí </w:delText>
        </w:r>
        <w:r w:rsidR="00C33B02" w:rsidRPr="004373E8" w:rsidDel="00AB4C37">
          <w:rPr>
            <w:rFonts w:ascii="iCiel Avenir LT Std 35 Light" w:hAnsi="iCiel Avenir LT Std 35 Light" w:cs="Arial"/>
            <w:i/>
            <w:iCs/>
            <w:sz w:val="22"/>
            <w:szCs w:val="22"/>
            <w:lang w:val="vi-VN"/>
          </w:rPr>
          <w:delText xml:space="preserve">được </w:delText>
        </w:r>
        <w:r w:rsidRPr="004373E8" w:rsidDel="00AB4C37">
          <w:rPr>
            <w:rFonts w:ascii="iCiel Avenir LT Std 35 Light" w:hAnsi="iCiel Avenir LT Std 35 Light" w:cs="Arial"/>
            <w:i/>
            <w:iCs/>
            <w:sz w:val="22"/>
            <w:szCs w:val="22"/>
            <w:lang w:val="vi-VN"/>
          </w:rPr>
          <w:delText>áp dụng</w:delText>
        </w:r>
        <w:r w:rsidR="00C33B02" w:rsidRPr="004373E8" w:rsidDel="00AB4C37">
          <w:rPr>
            <w:rFonts w:ascii="iCiel Avenir LT Std 35 Light" w:hAnsi="iCiel Avenir LT Std 35 Light" w:cs="Arial"/>
            <w:i/>
            <w:iCs/>
            <w:sz w:val="22"/>
            <w:szCs w:val="22"/>
            <w:lang w:val="vi-VN"/>
          </w:rPr>
          <w:delText xml:space="preserve"> theo chính sách hiện hành</w:delText>
        </w:r>
        <w:r w:rsidRPr="004373E8" w:rsidDel="00AB4C37">
          <w:rPr>
            <w:rFonts w:ascii="iCiel Avenir LT Std 35 Light" w:hAnsi="iCiel Avenir LT Std 35 Light" w:cs="Arial"/>
            <w:i/>
            <w:iCs/>
            <w:sz w:val="22"/>
            <w:szCs w:val="22"/>
            <w:lang w:val="vi-VN"/>
          </w:rPr>
          <w:delText>.</w:delText>
        </w:r>
      </w:del>
    </w:p>
    <w:p w14:paraId="67A65366" w14:textId="3EA38B27" w:rsidR="000378CB" w:rsidRPr="004373E8" w:rsidRDefault="008347AD" w:rsidP="003E1B62">
      <w:pPr>
        <w:tabs>
          <w:tab w:val="left" w:pos="630"/>
          <w:tab w:val="left" w:pos="720"/>
          <w:tab w:val="left" w:pos="1080"/>
        </w:tabs>
        <w:ind w:firstLine="0"/>
        <w:rPr>
          <w:rFonts w:ascii="iCiel Avenir LT Std 35 Light" w:hAnsi="iCiel Avenir LT Std 35 Light" w:cs="Arial"/>
          <w:i/>
          <w:iCs/>
          <w:sz w:val="22"/>
          <w:szCs w:val="22"/>
          <w:lang w:val="vi-VN"/>
        </w:rPr>
      </w:pPr>
      <w:del w:id="1397" w:author="An Tran, ACA (BUV)" w:date="2024-09-13T00:38:00Z" w16du:dateUtc="2024-09-12T17:38:00Z">
        <w:r w:rsidRPr="004373E8" w:rsidDel="00AB4C37">
          <w:rPr>
            <w:rFonts w:ascii="iCiel Avenir LT Std 35 Light" w:hAnsi="iCiel Avenir LT Std 35 Light" w:cs="Arial"/>
            <w:i/>
            <w:iCs/>
            <w:sz w:val="22"/>
            <w:szCs w:val="22"/>
            <w:lang w:val="vi-VN"/>
          </w:rPr>
          <w:delText>Nhà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khuy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n kh</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ch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trao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Bộ phận Thông tin Sinh viên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bảo lưu. Phòng Thông tin Sinh viên 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ng d</w:delText>
        </w:r>
        <w:r w:rsidRPr="004373E8" w:rsidDel="00AB4C37">
          <w:rPr>
            <w:rFonts w:ascii="iCiel Avenir LT Std 35 Light" w:hAnsi="iCiel Avenir LT Std 35 Light" w:cs="Calibri"/>
            <w:i/>
            <w:iCs/>
            <w:sz w:val="22"/>
            <w:szCs w:val="22"/>
            <w:lang w:val="vi-VN"/>
          </w:rPr>
          <w:delText>ẫ</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n k</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về quy trình bảo lưu thông qua email </w:delText>
        </w:r>
        <w:r w:rsidR="00A1692C" w:rsidDel="00AB4C37">
          <w:fldChar w:fldCharType="begin"/>
        </w:r>
        <w:r w:rsidR="00A1692C" w:rsidDel="00AB4C37">
          <w:delInstrText>HYPERLINK "mailto:studentservice@buv.edu.vn"</w:delInstrText>
        </w:r>
        <w:r w:rsidR="00A1692C" w:rsidDel="00AB4C37">
          <w:fldChar w:fldCharType="separate"/>
        </w:r>
        <w:r w:rsidRPr="004373E8" w:rsidDel="00AB4C37">
          <w:rPr>
            <w:rStyle w:val="Hyperlink"/>
            <w:rFonts w:ascii="iCiel Avenir LT Std 35 Light" w:hAnsi="iCiel Avenir LT Std 35 Light" w:cs="Arial"/>
            <w:i/>
            <w:iCs/>
            <w:sz w:val="22"/>
            <w:szCs w:val="22"/>
            <w:lang w:val="vi-VN"/>
          </w:rPr>
          <w:delText>studentservice@buv.edu.vn</w:delText>
        </w:r>
        <w:r w:rsidR="00A1692C" w:rsidDel="00AB4C37">
          <w:rPr>
            <w:rStyle w:val="Hyperlink"/>
            <w:rFonts w:ascii="iCiel Avenir LT Std 35 Light" w:hAnsi="iCiel Avenir LT Std 35 Light" w:cs="Arial"/>
            <w:i/>
            <w:iCs/>
            <w:sz w:val="22"/>
            <w:szCs w:val="22"/>
            <w:lang w:val="vi-VN"/>
          </w:rPr>
          <w:fldChar w:fldCharType="end"/>
        </w:r>
        <w:r w:rsidRPr="004373E8" w:rsidDel="00AB4C37">
          <w:rPr>
            <w:rStyle w:val="Hyperlink"/>
            <w:rFonts w:ascii="iCiel Avenir LT Std 35 Light" w:hAnsi="iCiel Avenir LT Std 35 Light" w:cs="Arial"/>
            <w:sz w:val="22"/>
            <w:szCs w:val="22"/>
            <w:lang w:val="vi-VN"/>
          </w:rPr>
          <w:delText xml:space="preserve"> </w:delText>
        </w:r>
        <w:r w:rsidRPr="004373E8" w:rsidDel="00AB4C37">
          <w:rPr>
            <w:rFonts w:ascii="iCiel Avenir LT Std 35 Light" w:hAnsi="iCiel Avenir LT Std 35 Light" w:cs="Arial"/>
            <w:i/>
            <w:iCs/>
            <w:sz w:val="22"/>
            <w:szCs w:val="22"/>
            <w:lang w:val="vi-VN"/>
          </w:rPr>
          <w:delText>ho</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 xml:space="preserve">c trao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tr</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c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p t</w:delText>
        </w:r>
        <w:r w:rsidRPr="004373E8" w:rsidDel="00AB4C37">
          <w:rPr>
            <w:rFonts w:ascii="iCiel Avenir LT Std 35 Light" w:hAnsi="iCiel Avenir LT Std 35 Light" w:cs="Calibri"/>
            <w:i/>
            <w:iCs/>
            <w:sz w:val="22"/>
            <w:szCs w:val="22"/>
            <w:lang w:val="vi-VN"/>
          </w:rPr>
          <w:delText>ạ</w:delText>
        </w:r>
        <w:r w:rsidRPr="004373E8" w:rsidDel="00AB4C37">
          <w:rPr>
            <w:rFonts w:ascii="iCiel Avenir LT Std 35 Light" w:hAnsi="iCiel Avenir LT Std 35 Light" w:cs="Arial"/>
            <w:i/>
            <w:iCs/>
            <w:sz w:val="22"/>
            <w:szCs w:val="22"/>
            <w:lang w:val="vi-VN"/>
          </w:rPr>
          <w:delText>i qu</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y Th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tin Sinh viên.</w:delText>
        </w:r>
      </w:del>
    </w:p>
    <w:p w14:paraId="5D764171" w14:textId="1511EE13" w:rsidR="008D1BC6" w:rsidRPr="004373E8" w:rsidRDefault="00420565"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398" w:name="_Toc107324299"/>
      <w:bookmarkStart w:id="1399" w:name="_Toc177146279"/>
      <w:r w:rsidRPr="004373E8">
        <w:rPr>
          <w:rFonts w:cs="Arial"/>
          <w:szCs w:val="22"/>
          <w:lang w:val="vi-VN"/>
        </w:rPr>
        <w:t>H</w:t>
      </w:r>
      <w:r w:rsidR="00BF43A2" w:rsidRPr="004373E8">
        <w:rPr>
          <w:rFonts w:cs="Arial"/>
          <w:szCs w:val="22"/>
          <w:lang w:val="vi-VN"/>
        </w:rPr>
        <w:t>ow can students change </w:t>
      </w:r>
      <w:r w:rsidR="005F5F1E" w:rsidRPr="004373E8">
        <w:rPr>
          <w:rFonts w:cs="Arial"/>
          <w:szCs w:val="22"/>
          <w:lang w:val="vi-VN"/>
        </w:rPr>
        <w:t>the programme</w:t>
      </w:r>
      <w:r w:rsidR="00BF43A2" w:rsidRPr="004373E8">
        <w:rPr>
          <w:rFonts w:cs="Arial"/>
          <w:szCs w:val="22"/>
          <w:lang w:val="vi-VN"/>
        </w:rPr>
        <w:t xml:space="preserve"> if students/parents feel the programme is not suitable for students after a period of study? / </w:t>
      </w:r>
      <w:r w:rsidR="00BF43A2" w:rsidRPr="004373E8">
        <w:rPr>
          <w:rFonts w:cs="Arial"/>
          <w:i/>
          <w:iCs/>
          <w:szCs w:val="22"/>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bookmarkEnd w:id="1398"/>
      <w:bookmarkEnd w:id="1399"/>
    </w:p>
    <w:p w14:paraId="5A224753" w14:textId="38EFAABF"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8B69553" w14:textId="77777777" w:rsidR="00AB4C37" w:rsidRDefault="00AB4C37" w:rsidP="00AB4C37">
      <w:pPr>
        <w:ind w:firstLine="0"/>
        <w:rPr>
          <w:ins w:id="1400" w:author="An Tran, ACA (BUV)" w:date="2024-09-13T00:39:00Z" w16du:dateUtc="2024-09-12T17:39:00Z"/>
          <w:rFonts w:ascii="iCiel Avenir LT Std 35 Light" w:hAnsi="iCiel Avenir LT Std 35 Light" w:cs="Arial"/>
          <w:sz w:val="22"/>
          <w:szCs w:val="22"/>
        </w:rPr>
      </w:pPr>
      <w:ins w:id="1401" w:author="An Tran, ACA (BUV)" w:date="2024-09-13T00:39:00Z" w16du:dateUtc="2024-09-12T17:39:00Z">
        <w:r w:rsidRPr="00914A2F">
          <w:rPr>
            <w:rFonts w:ascii="iCiel Avenir LT Std 35 Light" w:hAnsi="iCiel Avenir LT Std 35 Light" w:cs="Arial"/>
            <w:sz w:val="22"/>
            <w:szCs w:val="22"/>
            <w:lang w:val="vi-VN"/>
          </w:rPr>
          <w:t xml:space="preserve">We understand that selecting the right study programme from the start can be challenging. It's natural to reconsider your choices as you gain more insight into your interests and goals. If students are thinking about changing to another programme, there are a few important factors to keep in mind to ensure a smooth transition: </w:t>
        </w:r>
      </w:ins>
    </w:p>
    <w:p w14:paraId="5F8B4A9F" w14:textId="77777777" w:rsidR="00AB4C37" w:rsidRDefault="00AB4C37" w:rsidP="00AB4C37">
      <w:pPr>
        <w:pStyle w:val="ListParagraph"/>
        <w:numPr>
          <w:ilvl w:val="0"/>
          <w:numId w:val="78"/>
        </w:numPr>
        <w:rPr>
          <w:ins w:id="1402" w:author="An Tran, ACA (BUV)" w:date="2024-09-13T00:39:00Z" w16du:dateUtc="2024-09-12T17:39:00Z"/>
          <w:rFonts w:ascii="iCiel Avenir LT Std 35 Light" w:hAnsi="iCiel Avenir LT Std 35 Light" w:cs="Arial"/>
          <w:sz w:val="22"/>
          <w:szCs w:val="22"/>
        </w:rPr>
      </w:pPr>
      <w:ins w:id="1403" w:author="An Tran, ACA (BUV)" w:date="2024-09-13T00:39:00Z" w16du:dateUtc="2024-09-12T17:39:00Z">
        <w:r w:rsidRPr="00AF4F19">
          <w:rPr>
            <w:rFonts w:ascii="iCiel Avenir LT Std 35 Light" w:hAnsi="iCiel Avenir LT Std 35 Light" w:cs="Arial"/>
            <w:sz w:val="22"/>
            <w:szCs w:val="22"/>
            <w:lang w:val="vi-VN"/>
          </w:rPr>
          <w:t>The entry requirements of the new programme – students might be required to retake Pathway programme if they are transferring to a completely different major/ field of study</w:t>
        </w:r>
        <w:r>
          <w:rPr>
            <w:rFonts w:ascii="iCiel Avenir LT Std 35 Light" w:hAnsi="iCiel Avenir LT Std 35 Light" w:cs="Arial"/>
            <w:sz w:val="22"/>
            <w:szCs w:val="22"/>
          </w:rPr>
          <w:t>.</w:t>
        </w:r>
      </w:ins>
    </w:p>
    <w:p w14:paraId="7DBA9BD0" w14:textId="77777777" w:rsidR="00AB4C37" w:rsidRDefault="00AB4C37" w:rsidP="00AB4C37">
      <w:pPr>
        <w:pStyle w:val="ListParagraph"/>
        <w:numPr>
          <w:ilvl w:val="0"/>
          <w:numId w:val="78"/>
        </w:numPr>
        <w:rPr>
          <w:ins w:id="1404" w:author="An Tran, ACA (BUV)" w:date="2024-09-13T00:39:00Z" w16du:dateUtc="2024-09-12T17:39:00Z"/>
          <w:rFonts w:ascii="iCiel Avenir LT Std 35 Light" w:hAnsi="iCiel Avenir LT Std 35 Light" w:cs="Arial"/>
          <w:sz w:val="22"/>
          <w:szCs w:val="22"/>
        </w:rPr>
      </w:pPr>
      <w:ins w:id="1405" w:author="An Tran, ACA (BUV)" w:date="2024-09-13T00:39:00Z" w16du:dateUtc="2024-09-12T17:39:00Z">
        <w:r w:rsidRPr="00AF4F19">
          <w:rPr>
            <w:rFonts w:ascii="iCiel Avenir LT Std 35 Light" w:hAnsi="iCiel Avenir LT Std 35 Light" w:cs="Arial"/>
            <w:sz w:val="22"/>
            <w:szCs w:val="22"/>
            <w:lang w:val="vi-VN"/>
          </w:rPr>
          <w:t>The next available intake of the destination programme.</w:t>
        </w:r>
      </w:ins>
    </w:p>
    <w:p w14:paraId="7AF86389" w14:textId="77777777" w:rsidR="00AB4C37" w:rsidRDefault="00AB4C37" w:rsidP="00AB4C37">
      <w:pPr>
        <w:pStyle w:val="ListParagraph"/>
        <w:numPr>
          <w:ilvl w:val="0"/>
          <w:numId w:val="78"/>
        </w:numPr>
        <w:rPr>
          <w:ins w:id="1406" w:author="An Tran, ACA (BUV)" w:date="2024-09-13T00:39:00Z" w16du:dateUtc="2024-09-12T17:39:00Z"/>
          <w:rFonts w:ascii="iCiel Avenir LT Std 35 Light" w:hAnsi="iCiel Avenir LT Std 35 Light" w:cs="Arial"/>
          <w:sz w:val="22"/>
          <w:szCs w:val="22"/>
        </w:rPr>
      </w:pPr>
      <w:ins w:id="1407" w:author="An Tran, ACA (BUV)" w:date="2024-09-13T00:39:00Z" w16du:dateUtc="2024-09-12T17:39:00Z">
        <w:r w:rsidRPr="00AF4F19">
          <w:rPr>
            <w:rFonts w:ascii="iCiel Avenir LT Std 35 Light" w:hAnsi="iCiel Avenir LT Std 35 Light" w:cs="Arial"/>
            <w:sz w:val="22"/>
            <w:szCs w:val="22"/>
            <w:lang w:val="vi-VN"/>
          </w:rPr>
          <w:t>The suitability of the student with the desired programme, and the number of completed credits that can be mapped and rolled over to the new programme.</w:t>
        </w:r>
      </w:ins>
    </w:p>
    <w:p w14:paraId="260F6B0B" w14:textId="77777777" w:rsidR="00AB4C37" w:rsidRPr="00914A2F" w:rsidRDefault="00AB4C37" w:rsidP="00AB4C37">
      <w:pPr>
        <w:pStyle w:val="ListParagraph"/>
        <w:numPr>
          <w:ilvl w:val="0"/>
          <w:numId w:val="78"/>
        </w:numPr>
        <w:rPr>
          <w:ins w:id="1408" w:author="An Tran, ACA (BUV)" w:date="2024-09-13T00:39:00Z" w16du:dateUtc="2024-09-12T17:39:00Z"/>
          <w:rFonts w:ascii="iCiel Avenir LT Std 35 Light" w:hAnsi="iCiel Avenir LT Std 35 Light" w:cs="Arial"/>
          <w:sz w:val="22"/>
          <w:szCs w:val="22"/>
        </w:rPr>
      </w:pPr>
      <w:ins w:id="1409" w:author="An Tran, ACA (BUV)" w:date="2024-09-13T00:39:00Z" w16du:dateUtc="2024-09-12T17:39:00Z">
        <w:r w:rsidRPr="00AF4F19">
          <w:rPr>
            <w:rFonts w:ascii="iCiel Avenir LT Std 35 Light" w:hAnsi="iCiel Avenir LT Std 35 Light" w:cs="Arial"/>
            <w:sz w:val="22"/>
            <w:szCs w:val="22"/>
            <w:lang w:val="vi-VN"/>
          </w:rPr>
          <w:t>Students have a limited number of chances to request a change in the programme.</w:t>
        </w:r>
      </w:ins>
    </w:p>
    <w:p w14:paraId="388A4A9B" w14:textId="77777777" w:rsidR="00AB4C37" w:rsidRPr="004373E8" w:rsidRDefault="00AB4C37" w:rsidP="00AB4C37">
      <w:pPr>
        <w:tabs>
          <w:tab w:val="left" w:pos="630"/>
          <w:tab w:val="left" w:pos="720"/>
          <w:tab w:val="left" w:pos="1080"/>
        </w:tabs>
        <w:ind w:firstLine="0"/>
        <w:rPr>
          <w:ins w:id="1410" w:author="An Tran, ACA (BUV)" w:date="2024-09-13T00:39:00Z" w16du:dateUtc="2024-09-12T17:39:00Z"/>
          <w:rFonts w:ascii="iCiel Avenir LT Std 35 Light" w:hAnsi="iCiel Avenir LT Std 35 Light" w:cs="Arial"/>
          <w:sz w:val="22"/>
          <w:szCs w:val="22"/>
          <w:lang w:val="vi-VN"/>
        </w:rPr>
      </w:pPr>
      <w:ins w:id="1411" w:author="An Tran, ACA (BUV)" w:date="2024-09-13T00:39:00Z" w16du:dateUtc="2024-09-12T17:39:00Z">
        <w:r w:rsidRPr="004373E8">
          <w:rPr>
            <w:rFonts w:ascii="iCiel Avenir LT Std 35 Light" w:hAnsi="iCiel Avenir LT Std 35 Light" w:cs="Arial"/>
            <w:sz w:val="22"/>
            <w:szCs w:val="22"/>
            <w:lang w:val="vi-VN"/>
          </w:rPr>
          <w:t xml:space="preserve">Students need to pay the non-refundable VND 2,000,000 administrative fee for the processing of the change programme request. Any changes in the fees levied by the University are the responsibility of the student. </w:t>
        </w:r>
      </w:ins>
    </w:p>
    <w:p w14:paraId="2C5CEC55" w14:textId="77777777" w:rsidR="00AB4C37" w:rsidRPr="004373E8" w:rsidRDefault="00AB4C37" w:rsidP="00AB4C37">
      <w:pPr>
        <w:tabs>
          <w:tab w:val="left" w:pos="630"/>
          <w:tab w:val="left" w:pos="720"/>
          <w:tab w:val="left" w:pos="1080"/>
        </w:tabs>
        <w:ind w:firstLine="0"/>
        <w:rPr>
          <w:ins w:id="1412" w:author="An Tran, ACA (BUV)" w:date="2024-09-13T00:39:00Z" w16du:dateUtc="2024-09-12T17:39:00Z"/>
          <w:rFonts w:ascii="iCiel Avenir LT Std 35 Light" w:hAnsi="iCiel Avenir LT Std 35 Light" w:cs="Arial"/>
          <w:sz w:val="22"/>
          <w:szCs w:val="22"/>
          <w:lang w:val="vi-VN"/>
        </w:rPr>
      </w:pPr>
      <w:ins w:id="1413" w:author="An Tran, ACA (BUV)" w:date="2024-09-13T00:39:00Z" w16du:dateUtc="2024-09-12T17:39:00Z">
        <w:r w:rsidRPr="004373E8">
          <w:rPr>
            <w:rFonts w:ascii="iCiel Avenir LT Std 35 Light" w:hAnsi="iCiel Avenir LT Std 35 Light" w:cs="Arial"/>
            <w:sz w:val="22"/>
            <w:szCs w:val="22"/>
            <w:lang w:val="vi-VN"/>
          </w:rPr>
          <w:t xml:space="preserve">We highly recommend students to seek advice from Student Information Office before making any decisions. The detailed process will be explained by a Student Information Officer when the student officially requests a Change of Programme via </w:t>
        </w:r>
        <w:r>
          <w:fldChar w:fldCharType="begin"/>
        </w:r>
        <w:r>
          <w:instrText>HYPERLINK "mailto:studentservice@buv.edu.vn"</w:instrText>
        </w:r>
        <w:r>
          <w:fldChar w:fldCharType="separate"/>
        </w:r>
        <w:r w:rsidRPr="004373E8">
          <w:rPr>
            <w:rStyle w:val="Hyperlink"/>
            <w:rFonts w:ascii="iCiel Avenir LT Std 35 Light" w:hAnsi="iCiel Avenir LT Std 35 Light" w:cs="Arial"/>
            <w:sz w:val="22"/>
            <w:szCs w:val="22"/>
            <w:lang w:val="vi-VN"/>
          </w:rPr>
          <w:t>studentservice@buv.edu.vn</w:t>
        </w:r>
        <w:r>
          <w:rPr>
            <w:rStyle w:val="Hyperlink"/>
            <w:rFonts w:ascii="iCiel Avenir LT Std 35 Light" w:hAnsi="iCiel Avenir LT Std 35 Light" w:cs="Arial"/>
            <w:sz w:val="22"/>
            <w:szCs w:val="22"/>
            <w:lang w:val="vi-VN"/>
          </w:rPr>
          <w:fldChar w:fldCharType="end"/>
        </w:r>
        <w:r w:rsidRPr="004373E8">
          <w:rPr>
            <w:rFonts w:ascii="iCiel Avenir LT Std 35 Light" w:hAnsi="iCiel Avenir LT Std 35 Light" w:cs="Arial"/>
            <w:sz w:val="22"/>
            <w:szCs w:val="22"/>
            <w:lang w:val="vi-VN"/>
          </w:rPr>
          <w:t xml:space="preserve"> or at the Student Information Counter at level 2, BUV Ecopark Campus. </w:t>
        </w:r>
      </w:ins>
    </w:p>
    <w:p w14:paraId="03E3526C" w14:textId="77777777" w:rsidR="00AB4C37" w:rsidRPr="004373E8" w:rsidRDefault="00AB4C37" w:rsidP="00AB4C37">
      <w:pPr>
        <w:tabs>
          <w:tab w:val="left" w:pos="630"/>
          <w:tab w:val="left" w:pos="720"/>
          <w:tab w:val="left" w:pos="1080"/>
        </w:tabs>
        <w:ind w:firstLine="0"/>
        <w:rPr>
          <w:ins w:id="1414" w:author="An Tran, ACA (BUV)" w:date="2024-09-13T00:39:00Z" w16du:dateUtc="2024-09-12T17:39:00Z"/>
          <w:rFonts w:ascii="iCiel Avenir LT Std 35 Light" w:hAnsi="iCiel Avenir LT Std 35 Light" w:cs="Arial"/>
          <w:i/>
          <w:iCs/>
          <w:sz w:val="22"/>
          <w:szCs w:val="22"/>
          <w:lang w:val="vi-VN"/>
        </w:rPr>
      </w:pPr>
      <w:ins w:id="1415" w:author="An Tran, ACA (BUV)" w:date="2024-09-13T00:39:00Z" w16du:dateUtc="2024-09-12T17:39:00Z">
        <w:r w:rsidRPr="004373E8">
          <w:rPr>
            <w:rFonts w:ascii="iCiel Avenir LT Std 35 Light" w:hAnsi="iCiel Avenir LT Std 35 Light" w:cs="Arial"/>
            <w:i/>
            <w:iCs/>
            <w:sz w:val="22"/>
            <w:szCs w:val="22"/>
            <w:lang w:val="vi-VN"/>
          </w:rPr>
          <w:t>Nhà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u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u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ngay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ti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cho nhi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u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 xml:space="preserve">nh.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BUV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trong kho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3 tu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ti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v</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a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đá</w:t>
        </w:r>
        <w:r w:rsidRPr="004373E8">
          <w:rPr>
            <w:rFonts w:ascii="iCiel Avenir LT Std 35 Light" w:hAnsi="iCiel Avenir LT Std 35 Light" w:cs="Arial"/>
            <w:i/>
            <w:iCs/>
            <w:sz w:val="22"/>
            <w:szCs w:val="22"/>
            <w:lang w:val="vi-VN"/>
          </w:rPr>
          <w:t>nh gi</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xem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hay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ũ</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m</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nhi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i gian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theo k</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p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Tuy nhi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s</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u: </w:t>
        </w:r>
      </w:ins>
    </w:p>
    <w:p w14:paraId="42DDAF08" w14:textId="77777777" w:rsidR="00AB4C37" w:rsidRPr="004373E8" w:rsidRDefault="00AB4C37" w:rsidP="00AB4C37">
      <w:pPr>
        <w:pStyle w:val="ListParagraph"/>
        <w:numPr>
          <w:ilvl w:val="0"/>
          <w:numId w:val="11"/>
        </w:numPr>
        <w:tabs>
          <w:tab w:val="left" w:pos="630"/>
          <w:tab w:val="left" w:pos="720"/>
          <w:tab w:val="left" w:pos="1080"/>
        </w:tabs>
        <w:ind w:left="360" w:firstLine="360"/>
        <w:contextualSpacing w:val="0"/>
        <w:rPr>
          <w:ins w:id="1416" w:author="An Tran, ACA (BUV)" w:date="2024-09-13T00:39:00Z" w16du:dateUtc="2024-09-12T17:39:00Z"/>
          <w:rFonts w:ascii="iCiel Avenir LT Std 35 Light" w:hAnsi="iCiel Avenir LT Std 35 Light" w:cs="Arial"/>
          <w:i/>
          <w:iCs/>
          <w:sz w:val="22"/>
          <w:szCs w:val="22"/>
          <w:lang w:val="vi-VN"/>
        </w:rPr>
      </w:pPr>
      <w:ins w:id="1417" w:author="An Tran, ACA (BUV)" w:date="2024-09-13T00:39:00Z" w16du:dateUtc="2024-09-12T17:39:00Z">
        <w:r w:rsidRPr="004373E8">
          <w:rPr>
            <w:rFonts w:ascii="iCiel Avenir LT Std 35 Light" w:hAnsi="iCiel Avenir LT Std 35 Light" w:cs="Arial"/>
            <w:i/>
            <w:iCs/>
            <w:sz w:val="22"/>
            <w:szCs w:val="22"/>
            <w:lang w:val="vi-VN"/>
          </w:rPr>
          <w:t>Sinh viên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w:t>
        </w:r>
        <w:r w:rsidRPr="004373E8">
          <w:rPr>
            <w:rFonts w:ascii="iCiel Avenir LT Std 35 Light" w:hAnsi="iCiel Avenir LT Std 35 Light" w:cs="Arial"/>
            <w:i/>
            <w:iCs/>
            <w:sz w:val="22"/>
            <w:szCs w:val="22"/>
            <w:lang w:val="vi-VN"/>
          </w:rPr>
          <w:t xml:space="preserve">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mu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n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sang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Kinh doanh sang Khoa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M</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y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yêu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D</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chuy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ch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l</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sau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w:t>
        </w:r>
      </w:ins>
    </w:p>
    <w:p w14:paraId="4D90AFC8" w14:textId="77777777" w:rsidR="00AB4C37" w:rsidRPr="004373E8" w:rsidRDefault="00AB4C37" w:rsidP="00AB4C37">
      <w:pPr>
        <w:pStyle w:val="ListParagraph"/>
        <w:numPr>
          <w:ilvl w:val="0"/>
          <w:numId w:val="11"/>
        </w:numPr>
        <w:tabs>
          <w:tab w:val="left" w:pos="630"/>
          <w:tab w:val="left" w:pos="720"/>
          <w:tab w:val="left" w:pos="1080"/>
        </w:tabs>
        <w:ind w:left="360" w:firstLine="360"/>
        <w:contextualSpacing w:val="0"/>
        <w:rPr>
          <w:ins w:id="1418" w:author="An Tran, ACA (BUV)" w:date="2024-09-13T00:39:00Z" w16du:dateUtc="2024-09-12T17:39:00Z"/>
          <w:rFonts w:ascii="iCiel Avenir LT Std 35 Light" w:hAnsi="iCiel Avenir LT Std 35 Light" w:cs="Arial"/>
          <w:i/>
          <w:iCs/>
          <w:sz w:val="22"/>
          <w:szCs w:val="22"/>
          <w:lang w:val="vi-VN"/>
        </w:rPr>
      </w:pPr>
      <w:ins w:id="1419" w:author="An Tran, ACA (BUV)" w:date="2024-09-13T00:39:00Z" w16du:dateUtc="2024-09-12T17:39:00Z">
        <w:r w:rsidRPr="004373E8">
          <w:rPr>
            <w:rFonts w:ascii="iCiel Avenir LT Std 35 Light" w:hAnsi="iCiel Avenir LT Std 35 Light" w:cs="Arial"/>
            <w:i/>
            <w:iCs/>
            <w:sz w:val="22"/>
            <w:szCs w:val="22"/>
            <w:lang w:val="vi-VN"/>
          </w:rPr>
          <w:t>Các ngành đ</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 nhau,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w:t>
        </w:r>
      </w:ins>
    </w:p>
    <w:p w14:paraId="42B45862" w14:textId="77777777" w:rsidR="00AB4C37" w:rsidRPr="004373E8" w:rsidRDefault="00AB4C37" w:rsidP="00AB4C37">
      <w:pPr>
        <w:pStyle w:val="ListParagraph"/>
        <w:numPr>
          <w:ilvl w:val="0"/>
          <w:numId w:val="11"/>
        </w:numPr>
        <w:tabs>
          <w:tab w:val="left" w:pos="630"/>
          <w:tab w:val="left" w:pos="720"/>
          <w:tab w:val="left" w:pos="1080"/>
        </w:tabs>
        <w:ind w:left="360" w:firstLine="360"/>
        <w:contextualSpacing w:val="0"/>
        <w:rPr>
          <w:ins w:id="1420" w:author="An Tran, ACA (BUV)" w:date="2024-09-13T00:39:00Z" w16du:dateUtc="2024-09-12T17:39:00Z"/>
          <w:rFonts w:ascii="iCiel Avenir LT Std 35 Light" w:hAnsi="iCiel Avenir LT Std 35 Light" w:cs="Arial"/>
          <w:i/>
          <w:iCs/>
          <w:sz w:val="22"/>
          <w:szCs w:val="22"/>
          <w:lang w:val="vi-VN"/>
        </w:rPr>
      </w:pPr>
      <w:ins w:id="1421" w:author="An Tran, ACA (BUV)" w:date="2024-09-13T00:39:00Z" w16du:dateUtc="2024-09-12T17:39:00Z">
        <w:r w:rsidRPr="004373E8">
          <w:rPr>
            <w:rFonts w:ascii="iCiel Avenir LT Std 35 Light" w:hAnsi="iCiel Avenir LT Std 35 Light" w:cs="Arial"/>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xong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đâ</w:t>
        </w:r>
        <w:r w:rsidRPr="004373E8">
          <w:rPr>
            <w:rFonts w:ascii="iCiel Avenir LT Std 35 Light" w:hAnsi="iCiel Avenir LT Std 35 Light" w:cs="Arial"/>
            <w:i/>
            <w:iCs/>
            <w:sz w:val="22"/>
            <w:szCs w:val="22"/>
            <w:lang w:val="vi-VN"/>
          </w:rPr>
          <w:t>y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sang ch</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m</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hay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w:t>
        </w:r>
      </w:ins>
    </w:p>
    <w:p w14:paraId="1BAF8171" w14:textId="77777777" w:rsidR="00AB4C37" w:rsidRPr="004373E8" w:rsidRDefault="00AB4C37" w:rsidP="00AB4C37">
      <w:pPr>
        <w:pStyle w:val="ListParagraph"/>
        <w:numPr>
          <w:ilvl w:val="0"/>
          <w:numId w:val="11"/>
        </w:numPr>
        <w:tabs>
          <w:tab w:val="left" w:pos="630"/>
          <w:tab w:val="left" w:pos="720"/>
          <w:tab w:val="left" w:pos="1080"/>
        </w:tabs>
        <w:ind w:left="360" w:firstLine="360"/>
        <w:contextualSpacing w:val="0"/>
        <w:rPr>
          <w:ins w:id="1422" w:author="An Tran, ACA (BUV)" w:date="2024-09-13T00:39:00Z" w16du:dateUtc="2024-09-12T17:39:00Z"/>
          <w:rFonts w:ascii="iCiel Avenir LT Std 35 Light" w:hAnsi="iCiel Avenir LT Std 35 Light" w:cs="Arial"/>
          <w:i/>
          <w:iCs/>
          <w:sz w:val="22"/>
          <w:szCs w:val="22"/>
          <w:lang w:val="vi-VN"/>
        </w:rPr>
      </w:pPr>
      <w:ins w:id="1423" w:author="An Tran, ACA (BUV)" w:date="2024-09-13T00:39:00Z" w16du:dateUtc="2024-09-12T17:39:00Z">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ỗ</w:t>
        </w:r>
        <w:r w:rsidRPr="004373E8">
          <w:rPr>
            <w:rFonts w:ascii="iCiel Avenir LT Std 35 Light" w:hAnsi="iCiel Avenir LT Std 35 Light" w:cs="Arial"/>
            <w:i/>
            <w:iCs/>
            <w:sz w:val="22"/>
            <w:szCs w:val="22"/>
            <w:lang w:val="vi-VN"/>
          </w:rPr>
          <w:t>i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s</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c c</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l</w:t>
        </w:r>
        <w:r w:rsidRPr="004373E8">
          <w:rPr>
            <w:rFonts w:ascii="iCiel Avenir LT Std 35 Light" w:hAnsi="iCiel Avenir LT Std 35 Light" w:cs="Calibri"/>
            <w:i/>
            <w:iCs/>
            <w:sz w:val="22"/>
            <w:szCs w:val="22"/>
            <w:lang w:val="vi-VN"/>
          </w:rPr>
          <w:t>ưỡ</w:t>
        </w:r>
        <w:r w:rsidRPr="004373E8">
          <w:rPr>
            <w:rFonts w:ascii="iCiel Avenir LT Std 35 Light" w:hAnsi="iCiel Avenir LT Std 35 Light" w:cs="Arial"/>
            <w:i/>
            <w:iCs/>
            <w:sz w:val="22"/>
            <w:szCs w:val="22"/>
            <w:lang w:val="vi-VN"/>
          </w:rPr>
          <w:t>ng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v</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w:t>
        </w:r>
      </w:ins>
    </w:p>
    <w:p w14:paraId="37059DB9" w14:textId="77777777" w:rsidR="00AB4C37" w:rsidRPr="004373E8" w:rsidRDefault="00AB4C37" w:rsidP="00AB4C37">
      <w:pPr>
        <w:tabs>
          <w:tab w:val="left" w:pos="630"/>
          <w:tab w:val="left" w:pos="720"/>
          <w:tab w:val="left" w:pos="1080"/>
        </w:tabs>
        <w:ind w:firstLine="0"/>
        <w:rPr>
          <w:ins w:id="1424" w:author="An Tran, ACA (BUV)" w:date="2024-09-13T00:39:00Z" w16du:dateUtc="2024-09-12T17:39:00Z"/>
          <w:rFonts w:ascii="iCiel Avenir LT Std 35 Light" w:hAnsi="iCiel Avenir LT Std 35 Light" w:cs="Arial"/>
          <w:i/>
          <w:iCs/>
          <w:sz w:val="22"/>
          <w:szCs w:val="22"/>
          <w:lang w:val="vi-VN"/>
        </w:rPr>
      </w:pPr>
      <w:ins w:id="1425" w:author="An Tran, ACA (BUV)" w:date="2024-09-13T00:39:00Z" w16du:dateUtc="2024-09-12T17:39:00Z">
        <w:r w:rsidRPr="004373E8">
          <w:rPr>
            <w:rFonts w:ascii="iCiel Avenir LT Std 35 Light" w:hAnsi="iCiel Avenir LT Std 35 Light" w:cs="Arial"/>
            <w:i/>
            <w:iCs/>
            <w:sz w:val="22"/>
            <w:szCs w:val="22"/>
            <w:lang w:val="vi-VN"/>
          </w:rPr>
          <w:t>Sinh viên cần đóng phí hành chính không hoàn lại là 2.000.000 VNĐ để tiến hành thủ tục chuyển ngành học. Sinh viên cần chịu trách nhiệm về bất kỳ thay đổi về học phí nào được áp dụng theo chính sách hiện hành.</w:t>
        </w:r>
      </w:ins>
    </w:p>
    <w:p w14:paraId="68BF1535" w14:textId="6D809B98" w:rsidR="00171B76" w:rsidRPr="004373E8" w:rsidDel="00AB4C37" w:rsidRDefault="00AB4C37" w:rsidP="00AB4C37">
      <w:pPr>
        <w:tabs>
          <w:tab w:val="left" w:pos="630"/>
          <w:tab w:val="left" w:pos="720"/>
          <w:tab w:val="left" w:pos="1080"/>
        </w:tabs>
        <w:ind w:firstLine="0"/>
        <w:rPr>
          <w:del w:id="1426" w:author="An Tran, ACA (BUV)" w:date="2024-09-13T00:39:00Z" w16du:dateUtc="2024-09-12T17:39:00Z"/>
          <w:rFonts w:ascii="iCiel Avenir LT Std 35 Light" w:hAnsi="iCiel Avenir LT Std 35 Light" w:cs="Arial"/>
          <w:sz w:val="22"/>
          <w:szCs w:val="22"/>
          <w:lang w:val="vi-VN"/>
        </w:rPr>
      </w:pPr>
      <w:ins w:id="1427" w:author="An Tran, ACA (BUV)" w:date="2024-09-13T00:39:00Z" w16du:dateUtc="2024-09-12T17:39:00Z">
        <w:r w:rsidRPr="004373E8">
          <w:rPr>
            <w:rFonts w:ascii="iCiel Avenir LT Std 35 Light" w:hAnsi="iCiel Avenir LT Std 35 Light" w:cs="Arial"/>
            <w:i/>
            <w:iCs/>
            <w:sz w:val="22"/>
            <w:szCs w:val="22"/>
            <w:lang w:val="vi-VN"/>
          </w:rPr>
          <w:t>Nhà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khuy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ch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k</w:t>
        </w:r>
        <w:r w:rsidRPr="004373E8">
          <w:rPr>
            <w:rFonts w:ascii="iCiel Avenir LT Std 35 Light" w:hAnsi="iCiel Avenir LT Std 35 Light" w:cs="Calibri"/>
            <w:i/>
            <w:iCs/>
            <w:sz w:val="22"/>
            <w:szCs w:val="22"/>
            <w:lang w:val="vi-VN"/>
          </w:rPr>
          <w:t>ỹ</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Bộ phận Thông tin Sinh viên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chuy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Phòng Thông tin Sinh viên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ng d</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n k</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về quy trình chuyển ngành thông qua email </w:t>
        </w:r>
        <w:r>
          <w:fldChar w:fldCharType="begin"/>
        </w:r>
        <w:r>
          <w:instrText>HYPERLINK "mailto:studentservice@buv.edu.vn"</w:instrText>
        </w:r>
        <w:r>
          <w:fldChar w:fldCharType="separate"/>
        </w:r>
        <w:r w:rsidRPr="004373E8">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4373E8">
          <w:rPr>
            <w:rStyle w:val="Hyperlink"/>
            <w:rFonts w:ascii="iCiel Avenir LT Std 35 Light" w:hAnsi="iCiel Avenir LT Std 35 Light" w:cs="Arial"/>
            <w:sz w:val="22"/>
            <w:szCs w:val="22"/>
            <w:lang w:val="vi-VN"/>
          </w:rPr>
          <w:t xml:space="preserve"> </w:t>
        </w:r>
        <w:r w:rsidRPr="004373E8">
          <w:rPr>
            <w:rFonts w:ascii="iCiel Avenir LT Std 35 Light" w:hAnsi="iCiel Avenir LT Std 35 Light" w:cs="Arial"/>
            <w:i/>
            <w:iCs/>
            <w:sz w:val="22"/>
            <w:szCs w:val="22"/>
            <w:lang w:val="vi-VN"/>
          </w:rPr>
          <w:t>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 xml:space="preserve">c trao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qu</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y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Sinh viên.</w:t>
        </w:r>
      </w:ins>
      <w:del w:id="1428" w:author="An Tran, ACA (BUV)" w:date="2024-09-13T00:39:00Z" w16du:dateUtc="2024-09-12T17:39:00Z">
        <w:r w:rsidR="00BF43A2" w:rsidRPr="004373E8" w:rsidDel="00AB4C37">
          <w:rPr>
            <w:rFonts w:ascii="iCiel Avenir LT Std 35 Light" w:hAnsi="iCiel Avenir LT Std 35 Light" w:cs="Arial"/>
            <w:sz w:val="22"/>
            <w:szCs w:val="22"/>
            <w:lang w:val="vi-VN"/>
          </w:rPr>
          <w:delText xml:space="preserve">We </w:delText>
        </w:r>
        <w:r w:rsidR="000969A0" w:rsidRPr="004373E8" w:rsidDel="00AB4C37">
          <w:rPr>
            <w:rFonts w:ascii="iCiel Avenir LT Std 35 Light" w:hAnsi="iCiel Avenir LT Std 35 Light" w:cs="Arial"/>
            <w:sz w:val="22"/>
            <w:szCs w:val="22"/>
            <w:lang w:val="vi-VN"/>
          </w:rPr>
          <w:delText>recognize</w:delText>
        </w:r>
        <w:r w:rsidR="00BF43A2" w:rsidRPr="004373E8" w:rsidDel="00AB4C37">
          <w:rPr>
            <w:rFonts w:ascii="iCiel Avenir LT Std 35 Light" w:hAnsi="iCiel Avenir LT Std 35 Light" w:cs="Arial"/>
            <w:sz w:val="22"/>
            <w:szCs w:val="22"/>
            <w:lang w:val="vi-VN"/>
          </w:rPr>
          <w:delText xml:space="preserve"> that it can be difficult to choose the right study programme straight away. Hence, BUV allows our students to change their programme within the first 3 weeks of teaching in the first semester, first year of the programme. However, there are a few important things students need to keep in mind if they consider changing to other programmes: </w:delText>
        </w:r>
      </w:del>
    </w:p>
    <w:p w14:paraId="094D6113" w14:textId="14016BFB" w:rsidR="00171B76" w:rsidRPr="004373E8" w:rsidDel="00AB4C37" w:rsidRDefault="00171B76" w:rsidP="00D85019">
      <w:pPr>
        <w:pStyle w:val="ListParagraph"/>
        <w:numPr>
          <w:ilvl w:val="0"/>
          <w:numId w:val="15"/>
        </w:numPr>
        <w:tabs>
          <w:tab w:val="left" w:pos="630"/>
          <w:tab w:val="left" w:pos="720"/>
          <w:tab w:val="left" w:pos="1080"/>
        </w:tabs>
        <w:ind w:left="360" w:firstLine="360"/>
        <w:contextualSpacing w:val="0"/>
        <w:rPr>
          <w:del w:id="1429" w:author="An Tran, ACA (BUV)" w:date="2024-09-13T00:39:00Z" w16du:dateUtc="2024-09-12T17:39:00Z"/>
          <w:rFonts w:ascii="iCiel Avenir LT Std 35 Light" w:hAnsi="iCiel Avenir LT Std 35 Light" w:cs="Arial"/>
          <w:sz w:val="22"/>
          <w:szCs w:val="22"/>
          <w:lang w:val="vi-VN"/>
        </w:rPr>
      </w:pPr>
      <w:del w:id="1430" w:author="An Tran, ACA (BUV)" w:date="2024-09-13T00:39:00Z" w16du:dateUtc="2024-09-12T17:39:00Z">
        <w:r w:rsidRPr="004373E8" w:rsidDel="00AB4C37">
          <w:rPr>
            <w:rFonts w:ascii="iCiel Avenir LT Std 35 Light" w:hAnsi="iCiel Avenir LT Std 35 Light" w:cs="Arial"/>
            <w:sz w:val="22"/>
            <w:szCs w:val="22"/>
            <w:lang w:val="vi-VN"/>
          </w:rPr>
          <w:delText>T</w:delText>
        </w:r>
        <w:r w:rsidR="00BF43A2" w:rsidRPr="004373E8" w:rsidDel="00AB4C37">
          <w:rPr>
            <w:rFonts w:ascii="iCiel Avenir LT Std 35 Light" w:hAnsi="iCiel Avenir LT Std 35 Light" w:cs="Arial"/>
            <w:sz w:val="22"/>
            <w:szCs w:val="22"/>
            <w:lang w:val="vi-VN"/>
          </w:rPr>
          <w:delText xml:space="preserve">he entry requirements of the new programme – students might be required to retake Pathway programme if they are transferring to a completely different major/ field of </w:delText>
        </w:r>
        <w:r w:rsidR="005F5F1E" w:rsidRPr="004373E8" w:rsidDel="00AB4C37">
          <w:rPr>
            <w:rFonts w:ascii="iCiel Avenir LT Std 35 Light" w:hAnsi="iCiel Avenir LT Std 35 Light" w:cs="Arial"/>
            <w:sz w:val="22"/>
            <w:szCs w:val="22"/>
            <w:lang w:val="vi-VN"/>
          </w:rPr>
          <w:delText>study.</w:delText>
        </w:r>
        <w:r w:rsidR="00BF43A2" w:rsidRPr="004373E8" w:rsidDel="00AB4C37">
          <w:rPr>
            <w:rFonts w:ascii="iCiel Avenir LT Std 35 Light" w:hAnsi="iCiel Avenir LT Std 35 Light" w:cs="Arial"/>
            <w:sz w:val="22"/>
            <w:szCs w:val="22"/>
            <w:lang w:val="vi-VN"/>
          </w:rPr>
          <w:delText xml:space="preserve"> </w:delText>
        </w:r>
      </w:del>
    </w:p>
    <w:p w14:paraId="51E6BD13" w14:textId="0E3B1C19" w:rsidR="00171B76" w:rsidRPr="004373E8" w:rsidDel="00AB4C37" w:rsidRDefault="00171B76" w:rsidP="00D85019">
      <w:pPr>
        <w:pStyle w:val="ListParagraph"/>
        <w:numPr>
          <w:ilvl w:val="0"/>
          <w:numId w:val="15"/>
        </w:numPr>
        <w:tabs>
          <w:tab w:val="left" w:pos="630"/>
          <w:tab w:val="left" w:pos="720"/>
          <w:tab w:val="left" w:pos="1080"/>
        </w:tabs>
        <w:ind w:left="360" w:firstLine="360"/>
        <w:contextualSpacing w:val="0"/>
        <w:rPr>
          <w:del w:id="1431" w:author="An Tran, ACA (BUV)" w:date="2024-09-13T00:39:00Z" w16du:dateUtc="2024-09-12T17:39:00Z"/>
          <w:rFonts w:ascii="iCiel Avenir LT Std 35 Light" w:hAnsi="iCiel Avenir LT Std 35 Light" w:cs="Arial"/>
          <w:sz w:val="22"/>
          <w:szCs w:val="22"/>
          <w:lang w:val="vi-VN"/>
        </w:rPr>
      </w:pPr>
      <w:del w:id="1432" w:author="An Tran, ACA (BUV)" w:date="2024-09-13T00:39:00Z" w16du:dateUtc="2024-09-12T17:39:00Z">
        <w:r w:rsidRPr="004373E8" w:rsidDel="00AB4C37">
          <w:rPr>
            <w:rFonts w:ascii="iCiel Avenir LT Std 35 Light" w:hAnsi="iCiel Avenir LT Std 35 Light" w:cs="Arial"/>
            <w:sz w:val="22"/>
            <w:szCs w:val="22"/>
            <w:lang w:val="vi-VN"/>
          </w:rPr>
          <w:delText>T</w:delText>
        </w:r>
        <w:r w:rsidR="00BF43A2" w:rsidRPr="004373E8" w:rsidDel="00AB4C37">
          <w:rPr>
            <w:rFonts w:ascii="iCiel Avenir LT Std 35 Light" w:hAnsi="iCiel Avenir LT Std 35 Light" w:cs="Arial"/>
            <w:sz w:val="22"/>
            <w:szCs w:val="22"/>
            <w:lang w:val="vi-VN"/>
          </w:rPr>
          <w:delText xml:space="preserve">he next available intake of the destination </w:delText>
        </w:r>
        <w:r w:rsidR="005F5F1E" w:rsidRPr="004373E8" w:rsidDel="00AB4C37">
          <w:rPr>
            <w:rFonts w:ascii="iCiel Avenir LT Std 35 Light" w:hAnsi="iCiel Avenir LT Std 35 Light" w:cs="Arial"/>
            <w:sz w:val="22"/>
            <w:szCs w:val="22"/>
            <w:lang w:val="vi-VN"/>
          </w:rPr>
          <w:delText>programme.</w:delText>
        </w:r>
      </w:del>
    </w:p>
    <w:p w14:paraId="46994A1E" w14:textId="22341A34" w:rsidR="00171B76" w:rsidRPr="004373E8" w:rsidDel="00AB4C37" w:rsidRDefault="00171B76" w:rsidP="00D85019">
      <w:pPr>
        <w:pStyle w:val="ListParagraph"/>
        <w:numPr>
          <w:ilvl w:val="0"/>
          <w:numId w:val="15"/>
        </w:numPr>
        <w:tabs>
          <w:tab w:val="left" w:pos="630"/>
          <w:tab w:val="left" w:pos="720"/>
          <w:tab w:val="left" w:pos="1080"/>
        </w:tabs>
        <w:ind w:left="360" w:firstLine="360"/>
        <w:contextualSpacing w:val="0"/>
        <w:rPr>
          <w:del w:id="1433" w:author="An Tran, ACA (BUV)" w:date="2024-09-13T00:39:00Z" w16du:dateUtc="2024-09-12T17:39:00Z"/>
          <w:rFonts w:ascii="iCiel Avenir LT Std 35 Light" w:hAnsi="iCiel Avenir LT Std 35 Light" w:cs="Arial"/>
          <w:sz w:val="22"/>
          <w:szCs w:val="22"/>
          <w:lang w:val="vi-VN"/>
        </w:rPr>
      </w:pPr>
      <w:del w:id="1434" w:author="An Tran, ACA (BUV)" w:date="2024-09-13T00:39:00Z" w16du:dateUtc="2024-09-12T17:39:00Z">
        <w:r w:rsidRPr="004373E8" w:rsidDel="00AB4C37">
          <w:rPr>
            <w:rFonts w:ascii="iCiel Avenir LT Std 35 Light" w:hAnsi="iCiel Avenir LT Std 35 Light" w:cs="Arial"/>
            <w:sz w:val="22"/>
            <w:szCs w:val="22"/>
            <w:lang w:val="vi-VN"/>
          </w:rPr>
          <w:delText>T</w:delText>
        </w:r>
        <w:r w:rsidR="00BF43A2" w:rsidRPr="004373E8" w:rsidDel="00AB4C37">
          <w:rPr>
            <w:rFonts w:ascii="iCiel Avenir LT Std 35 Light" w:hAnsi="iCiel Avenir LT Std 35 Light" w:cs="Arial"/>
            <w:sz w:val="22"/>
            <w:szCs w:val="22"/>
            <w:lang w:val="vi-VN"/>
          </w:rPr>
          <w:delText xml:space="preserve">he suitability of the student with the desired programme, and the number of completed credits that can be mapped and rolled over to the new </w:delText>
        </w:r>
        <w:r w:rsidR="005F5F1E" w:rsidRPr="004373E8" w:rsidDel="00AB4C37">
          <w:rPr>
            <w:rFonts w:ascii="iCiel Avenir LT Std 35 Light" w:hAnsi="iCiel Avenir LT Std 35 Light" w:cs="Arial"/>
            <w:sz w:val="22"/>
            <w:szCs w:val="22"/>
            <w:lang w:val="vi-VN"/>
          </w:rPr>
          <w:delText>programme.</w:delText>
        </w:r>
      </w:del>
    </w:p>
    <w:p w14:paraId="70171B82" w14:textId="0B68EC23" w:rsidR="00BF43A2" w:rsidRPr="004373E8" w:rsidDel="00AB4C37" w:rsidRDefault="00171B76" w:rsidP="00D85019">
      <w:pPr>
        <w:pStyle w:val="ListParagraph"/>
        <w:numPr>
          <w:ilvl w:val="0"/>
          <w:numId w:val="15"/>
        </w:numPr>
        <w:tabs>
          <w:tab w:val="left" w:pos="630"/>
          <w:tab w:val="left" w:pos="720"/>
          <w:tab w:val="left" w:pos="1080"/>
        </w:tabs>
        <w:ind w:left="360" w:firstLine="360"/>
        <w:contextualSpacing w:val="0"/>
        <w:rPr>
          <w:del w:id="1435" w:author="An Tran, ACA (BUV)" w:date="2024-09-13T00:39:00Z" w16du:dateUtc="2024-09-12T17:39:00Z"/>
          <w:rFonts w:ascii="iCiel Avenir LT Std 35 Light" w:hAnsi="iCiel Avenir LT Std 35 Light" w:cs="Arial"/>
          <w:b/>
          <w:bCs/>
          <w:sz w:val="22"/>
          <w:szCs w:val="22"/>
          <w:u w:val="single"/>
          <w:lang w:val="vi-VN"/>
        </w:rPr>
      </w:pPr>
      <w:del w:id="1436" w:author="An Tran, ACA (BUV)" w:date="2024-09-13T00:39:00Z" w16du:dateUtc="2024-09-12T17:39:00Z">
        <w:r w:rsidRPr="004373E8" w:rsidDel="00AB4C37">
          <w:rPr>
            <w:rFonts w:ascii="iCiel Avenir LT Std 35 Light" w:hAnsi="iCiel Avenir LT Std 35 Light" w:cs="Arial"/>
            <w:sz w:val="22"/>
            <w:szCs w:val="22"/>
            <w:lang w:val="vi-VN"/>
          </w:rPr>
          <w:delText>S</w:delText>
        </w:r>
        <w:r w:rsidR="00BF43A2" w:rsidRPr="004373E8" w:rsidDel="00AB4C37">
          <w:rPr>
            <w:rFonts w:ascii="iCiel Avenir LT Std 35 Light" w:hAnsi="iCiel Avenir LT Std 35 Light" w:cs="Arial"/>
            <w:sz w:val="22"/>
            <w:szCs w:val="22"/>
            <w:lang w:val="vi-VN"/>
          </w:rPr>
          <w:delText xml:space="preserve">tudents have a limited number of chances to request </w:delText>
        </w:r>
        <w:r w:rsidR="005F5F1E" w:rsidRPr="004373E8" w:rsidDel="00AB4C37">
          <w:rPr>
            <w:rFonts w:ascii="iCiel Avenir LT Std 35 Light" w:hAnsi="iCiel Avenir LT Std 35 Light" w:cs="Arial"/>
            <w:sz w:val="22"/>
            <w:szCs w:val="22"/>
            <w:lang w:val="vi-VN"/>
          </w:rPr>
          <w:delText>a change in</w:delText>
        </w:r>
        <w:r w:rsidR="00BF43A2" w:rsidRPr="004373E8" w:rsidDel="00AB4C37">
          <w:rPr>
            <w:rFonts w:ascii="iCiel Avenir LT Std 35 Light" w:hAnsi="iCiel Avenir LT Std 35 Light" w:cs="Arial"/>
            <w:sz w:val="22"/>
            <w:szCs w:val="22"/>
            <w:lang w:val="vi-VN"/>
          </w:rPr>
          <w:delText xml:space="preserve"> </w:delText>
        </w:r>
        <w:r w:rsidR="0037692E" w:rsidRPr="004373E8" w:rsidDel="00AB4C37">
          <w:rPr>
            <w:rFonts w:ascii="iCiel Avenir LT Std 35 Light" w:hAnsi="iCiel Avenir LT Std 35 Light" w:cs="Arial"/>
            <w:sz w:val="22"/>
            <w:szCs w:val="22"/>
            <w:lang w:val="vi-VN"/>
          </w:rPr>
          <w:delText>the programme</w:delText>
        </w:r>
        <w:r w:rsidR="00BF43A2" w:rsidRPr="004373E8" w:rsidDel="00AB4C37">
          <w:rPr>
            <w:rFonts w:ascii="iCiel Avenir LT Std 35 Light" w:hAnsi="iCiel Avenir LT Std 35 Light" w:cs="Arial"/>
            <w:sz w:val="22"/>
            <w:szCs w:val="22"/>
            <w:lang w:val="vi-VN"/>
          </w:rPr>
          <w:delText xml:space="preserve">. </w:delText>
        </w:r>
      </w:del>
    </w:p>
    <w:p w14:paraId="0380CA00" w14:textId="56E55EEC" w:rsidR="00D936D4" w:rsidRPr="004373E8" w:rsidDel="00AB4C37" w:rsidRDefault="00D936D4" w:rsidP="003E1B62">
      <w:pPr>
        <w:tabs>
          <w:tab w:val="left" w:pos="630"/>
          <w:tab w:val="left" w:pos="720"/>
          <w:tab w:val="left" w:pos="1080"/>
        </w:tabs>
        <w:ind w:firstLine="0"/>
        <w:rPr>
          <w:del w:id="1437" w:author="An Tran, ACA (BUV)" w:date="2024-09-13T00:39:00Z" w16du:dateUtc="2024-09-12T17:39:00Z"/>
          <w:rFonts w:ascii="iCiel Avenir LT Std 35 Light" w:hAnsi="iCiel Avenir LT Std 35 Light" w:cs="Arial"/>
          <w:sz w:val="22"/>
          <w:szCs w:val="22"/>
          <w:lang w:val="vi-VN"/>
        </w:rPr>
      </w:pPr>
      <w:del w:id="1438" w:author="An Tran, ACA (BUV)" w:date="2024-09-13T00:39:00Z" w16du:dateUtc="2024-09-12T17:39:00Z">
        <w:r w:rsidRPr="004373E8" w:rsidDel="00AB4C37">
          <w:rPr>
            <w:rFonts w:ascii="iCiel Avenir LT Std 35 Light" w:hAnsi="iCiel Avenir LT Std 35 Light" w:cs="Arial"/>
            <w:sz w:val="22"/>
            <w:szCs w:val="22"/>
            <w:lang w:val="vi-VN"/>
          </w:rPr>
          <w:delText>Students need to pay the non-refundable VND 2,000</w:delText>
        </w:r>
        <w:r w:rsidR="00312445" w:rsidRPr="004373E8" w:rsidDel="00AB4C37">
          <w:rPr>
            <w:rFonts w:ascii="iCiel Avenir LT Std 35 Light" w:hAnsi="iCiel Avenir LT Std 35 Light" w:cs="Arial"/>
            <w:sz w:val="22"/>
            <w:szCs w:val="22"/>
            <w:lang w:val="vi-VN"/>
          </w:rPr>
          <w:delText>,</w:delText>
        </w:r>
        <w:r w:rsidRPr="004373E8" w:rsidDel="00AB4C37">
          <w:rPr>
            <w:rFonts w:ascii="iCiel Avenir LT Std 35 Light" w:hAnsi="iCiel Avenir LT Std 35 Light" w:cs="Arial"/>
            <w:sz w:val="22"/>
            <w:szCs w:val="22"/>
            <w:lang w:val="vi-VN"/>
          </w:rPr>
          <w:delText xml:space="preserve">000 administrative fee for the processing of the change programme request. Any changes in the fees levied by the University are the responsibility of the student. </w:delText>
        </w:r>
      </w:del>
    </w:p>
    <w:p w14:paraId="41873AB2" w14:textId="15A11F6A" w:rsidR="00BF43A2" w:rsidRPr="004373E8" w:rsidDel="00AB4C37" w:rsidRDefault="00D936D4" w:rsidP="003E1B62">
      <w:pPr>
        <w:tabs>
          <w:tab w:val="left" w:pos="630"/>
          <w:tab w:val="left" w:pos="720"/>
          <w:tab w:val="left" w:pos="1080"/>
        </w:tabs>
        <w:ind w:firstLine="0"/>
        <w:rPr>
          <w:del w:id="1439" w:author="An Tran, ACA (BUV)" w:date="2024-09-13T00:39:00Z" w16du:dateUtc="2024-09-12T17:39:00Z"/>
          <w:rFonts w:ascii="iCiel Avenir LT Std 35 Light" w:hAnsi="iCiel Avenir LT Std 35 Light" w:cs="Arial"/>
          <w:sz w:val="22"/>
          <w:szCs w:val="22"/>
          <w:lang w:val="vi-VN"/>
        </w:rPr>
      </w:pPr>
      <w:del w:id="1440" w:author="An Tran, ACA (BUV)" w:date="2024-09-13T00:39:00Z" w16du:dateUtc="2024-09-12T17:39:00Z">
        <w:r w:rsidRPr="004373E8" w:rsidDel="00AB4C37">
          <w:rPr>
            <w:rFonts w:ascii="iCiel Avenir LT Std 35 Light" w:hAnsi="iCiel Avenir LT Std 35 Light" w:cs="Arial"/>
            <w:sz w:val="22"/>
            <w:szCs w:val="22"/>
            <w:lang w:val="vi-VN"/>
          </w:rPr>
          <w:delText>W</w:delText>
        </w:r>
        <w:r w:rsidR="00BF43A2" w:rsidRPr="004373E8" w:rsidDel="00AB4C37">
          <w:rPr>
            <w:rFonts w:ascii="iCiel Avenir LT Std 35 Light" w:hAnsi="iCiel Avenir LT Std 35 Light" w:cs="Arial"/>
            <w:sz w:val="22"/>
            <w:szCs w:val="22"/>
            <w:lang w:val="vi-VN"/>
          </w:rPr>
          <w:delText>e highly recommend students to seek advice from</w:delText>
        </w:r>
        <w:r w:rsidR="00350B76" w:rsidRPr="004373E8" w:rsidDel="00AB4C37">
          <w:rPr>
            <w:rFonts w:ascii="iCiel Avenir LT Std 35 Light" w:hAnsi="iCiel Avenir LT Std 35 Light" w:cs="Arial"/>
            <w:sz w:val="22"/>
            <w:szCs w:val="22"/>
            <w:lang w:val="vi-VN"/>
          </w:rPr>
          <w:delText xml:space="preserve"> Student Information Office</w:delText>
        </w:r>
        <w:r w:rsidR="00BD1657" w:rsidRPr="004373E8" w:rsidDel="00AB4C37">
          <w:rPr>
            <w:rFonts w:ascii="iCiel Avenir LT Std 35 Light" w:hAnsi="iCiel Avenir LT Std 35 Light" w:cs="Arial"/>
            <w:sz w:val="22"/>
            <w:szCs w:val="22"/>
            <w:lang w:val="vi-VN"/>
          </w:rPr>
          <w:delText xml:space="preserve"> </w:delText>
        </w:r>
        <w:r w:rsidR="00BF43A2" w:rsidRPr="004373E8" w:rsidDel="00AB4C37">
          <w:rPr>
            <w:rFonts w:ascii="iCiel Avenir LT Std 35 Light" w:hAnsi="iCiel Avenir LT Std 35 Light" w:cs="Arial"/>
            <w:sz w:val="22"/>
            <w:szCs w:val="22"/>
            <w:lang w:val="vi-VN"/>
          </w:rPr>
          <w:delText xml:space="preserve">before making any decisions. The detailed process will be explained by a Student Information Officer when the student officially requests a Change of Programme via </w:delText>
        </w:r>
        <w:r w:rsidR="00A1692C" w:rsidDel="00AB4C37">
          <w:fldChar w:fldCharType="begin"/>
        </w:r>
        <w:r w:rsidR="00A1692C" w:rsidDel="00AB4C37">
          <w:delInstrText>HYPERLINK "mailto:studentservice@buv.edu.vn"</w:delInstrText>
        </w:r>
        <w:r w:rsidR="00A1692C" w:rsidDel="00AB4C37">
          <w:fldChar w:fldCharType="separate"/>
        </w:r>
        <w:r w:rsidR="00BF43A2" w:rsidRPr="004373E8" w:rsidDel="00AB4C37">
          <w:rPr>
            <w:rStyle w:val="Hyperlink"/>
            <w:rFonts w:ascii="iCiel Avenir LT Std 35 Light" w:hAnsi="iCiel Avenir LT Std 35 Light" w:cs="Arial"/>
            <w:sz w:val="22"/>
            <w:szCs w:val="22"/>
            <w:lang w:val="vi-VN"/>
          </w:rPr>
          <w:delText>studentservice@buv.edu.vn</w:delText>
        </w:r>
        <w:r w:rsidR="00A1692C" w:rsidDel="00AB4C37">
          <w:rPr>
            <w:rStyle w:val="Hyperlink"/>
            <w:rFonts w:ascii="iCiel Avenir LT Std 35 Light" w:hAnsi="iCiel Avenir LT Std 35 Light" w:cs="Arial"/>
            <w:sz w:val="22"/>
            <w:szCs w:val="22"/>
            <w:lang w:val="vi-VN"/>
          </w:rPr>
          <w:fldChar w:fldCharType="end"/>
        </w:r>
        <w:r w:rsidR="00BF43A2" w:rsidRPr="004373E8" w:rsidDel="00AB4C37">
          <w:rPr>
            <w:rFonts w:ascii="iCiel Avenir LT Std 35 Light" w:hAnsi="iCiel Avenir LT Std 35 Light" w:cs="Arial"/>
            <w:sz w:val="22"/>
            <w:szCs w:val="22"/>
            <w:lang w:val="vi-VN"/>
          </w:rPr>
          <w:delText xml:space="preserve"> or at the Student Information Counter </w:delText>
        </w:r>
        <w:r w:rsidR="009A148B" w:rsidRPr="004373E8" w:rsidDel="00AB4C37">
          <w:rPr>
            <w:rFonts w:ascii="iCiel Avenir LT Std 35 Light" w:hAnsi="iCiel Avenir LT Std 35 Light" w:cs="Arial"/>
            <w:sz w:val="22"/>
            <w:szCs w:val="22"/>
            <w:lang w:val="vi-VN"/>
          </w:rPr>
          <w:delText>at</w:delText>
        </w:r>
        <w:r w:rsidR="00BF43A2" w:rsidRPr="004373E8" w:rsidDel="00AB4C37">
          <w:rPr>
            <w:rFonts w:ascii="iCiel Avenir LT Std 35 Light" w:hAnsi="iCiel Avenir LT Std 35 Light" w:cs="Arial"/>
            <w:sz w:val="22"/>
            <w:szCs w:val="22"/>
            <w:lang w:val="vi-VN"/>
          </w:rPr>
          <w:delText xml:space="preserve"> level 2, BUV Ecopark Campus. </w:delText>
        </w:r>
      </w:del>
    </w:p>
    <w:p w14:paraId="7BE38ADD" w14:textId="1FB507D9" w:rsidR="00BF43A2" w:rsidRPr="004373E8" w:rsidDel="00AB4C37" w:rsidRDefault="00BF43A2" w:rsidP="003E1B62">
      <w:pPr>
        <w:tabs>
          <w:tab w:val="left" w:pos="630"/>
          <w:tab w:val="left" w:pos="720"/>
          <w:tab w:val="left" w:pos="1080"/>
        </w:tabs>
        <w:ind w:firstLine="0"/>
        <w:rPr>
          <w:del w:id="1441" w:author="An Tran, ACA (BUV)" w:date="2024-09-13T00:39:00Z" w16du:dateUtc="2024-09-12T17:39:00Z"/>
          <w:rFonts w:ascii="iCiel Avenir LT Std 35 Light" w:hAnsi="iCiel Avenir LT Std 35 Light" w:cs="Arial"/>
          <w:i/>
          <w:iCs/>
          <w:sz w:val="22"/>
          <w:szCs w:val="22"/>
          <w:lang w:val="vi-VN"/>
        </w:rPr>
      </w:pPr>
      <w:del w:id="1442" w:author="An Tran, ACA (BUV)" w:date="2024-09-13T00:39:00Z" w16du:dateUtc="2024-09-12T17:39:00Z">
        <w:r w:rsidRPr="004373E8" w:rsidDel="00AB4C37">
          <w:rPr>
            <w:rFonts w:ascii="iCiel Avenir LT Std 35 Light" w:hAnsi="iCiel Avenir LT Std 35 Light" w:cs="Arial"/>
            <w:i/>
            <w:iCs/>
            <w:sz w:val="22"/>
            <w:szCs w:val="22"/>
            <w:lang w:val="vi-VN"/>
          </w:rPr>
          <w:delText>Nhà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th</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u hi</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u vi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c l</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ph</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ngay t</w:delText>
        </w:r>
        <w:r w:rsidRPr="004373E8" w:rsidDel="00AB4C37">
          <w:rPr>
            <w:rFonts w:ascii="iCiel Avenir LT Std 35 Light" w:hAnsi="iCiel Avenir LT Std 35 Light" w:cs="Calibri"/>
            <w:i/>
            <w:iCs/>
            <w:sz w:val="22"/>
            <w:szCs w:val="22"/>
            <w:lang w:val="vi-VN"/>
          </w:rPr>
          <w:delText>ừ</w:delText>
        </w:r>
        <w:r w:rsidRPr="004373E8" w:rsidDel="00AB4C37">
          <w:rPr>
            <w:rFonts w:ascii="iCiel Avenir LT Std 35 Light" w:hAnsi="iCiel Avenir LT Std 35 Light" w:cs="Arial"/>
            <w:i/>
            <w:iCs/>
            <w:sz w:val="22"/>
            <w:szCs w:val="22"/>
            <w:lang w:val="vi-VN"/>
          </w:rPr>
          <w:delText xml:space="preserve"> n</w:delText>
        </w:r>
        <w:r w:rsidRPr="004373E8" w:rsidDel="00AB4C37">
          <w:rPr>
            <w:rFonts w:ascii="iCiel Avenir LT Std 35 Light" w:hAnsi="iCiel Avenir LT Std 35 Light" w:cs="Avenir Next LT Pro"/>
            <w:i/>
            <w:iCs/>
            <w:sz w:val="22"/>
            <w:szCs w:val="22"/>
            <w:lang w:val="vi-VN"/>
          </w:rPr>
          <w:delText>ă</w:delText>
        </w:r>
        <w:r w:rsidRPr="004373E8" w:rsidDel="00AB4C37">
          <w:rPr>
            <w:rFonts w:ascii="iCiel Avenir LT Std 35 Light" w:hAnsi="iCiel Avenir LT Std 35 Light" w:cs="Arial"/>
            <w:i/>
            <w:iCs/>
            <w:sz w:val="22"/>
            <w:szCs w:val="22"/>
            <w:lang w:val="vi-VN"/>
          </w:rPr>
          <w:delText xml:space="preserve">m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ti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th</w:delText>
        </w:r>
        <w:r w:rsidRPr="004373E8" w:rsidDel="00AB4C37">
          <w:rPr>
            <w:rFonts w:ascii="iCiel Avenir LT Std 35 Light" w:hAnsi="iCiel Avenir LT Std 35 Light" w:cs="Calibri"/>
            <w:i/>
            <w:iCs/>
            <w:sz w:val="22"/>
            <w:szCs w:val="22"/>
            <w:lang w:val="vi-VN"/>
          </w:rPr>
          <w:delText>ử</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ch cho nhi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 xml:space="preserve">u gia </w:delText>
        </w:r>
        <w:r w:rsidRPr="004373E8" w:rsidDel="00AB4C37">
          <w:rPr>
            <w:rFonts w:ascii="iCiel Avenir LT Std 35 Light" w:hAnsi="iCiel Avenir LT Std 35 Light" w:cs="Avenir Next LT Pro"/>
            <w:i/>
            <w:iCs/>
            <w:sz w:val="22"/>
            <w:szCs w:val="22"/>
            <w:lang w:val="vi-VN"/>
          </w:rPr>
          <w:delText>đì</w:delText>
        </w:r>
        <w:r w:rsidRPr="004373E8" w:rsidDel="00AB4C37">
          <w:rPr>
            <w:rFonts w:ascii="iCiel Avenir LT Std 35 Light" w:hAnsi="iCiel Avenir LT Std 35 Light" w:cs="Arial"/>
            <w:i/>
            <w:iCs/>
            <w:sz w:val="22"/>
            <w:szCs w:val="22"/>
            <w:lang w:val="vi-VN"/>
          </w:rPr>
          <w:delText xml:space="preserve">nh. Do </w:delText>
        </w:r>
        <w:r w:rsidRPr="004373E8" w:rsidDel="00AB4C37">
          <w:rPr>
            <w:rFonts w:ascii="iCiel Avenir LT Std 35 Light" w:hAnsi="iCiel Avenir LT Std 35 Light" w:cs="Avenir Next LT Pro"/>
            <w:i/>
            <w:iCs/>
            <w:sz w:val="22"/>
            <w:szCs w:val="22"/>
            <w:lang w:val="vi-VN"/>
          </w:rPr>
          <w:delText>đó</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BUV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trong kho</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ng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i gian 3 tu</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k</w:delText>
        </w:r>
        <w:r w:rsidRPr="004373E8" w:rsidDel="00AB4C37">
          <w:rPr>
            <w:rFonts w:ascii="iCiel Avenir LT Std 35 Light" w:hAnsi="iCiel Avenir LT Std 35 Light" w:cs="Calibri"/>
            <w:i/>
            <w:iCs/>
            <w:sz w:val="22"/>
            <w:szCs w:val="22"/>
            <w:lang w:val="vi-VN"/>
          </w:rPr>
          <w:delText>ỳ</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 xml:space="preserve">c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ti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i gian n</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y v</w:delText>
        </w:r>
        <w:r w:rsidRPr="004373E8" w:rsidDel="00AB4C37">
          <w:rPr>
            <w:rFonts w:ascii="iCiel Avenir LT Std 35 Light" w:hAnsi="iCiel Avenir LT Std 35 Light" w:cs="Calibri"/>
            <w:i/>
            <w:iCs/>
            <w:sz w:val="22"/>
            <w:szCs w:val="22"/>
            <w:lang w:val="vi-VN"/>
          </w:rPr>
          <w:delText>ừ</w:delText>
        </w:r>
        <w:r w:rsidRPr="004373E8" w:rsidDel="00AB4C37">
          <w:rPr>
            <w:rFonts w:ascii="iCiel Avenir LT Std 35 Light" w:hAnsi="iCiel Avenir LT Std 35 Light" w:cs="Arial"/>
            <w:i/>
            <w:iCs/>
            <w:sz w:val="22"/>
            <w:szCs w:val="22"/>
            <w:lang w:val="vi-VN"/>
          </w:rPr>
          <w:delText xml:space="preserve">a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t</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đá</w:delText>
        </w:r>
        <w:r w:rsidRPr="004373E8" w:rsidDel="00AB4C37">
          <w:rPr>
            <w:rFonts w:ascii="iCiel Avenir LT Std 35 Light" w:hAnsi="iCiel Avenir LT Std 35 Light" w:cs="Arial"/>
            <w:i/>
            <w:iCs/>
            <w:sz w:val="22"/>
            <w:szCs w:val="22"/>
            <w:lang w:val="vi-VN"/>
          </w:rPr>
          <w:delText>nh gi</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 xml:space="preserve"> xem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hi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n t</w:delText>
        </w:r>
        <w:r w:rsidRPr="004373E8" w:rsidDel="00AB4C37">
          <w:rPr>
            <w:rFonts w:ascii="iCiel Avenir LT Std 35 Light" w:hAnsi="iCiel Avenir LT Std 35 Light" w:cs="Calibri"/>
            <w:i/>
            <w:iCs/>
            <w:sz w:val="22"/>
            <w:szCs w:val="22"/>
            <w:lang w:val="vi-VN"/>
          </w:rPr>
          <w:delText>ạ</w:delText>
        </w:r>
        <w:r w:rsidRPr="004373E8" w:rsidDel="00AB4C37">
          <w:rPr>
            <w:rFonts w:ascii="iCiel Avenir LT Std 35 Light" w:hAnsi="iCiel Avenir LT Std 35 Light" w:cs="Arial"/>
            <w:i/>
            <w:iCs/>
            <w:sz w:val="22"/>
            <w:szCs w:val="22"/>
            <w:lang w:val="vi-VN"/>
          </w:rPr>
          <w:delText>i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ph</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 th</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hay kh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n</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u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ũ</w:delText>
        </w:r>
        <w:r w:rsidRPr="004373E8" w:rsidDel="00AB4C37">
          <w:rPr>
            <w:rFonts w:ascii="iCiel Avenir LT Std 35 Light" w:hAnsi="iCiel Avenir LT Std 35 Light" w:cs="Arial"/>
            <w:i/>
            <w:iCs/>
            <w:sz w:val="22"/>
            <w:szCs w:val="22"/>
            <w:lang w:val="vi-VN"/>
          </w:rPr>
          <w:delText>ng 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kh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m</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t nhi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u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 xml:space="preserve">i gian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theo k</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p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Calibri"/>
            <w:i/>
            <w:iCs/>
            <w:sz w:val="22"/>
            <w:szCs w:val="22"/>
            <w:lang w:val="vi-VN"/>
          </w:rPr>
          <w:delText>ở</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p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Tuy nhi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ph</w:delText>
        </w:r>
        <w:r w:rsidRPr="004373E8" w:rsidDel="00AB4C37">
          <w:rPr>
            <w:rFonts w:ascii="iCiel Avenir LT Std 35 Light" w:hAnsi="iCiel Avenir LT Std 35 Light" w:cs="Calibri"/>
            <w:i/>
            <w:iCs/>
            <w:sz w:val="22"/>
            <w:szCs w:val="22"/>
            <w:lang w:val="vi-VN"/>
          </w:rPr>
          <w:delText>ụ</w:delText>
        </w:r>
        <w:r w:rsidRPr="004373E8" w:rsidDel="00AB4C37">
          <w:rPr>
            <w:rFonts w:ascii="iCiel Avenir LT Std 35 Light" w:hAnsi="iCiel Avenir LT Std 35 Light" w:cs="Arial"/>
            <w:i/>
            <w:iCs/>
            <w:sz w:val="22"/>
            <w:szCs w:val="22"/>
            <w:lang w:val="vi-VN"/>
          </w:rPr>
          <w:delText xml:space="preserve"> huynh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ắ</w:delText>
        </w:r>
        <w:r w:rsidRPr="004373E8" w:rsidDel="00AB4C37">
          <w:rPr>
            <w:rFonts w:ascii="iCiel Avenir LT Std 35 Light" w:hAnsi="iCiel Avenir LT Std 35 Light" w:cs="Arial"/>
            <w:i/>
            <w:iCs/>
            <w:sz w:val="22"/>
            <w:szCs w:val="22"/>
            <w:lang w:val="vi-VN"/>
          </w:rPr>
          <w:delText>c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s</w:delText>
        </w:r>
        <w:r w:rsidRPr="004373E8" w:rsidDel="00AB4C37">
          <w:rPr>
            <w:rFonts w:ascii="iCiel Avenir LT Std 35 Light" w:hAnsi="iCiel Avenir LT Std 35 Light" w:cs="Calibri"/>
            <w:i/>
            <w:iCs/>
            <w:sz w:val="22"/>
            <w:szCs w:val="22"/>
            <w:lang w:val="vi-VN"/>
          </w:rPr>
          <w:delText>ố</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 xml:space="preserve">u: </w:delText>
        </w:r>
      </w:del>
    </w:p>
    <w:p w14:paraId="63533612" w14:textId="3593B468" w:rsidR="00BF43A2" w:rsidRPr="004373E8" w:rsidDel="00AB4C37" w:rsidRDefault="00BF43A2" w:rsidP="00D85019">
      <w:pPr>
        <w:pStyle w:val="ListParagraph"/>
        <w:numPr>
          <w:ilvl w:val="0"/>
          <w:numId w:val="11"/>
        </w:numPr>
        <w:tabs>
          <w:tab w:val="left" w:pos="630"/>
          <w:tab w:val="left" w:pos="720"/>
          <w:tab w:val="left" w:pos="1080"/>
        </w:tabs>
        <w:ind w:left="360" w:firstLine="360"/>
        <w:contextualSpacing w:val="0"/>
        <w:rPr>
          <w:del w:id="1443" w:author="An Tran, ACA (BUV)" w:date="2024-09-13T00:39:00Z" w16du:dateUtc="2024-09-12T17:39:00Z"/>
          <w:rFonts w:ascii="iCiel Avenir LT Std 35 Light" w:hAnsi="iCiel Avenir LT Std 35 Light" w:cs="Arial"/>
          <w:i/>
          <w:iCs/>
          <w:sz w:val="22"/>
          <w:szCs w:val="22"/>
          <w:lang w:val="vi-VN"/>
        </w:rPr>
      </w:pPr>
      <w:del w:id="1444" w:author="An Tran, ACA (BUV)" w:date="2024-09-13T00:39:00Z" w16du:dateUtc="2024-09-12T17:39:00Z">
        <w:r w:rsidRPr="004373E8" w:rsidDel="00AB4C37">
          <w:rPr>
            <w:rFonts w:ascii="iCiel Avenir LT Std 35 Light" w:hAnsi="iCiel Avenir LT Std 35 Light" w:cs="Arial"/>
            <w:i/>
            <w:iCs/>
            <w:sz w:val="22"/>
            <w:szCs w:val="22"/>
            <w:lang w:val="vi-VN"/>
          </w:rPr>
          <w:delText>Sinh viên ph</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xml:space="preserve">i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m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tho</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Avenir Next LT Pro"/>
            <w:i/>
            <w:iCs/>
            <w:sz w:val="22"/>
            <w:szCs w:val="22"/>
            <w:lang w:val="vi-VN"/>
          </w:rPr>
          <w:delText>ã</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u ki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o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 xml:space="preserve">i </w:delText>
        </w:r>
        <w:r w:rsidRPr="004373E8" w:rsidDel="00AB4C37">
          <w:rPr>
            <w:rFonts w:ascii="iCiel Avenir LT Std 35 Light" w:hAnsi="iCiel Avenir LT Std 35 Light" w:cs="Avenir Next LT Pro"/>
            <w:i/>
            <w:iCs/>
            <w:sz w:val="22"/>
            <w:szCs w:val="22"/>
            <w:lang w:val="vi-VN"/>
          </w:rPr>
          <w:delText>–</w:delText>
        </w:r>
        <w:r w:rsidRPr="004373E8" w:rsidDel="00AB4C37">
          <w:rPr>
            <w:rFonts w:ascii="iCiel Avenir LT Std 35 Light" w:hAnsi="iCiel Avenir LT Std 35 Light" w:cs="Arial"/>
            <w:i/>
            <w:iCs/>
            <w:sz w:val="22"/>
            <w:szCs w:val="22"/>
            <w:lang w:val="vi-VN"/>
          </w:rPr>
          <w:delText xml:space="preserve"> trong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mu</w:delText>
        </w:r>
        <w:r w:rsidRPr="004373E8" w:rsidDel="00AB4C37">
          <w:rPr>
            <w:rFonts w:ascii="iCiel Avenir LT Std 35 Light" w:hAnsi="iCiel Avenir LT Std 35 Light" w:cs="Calibri"/>
            <w:i/>
            <w:iCs/>
            <w:sz w:val="22"/>
            <w:szCs w:val="22"/>
            <w:lang w:val="vi-VN"/>
          </w:rPr>
          <w:delText>ố</w:delText>
        </w:r>
        <w:r w:rsidRPr="004373E8" w:rsidDel="00AB4C37">
          <w:rPr>
            <w:rFonts w:ascii="iCiel Avenir LT Std 35 Light" w:hAnsi="iCiel Avenir LT Std 35 Light" w:cs="Arial"/>
            <w:i/>
            <w:iCs/>
            <w:sz w:val="22"/>
            <w:szCs w:val="22"/>
            <w:lang w:val="vi-VN"/>
          </w:rPr>
          <w:delText>n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sang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chuy</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ho</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 to</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 kh</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c (v</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 xml:space="preserve"> d</w:delText>
        </w:r>
        <w:r w:rsidRPr="004373E8" w:rsidDel="00AB4C37">
          <w:rPr>
            <w:rFonts w:ascii="iCiel Avenir LT Std 35 Light" w:hAnsi="iCiel Avenir LT Std 35 Light" w:cs="Calibri"/>
            <w:i/>
            <w:iCs/>
            <w:sz w:val="22"/>
            <w:szCs w:val="22"/>
            <w:lang w:val="vi-VN"/>
          </w:rPr>
          <w:delText>ụ</w:delText>
        </w:r>
        <w:r w:rsidRPr="004373E8" w:rsidDel="00AB4C37">
          <w:rPr>
            <w:rFonts w:ascii="iCiel Avenir LT Std 35 Light" w:hAnsi="iCiel Avenir LT Std 35 Light" w:cs="Arial"/>
            <w:i/>
            <w:iCs/>
            <w:sz w:val="22"/>
            <w:szCs w:val="22"/>
            <w:lang w:val="vi-VN"/>
          </w:rPr>
          <w:delText xml:space="preserve"> t</w:delText>
        </w:r>
        <w:r w:rsidRPr="004373E8" w:rsidDel="00AB4C37">
          <w:rPr>
            <w:rFonts w:ascii="iCiel Avenir LT Std 35 Light" w:hAnsi="iCiel Avenir LT Std 35 Light" w:cs="Calibri"/>
            <w:i/>
            <w:iCs/>
            <w:sz w:val="22"/>
            <w:szCs w:val="22"/>
            <w:lang w:val="vi-VN"/>
          </w:rPr>
          <w:delText>ừ</w:delText>
        </w:r>
        <w:r w:rsidRPr="004373E8" w:rsidDel="00AB4C37">
          <w:rPr>
            <w:rFonts w:ascii="iCiel Avenir LT Std 35 Light" w:hAnsi="iCiel Avenir LT Std 35 Light" w:cs="Arial"/>
            <w:i/>
            <w:iCs/>
            <w:sz w:val="22"/>
            <w:szCs w:val="22"/>
            <w:lang w:val="vi-VN"/>
          </w:rPr>
          <w:delText xml:space="preserve"> Qu</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n tr</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 xml:space="preserve"> Kinh doanh sang Khoa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M</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y t</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nh),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c yêu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u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l</w:delText>
        </w:r>
        <w:r w:rsidRPr="004373E8" w:rsidDel="00AB4C37">
          <w:rPr>
            <w:rFonts w:ascii="iCiel Avenir LT Std 35 Light" w:hAnsi="iCiel Avenir LT Std 35 Light" w:cs="Calibri"/>
            <w:i/>
            <w:iCs/>
            <w:sz w:val="22"/>
            <w:szCs w:val="22"/>
            <w:lang w:val="vi-VN"/>
          </w:rPr>
          <w:delText>ạ</w:delText>
        </w:r>
        <w:r w:rsidRPr="004373E8" w:rsidDel="00AB4C37">
          <w:rPr>
            <w:rFonts w:ascii="iCiel Avenir LT Std 35 Light" w:hAnsi="iCiel Avenir LT Std 35 Light" w:cs="Arial"/>
            <w:i/>
            <w:iCs/>
            <w:sz w:val="22"/>
            <w:szCs w:val="22"/>
            <w:lang w:val="vi-VN"/>
          </w:rPr>
          <w:delText>i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D</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 xml:space="preserve"> b</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chuy</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 xml:space="preserve">i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m b</w:delText>
        </w:r>
        <w:r w:rsidRPr="004373E8" w:rsidDel="00AB4C37">
          <w:rPr>
            <w:rFonts w:ascii="iCiel Avenir LT Std 35 Light" w:hAnsi="iCiel Avenir LT Std 35 Light" w:cs="Calibri"/>
            <w:i/>
            <w:iCs/>
            <w:sz w:val="22"/>
            <w:szCs w:val="22"/>
            <w:lang w:val="vi-VN"/>
          </w:rPr>
          <w:delText>ả</w:delText>
        </w:r>
        <w:r w:rsidRPr="004373E8" w:rsidDel="00AB4C37">
          <w:rPr>
            <w:rFonts w:ascii="iCiel Avenir LT Std 35 Light" w:hAnsi="iCiel Avenir LT Std 35 Light" w:cs="Arial"/>
            <w:i/>
            <w:iCs/>
            <w:sz w:val="22"/>
            <w:szCs w:val="22"/>
            <w:lang w:val="vi-VN"/>
          </w:rPr>
          <w:delText>o ch</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t l</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ng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t</w:delText>
        </w:r>
        <w:r w:rsidRPr="004373E8" w:rsidDel="00AB4C37">
          <w:rPr>
            <w:rFonts w:ascii="iCiel Avenir LT Std 35 Light" w:hAnsi="iCiel Avenir LT Std 35 Light" w:cs="Calibri"/>
            <w:i/>
            <w:iCs/>
            <w:sz w:val="22"/>
            <w:szCs w:val="22"/>
            <w:lang w:val="vi-VN"/>
          </w:rPr>
          <w:delText>ậ</w:delText>
        </w:r>
        <w:r w:rsidRPr="004373E8" w:rsidDel="00AB4C37">
          <w:rPr>
            <w:rFonts w:ascii="iCiel Avenir LT Std 35 Light" w:hAnsi="iCiel Avenir LT Std 35 Light" w:cs="Arial"/>
            <w:i/>
            <w:iCs/>
            <w:sz w:val="22"/>
            <w:szCs w:val="22"/>
            <w:lang w:val="vi-VN"/>
          </w:rPr>
          <w:delText>p sau n</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y.</w:delText>
        </w:r>
      </w:del>
    </w:p>
    <w:p w14:paraId="0A4E3F10" w14:textId="7DFD4F55" w:rsidR="00BF43A2" w:rsidRPr="004373E8" w:rsidDel="00AB4C37" w:rsidRDefault="00BF43A2" w:rsidP="00D85019">
      <w:pPr>
        <w:pStyle w:val="ListParagraph"/>
        <w:numPr>
          <w:ilvl w:val="0"/>
          <w:numId w:val="11"/>
        </w:numPr>
        <w:tabs>
          <w:tab w:val="left" w:pos="630"/>
          <w:tab w:val="left" w:pos="720"/>
          <w:tab w:val="left" w:pos="1080"/>
        </w:tabs>
        <w:ind w:left="360" w:firstLine="360"/>
        <w:contextualSpacing w:val="0"/>
        <w:rPr>
          <w:del w:id="1445" w:author="An Tran, ACA (BUV)" w:date="2024-09-13T00:39:00Z" w16du:dateUtc="2024-09-12T17:39:00Z"/>
          <w:rFonts w:ascii="iCiel Avenir LT Std 35 Light" w:hAnsi="iCiel Avenir LT Std 35 Light" w:cs="Arial"/>
          <w:i/>
          <w:iCs/>
          <w:sz w:val="22"/>
          <w:szCs w:val="22"/>
          <w:lang w:val="vi-VN"/>
        </w:rPr>
      </w:pPr>
      <w:del w:id="1446" w:author="An Tran, ACA (BUV)" w:date="2024-09-13T00:39:00Z" w16du:dateUtc="2024-09-12T17:39:00Z">
        <w:r w:rsidRPr="004373E8" w:rsidDel="00AB4C37">
          <w:rPr>
            <w:rFonts w:ascii="iCiel Avenir LT Std 35 Light" w:hAnsi="iCiel Avenir LT Std 35 Light" w:cs="Arial"/>
            <w:i/>
            <w:iCs/>
            <w:sz w:val="22"/>
            <w:szCs w:val="22"/>
            <w:lang w:val="vi-VN"/>
          </w:rPr>
          <w:delText>Các ngành đ</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c th</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 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i gian tuy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sinh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ở</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p kh</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 xml:space="preserve">c nhau, do </w:delText>
        </w:r>
        <w:r w:rsidRPr="004373E8" w:rsidDel="00AB4C37">
          <w:rPr>
            <w:rFonts w:ascii="iCiel Avenir LT Std 35 Light" w:hAnsi="iCiel Avenir LT Std 35 Light" w:cs="Avenir Next LT Pro"/>
            <w:i/>
            <w:iCs/>
            <w:sz w:val="22"/>
            <w:szCs w:val="22"/>
            <w:lang w:val="vi-VN"/>
          </w:rPr>
          <w:delText>đó</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ắ</w:delText>
        </w:r>
        <w:r w:rsidRPr="004373E8" w:rsidDel="00AB4C37">
          <w:rPr>
            <w:rFonts w:ascii="iCiel Avenir LT Std 35 Light" w:hAnsi="iCiel Avenir LT Std 35 Light" w:cs="Arial"/>
            <w:i/>
            <w:iCs/>
            <w:sz w:val="22"/>
            <w:szCs w:val="22"/>
            <w:lang w:val="vi-VN"/>
          </w:rPr>
          <w:delText xml:space="preserve">c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n th</w:delText>
        </w:r>
        <w:r w:rsidRPr="004373E8" w:rsidDel="00AB4C37">
          <w:rPr>
            <w:rFonts w:ascii="iCiel Avenir LT Std 35 Light" w:hAnsi="iCiel Avenir LT Std 35 Light" w:cs="Calibri"/>
            <w:i/>
            <w:iCs/>
            <w:sz w:val="22"/>
            <w:szCs w:val="22"/>
            <w:lang w:val="vi-VN"/>
          </w:rPr>
          <w:delText>ờ</w:delText>
        </w:r>
        <w:r w:rsidRPr="004373E8" w:rsidDel="00AB4C37">
          <w:rPr>
            <w:rFonts w:ascii="iCiel Avenir LT Std 35 Light" w:hAnsi="iCiel Avenir LT Std 35 Light" w:cs="Arial"/>
            <w:i/>
            <w:iCs/>
            <w:sz w:val="22"/>
            <w:szCs w:val="22"/>
            <w:lang w:val="vi-VN"/>
          </w:rPr>
          <w:delText>i gian tuy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sinh v</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ở</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p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w:delText>
        </w:r>
      </w:del>
    </w:p>
    <w:p w14:paraId="76D5F937" w14:textId="3314E096" w:rsidR="00BF43A2" w:rsidRPr="004373E8" w:rsidDel="00AB4C37" w:rsidRDefault="00BF43A2" w:rsidP="00D85019">
      <w:pPr>
        <w:pStyle w:val="ListParagraph"/>
        <w:numPr>
          <w:ilvl w:val="0"/>
          <w:numId w:val="11"/>
        </w:numPr>
        <w:tabs>
          <w:tab w:val="left" w:pos="630"/>
          <w:tab w:val="left" w:pos="720"/>
          <w:tab w:val="left" w:pos="1080"/>
        </w:tabs>
        <w:ind w:left="360" w:firstLine="360"/>
        <w:contextualSpacing w:val="0"/>
        <w:rPr>
          <w:del w:id="1447" w:author="An Tran, ACA (BUV)" w:date="2024-09-13T00:39:00Z" w16du:dateUtc="2024-09-12T17:39:00Z"/>
          <w:rFonts w:ascii="iCiel Avenir LT Std 35 Light" w:hAnsi="iCiel Avenir LT Std 35 Light" w:cs="Arial"/>
          <w:i/>
          <w:iCs/>
          <w:sz w:val="22"/>
          <w:szCs w:val="22"/>
          <w:lang w:val="vi-VN"/>
        </w:rPr>
      </w:pPr>
      <w:del w:id="1448" w:author="An Tran, ACA (BUV)" w:date="2024-09-13T00:39:00Z" w16du:dateUtc="2024-09-12T17:39:00Z">
        <w:r w:rsidRPr="004373E8" w:rsidDel="00AB4C37">
          <w:rPr>
            <w:rFonts w:ascii="iCiel Avenir LT Std 35 Light" w:hAnsi="iCiel Avenir LT Std 35 Light" w:cs="Arial"/>
            <w:i/>
            <w:iCs/>
            <w:sz w:val="22"/>
            <w:szCs w:val="22"/>
            <w:lang w:val="vi-VN"/>
          </w:rPr>
          <w:delText>Đ</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 xml:space="preserve"> ph</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ợ</w:delText>
        </w:r>
        <w:r w:rsidRPr="004373E8" w:rsidDel="00AB4C37">
          <w:rPr>
            <w:rFonts w:ascii="iCiel Avenir LT Std 35 Light" w:hAnsi="iCiel Avenir LT Std 35 Light" w:cs="Arial"/>
            <w:i/>
            <w:iCs/>
            <w:sz w:val="22"/>
            <w:szCs w:val="22"/>
            <w:lang w:val="vi-VN"/>
          </w:rPr>
          <w:delText>p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 xml:space="preserve">nh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Calibri"/>
            <w:i/>
            <w:iCs/>
            <w:sz w:val="22"/>
            <w:szCs w:val="22"/>
            <w:lang w:val="vi-VN"/>
          </w:rPr>
          <w:delText>ủ</w:delText>
        </w:r>
        <w:r w:rsidRPr="004373E8" w:rsidDel="00AB4C37">
          <w:rPr>
            <w:rFonts w:ascii="iCiel Avenir LT Std 35 Light" w:hAnsi="iCiel Avenir LT Std 35 Light" w:cs="Arial"/>
            <w:i/>
            <w:iCs/>
            <w:sz w:val="22"/>
            <w:szCs w:val="22"/>
            <w:lang w:val="vi-VN"/>
          </w:rPr>
          <w:delText>a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li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u c</w:delText>
        </w:r>
        <w:r w:rsidRPr="004373E8" w:rsidDel="00AB4C37">
          <w:rPr>
            <w:rFonts w:ascii="iCiel Avenir LT Std 35 Light" w:hAnsi="iCiel Avenir LT Std 35 Light" w:cs="Avenir Next LT Pro"/>
            <w:i/>
            <w:iCs/>
            <w:sz w:val="22"/>
            <w:szCs w:val="22"/>
            <w:lang w:val="vi-VN"/>
          </w:rPr>
          <w:delText>á</w:delText>
        </w:r>
        <w:r w:rsidRPr="004373E8" w:rsidDel="00AB4C37">
          <w:rPr>
            <w:rFonts w:ascii="iCiel Avenir LT Std 35 Light" w:hAnsi="iCiel Avenir LT Std 35 Light" w:cs="Arial"/>
            <w:i/>
            <w:iCs/>
            <w:sz w:val="22"/>
            <w:szCs w:val="22"/>
            <w:lang w:val="vi-VN"/>
          </w:rPr>
          <w:delText>c t</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n ch</w:delText>
        </w:r>
        <w:r w:rsidRPr="004373E8" w:rsidDel="00AB4C37">
          <w:rPr>
            <w:rFonts w:ascii="iCiel Avenir LT Std 35 Light" w:hAnsi="iCiel Avenir LT Std 35 Light" w:cs="Calibri"/>
            <w:i/>
            <w:iCs/>
            <w:sz w:val="22"/>
            <w:szCs w:val="22"/>
            <w:lang w:val="vi-VN"/>
          </w:rPr>
          <w:delText>ỉ</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đã</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ọ</w:delText>
        </w:r>
        <w:r w:rsidRPr="004373E8" w:rsidDel="00AB4C37">
          <w:rPr>
            <w:rFonts w:ascii="iCiel Avenir LT Std 35 Light" w:hAnsi="iCiel Avenir LT Std 35 Light" w:cs="Arial"/>
            <w:i/>
            <w:iCs/>
            <w:sz w:val="22"/>
            <w:szCs w:val="22"/>
            <w:lang w:val="vi-VN"/>
          </w:rPr>
          <w:delText>c xong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 xml:space="preserve">c </w:delText>
        </w:r>
        <w:r w:rsidRPr="004373E8" w:rsidDel="00AB4C37">
          <w:rPr>
            <w:rFonts w:ascii="iCiel Avenir LT Std 35 Light" w:hAnsi="iCiel Avenir LT Std 35 Light" w:cs="Avenir Next LT Pro"/>
            <w:i/>
            <w:iCs/>
            <w:sz w:val="22"/>
            <w:szCs w:val="22"/>
            <w:lang w:val="vi-VN"/>
          </w:rPr>
          <w:delText>đâ</w:delText>
        </w:r>
        <w:r w:rsidRPr="004373E8" w:rsidDel="00AB4C37">
          <w:rPr>
            <w:rFonts w:ascii="iCiel Avenir LT Std 35 Light" w:hAnsi="iCiel Avenir LT Std 35 Light" w:cs="Arial"/>
            <w:i/>
            <w:iCs/>
            <w:sz w:val="22"/>
            <w:szCs w:val="22"/>
            <w:lang w:val="vi-VN"/>
          </w:rPr>
          <w:delText>y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th</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ượ</w:delText>
        </w:r>
        <w:r w:rsidRPr="004373E8" w:rsidDel="00AB4C37">
          <w:rPr>
            <w:rFonts w:ascii="iCiel Avenir LT Std 35 Light" w:hAnsi="iCiel Avenir LT Std 35 Light" w:cs="Arial"/>
            <w:i/>
            <w:iCs/>
            <w:sz w:val="22"/>
            <w:szCs w:val="22"/>
            <w:lang w:val="vi-VN"/>
          </w:rPr>
          <w:delText>c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n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sang ch</w:delText>
        </w:r>
        <w:r w:rsidRPr="004373E8" w:rsidDel="00AB4C37">
          <w:rPr>
            <w:rFonts w:ascii="iCiel Avenir LT Std 35 Light" w:hAnsi="iCiel Avenir LT Std 35 Light" w:cs="Calibri"/>
            <w:i/>
            <w:iCs/>
            <w:sz w:val="22"/>
            <w:szCs w:val="22"/>
            <w:lang w:val="vi-VN"/>
          </w:rPr>
          <w:delText>ươ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Avenir Next LT Pro"/>
            <w:i/>
            <w:iCs/>
            <w:sz w:val="22"/>
            <w:szCs w:val="22"/>
            <w:lang w:val="vi-VN"/>
          </w:rPr>
          <w:delText>ì</w:delText>
        </w:r>
        <w:r w:rsidRPr="004373E8" w:rsidDel="00AB4C37">
          <w:rPr>
            <w:rFonts w:ascii="iCiel Avenir LT Std 35 Light" w:hAnsi="iCiel Avenir LT Std 35 Light" w:cs="Arial"/>
            <w:i/>
            <w:iCs/>
            <w:sz w:val="22"/>
            <w:szCs w:val="22"/>
            <w:lang w:val="vi-VN"/>
          </w:rPr>
          <w:delText>nh m</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i hay kh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w:delText>
        </w:r>
      </w:del>
    </w:p>
    <w:p w14:paraId="09C699DC" w14:textId="41FEEF20" w:rsidR="00BF43A2" w:rsidRPr="004373E8" w:rsidDel="00AB4C37" w:rsidRDefault="00BF43A2" w:rsidP="00D85019">
      <w:pPr>
        <w:pStyle w:val="ListParagraph"/>
        <w:numPr>
          <w:ilvl w:val="0"/>
          <w:numId w:val="11"/>
        </w:numPr>
        <w:tabs>
          <w:tab w:val="left" w:pos="630"/>
          <w:tab w:val="left" w:pos="720"/>
          <w:tab w:val="left" w:pos="1080"/>
        </w:tabs>
        <w:ind w:left="360" w:firstLine="360"/>
        <w:contextualSpacing w:val="0"/>
        <w:rPr>
          <w:del w:id="1449" w:author="An Tran, ACA (BUV)" w:date="2024-09-13T00:39:00Z" w16du:dateUtc="2024-09-12T17:39:00Z"/>
          <w:rFonts w:ascii="iCiel Avenir LT Std 35 Light" w:hAnsi="iCiel Avenir LT Std 35 Light" w:cs="Arial"/>
          <w:i/>
          <w:iCs/>
          <w:sz w:val="22"/>
          <w:szCs w:val="22"/>
          <w:lang w:val="vi-VN"/>
        </w:rPr>
      </w:pPr>
      <w:del w:id="1450" w:author="An Tran, ACA (BUV)" w:date="2024-09-13T00:39:00Z" w16du:dateUtc="2024-09-12T17:39:00Z">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ỗ</w:delText>
        </w:r>
        <w:r w:rsidRPr="004373E8" w:rsidDel="00AB4C37">
          <w:rPr>
            <w:rFonts w:ascii="iCiel Avenir LT Std 35 Light" w:hAnsi="iCiel Avenir LT Std 35 Light" w:cs="Arial"/>
            <w:i/>
            <w:iCs/>
            <w:sz w:val="22"/>
            <w:szCs w:val="22"/>
            <w:lang w:val="vi-VN"/>
          </w:rPr>
          <w:delText>i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 ch</w:delText>
        </w:r>
        <w:r w:rsidRPr="004373E8" w:rsidDel="00AB4C37">
          <w:rPr>
            <w:rFonts w:ascii="iCiel Avenir LT Std 35 Light" w:hAnsi="iCiel Avenir LT Std 35 Light" w:cs="Calibri"/>
            <w:i/>
            <w:iCs/>
            <w:sz w:val="22"/>
            <w:szCs w:val="22"/>
            <w:lang w:val="vi-VN"/>
          </w:rPr>
          <w:delText>ỉ</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Avenir Next LT Pro"/>
            <w:i/>
            <w:iCs/>
            <w:sz w:val="22"/>
            <w:szCs w:val="22"/>
            <w:lang w:val="vi-VN"/>
          </w:rPr>
          <w:delText>ó</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t s</w:delText>
        </w:r>
        <w:r w:rsidRPr="004373E8" w:rsidDel="00AB4C37">
          <w:rPr>
            <w:rFonts w:ascii="iCiel Avenir LT Std 35 Light" w:hAnsi="iCiel Avenir LT Std 35 Light" w:cs="Calibri"/>
            <w:i/>
            <w:iCs/>
            <w:sz w:val="22"/>
            <w:szCs w:val="22"/>
            <w:lang w:val="vi-VN"/>
          </w:rPr>
          <w:delText>ố</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Calibri"/>
            <w:i/>
            <w:iCs/>
            <w:sz w:val="22"/>
            <w:szCs w:val="22"/>
            <w:lang w:val="vi-VN"/>
          </w:rPr>
          <w:delText>ơ</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i nh</w:delText>
        </w:r>
        <w:r w:rsidRPr="004373E8" w:rsidDel="00AB4C37">
          <w:rPr>
            <w:rFonts w:ascii="iCiel Avenir LT Std 35 Light" w:hAnsi="iCiel Avenir LT Std 35 Light" w:cs="Calibri"/>
            <w:i/>
            <w:iCs/>
            <w:sz w:val="22"/>
            <w:szCs w:val="22"/>
            <w:lang w:val="vi-VN"/>
          </w:rPr>
          <w:delText>ấ</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 xml:space="preserve">nh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 xml:space="preserve">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nh, do </w:delText>
        </w:r>
        <w:r w:rsidRPr="004373E8" w:rsidDel="00AB4C37">
          <w:rPr>
            <w:rFonts w:ascii="iCiel Avenir LT Std 35 Light" w:hAnsi="iCiel Avenir LT Std 35 Light" w:cs="Avenir Next LT Pro"/>
            <w:i/>
            <w:iCs/>
            <w:sz w:val="22"/>
            <w:szCs w:val="22"/>
            <w:lang w:val="vi-VN"/>
          </w:rPr>
          <w:delText>đó</w:delText>
        </w:r>
        <w:r w:rsidRPr="004373E8" w:rsidDel="00AB4C37">
          <w:rPr>
            <w:rFonts w:ascii="iCiel Avenir LT Std 35 Light" w:hAnsi="iCiel Avenir LT Std 35 Light" w:cs="Arial"/>
            <w:i/>
            <w:iCs/>
            <w:sz w:val="22"/>
            <w:szCs w:val="22"/>
            <w:lang w:val="vi-VN"/>
          </w:rPr>
          <w:delText xml:space="preserve"> vi</w:delText>
        </w:r>
        <w:r w:rsidRPr="004373E8" w:rsidDel="00AB4C37">
          <w:rPr>
            <w:rFonts w:ascii="iCiel Avenir LT Std 35 Light" w:hAnsi="iCiel Avenir LT Std 35 Light" w:cs="Calibri"/>
            <w:i/>
            <w:iCs/>
            <w:sz w:val="22"/>
            <w:szCs w:val="22"/>
            <w:lang w:val="vi-VN"/>
          </w:rPr>
          <w:delText>ệ</w:delText>
        </w:r>
        <w:r w:rsidRPr="004373E8" w:rsidDel="00AB4C37">
          <w:rPr>
            <w:rFonts w:ascii="iCiel Avenir LT Std 35 Light" w:hAnsi="iCiel Avenir LT Std 35 Light" w:cs="Arial"/>
            <w:i/>
            <w:iCs/>
            <w:sz w:val="22"/>
            <w:szCs w:val="22"/>
            <w:lang w:val="vi-VN"/>
          </w:rPr>
          <w:delText>c c</w:delText>
        </w:r>
        <w:r w:rsidRPr="004373E8" w:rsidDel="00AB4C37">
          <w:rPr>
            <w:rFonts w:ascii="iCiel Avenir LT Std 35 Light" w:hAnsi="iCiel Avenir LT Std 35 Light" w:cs="Avenir Next LT Pro"/>
            <w:i/>
            <w:iCs/>
            <w:sz w:val="22"/>
            <w:szCs w:val="22"/>
            <w:lang w:val="vi-VN"/>
          </w:rPr>
          <w:delText>â</w:delText>
        </w:r>
        <w:r w:rsidRPr="004373E8" w:rsidDel="00AB4C37">
          <w:rPr>
            <w:rFonts w:ascii="iCiel Avenir LT Std 35 Light" w:hAnsi="iCiel Avenir LT Std 35 Light" w:cs="Arial"/>
            <w:i/>
            <w:iCs/>
            <w:sz w:val="22"/>
            <w:szCs w:val="22"/>
            <w:lang w:val="vi-VN"/>
          </w:rPr>
          <w:delText>n nh</w:delText>
        </w:r>
        <w:r w:rsidRPr="004373E8" w:rsidDel="00AB4C37">
          <w:rPr>
            <w:rFonts w:ascii="iCiel Avenir LT Std 35 Light" w:hAnsi="iCiel Avenir LT Std 35 Light" w:cs="Calibri"/>
            <w:i/>
            <w:iCs/>
            <w:sz w:val="22"/>
            <w:szCs w:val="22"/>
            <w:lang w:val="vi-VN"/>
          </w:rPr>
          <w:delText>ắ</w:delText>
        </w:r>
        <w:r w:rsidRPr="004373E8" w:rsidDel="00AB4C37">
          <w:rPr>
            <w:rFonts w:ascii="iCiel Avenir LT Std 35 Light" w:hAnsi="iCiel Avenir LT Std 35 Light" w:cs="Arial"/>
            <w:i/>
            <w:iCs/>
            <w:sz w:val="22"/>
            <w:szCs w:val="22"/>
            <w:lang w:val="vi-VN"/>
          </w:rPr>
          <w:delText>c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l</w:delText>
        </w:r>
        <w:r w:rsidRPr="004373E8" w:rsidDel="00AB4C37">
          <w:rPr>
            <w:rFonts w:ascii="iCiel Avenir LT Std 35 Light" w:hAnsi="iCiel Avenir LT Std 35 Light" w:cs="Calibri"/>
            <w:i/>
            <w:iCs/>
            <w:sz w:val="22"/>
            <w:szCs w:val="22"/>
            <w:lang w:val="vi-VN"/>
          </w:rPr>
          <w:delText>ưỡ</w:delText>
        </w:r>
        <w:r w:rsidRPr="004373E8" w:rsidDel="00AB4C37">
          <w:rPr>
            <w:rFonts w:ascii="iCiel Avenir LT Std 35 Light" w:hAnsi="iCiel Avenir LT Std 35 Light" w:cs="Arial"/>
            <w:i/>
            <w:iCs/>
            <w:sz w:val="22"/>
            <w:szCs w:val="22"/>
            <w:lang w:val="vi-VN"/>
          </w:rPr>
          <w:delText>ng 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l</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 m</w:delText>
        </w:r>
        <w:r w:rsidRPr="004373E8" w:rsidDel="00AB4C37">
          <w:rPr>
            <w:rFonts w:ascii="iCiel Avenir LT Std 35 Light" w:hAnsi="iCiel Avenir LT Std 35 Light" w:cs="Calibri"/>
            <w:i/>
            <w:iCs/>
            <w:sz w:val="22"/>
            <w:szCs w:val="22"/>
            <w:lang w:val="vi-VN"/>
          </w:rPr>
          <w:delText>ộ</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Arial"/>
            <w:i/>
            <w:iCs/>
            <w:sz w:val="22"/>
            <w:szCs w:val="22"/>
            <w:lang w:val="vi-VN"/>
          </w:rPr>
          <w:delText>i</w:delText>
        </w:r>
        <w:r w:rsidRPr="004373E8" w:rsidDel="00AB4C37">
          <w:rPr>
            <w:rFonts w:ascii="iCiel Avenir LT Std 35 Light" w:hAnsi="iCiel Avenir LT Std 35 Light" w:cs="Calibri"/>
            <w:i/>
            <w:iCs/>
            <w:sz w:val="22"/>
            <w:szCs w:val="22"/>
            <w:lang w:val="vi-VN"/>
          </w:rPr>
          <w:delText>ề</w:delText>
        </w:r>
        <w:r w:rsidRPr="004373E8" w:rsidDel="00AB4C37">
          <w:rPr>
            <w:rFonts w:ascii="iCiel Avenir LT Std 35 Light" w:hAnsi="iCiel Avenir LT Std 35 Light" w:cs="Arial"/>
            <w:i/>
            <w:iCs/>
            <w:sz w:val="22"/>
            <w:szCs w:val="22"/>
            <w:lang w:val="vi-VN"/>
          </w:rPr>
          <w:delText>u v</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 xml:space="preserve"> c</w:delText>
        </w:r>
        <w:r w:rsidRPr="004373E8" w:rsidDel="00AB4C37">
          <w:rPr>
            <w:rFonts w:ascii="iCiel Avenir LT Std 35 Light" w:hAnsi="iCiel Avenir LT Std 35 Light" w:cs="Avenir Next LT Pro"/>
            <w:i/>
            <w:iCs/>
            <w:sz w:val="22"/>
            <w:szCs w:val="22"/>
            <w:lang w:val="vi-VN"/>
          </w:rPr>
          <w:delText>ù</w:delText>
        </w:r>
        <w:r w:rsidRPr="004373E8" w:rsidDel="00AB4C37">
          <w:rPr>
            <w:rFonts w:ascii="iCiel Avenir LT Std 35 Light" w:hAnsi="iCiel Avenir LT Std 35 Light" w:cs="Arial"/>
            <w:i/>
            <w:iCs/>
            <w:sz w:val="22"/>
            <w:szCs w:val="22"/>
            <w:lang w:val="vi-VN"/>
          </w:rPr>
          <w:delText>ng c</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n thi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t.</w:delText>
        </w:r>
      </w:del>
    </w:p>
    <w:p w14:paraId="6A3E02AA" w14:textId="10F30066" w:rsidR="00911A40" w:rsidRPr="004373E8" w:rsidDel="00AB4C37" w:rsidRDefault="00911A40" w:rsidP="003E1B62">
      <w:pPr>
        <w:tabs>
          <w:tab w:val="left" w:pos="630"/>
          <w:tab w:val="left" w:pos="720"/>
          <w:tab w:val="left" w:pos="1080"/>
        </w:tabs>
        <w:ind w:firstLine="0"/>
        <w:rPr>
          <w:del w:id="1451" w:author="An Tran, ACA (BUV)" w:date="2024-09-13T00:39:00Z" w16du:dateUtc="2024-09-12T17:39:00Z"/>
          <w:rFonts w:ascii="iCiel Avenir LT Std 35 Light" w:hAnsi="iCiel Avenir LT Std 35 Light" w:cs="Arial"/>
          <w:i/>
          <w:iCs/>
          <w:sz w:val="22"/>
          <w:szCs w:val="22"/>
          <w:lang w:val="vi-VN"/>
        </w:rPr>
      </w:pPr>
      <w:del w:id="1452" w:author="An Tran, ACA (BUV)" w:date="2024-09-13T00:39:00Z" w16du:dateUtc="2024-09-12T17:39:00Z">
        <w:r w:rsidRPr="004373E8" w:rsidDel="00AB4C37">
          <w:rPr>
            <w:rFonts w:ascii="iCiel Avenir LT Std 35 Light" w:hAnsi="iCiel Avenir LT Std 35 Light" w:cs="Arial"/>
            <w:i/>
            <w:iCs/>
            <w:sz w:val="22"/>
            <w:szCs w:val="22"/>
            <w:lang w:val="vi-VN"/>
          </w:rPr>
          <w:delText xml:space="preserve">Sinh viên cần đóng phí hành chính không hoàn lại là 2.000.000 VNĐ để tiến hành thủ tục </w:delText>
        </w:r>
        <w:r w:rsidR="009A2C85" w:rsidRPr="004373E8" w:rsidDel="00AB4C37">
          <w:rPr>
            <w:rFonts w:ascii="iCiel Avenir LT Std 35 Light" w:hAnsi="iCiel Avenir LT Std 35 Light" w:cs="Arial"/>
            <w:i/>
            <w:iCs/>
            <w:sz w:val="22"/>
            <w:szCs w:val="22"/>
            <w:lang w:val="vi-VN"/>
          </w:rPr>
          <w:delText>chuyển ngành học</w:delText>
        </w:r>
        <w:r w:rsidRPr="004373E8" w:rsidDel="00AB4C37">
          <w:rPr>
            <w:rFonts w:ascii="iCiel Avenir LT Std 35 Light" w:hAnsi="iCiel Avenir LT Std 35 Light" w:cs="Arial"/>
            <w:i/>
            <w:iCs/>
            <w:sz w:val="22"/>
            <w:szCs w:val="22"/>
            <w:lang w:val="vi-VN"/>
          </w:rPr>
          <w:delText>. Sinh viên cần chịu trách nhiệm về bất kỳ thay đổi về học phí nào được áp dụng theo chính sách hiện hành.</w:delText>
        </w:r>
      </w:del>
    </w:p>
    <w:p w14:paraId="23094F89" w14:textId="75318B36"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del w:id="1453" w:author="An Tran, ACA (BUV)" w:date="2024-09-13T00:39:00Z" w16du:dateUtc="2024-09-12T17:39:00Z">
        <w:r w:rsidRPr="004373E8" w:rsidDel="00AB4C37">
          <w:rPr>
            <w:rFonts w:ascii="iCiel Avenir LT Std 35 Light" w:hAnsi="iCiel Avenir LT Std 35 Light" w:cs="Arial"/>
            <w:i/>
            <w:iCs/>
            <w:sz w:val="22"/>
            <w:szCs w:val="22"/>
            <w:lang w:val="vi-VN"/>
          </w:rPr>
          <w:delText>Nhà tr</w:delText>
        </w:r>
        <w:r w:rsidRPr="004373E8" w:rsidDel="00AB4C37">
          <w:rPr>
            <w:rFonts w:ascii="iCiel Avenir LT Std 35 Light" w:hAnsi="iCiel Avenir LT Std 35 Light" w:cs="Calibri"/>
            <w:i/>
            <w:iCs/>
            <w:sz w:val="22"/>
            <w:szCs w:val="22"/>
            <w:lang w:val="vi-VN"/>
          </w:rPr>
          <w:delText>ườ</w:delText>
        </w:r>
        <w:r w:rsidRPr="004373E8" w:rsidDel="00AB4C37">
          <w:rPr>
            <w:rFonts w:ascii="iCiel Avenir LT Std 35 Light" w:hAnsi="iCiel Avenir LT Std 35 Light" w:cs="Arial"/>
            <w:i/>
            <w:iCs/>
            <w:sz w:val="22"/>
            <w:szCs w:val="22"/>
            <w:lang w:val="vi-VN"/>
          </w:rPr>
          <w:delText>ng khuy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n kh</w:delText>
        </w:r>
        <w:r w:rsidRPr="004373E8" w:rsidDel="00AB4C37">
          <w:rPr>
            <w:rFonts w:ascii="iCiel Avenir LT Std 35 Light" w:hAnsi="iCiel Avenir LT Std 35 Light" w:cs="Avenir Next LT Pro"/>
            <w:i/>
            <w:iCs/>
            <w:sz w:val="22"/>
            <w:szCs w:val="22"/>
            <w:lang w:val="vi-VN"/>
          </w:rPr>
          <w:delText>í</w:delText>
        </w:r>
        <w:r w:rsidRPr="004373E8" w:rsidDel="00AB4C37">
          <w:rPr>
            <w:rFonts w:ascii="iCiel Avenir LT Std 35 Light" w:hAnsi="iCiel Avenir LT Std 35 Light" w:cs="Arial"/>
            <w:i/>
            <w:iCs/>
            <w:sz w:val="22"/>
            <w:szCs w:val="22"/>
            <w:lang w:val="vi-VN"/>
          </w:rPr>
          <w:delText>ch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 xml:space="preserve">n trao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k</w:delText>
        </w:r>
        <w:r w:rsidRPr="004373E8" w:rsidDel="00AB4C37">
          <w:rPr>
            <w:rFonts w:ascii="iCiel Avenir LT Std 35 Light" w:hAnsi="iCiel Avenir LT Std 35 Light" w:cs="Calibri"/>
            <w:i/>
            <w:iCs/>
            <w:sz w:val="22"/>
            <w:szCs w:val="22"/>
            <w:lang w:val="vi-VN"/>
          </w:rPr>
          <w:delText>ỹ</w:delText>
        </w:r>
        <w:r w:rsidRPr="004373E8" w:rsidDel="00AB4C37">
          <w:rPr>
            <w:rFonts w:ascii="iCiel Avenir LT Std 35 Light" w:hAnsi="iCiel Avenir LT Std 35 Light" w:cs="Arial"/>
            <w:i/>
            <w:iCs/>
            <w:sz w:val="22"/>
            <w:szCs w:val="22"/>
            <w:lang w:val="vi-VN"/>
          </w:rPr>
          <w:delText xml:space="preserve"> v</w:delText>
        </w:r>
        <w:r w:rsidRPr="004373E8" w:rsidDel="00AB4C37">
          <w:rPr>
            <w:rFonts w:ascii="iCiel Avenir LT Std 35 Light" w:hAnsi="iCiel Avenir LT Std 35 Light" w:cs="Calibri"/>
            <w:i/>
            <w:iCs/>
            <w:sz w:val="22"/>
            <w:szCs w:val="22"/>
            <w:lang w:val="vi-VN"/>
          </w:rPr>
          <w:delText>ớ</w:delText>
        </w:r>
        <w:r w:rsidRPr="004373E8" w:rsidDel="00AB4C37">
          <w:rPr>
            <w:rFonts w:ascii="iCiel Avenir LT Std 35 Light" w:hAnsi="iCiel Avenir LT Std 35 Light" w:cs="Arial"/>
            <w:i/>
            <w:iCs/>
            <w:sz w:val="22"/>
            <w:szCs w:val="22"/>
            <w:lang w:val="vi-VN"/>
          </w:rPr>
          <w:delText xml:space="preserve">i </w:delText>
        </w:r>
        <w:r w:rsidR="00350B76" w:rsidRPr="004373E8" w:rsidDel="00AB4C37">
          <w:rPr>
            <w:rFonts w:ascii="iCiel Avenir LT Std 35 Light" w:hAnsi="iCiel Avenir LT Std 35 Light" w:cs="Arial"/>
            <w:i/>
            <w:iCs/>
            <w:sz w:val="22"/>
            <w:szCs w:val="22"/>
            <w:lang w:val="vi-VN"/>
          </w:rPr>
          <w:delText xml:space="preserve">Bộ phận Thông tin Sinh viên </w:delText>
        </w:r>
        <w:r w:rsidRPr="004373E8" w:rsidDel="00AB4C37">
          <w:rPr>
            <w:rFonts w:ascii="iCiel Avenir LT Std 35 Light" w:hAnsi="iCiel Avenir LT Std 35 Light" w:cs="Arial"/>
            <w:i/>
            <w:iCs/>
            <w:sz w:val="22"/>
            <w:szCs w:val="22"/>
            <w:lang w:val="vi-VN"/>
          </w:rPr>
          <w:delText>tr</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c khi quy</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 xml:space="preserve">t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ị</w:delText>
        </w:r>
        <w:r w:rsidRPr="004373E8" w:rsidDel="00AB4C37">
          <w:rPr>
            <w:rFonts w:ascii="iCiel Avenir LT Std 35 Light" w:hAnsi="iCiel Avenir LT Std 35 Light" w:cs="Arial"/>
            <w:i/>
            <w:iCs/>
            <w:sz w:val="22"/>
            <w:szCs w:val="22"/>
            <w:lang w:val="vi-VN"/>
          </w:rPr>
          <w:delText>nh chuy</w:delText>
        </w:r>
        <w:r w:rsidRPr="004373E8" w:rsidDel="00AB4C37">
          <w:rPr>
            <w:rFonts w:ascii="iCiel Avenir LT Std 35 Light" w:hAnsi="iCiel Avenir LT Std 35 Light" w:cs="Calibri"/>
            <w:i/>
            <w:iCs/>
            <w:sz w:val="22"/>
            <w:szCs w:val="22"/>
            <w:lang w:val="vi-VN"/>
          </w:rPr>
          <w:delText>ể</w:delText>
        </w:r>
        <w:r w:rsidRPr="004373E8" w:rsidDel="00AB4C37">
          <w:rPr>
            <w:rFonts w:ascii="iCiel Avenir LT Std 35 Light" w:hAnsi="iCiel Avenir LT Std 35 Light" w:cs="Arial"/>
            <w:i/>
            <w:iCs/>
            <w:sz w:val="22"/>
            <w:szCs w:val="22"/>
            <w:lang w:val="vi-VN"/>
          </w:rPr>
          <w:delText>n ng</w:delText>
        </w:r>
        <w:r w:rsidRPr="004373E8" w:rsidDel="00AB4C37">
          <w:rPr>
            <w:rFonts w:ascii="iCiel Avenir LT Std 35 Light" w:hAnsi="iCiel Avenir LT Std 35 Light" w:cs="Avenir Next LT Pro"/>
            <w:i/>
            <w:iCs/>
            <w:sz w:val="22"/>
            <w:szCs w:val="22"/>
            <w:lang w:val="vi-VN"/>
          </w:rPr>
          <w:delText>à</w:delText>
        </w:r>
        <w:r w:rsidRPr="004373E8" w:rsidDel="00AB4C37">
          <w:rPr>
            <w:rFonts w:ascii="iCiel Avenir LT Std 35 Light" w:hAnsi="iCiel Avenir LT Std 35 Light" w:cs="Arial"/>
            <w:i/>
            <w:iCs/>
            <w:sz w:val="22"/>
            <w:szCs w:val="22"/>
            <w:lang w:val="vi-VN"/>
          </w:rPr>
          <w:delText xml:space="preserve">nh. </w:delText>
        </w:r>
        <w:r w:rsidR="00BA7428" w:rsidRPr="004373E8" w:rsidDel="00AB4C37">
          <w:rPr>
            <w:rFonts w:ascii="iCiel Avenir LT Std 35 Light" w:hAnsi="iCiel Avenir LT Std 35 Light" w:cs="Arial"/>
            <w:i/>
            <w:iCs/>
            <w:sz w:val="22"/>
            <w:szCs w:val="22"/>
            <w:lang w:val="vi-VN"/>
          </w:rPr>
          <w:delText xml:space="preserve">Phòng Thông tin Sinh viên </w:delText>
        </w:r>
        <w:r w:rsidRPr="004373E8" w:rsidDel="00AB4C37">
          <w:rPr>
            <w:rFonts w:ascii="iCiel Avenir LT Std 35 Light" w:hAnsi="iCiel Avenir LT Std 35 Light" w:cs="Arial"/>
            <w:i/>
            <w:iCs/>
            <w:sz w:val="22"/>
            <w:szCs w:val="22"/>
            <w:lang w:val="vi-VN"/>
          </w:rPr>
          <w:delText>s</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h</w:delText>
        </w:r>
        <w:r w:rsidRPr="004373E8" w:rsidDel="00AB4C37">
          <w:rPr>
            <w:rFonts w:ascii="iCiel Avenir LT Std 35 Light" w:hAnsi="iCiel Avenir LT Std 35 Light" w:cs="Calibri"/>
            <w:i/>
            <w:iCs/>
            <w:sz w:val="22"/>
            <w:szCs w:val="22"/>
            <w:lang w:val="vi-VN"/>
          </w:rPr>
          <w:delText>ướ</w:delText>
        </w:r>
        <w:r w:rsidRPr="004373E8" w:rsidDel="00AB4C37">
          <w:rPr>
            <w:rFonts w:ascii="iCiel Avenir LT Std 35 Light" w:hAnsi="iCiel Avenir LT Std 35 Light" w:cs="Arial"/>
            <w:i/>
            <w:iCs/>
            <w:sz w:val="22"/>
            <w:szCs w:val="22"/>
            <w:lang w:val="vi-VN"/>
          </w:rPr>
          <w:delText>ng d</w:delText>
        </w:r>
        <w:r w:rsidRPr="004373E8" w:rsidDel="00AB4C37">
          <w:rPr>
            <w:rFonts w:ascii="iCiel Avenir LT Std 35 Light" w:hAnsi="iCiel Avenir LT Std 35 Light" w:cs="Calibri"/>
            <w:i/>
            <w:iCs/>
            <w:sz w:val="22"/>
            <w:szCs w:val="22"/>
            <w:lang w:val="vi-VN"/>
          </w:rPr>
          <w:delText>ẫ</w:delText>
        </w:r>
        <w:r w:rsidRPr="004373E8" w:rsidDel="00AB4C37">
          <w:rPr>
            <w:rFonts w:ascii="iCiel Avenir LT Std 35 Light" w:hAnsi="iCiel Avenir LT Std 35 Light" w:cs="Arial"/>
            <w:i/>
            <w:iCs/>
            <w:sz w:val="22"/>
            <w:szCs w:val="22"/>
            <w:lang w:val="vi-VN"/>
          </w:rPr>
          <w:delText>n c</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n k</w:delText>
        </w:r>
        <w:r w:rsidRPr="004373E8" w:rsidDel="00AB4C37">
          <w:rPr>
            <w:rFonts w:ascii="iCiel Avenir LT Std 35 Light" w:hAnsi="iCiel Avenir LT Std 35 Light" w:cs="Calibri"/>
            <w:i/>
            <w:iCs/>
            <w:sz w:val="22"/>
            <w:szCs w:val="22"/>
            <w:lang w:val="vi-VN"/>
          </w:rPr>
          <w:delText>ẽ</w:delText>
        </w:r>
        <w:r w:rsidRPr="004373E8" w:rsidDel="00AB4C37">
          <w:rPr>
            <w:rFonts w:ascii="iCiel Avenir LT Std 35 Light" w:hAnsi="iCiel Avenir LT Std 35 Light" w:cs="Arial"/>
            <w:i/>
            <w:iCs/>
            <w:sz w:val="22"/>
            <w:szCs w:val="22"/>
            <w:lang w:val="vi-VN"/>
          </w:rPr>
          <w:delText xml:space="preserve"> sinh vi</w:delText>
        </w:r>
        <w:r w:rsidRPr="004373E8" w:rsidDel="00AB4C37">
          <w:rPr>
            <w:rFonts w:ascii="iCiel Avenir LT Std 35 Light" w:hAnsi="iCiel Avenir LT Std 35 Light" w:cs="Avenir Next LT Pro"/>
            <w:i/>
            <w:iCs/>
            <w:sz w:val="22"/>
            <w:szCs w:val="22"/>
            <w:lang w:val="vi-VN"/>
          </w:rPr>
          <w:delText>ê</w:delText>
        </w:r>
        <w:r w:rsidRPr="004373E8" w:rsidDel="00AB4C37">
          <w:rPr>
            <w:rFonts w:ascii="iCiel Avenir LT Std 35 Light" w:hAnsi="iCiel Avenir LT Std 35 Light" w:cs="Arial"/>
            <w:i/>
            <w:iCs/>
            <w:sz w:val="22"/>
            <w:szCs w:val="22"/>
            <w:lang w:val="vi-VN"/>
          </w:rPr>
          <w:delText>n</w:delText>
        </w:r>
        <w:r w:rsidR="00BA7428" w:rsidRPr="004373E8" w:rsidDel="00AB4C37">
          <w:rPr>
            <w:rFonts w:ascii="iCiel Avenir LT Std 35 Light" w:hAnsi="iCiel Avenir LT Std 35 Light" w:cs="Arial"/>
            <w:i/>
            <w:iCs/>
            <w:sz w:val="22"/>
            <w:szCs w:val="22"/>
            <w:lang w:val="vi-VN"/>
          </w:rPr>
          <w:delText xml:space="preserve"> về quy trình chuyển ngành</w:delText>
        </w:r>
        <w:r w:rsidRPr="004373E8" w:rsidDel="00AB4C37">
          <w:rPr>
            <w:rFonts w:ascii="iCiel Avenir LT Std 35 Light" w:hAnsi="iCiel Avenir LT Std 35 Light" w:cs="Arial"/>
            <w:i/>
            <w:iCs/>
            <w:sz w:val="22"/>
            <w:szCs w:val="22"/>
            <w:lang w:val="vi-VN"/>
          </w:rPr>
          <w:delText xml:space="preserve"> </w:delText>
        </w:r>
        <w:r w:rsidR="00BA7428" w:rsidRPr="004373E8" w:rsidDel="00AB4C37">
          <w:rPr>
            <w:rFonts w:ascii="iCiel Avenir LT Std 35 Light" w:hAnsi="iCiel Avenir LT Std 35 Light" w:cs="Arial"/>
            <w:i/>
            <w:iCs/>
            <w:sz w:val="22"/>
            <w:szCs w:val="22"/>
            <w:lang w:val="vi-VN"/>
          </w:rPr>
          <w:delText xml:space="preserve">thông </w:delText>
        </w:r>
        <w:r w:rsidRPr="004373E8" w:rsidDel="00AB4C37">
          <w:rPr>
            <w:rFonts w:ascii="iCiel Avenir LT Std 35 Light" w:hAnsi="iCiel Avenir LT Std 35 Light" w:cs="Arial"/>
            <w:i/>
            <w:iCs/>
            <w:sz w:val="22"/>
            <w:szCs w:val="22"/>
            <w:lang w:val="vi-VN"/>
          </w:rPr>
          <w:delText xml:space="preserve">qua email </w:delText>
        </w:r>
        <w:r w:rsidR="00A1692C" w:rsidDel="00AB4C37">
          <w:fldChar w:fldCharType="begin"/>
        </w:r>
        <w:r w:rsidR="00A1692C" w:rsidDel="00AB4C37">
          <w:delInstrText>HYPERLINK "mailto:studentservice@buv.edu.vn"</w:delInstrText>
        </w:r>
        <w:r w:rsidR="00A1692C" w:rsidDel="00AB4C37">
          <w:fldChar w:fldCharType="separate"/>
        </w:r>
        <w:r w:rsidRPr="004373E8" w:rsidDel="00AB4C37">
          <w:rPr>
            <w:rStyle w:val="Hyperlink"/>
            <w:rFonts w:ascii="iCiel Avenir LT Std 35 Light" w:hAnsi="iCiel Avenir LT Std 35 Light" w:cs="Arial"/>
            <w:i/>
            <w:iCs/>
            <w:sz w:val="22"/>
            <w:szCs w:val="22"/>
            <w:lang w:val="vi-VN"/>
          </w:rPr>
          <w:delText>studentservice@buv.edu.vn</w:delText>
        </w:r>
        <w:r w:rsidR="00A1692C" w:rsidDel="00AB4C37">
          <w:rPr>
            <w:rStyle w:val="Hyperlink"/>
            <w:rFonts w:ascii="iCiel Avenir LT Std 35 Light" w:hAnsi="iCiel Avenir LT Std 35 Light" w:cs="Arial"/>
            <w:i/>
            <w:iCs/>
            <w:sz w:val="22"/>
            <w:szCs w:val="22"/>
            <w:lang w:val="vi-VN"/>
          </w:rPr>
          <w:fldChar w:fldCharType="end"/>
        </w:r>
        <w:r w:rsidRPr="004373E8" w:rsidDel="00AB4C37">
          <w:rPr>
            <w:rStyle w:val="Hyperlink"/>
            <w:rFonts w:ascii="iCiel Avenir LT Std 35 Light" w:hAnsi="iCiel Avenir LT Std 35 Light" w:cs="Arial"/>
            <w:sz w:val="22"/>
            <w:szCs w:val="22"/>
            <w:lang w:val="vi-VN"/>
          </w:rPr>
          <w:delText xml:space="preserve"> </w:delText>
        </w:r>
        <w:r w:rsidRPr="004373E8" w:rsidDel="00AB4C37">
          <w:rPr>
            <w:rFonts w:ascii="iCiel Avenir LT Std 35 Light" w:hAnsi="iCiel Avenir LT Std 35 Light" w:cs="Arial"/>
            <w:i/>
            <w:iCs/>
            <w:sz w:val="22"/>
            <w:szCs w:val="22"/>
            <w:lang w:val="vi-VN"/>
          </w:rPr>
          <w:delText>ho</w:delText>
        </w:r>
        <w:r w:rsidRPr="004373E8" w:rsidDel="00AB4C37">
          <w:rPr>
            <w:rFonts w:ascii="iCiel Avenir LT Std 35 Light" w:hAnsi="iCiel Avenir LT Std 35 Light" w:cs="Calibri"/>
            <w:i/>
            <w:iCs/>
            <w:sz w:val="22"/>
            <w:szCs w:val="22"/>
            <w:lang w:val="vi-VN"/>
          </w:rPr>
          <w:delText>ặ</w:delText>
        </w:r>
        <w:r w:rsidRPr="004373E8" w:rsidDel="00AB4C37">
          <w:rPr>
            <w:rFonts w:ascii="iCiel Avenir LT Std 35 Light" w:hAnsi="iCiel Avenir LT Std 35 Light" w:cs="Arial"/>
            <w:i/>
            <w:iCs/>
            <w:sz w:val="22"/>
            <w:szCs w:val="22"/>
            <w:lang w:val="vi-VN"/>
          </w:rPr>
          <w:delText xml:space="preserve">c trao </w:delText>
        </w:r>
        <w:r w:rsidRPr="004373E8" w:rsidDel="00AB4C37">
          <w:rPr>
            <w:rFonts w:ascii="iCiel Avenir LT Std 35 Light" w:hAnsi="iCiel Avenir LT Std 35 Light" w:cs="Avenir Next LT Pro"/>
            <w:i/>
            <w:iCs/>
            <w:sz w:val="22"/>
            <w:szCs w:val="22"/>
            <w:lang w:val="vi-VN"/>
          </w:rPr>
          <w:delText>đ</w:delText>
        </w:r>
        <w:r w:rsidRPr="004373E8" w:rsidDel="00AB4C37">
          <w:rPr>
            <w:rFonts w:ascii="iCiel Avenir LT Std 35 Light" w:hAnsi="iCiel Avenir LT Std 35 Light" w:cs="Calibri"/>
            <w:i/>
            <w:iCs/>
            <w:sz w:val="22"/>
            <w:szCs w:val="22"/>
            <w:lang w:val="vi-VN"/>
          </w:rPr>
          <w:delText>ổ</w:delText>
        </w:r>
        <w:r w:rsidRPr="004373E8" w:rsidDel="00AB4C37">
          <w:rPr>
            <w:rFonts w:ascii="iCiel Avenir LT Std 35 Light" w:hAnsi="iCiel Avenir LT Std 35 Light" w:cs="Arial"/>
            <w:i/>
            <w:iCs/>
            <w:sz w:val="22"/>
            <w:szCs w:val="22"/>
            <w:lang w:val="vi-VN"/>
          </w:rPr>
          <w:delText>i tr</w:delText>
        </w:r>
        <w:r w:rsidRPr="004373E8" w:rsidDel="00AB4C37">
          <w:rPr>
            <w:rFonts w:ascii="iCiel Avenir LT Std 35 Light" w:hAnsi="iCiel Avenir LT Std 35 Light" w:cs="Calibri"/>
            <w:i/>
            <w:iCs/>
            <w:sz w:val="22"/>
            <w:szCs w:val="22"/>
            <w:lang w:val="vi-VN"/>
          </w:rPr>
          <w:delText>ự</w:delText>
        </w:r>
        <w:r w:rsidRPr="004373E8" w:rsidDel="00AB4C37">
          <w:rPr>
            <w:rFonts w:ascii="iCiel Avenir LT Std 35 Light" w:hAnsi="iCiel Avenir LT Std 35 Light" w:cs="Arial"/>
            <w:i/>
            <w:iCs/>
            <w:sz w:val="22"/>
            <w:szCs w:val="22"/>
            <w:lang w:val="vi-VN"/>
          </w:rPr>
          <w:delText>c ti</w:delText>
        </w:r>
        <w:r w:rsidRPr="004373E8" w:rsidDel="00AB4C37">
          <w:rPr>
            <w:rFonts w:ascii="iCiel Avenir LT Std 35 Light" w:hAnsi="iCiel Avenir LT Std 35 Light" w:cs="Calibri"/>
            <w:i/>
            <w:iCs/>
            <w:sz w:val="22"/>
            <w:szCs w:val="22"/>
            <w:lang w:val="vi-VN"/>
          </w:rPr>
          <w:delText>ế</w:delText>
        </w:r>
        <w:r w:rsidRPr="004373E8" w:rsidDel="00AB4C37">
          <w:rPr>
            <w:rFonts w:ascii="iCiel Avenir LT Std 35 Light" w:hAnsi="iCiel Avenir LT Std 35 Light" w:cs="Arial"/>
            <w:i/>
            <w:iCs/>
            <w:sz w:val="22"/>
            <w:szCs w:val="22"/>
            <w:lang w:val="vi-VN"/>
          </w:rPr>
          <w:delText>p t</w:delText>
        </w:r>
        <w:r w:rsidRPr="004373E8" w:rsidDel="00AB4C37">
          <w:rPr>
            <w:rFonts w:ascii="iCiel Avenir LT Std 35 Light" w:hAnsi="iCiel Avenir LT Std 35 Light" w:cs="Calibri"/>
            <w:i/>
            <w:iCs/>
            <w:sz w:val="22"/>
            <w:szCs w:val="22"/>
            <w:lang w:val="vi-VN"/>
          </w:rPr>
          <w:delText>ạ</w:delText>
        </w:r>
        <w:r w:rsidRPr="004373E8" w:rsidDel="00AB4C37">
          <w:rPr>
            <w:rFonts w:ascii="iCiel Avenir LT Std 35 Light" w:hAnsi="iCiel Avenir LT Std 35 Light" w:cs="Arial"/>
            <w:i/>
            <w:iCs/>
            <w:sz w:val="22"/>
            <w:szCs w:val="22"/>
            <w:lang w:val="vi-VN"/>
          </w:rPr>
          <w:delText>i qu</w:delText>
        </w:r>
        <w:r w:rsidRPr="004373E8" w:rsidDel="00AB4C37">
          <w:rPr>
            <w:rFonts w:ascii="iCiel Avenir LT Std 35 Light" w:hAnsi="iCiel Avenir LT Std 35 Light" w:cs="Calibri"/>
            <w:i/>
            <w:iCs/>
            <w:sz w:val="22"/>
            <w:szCs w:val="22"/>
            <w:lang w:val="vi-VN"/>
          </w:rPr>
          <w:delText>ầ</w:delText>
        </w:r>
        <w:r w:rsidRPr="004373E8" w:rsidDel="00AB4C37">
          <w:rPr>
            <w:rFonts w:ascii="iCiel Avenir LT Std 35 Light" w:hAnsi="iCiel Avenir LT Std 35 Light" w:cs="Arial"/>
            <w:i/>
            <w:iCs/>
            <w:sz w:val="22"/>
            <w:szCs w:val="22"/>
            <w:lang w:val="vi-VN"/>
          </w:rPr>
          <w:delText>y Th</w:delText>
        </w:r>
        <w:r w:rsidRPr="004373E8" w:rsidDel="00AB4C37">
          <w:rPr>
            <w:rFonts w:ascii="iCiel Avenir LT Std 35 Light" w:hAnsi="iCiel Avenir LT Std 35 Light" w:cs="Avenir Next LT Pro"/>
            <w:i/>
            <w:iCs/>
            <w:sz w:val="22"/>
            <w:szCs w:val="22"/>
            <w:lang w:val="vi-VN"/>
          </w:rPr>
          <w:delText>ô</w:delText>
        </w:r>
        <w:r w:rsidRPr="004373E8" w:rsidDel="00AB4C37">
          <w:rPr>
            <w:rFonts w:ascii="iCiel Avenir LT Std 35 Light" w:hAnsi="iCiel Avenir LT Std 35 Light" w:cs="Arial"/>
            <w:i/>
            <w:iCs/>
            <w:sz w:val="22"/>
            <w:szCs w:val="22"/>
            <w:lang w:val="vi-VN"/>
          </w:rPr>
          <w:delText>ng tin Sinh viê</w:delText>
        </w:r>
        <w:r w:rsidR="00BA7428" w:rsidRPr="004373E8" w:rsidDel="00AB4C37">
          <w:rPr>
            <w:rFonts w:ascii="iCiel Avenir LT Std 35 Light" w:hAnsi="iCiel Avenir LT Std 35 Light" w:cs="Arial"/>
            <w:i/>
            <w:iCs/>
            <w:sz w:val="22"/>
            <w:szCs w:val="22"/>
            <w:lang w:val="vi-VN"/>
          </w:rPr>
          <w:delText>n</w:delText>
        </w:r>
        <w:r w:rsidRPr="004373E8" w:rsidDel="00AB4C37">
          <w:rPr>
            <w:rFonts w:ascii="iCiel Avenir LT Std 35 Light" w:hAnsi="iCiel Avenir LT Std 35 Light" w:cs="Arial"/>
            <w:i/>
            <w:iCs/>
            <w:sz w:val="22"/>
            <w:szCs w:val="22"/>
            <w:lang w:val="vi-VN"/>
          </w:rPr>
          <w:delText>.</w:delText>
        </w:r>
      </w:del>
    </w:p>
    <w:p w14:paraId="373D009B" w14:textId="5BF08A78"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454" w:name="_Toc107324300"/>
      <w:bookmarkStart w:id="1455" w:name="_Toc177146280"/>
      <w:r w:rsidRPr="004373E8">
        <w:rPr>
          <w:rFonts w:cs="Arial"/>
          <w:szCs w:val="22"/>
          <w:lang w:val="vi-VN"/>
        </w:rPr>
        <w:t xml:space="preserve">Why do students need to buy social medical insurance at BUV? Can students cancel that as they have purchased other health insurance? / </w:t>
      </w:r>
      <w:r w:rsidRPr="004373E8">
        <w:rPr>
          <w:rFonts w:cs="Arial"/>
          <w:i/>
          <w:iCs/>
          <w:szCs w:val="22"/>
          <w:lang w:val="vi-VN"/>
        </w:rPr>
        <w:t>Tại sao việc mua bảo hiểm y tế tại BUV là điều cần thiết? Nếu sinh viên đã có bảo hiểm y tế, sinh viên có thể xin huỷ bảo hiểm y tế tại BUV hay không?</w:t>
      </w:r>
      <w:bookmarkEnd w:id="1454"/>
      <w:bookmarkEnd w:id="1455"/>
    </w:p>
    <w:p w14:paraId="3A4CF8E0" w14:textId="77777777" w:rsidR="00BF43A2" w:rsidRPr="004373E8"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 xml:space="preserve">: </w:t>
      </w:r>
    </w:p>
    <w:p w14:paraId="35F4768D" w14:textId="6D8B4333"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According to Vietnam’s Laws and Regulations on Health Insurance, all full-time students are required to have valid Health Insurance during their study in Vietnam. BUV as a university, has the responsibility to ensure that </w:t>
      </w:r>
      <w:r w:rsidR="0037692E" w:rsidRPr="004373E8">
        <w:rPr>
          <w:rFonts w:ascii="iCiel Avenir LT Std 35 Light" w:hAnsi="iCiel Avenir LT Std 35 Light" w:cs="Arial"/>
          <w:sz w:val="22"/>
          <w:szCs w:val="22"/>
          <w:lang w:val="vi-VN"/>
        </w:rPr>
        <w:t>all</w:t>
      </w:r>
      <w:r w:rsidRPr="004373E8">
        <w:rPr>
          <w:rFonts w:ascii="iCiel Avenir LT Std 35 Light" w:hAnsi="iCiel Avenir LT Std 35 Light" w:cs="Arial"/>
          <w:sz w:val="22"/>
          <w:szCs w:val="22"/>
          <w:lang w:val="vi-VN"/>
        </w:rPr>
        <w:t xml:space="preserve"> our students have access to Health Insurance when they study with us. It is not compulsory to purchase Health Insurance via BUV. However, if students already have a valid Health Insurance, it is the student’s responsibility to inform BUV and provide us with a copy of the Insurance Card to send to our Registered Insurance Office for verification. Please note that only certain types of Insurance are equivalent to the Vietnam Social Security’s Health Insurance. If student’s current insurance is not qualified to replace Vietnamese Social Security’s Health Insurance, student is still required to purchase Health Insurance either via BUV or individually. For more information, kindly refer to the link below: </w:t>
      </w:r>
    </w:p>
    <w:p w14:paraId="7E74DC81" w14:textId="5D55D7DA" w:rsidR="00BF43A2" w:rsidRDefault="0079723D" w:rsidP="003E1B62">
      <w:pPr>
        <w:tabs>
          <w:tab w:val="left" w:pos="630"/>
          <w:tab w:val="left" w:pos="720"/>
          <w:tab w:val="left" w:pos="1080"/>
        </w:tabs>
        <w:rPr>
          <w:rStyle w:val="Hyperlink"/>
          <w:rFonts w:ascii="iCiel Avenir LT Std 35 Light" w:hAnsi="iCiel Avenir LT Std 35 Light" w:cs="Arial"/>
          <w:sz w:val="22"/>
          <w:szCs w:val="22"/>
        </w:rPr>
      </w:pPr>
      <w:hyperlink r:id="rId22" w:history="1">
        <w:r w:rsidR="004D5990" w:rsidRPr="004373E8">
          <w:rPr>
            <w:rStyle w:val="Hyperlink"/>
            <w:rFonts w:ascii="iCiel Avenir LT Std 35 Light" w:hAnsi="iCiel Avenir LT Std 35 Light" w:cs="Arial"/>
            <w:sz w:val="22"/>
            <w:szCs w:val="22"/>
          </w:rPr>
          <w:t>Law on Health Insurance</w:t>
        </w:r>
      </w:hyperlink>
    </w:p>
    <w:p w14:paraId="31D72749" w14:textId="77777777" w:rsidR="00BA2B6C" w:rsidRPr="00CB0F9A" w:rsidRDefault="00BA2B6C" w:rsidP="00BA2B6C">
      <w:pPr>
        <w:tabs>
          <w:tab w:val="left" w:pos="630"/>
          <w:tab w:val="left" w:pos="720"/>
          <w:tab w:val="left" w:pos="1080"/>
        </w:tabs>
        <w:ind w:firstLine="0"/>
        <w:rPr>
          <w:rFonts w:ascii="iCiel Avenir LT Std 35 Light" w:hAnsi="iCiel Avenir LT Std 35 Light" w:cs="Arial"/>
          <w:sz w:val="22"/>
          <w:szCs w:val="22"/>
        </w:rPr>
      </w:pPr>
      <w:r w:rsidRPr="00CB0F9A">
        <w:rPr>
          <w:rFonts w:ascii="iCiel Avenir LT Std 35 Light" w:hAnsi="iCiel Avenir LT Std 35 Light" w:cs="Arial"/>
          <w:sz w:val="22"/>
          <w:szCs w:val="22"/>
        </w:rPr>
        <w:t xml:space="preserve">We encourage students to contact the Student Information Office directly at the counter or via email at </w:t>
      </w:r>
      <w:hyperlink r:id="rId23" w:history="1">
        <w:r w:rsidRPr="00CB0F9A">
          <w:rPr>
            <w:rStyle w:val="Hyperlink"/>
            <w:rFonts w:ascii="iCiel Avenir LT Std 35 Light" w:hAnsi="iCiel Avenir LT Std 35 Light" w:cs="Arial"/>
            <w:sz w:val="22"/>
            <w:szCs w:val="22"/>
          </w:rPr>
          <w:t>studentservice@buv.edu.vn</w:t>
        </w:r>
      </w:hyperlink>
      <w:r w:rsidRPr="00CB0F9A">
        <w:rPr>
          <w:rFonts w:ascii="iCiel Avenir LT Std 35 Light" w:hAnsi="iCiel Avenir LT Std 35 Light" w:cs="Arial"/>
          <w:sz w:val="22"/>
          <w:szCs w:val="22"/>
        </w:rPr>
        <w:t xml:space="preserve"> for more detailed information.</w:t>
      </w:r>
    </w:p>
    <w:p w14:paraId="643C4689" w14:textId="3079F311"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Theo lu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w:t>
      </w:r>
      <w:r w:rsidR="001361ED" w:rsidRPr="004373E8">
        <w:rPr>
          <w:rFonts w:ascii="iCiel Avenir LT Std 35 Light" w:hAnsi="iCiel Avenir LT Std 35 Light" w:cs="Arial"/>
          <w:i/>
          <w:iCs/>
          <w:sz w:val="22"/>
          <w:szCs w:val="22"/>
        </w:rPr>
        <w:t xml:space="preserve"> y tế</w:t>
      </w:r>
      <w:r w:rsidRPr="004373E8">
        <w:rPr>
          <w:rFonts w:ascii="iCiel Avenir LT Std 35 Light" w:hAnsi="iCiel Avenir LT Std 35 Light" w:cs="Arial"/>
          <w:i/>
          <w:iCs/>
          <w:sz w:val="22"/>
          <w:szCs w:val="22"/>
          <w:lang w:val="vi-VN"/>
        </w:rPr>
        <w:t xml:space="preserve">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a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 xml:space="preserve"> sung n</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m 2014,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sinh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thu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m tham gia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y t</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(BHYT)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nhi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m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theo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BHYT trong su</w:t>
      </w:r>
      <w:r w:rsidRPr="004373E8">
        <w:rPr>
          <w:rFonts w:ascii="iCiel Avenir LT Std 35 Light" w:hAnsi="iCiel Avenir LT Std 35 Light" w:cs="Calibri"/>
          <w:i/>
          <w:iCs/>
          <w:sz w:val="22"/>
          <w:szCs w:val="22"/>
          <w:lang w:val="vi-VN"/>
        </w:rPr>
        <w:t>ố</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Tuy nhi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i mua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qua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BHYT d</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i d</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kh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sinh viên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cung c</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p h</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 xml:space="preserve">nh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BHYT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d</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ng.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quan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Xin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u </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BHYT do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X</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hoàn toàn khác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lo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s</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c kho</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th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do c</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ty t</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nh. Do </w:t>
      </w:r>
      <w:r w:rsidRPr="004373E8">
        <w:rPr>
          <w:rFonts w:ascii="iCiel Avenir LT Std 35 Light" w:hAnsi="iCiel Avenir LT Std 35 Light" w:cs="Avenir Next LT Pro"/>
          <w:i/>
          <w:iCs/>
          <w:sz w:val="22"/>
          <w:szCs w:val="22"/>
          <w:lang w:val="vi-VN"/>
        </w:rPr>
        <w:t>đó</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nh nh</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m l</w:t>
      </w:r>
      <w:r w:rsidRPr="004373E8">
        <w:rPr>
          <w:rFonts w:ascii="iCiel Avenir LT Std 35 Light" w:hAnsi="iCiel Avenir LT Std 35 Light" w:cs="Calibri"/>
          <w:i/>
          <w:iCs/>
          <w:sz w:val="22"/>
          <w:szCs w:val="22"/>
          <w:lang w:val="vi-VN"/>
        </w:rPr>
        <w:t>ẫ</w:t>
      </w:r>
      <w:r w:rsidRPr="004373E8">
        <w:rPr>
          <w:rFonts w:ascii="iCiel Avenir LT Std 35 Light" w:hAnsi="iCiel Avenir LT Std 35 Light" w:cs="Arial"/>
          <w:i/>
          <w:iCs/>
          <w:sz w:val="22"/>
          <w:szCs w:val="22"/>
          <w:lang w:val="vi-VN"/>
        </w:rPr>
        <w:t>n,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vui l</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ng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x</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Calibri"/>
          <w:i/>
          <w:iCs/>
          <w:sz w:val="22"/>
          <w:szCs w:val="22"/>
          <w:lang w:val="vi-VN"/>
        </w:rPr>
        <w:t>ẻ</w:t>
      </w:r>
      <w:r w:rsidRPr="004373E8">
        <w:rPr>
          <w:rFonts w:ascii="iCiel Avenir LT Std 35 Light" w:hAnsi="iCiel Avenir LT Std 35 Light" w:cs="Arial"/>
          <w:i/>
          <w:iCs/>
          <w:sz w:val="22"/>
          <w:szCs w:val="22"/>
          <w:lang w:val="vi-VN"/>
        </w:rPr>
        <w:t xml:space="preserve"> BHYT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N</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u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thay th</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BHYT b</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t bu</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 xml:space="preserve"> mua BHYT do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Hi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X</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i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 Nam ph</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nh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mua qua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tin chi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BHYT,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có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tham kh</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link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p>
    <w:bookmarkStart w:id="1456" w:name="_Toc107324302"/>
    <w:p w14:paraId="3407D3FF" w14:textId="531B7107" w:rsidR="004D5990" w:rsidRDefault="004D5990" w:rsidP="003E1B62">
      <w:pPr>
        <w:tabs>
          <w:tab w:val="left" w:pos="630"/>
          <w:tab w:val="left" w:pos="720"/>
          <w:tab w:val="left" w:pos="1080"/>
        </w:tabs>
        <w:rPr>
          <w:rStyle w:val="Hyperlink"/>
          <w:rFonts w:ascii="iCiel Avenir LT Std 35 Light" w:hAnsi="iCiel Avenir LT Std 35 Light" w:cs="Arial"/>
          <w:i/>
          <w:iCs/>
          <w:sz w:val="22"/>
          <w:szCs w:val="22"/>
        </w:rPr>
      </w:pPr>
      <w:r w:rsidRPr="004373E8">
        <w:fldChar w:fldCharType="begin"/>
      </w:r>
      <w:r w:rsidR="001361ED" w:rsidRPr="004373E8">
        <w:rPr>
          <w:rFonts w:ascii="iCiel Avenir LT Std 35 Light" w:hAnsi="iCiel Avenir LT Std 35 Light"/>
          <w:sz w:val="22"/>
          <w:szCs w:val="22"/>
        </w:rPr>
        <w:instrText>HYPERLINK "https://buveduvn0-my.sharepoint.com/personal/studentservice_buv_edu_vn/_layouts/15/guestaccess.aspx?share=Enul4z_EOQhLrCG0w_qMySQBW70VkOmkjxvI38hD85mkdg&amp;e=7584bo"</w:instrText>
      </w:r>
      <w:r w:rsidRPr="004373E8">
        <w:fldChar w:fldCharType="separate"/>
      </w:r>
      <w:r w:rsidR="001361ED" w:rsidRPr="004373E8">
        <w:rPr>
          <w:rStyle w:val="Hyperlink"/>
          <w:rFonts w:ascii="iCiel Avenir LT Std 35 Light" w:hAnsi="iCiel Avenir LT Std 35 Light" w:cs="Arial"/>
          <w:i/>
          <w:iCs/>
          <w:sz w:val="22"/>
          <w:szCs w:val="22"/>
          <w:lang w:val="vi-VN"/>
        </w:rPr>
        <w:t>Luật BHYT Việt Nam</w:t>
      </w:r>
      <w:r w:rsidRPr="004373E8">
        <w:rPr>
          <w:rStyle w:val="Hyperlink"/>
          <w:rFonts w:ascii="iCiel Avenir LT Std 35 Light" w:hAnsi="iCiel Avenir LT Std 35 Light" w:cs="Arial"/>
          <w:i/>
          <w:iCs/>
          <w:sz w:val="22"/>
          <w:szCs w:val="22"/>
          <w:lang w:val="vi-VN"/>
        </w:rPr>
        <w:fldChar w:fldCharType="end"/>
      </w:r>
    </w:p>
    <w:p w14:paraId="2EE4B97E" w14:textId="77777777" w:rsidR="00BA2B6C" w:rsidRDefault="00BA2B6C" w:rsidP="00BA2B6C">
      <w:pPr>
        <w:tabs>
          <w:tab w:val="left" w:pos="630"/>
          <w:tab w:val="left" w:pos="720"/>
          <w:tab w:val="left" w:pos="1080"/>
        </w:tabs>
        <w:ind w:firstLine="0"/>
        <w:rPr>
          <w:ins w:id="1457" w:author="An Tran, ACA (BUV)" w:date="2024-09-13T18:52:00Z" w16du:dateUtc="2024-09-13T11:52:00Z"/>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 xml:space="preserve">Phòng Thông tin Sinh viên </w:t>
      </w:r>
      <w:r w:rsidRPr="002C711C">
        <w:rPr>
          <w:rFonts w:ascii="iCiel Avenir LT Std 35 Light" w:hAnsi="iCiel Avenir LT Std 35 Light" w:cs="Arial"/>
          <w:i/>
          <w:iCs/>
          <w:sz w:val="22"/>
          <w:szCs w:val="22"/>
          <w:lang w:val="vi-VN"/>
        </w:rPr>
        <w:t>tr</w:t>
      </w:r>
      <w:r w:rsidRPr="002C711C">
        <w:rPr>
          <w:rFonts w:ascii="iCiel Avenir LT Std 35 Light" w:hAnsi="iCiel Avenir LT Std 35 Light" w:cs="Calibri"/>
          <w:i/>
          <w:iCs/>
          <w:sz w:val="22"/>
          <w:szCs w:val="22"/>
          <w:lang w:val="vi-VN"/>
        </w:rPr>
        <w:t>ự</w:t>
      </w:r>
      <w:r w:rsidRPr="002C711C">
        <w:rPr>
          <w:rFonts w:ascii="iCiel Avenir LT Std 35 Light" w:hAnsi="iCiel Avenir LT Std 35 Light" w:cs="Arial"/>
          <w:i/>
          <w:iCs/>
          <w:sz w:val="22"/>
          <w:szCs w:val="22"/>
          <w:lang w:val="vi-VN"/>
        </w:rPr>
        <w:t>c ti</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p t</w:t>
      </w:r>
      <w:r w:rsidRPr="002C711C">
        <w:rPr>
          <w:rFonts w:ascii="iCiel Avenir LT Std 35 Light" w:hAnsi="iCiel Avenir LT Std 35 Light" w:cs="Calibri"/>
          <w:i/>
          <w:iCs/>
          <w:sz w:val="22"/>
          <w:szCs w:val="22"/>
          <w:lang w:val="vi-VN"/>
        </w:rPr>
        <w:t>ạ</w:t>
      </w:r>
      <w:r w:rsidRPr="002C711C">
        <w:rPr>
          <w:rFonts w:ascii="iCiel Avenir LT Std 35 Light" w:hAnsi="iCiel Avenir LT Std 35 Light" w:cs="Arial"/>
          <w:i/>
          <w:iCs/>
          <w:sz w:val="22"/>
          <w:szCs w:val="22"/>
          <w:lang w:val="vi-VN"/>
        </w:rPr>
        <w:t>i qu</w:t>
      </w:r>
      <w:r w:rsidRPr="002C711C">
        <w:rPr>
          <w:rFonts w:ascii="iCiel Avenir LT Std 35 Light" w:hAnsi="iCiel Avenir LT Std 35 Light" w:cs="Calibri"/>
          <w:i/>
          <w:iCs/>
          <w:sz w:val="22"/>
          <w:szCs w:val="22"/>
          <w:lang w:val="vi-VN"/>
        </w:rPr>
        <w:t>ầ</w:t>
      </w:r>
      <w:r w:rsidRPr="002C711C">
        <w:rPr>
          <w:rFonts w:ascii="iCiel Avenir LT Std 35 Light" w:hAnsi="iCiel Avenir LT Std 35 Light" w:cs="Arial"/>
          <w:i/>
          <w:iCs/>
          <w:sz w:val="22"/>
          <w:szCs w:val="22"/>
          <w:lang w:val="vi-VN"/>
        </w:rPr>
        <w:t xml:space="preserve">y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24" w:history="1">
        <w:r w:rsidRPr="002C711C">
          <w:rPr>
            <w:rStyle w:val="Hyperlink"/>
            <w:rFonts w:ascii="iCiel Avenir LT Std 35 Light" w:hAnsi="iCiel Avenir LT Std 35 Light" w:cs="Arial"/>
            <w:i/>
            <w:iCs/>
            <w:sz w:val="22"/>
            <w:szCs w:val="22"/>
          </w:rPr>
          <w:t>studentservice@buv.edu.vn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27CC4BF0" w14:textId="13A3F197" w:rsidR="000C07CA" w:rsidRPr="000C07CA" w:rsidRDefault="000C07CA">
      <w:pPr>
        <w:pStyle w:val="Question"/>
        <w:numPr>
          <w:ilvl w:val="0"/>
          <w:numId w:val="6"/>
        </w:numPr>
        <w:tabs>
          <w:tab w:val="left" w:pos="630"/>
          <w:tab w:val="left" w:pos="720"/>
          <w:tab w:val="left" w:pos="990"/>
        </w:tabs>
        <w:spacing w:before="100" w:line="400" w:lineRule="exact"/>
        <w:ind w:left="0" w:firstLine="634"/>
        <w:rPr>
          <w:ins w:id="1458" w:author="An Tran, ACA (BUV)" w:date="2024-09-13T18:52:00Z" w16du:dateUtc="2024-09-13T11:52:00Z"/>
          <w:rFonts w:cs="Arial"/>
          <w:szCs w:val="22"/>
        </w:rPr>
        <w:pPrChange w:id="1459" w:author="An Tran, ACA (BUV)" w:date="2024-09-13T18:52:00Z" w16du:dateUtc="2024-09-13T11:52:00Z">
          <w:pPr>
            <w:tabs>
              <w:tab w:val="left" w:pos="630"/>
              <w:tab w:val="left" w:pos="720"/>
              <w:tab w:val="left" w:pos="1080"/>
            </w:tabs>
            <w:ind w:firstLine="0"/>
          </w:pPr>
        </w:pPrChange>
      </w:pPr>
      <w:ins w:id="1460" w:author="An Tran, ACA (BUV)" w:date="2024-09-13T18:52:00Z" w16du:dateUtc="2024-09-13T11:52:00Z">
        <w:r w:rsidRPr="000C07CA">
          <w:rPr>
            <w:rFonts w:cs="Arial"/>
            <w:szCs w:val="22"/>
            <w:lang w:val="vi-VN"/>
            <w:rPrChange w:id="1461" w:author="An Tran, ACA (BUV)" w:date="2024-09-13T18:52:00Z" w16du:dateUtc="2024-09-13T11:52:00Z">
              <w:rPr>
                <w:rFonts w:cs="Arial"/>
                <w:b/>
                <w:szCs w:val="22"/>
              </w:rPr>
            </w:rPrChange>
          </w:rPr>
          <w:t xml:space="preserve">How can I obtain a confirmation letter? How long does the confirmation letter issuance process take? / </w:t>
        </w:r>
        <w:r w:rsidRPr="000C07CA">
          <w:rPr>
            <w:rFonts w:cs="Arial"/>
            <w:i/>
            <w:iCs/>
            <w:szCs w:val="22"/>
            <w:lang w:val="vi-VN"/>
            <w:rPrChange w:id="1462" w:author="An Tran, ACA (BUV)" w:date="2024-09-13T18:52:00Z" w16du:dateUtc="2024-09-13T11:52:00Z">
              <w:rPr>
                <w:rFonts w:cs="Arial"/>
                <w:b/>
                <w:szCs w:val="22"/>
              </w:rPr>
            </w:rPrChange>
          </w:rPr>
          <w:t>Làm thế nào để tôi có thể nhận được thư xác nhận sinh viên? Quy trình cấp thư xác nhận mất bao lâu?</w:t>
        </w:r>
      </w:ins>
    </w:p>
    <w:p w14:paraId="447B29BE" w14:textId="77777777" w:rsidR="000C07CA" w:rsidRDefault="000C07CA" w:rsidP="000C07CA">
      <w:pPr>
        <w:rPr>
          <w:ins w:id="1463" w:author="An Tran, ACA (BUV)" w:date="2024-09-13T18:52:00Z" w16du:dateUtc="2024-09-13T11:52:00Z"/>
          <w:rFonts w:ascii="iCiel Avenir LT Std 35 Light" w:hAnsi="iCiel Avenir LT Std 35 Light" w:cs="Arial"/>
          <w:sz w:val="22"/>
          <w:szCs w:val="22"/>
          <w:lang w:eastAsia="en-US"/>
        </w:rPr>
      </w:pPr>
      <w:ins w:id="1464" w:author="An Tran, ACA (BUV)" w:date="2024-09-13T18:52:00Z" w16du:dateUtc="2024-09-13T11:52:00Z">
        <w:r w:rsidRPr="000C07CA">
          <w:rPr>
            <w:rFonts w:ascii="iCiel Avenir LT Std 35 Light" w:hAnsi="iCiel Avenir LT Std 35 Light" w:cs="Arial"/>
            <w:sz w:val="22"/>
            <w:szCs w:val="22"/>
          </w:rPr>
          <w:t>To obtain a confirmation letter,</w:t>
        </w:r>
        <w:r>
          <w:rPr>
            <w:rFonts w:ascii="iCiel Avenir LT Std 35 Light" w:hAnsi="iCiel Avenir LT Std 35 Light" w:cs="Arial"/>
            <w:sz w:val="22"/>
            <w:szCs w:val="22"/>
          </w:rPr>
          <w:t xml:space="preserve"> </w:t>
        </w:r>
        <w:r w:rsidRPr="00B6680F">
          <w:rPr>
            <w:rFonts w:ascii="iCiel Avenir LT Std 35 Light" w:hAnsi="iCiel Avenir LT Std 35 Light" w:cs="Arial"/>
            <w:sz w:val="22"/>
            <w:szCs w:val="22"/>
            <w:lang w:val="vi-VN" w:eastAsia="en-US"/>
          </w:rPr>
          <w:t>students need to send a request to the Student Information Office via email at</w:t>
        </w:r>
        <w:r>
          <w:rPr>
            <w:rFonts w:ascii="iCiel Avenir LT Std 35 Light" w:hAnsi="iCiel Avenir LT Std 35 Light" w:cs="Arial"/>
            <w:sz w:val="22"/>
            <w:szCs w:val="22"/>
            <w:lang w:eastAsia="en-US"/>
          </w:rPr>
          <w:t xml:space="preserve"> </w:t>
        </w:r>
        <w:bookmarkStart w:id="1465" w:name="_Hlk177139866"/>
        <w:r>
          <w:fldChar w:fldCharType="begin"/>
        </w:r>
        <w:r>
          <w:instrText>HYPERLINK "mailto:studentservice@buv.edu.vn"</w:instrText>
        </w:r>
        <w:r>
          <w:fldChar w:fldCharType="separate"/>
        </w:r>
        <w:r w:rsidRPr="00941D22">
          <w:rPr>
            <w:rStyle w:val="Hyperlink"/>
            <w:rFonts w:ascii="iCiel Avenir LT Std 35 Light" w:hAnsi="iCiel Avenir LT Std 35 Light" w:cs="Arial"/>
            <w:sz w:val="22"/>
            <w:szCs w:val="22"/>
            <w:lang w:val="vi-VN" w:eastAsia="en-US"/>
          </w:rPr>
          <w:t>studentservice@buv.edu.vn</w:t>
        </w:r>
        <w:r>
          <w:rPr>
            <w:rStyle w:val="Hyperlink"/>
            <w:rFonts w:ascii="iCiel Avenir LT Std 35 Light" w:hAnsi="iCiel Avenir LT Std 35 Light" w:cs="Arial"/>
            <w:sz w:val="22"/>
            <w:szCs w:val="22"/>
            <w:lang w:val="vi-VN" w:eastAsia="en-US"/>
          </w:rPr>
          <w:fldChar w:fldCharType="end"/>
        </w:r>
        <w:bookmarkEnd w:id="1465"/>
        <w:r w:rsidRPr="00B6680F">
          <w:rPr>
            <w:rFonts w:ascii="iCiel Avenir LT Std 35 Light" w:hAnsi="iCiel Avenir LT Std 35 Light" w:cs="Arial"/>
            <w:sz w:val="22"/>
            <w:szCs w:val="22"/>
            <w:lang w:val="vi-VN" w:eastAsia="en-US"/>
          </w:rPr>
          <w:t>. The issuance process for the confirmation letter typically takes between 3 to 5 working days, depending on the specific case.</w:t>
        </w:r>
      </w:ins>
    </w:p>
    <w:p w14:paraId="24D1B4AF" w14:textId="43FD3876" w:rsidR="000C07CA" w:rsidRPr="000C07CA" w:rsidRDefault="000C07CA" w:rsidP="000C07CA">
      <w:pPr>
        <w:tabs>
          <w:tab w:val="left" w:pos="630"/>
          <w:tab w:val="left" w:pos="720"/>
          <w:tab w:val="left" w:pos="1080"/>
        </w:tabs>
        <w:ind w:firstLine="0"/>
        <w:rPr>
          <w:rFonts w:ascii="iCiel Avenir LT Std 35 Light" w:hAnsi="iCiel Avenir LT Std 35 Light" w:cs="Arial"/>
          <w:sz w:val="22"/>
          <w:szCs w:val="22"/>
          <w:rPrChange w:id="1466" w:author="An Tran, ACA (BUV)" w:date="2024-09-13T18:52:00Z" w16du:dateUtc="2024-09-13T11:52:00Z">
            <w:rPr>
              <w:rFonts w:ascii="iCiel Avenir LT Std 35 Light" w:hAnsi="iCiel Avenir LT Std 35 Light" w:cs="Arial"/>
              <w:i/>
              <w:iCs/>
              <w:sz w:val="22"/>
              <w:szCs w:val="22"/>
            </w:rPr>
          </w:rPrChange>
        </w:rPr>
      </w:pPr>
      <w:ins w:id="1467" w:author="An Tran, ACA (BUV)" w:date="2024-09-13T18:52:00Z" w16du:dateUtc="2024-09-13T11:52:00Z">
        <w:r w:rsidRPr="00B6680F">
          <w:rPr>
            <w:rFonts w:ascii="iCiel Avenir LT Std 35 Light" w:hAnsi="iCiel Avenir LT Std 35 Light"/>
            <w:i/>
            <w:iCs/>
            <w:sz w:val="22"/>
            <w:szCs w:val="22"/>
            <w:lang w:val="vi-VN"/>
          </w:rPr>
          <w:t xml:space="preserve">Để được cấp thư xác nhận, sinh viên cần gửi yêu cầu đến Phòng Thông tin Sinh viên qua địa chỉ email: </w:t>
        </w:r>
        <w:r>
          <w:fldChar w:fldCharType="begin"/>
        </w:r>
        <w:r>
          <w:instrText>HYPERLINK "mailto:studentservice@buv.edu.vn"</w:instrText>
        </w:r>
        <w:r>
          <w:fldChar w:fldCharType="separate"/>
        </w:r>
        <w:r w:rsidRPr="00B6680F">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B6680F">
          <w:rPr>
            <w:rFonts w:ascii="iCiel Avenir LT Std 35 Light" w:hAnsi="iCiel Avenir LT Std 35 Light"/>
            <w:i/>
            <w:iCs/>
            <w:sz w:val="22"/>
            <w:szCs w:val="22"/>
            <w:lang w:val="vi-VN"/>
          </w:rPr>
          <w:t>. Quy trình phát hành thư xác nhận sẽ mất từ 3 đến 5 ngày làm việc, tùy thuộc vào từng trường hợp cụ thể.</w:t>
        </w:r>
      </w:ins>
    </w:p>
    <w:p w14:paraId="0009152D" w14:textId="5036D90B"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1468" w:name="_Toc177146281"/>
      <w:r w:rsidRPr="004373E8">
        <w:rPr>
          <w:rFonts w:cs="Arial"/>
          <w:szCs w:val="22"/>
          <w:lang w:val="vi-VN"/>
        </w:rPr>
        <w:t xml:space="preserve">Why do parents and </w:t>
      </w:r>
      <w:r w:rsidR="000969A0" w:rsidRPr="004373E8">
        <w:rPr>
          <w:rFonts w:cs="Arial"/>
          <w:szCs w:val="22"/>
          <w:lang w:val="vi-VN"/>
        </w:rPr>
        <w:t>students</w:t>
      </w:r>
      <w:r w:rsidRPr="004373E8">
        <w:rPr>
          <w:rFonts w:cs="Arial"/>
          <w:szCs w:val="22"/>
          <w:lang w:val="vi-VN"/>
        </w:rPr>
        <w:t xml:space="preserve"> get </w:t>
      </w:r>
      <w:r w:rsidR="0037692E" w:rsidRPr="004373E8">
        <w:rPr>
          <w:rFonts w:cs="Arial"/>
          <w:szCs w:val="22"/>
          <w:lang w:val="vi-VN"/>
        </w:rPr>
        <w:t>warning letters</w:t>
      </w:r>
      <w:r w:rsidRPr="004373E8">
        <w:rPr>
          <w:rFonts w:cs="Arial"/>
          <w:szCs w:val="22"/>
          <w:lang w:val="vi-VN"/>
        </w:rPr>
        <w:t xml:space="preserve"> about scholarships? Does it mean the student’s scholarship is withdrawn? / </w:t>
      </w:r>
      <w:r w:rsidRPr="004373E8">
        <w:rPr>
          <w:rFonts w:cs="Arial"/>
          <w:i/>
          <w:iCs/>
          <w:szCs w:val="22"/>
          <w:lang w:val="vi-VN"/>
        </w:rPr>
        <w:t>Tại sao phụ huynh và sinh viên nhận được Thư cảnh cáo về vấn đề học bổng? Có phải thư này có nghĩa là sinh viên đã mất học bổng hay không?</w:t>
      </w:r>
      <w:bookmarkEnd w:id="1456"/>
      <w:bookmarkEnd w:id="1468"/>
    </w:p>
    <w:p w14:paraId="777E00FD"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37F8D91B" w14:textId="2FAF00BA"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Scholarship recipients will receive a Scholarship Warning letter when they have shown unsatisfactory academic performance in the most recent study period. This warning letter is also sent to the fee-payer/ parent as a notification of the situation. It does not necessarily mean the scholarship has been withdrawn. The letter only serves as a warning to both parents and student of the current situation and the student’s performance must be improved to meet the scholarship maintenance criteria or student will not be qualified for the scholarship in the next study period. Any matters that affect the student’s scholarship will be communicated with the fee-payer/parent before BUV makes any decisions on the withdrawal of the scholarship. </w:t>
      </w:r>
      <w:r w:rsidR="0026684D" w:rsidRPr="004373E8">
        <w:rPr>
          <w:rFonts w:ascii="iCiel Avenir LT Std 35 Light" w:hAnsi="iCiel Avenir LT Std 35 Light" w:cs="Arial"/>
          <w:sz w:val="22"/>
          <w:szCs w:val="22"/>
          <w:lang w:val="vi-VN"/>
        </w:rPr>
        <w:t xml:space="preserve">For more </w:t>
      </w:r>
      <w:r w:rsidR="000969A0" w:rsidRPr="004373E8">
        <w:rPr>
          <w:rFonts w:ascii="iCiel Avenir LT Std 35 Light" w:hAnsi="iCiel Avenir LT Std 35 Light" w:cs="Arial"/>
          <w:sz w:val="22"/>
          <w:szCs w:val="22"/>
          <w:lang w:val="vi-VN"/>
        </w:rPr>
        <w:t>information</w:t>
      </w:r>
      <w:r w:rsidR="0026684D" w:rsidRPr="004373E8">
        <w:rPr>
          <w:rFonts w:ascii="iCiel Avenir LT Std 35 Light" w:hAnsi="iCiel Avenir LT Std 35 Light" w:cs="Arial"/>
          <w:sz w:val="22"/>
          <w:szCs w:val="22"/>
          <w:lang w:val="vi-VN"/>
        </w:rPr>
        <w:t xml:space="preserve"> related to student’s scholarship, please contact to Central Academic Information Services </w:t>
      </w:r>
      <w:r w:rsidR="00DB7137" w:rsidRPr="004373E8">
        <w:rPr>
          <w:rFonts w:ascii="iCiel Avenir LT Std 35 Light" w:hAnsi="iCiel Avenir LT Std 35 Light" w:cs="Arial"/>
          <w:sz w:val="22"/>
          <w:szCs w:val="22"/>
          <w:lang w:val="vi-VN"/>
        </w:rPr>
        <w:t>at</w:t>
      </w:r>
      <w:r w:rsidR="0026684D" w:rsidRPr="004373E8">
        <w:rPr>
          <w:rFonts w:ascii="iCiel Avenir LT Std 35 Light" w:hAnsi="iCiel Avenir LT Std 35 Light" w:cs="Arial"/>
          <w:sz w:val="22"/>
          <w:szCs w:val="22"/>
          <w:lang w:val="vi-VN"/>
        </w:rPr>
        <w:t xml:space="preserve"> email: </w:t>
      </w:r>
      <w:hyperlink r:id="rId25" w:history="1">
        <w:r w:rsidR="0026684D" w:rsidRPr="004373E8">
          <w:rPr>
            <w:rStyle w:val="Hyperlink"/>
            <w:rFonts w:ascii="iCiel Avenir LT Std 35 Light" w:hAnsi="iCiel Avenir LT Std 35 Light" w:cs="Arial"/>
            <w:sz w:val="22"/>
            <w:szCs w:val="22"/>
            <w:lang w:val="vi-VN"/>
          </w:rPr>
          <w:t>cais@buv.edu.vn</w:t>
        </w:r>
      </w:hyperlink>
      <w:r w:rsidR="0026684D" w:rsidRPr="004373E8">
        <w:rPr>
          <w:rFonts w:ascii="iCiel Avenir LT Std 35 Light" w:hAnsi="iCiel Avenir LT Std 35 Light" w:cs="Arial"/>
          <w:sz w:val="22"/>
          <w:szCs w:val="22"/>
          <w:lang w:val="vi-VN"/>
        </w:rPr>
        <w:t xml:space="preserve"> for further support. </w:t>
      </w:r>
    </w:p>
    <w:p w14:paraId="60ADB759" w14:textId="3FCA9F69" w:rsidR="00BF43A2"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có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t qu</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p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Avenir Next LT Pro"/>
          <w:i/>
          <w:iCs/>
          <w:sz w:val="22"/>
          <w:szCs w:val="22"/>
          <w:lang w:val="vi-VN"/>
        </w:rPr>
        <w:t>ã</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vi ph</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m quy ch</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thu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ho</w:t>
      </w:r>
      <w:r w:rsidRPr="004373E8">
        <w:rPr>
          <w:rFonts w:ascii="iCiel Avenir LT Std 35 Light" w:hAnsi="iCiel Avenir LT Std 35 Light" w:cs="Calibri"/>
          <w:i/>
          <w:iCs/>
          <w:sz w:val="22"/>
          <w:szCs w:val="22"/>
          <w:lang w:val="vi-VN"/>
        </w:rPr>
        <w:t>ặ</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ỷ</w:t>
      </w:r>
      <w:r w:rsidRPr="004373E8">
        <w:rPr>
          <w:rFonts w:ascii="iCiel Avenir LT Std 35 Light" w:hAnsi="iCiel Avenir LT Std 35 Light" w:cs="Arial"/>
          <w:i/>
          <w:iCs/>
          <w:sz w:val="22"/>
          <w:szCs w:val="22"/>
          <w:lang w:val="vi-VN"/>
        </w:rPr>
        <w:t xml:space="preserve"> lu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trong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ũ</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g</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ng</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nh</w:t>
      </w:r>
      <w:r w:rsidRPr="004373E8">
        <w:rPr>
          <w:rFonts w:ascii="iCiel Avenir LT Std 35 Light" w:hAnsi="iCiel Avenir LT Std 35 Light" w:cs="Calibri"/>
          <w:i/>
          <w:iCs/>
          <w:sz w:val="22"/>
          <w:szCs w:val="22"/>
          <w:lang w:val="vi-VN"/>
        </w:rPr>
        <w:t>ằ</w:t>
      </w:r>
      <w:r w:rsidRPr="004373E8">
        <w:rPr>
          <w:rFonts w:ascii="iCiel Avenir LT Std 35 Light" w:hAnsi="iCiel Avenir LT Std 35 Light" w:cs="Arial"/>
          <w:i/>
          <w:iCs/>
          <w:sz w:val="22"/>
          <w:szCs w:val="22"/>
          <w:lang w:val="vi-VN"/>
        </w:rPr>
        <w:t>m nh</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c nh</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Avenir Next LT Pro"/>
          <w:i/>
          <w:iCs/>
          <w:sz w:val="22"/>
          <w:szCs w:val="22"/>
          <w:lang w:val="vi-VN"/>
        </w:rPr>
        <w:t>ĩ</w:t>
      </w:r>
      <w:r w:rsidRPr="004373E8">
        <w:rPr>
          <w:rFonts w:ascii="iCiel Avenir LT Std 35 Light" w:hAnsi="iCiel Avenir LT Std 35 Light" w:cs="Arial"/>
          <w:i/>
          <w:iCs/>
          <w:sz w:val="22"/>
          <w:szCs w:val="22"/>
          <w:lang w:val="vi-VN"/>
        </w:rPr>
        <w:t>a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 xml:space="preserve"> r</w:t>
      </w:r>
      <w:r w:rsidRPr="004373E8">
        <w:rPr>
          <w:rFonts w:ascii="iCiel Avenir LT Std 35 Light" w:hAnsi="iCiel Avenir LT Std 35 Light" w:cs="Avenir Next LT Pro"/>
          <w:i/>
          <w:iCs/>
          <w:sz w:val="22"/>
          <w:szCs w:val="22"/>
          <w:lang w:val="vi-VN"/>
        </w:rPr>
        <w:t>ú</w:t>
      </w:r>
      <w:r w:rsidRPr="004373E8">
        <w:rPr>
          <w:rFonts w:ascii="iCiel Avenir LT Std 35 Light" w:hAnsi="iCiel Avenir LT Std 35 Light" w:cs="Arial"/>
          <w:i/>
          <w:iCs/>
          <w:sz w:val="22"/>
          <w:szCs w:val="22"/>
          <w:lang w:val="vi-VN"/>
        </w:rPr>
        <w:t>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m</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đí</w:t>
      </w:r>
      <w:r w:rsidRPr="004373E8">
        <w:rPr>
          <w:rFonts w:ascii="iCiel Avenir LT Std 35 Light" w:hAnsi="iCiel Avenir LT Std 35 Light" w:cs="Arial"/>
          <w:i/>
          <w:iCs/>
          <w:sz w:val="22"/>
          <w:szCs w:val="22"/>
          <w:lang w:val="vi-VN"/>
        </w:rPr>
        <w:t>ch ch</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nh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th</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n</w:t>
      </w:r>
      <w:r w:rsidRPr="004373E8">
        <w:rPr>
          <w:rFonts w:ascii="iCiel Avenir LT Std 35 Light" w:hAnsi="iCiel Avenir LT Std 35 Light" w:cs="Calibri"/>
          <w:i/>
          <w:iCs/>
          <w:sz w:val="22"/>
          <w:szCs w:val="22"/>
          <w:lang w:val="vi-VN"/>
        </w:rPr>
        <w:t>ắ</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ang x</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y ra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ự</w:t>
      </w:r>
      <w:r w:rsidRPr="004373E8">
        <w:rPr>
          <w:rFonts w:ascii="iCiel Avenir LT Std 35 Light" w:hAnsi="iCiel Avenir LT Std 35 Light" w:cs="Arial"/>
          <w:i/>
          <w:iCs/>
          <w:sz w:val="22"/>
          <w:szCs w:val="22"/>
          <w:lang w:val="vi-VN"/>
        </w:rPr>
        <w:t>c hi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nh</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ng thay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i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thi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trong k</w:t>
      </w:r>
      <w:r w:rsidRPr="004373E8">
        <w:rPr>
          <w:rFonts w:ascii="iCiel Avenir LT Std 35 Light" w:hAnsi="iCiel Avenir LT Std 35 Light" w:cs="Calibri"/>
          <w:i/>
          <w:iCs/>
          <w:sz w:val="22"/>
          <w:szCs w:val="22"/>
          <w:lang w:val="vi-VN"/>
        </w:rPr>
        <w:t>ỳ</w:t>
      </w:r>
      <w:r w:rsidRPr="004373E8">
        <w:rPr>
          <w:rFonts w:ascii="iCiel Avenir LT Std 35 Light" w:hAnsi="iCiel Avenir LT Std 35 Light" w:cs="Arial"/>
          <w:i/>
          <w:iCs/>
          <w:sz w:val="22"/>
          <w:szCs w:val="22"/>
          <w:lang w:val="vi-VN"/>
        </w:rPr>
        <w:t xml:space="preserve">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k</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 ti</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p. B</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nh h</w:t>
      </w:r>
      <w:r w:rsidRPr="004373E8">
        <w:rPr>
          <w:rFonts w:ascii="iCiel Avenir LT Std 35 Light" w:hAnsi="iCiel Avenir LT Std 35 Light" w:cs="Calibri"/>
          <w:i/>
          <w:iCs/>
          <w:sz w:val="22"/>
          <w:szCs w:val="22"/>
          <w:lang w:val="vi-VN"/>
        </w:rPr>
        <w:t>ưở</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s</w:t>
      </w:r>
      <w:r w:rsidRPr="004373E8">
        <w:rPr>
          <w:rFonts w:ascii="iCiel Avenir LT Std 35 Light" w:hAnsi="iCiel Avenir LT Std 35 Light" w:cs="Calibri"/>
          <w:i/>
          <w:iCs/>
          <w:sz w:val="22"/>
          <w:szCs w:val="22"/>
          <w:lang w:val="vi-VN"/>
        </w:rPr>
        <w:t>ẽ</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th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b</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huynh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gia </w:t>
      </w:r>
      <w:r w:rsidRPr="004373E8">
        <w:rPr>
          <w:rFonts w:ascii="iCiel Avenir LT Std 35 Light" w:hAnsi="iCiel Avenir LT Std 35 Light" w:cs="Avenir Next LT Pro"/>
          <w:i/>
          <w:iCs/>
          <w:sz w:val="22"/>
          <w:szCs w:val="22"/>
          <w:lang w:val="vi-VN"/>
        </w:rPr>
        <w:t>đì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ra quy</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rút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 xml:space="preserve">ng. </w:t>
      </w:r>
      <w:r w:rsidR="0026684D" w:rsidRPr="004373E8">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hyperlink r:id="rId26" w:history="1">
        <w:r w:rsidR="0026684D" w:rsidRPr="004373E8">
          <w:rPr>
            <w:rStyle w:val="Hyperlink"/>
            <w:rFonts w:ascii="iCiel Avenir LT Std 35 Light" w:hAnsi="iCiel Avenir LT Std 35 Light" w:cs="Arial"/>
            <w:i/>
            <w:iCs/>
            <w:sz w:val="22"/>
            <w:szCs w:val="22"/>
            <w:lang w:val="vi-VN"/>
          </w:rPr>
          <w:t>cais@buv.edu.vn</w:t>
        </w:r>
      </w:hyperlink>
      <w:r w:rsidR="0026684D" w:rsidRPr="004373E8">
        <w:rPr>
          <w:rFonts w:ascii="iCiel Avenir LT Std 35 Light" w:hAnsi="iCiel Avenir LT Std 35 Light" w:cs="Arial"/>
          <w:i/>
          <w:iCs/>
          <w:sz w:val="22"/>
          <w:szCs w:val="22"/>
          <w:lang w:val="vi-VN"/>
        </w:rPr>
        <w:t xml:space="preserve"> để được hỗ trợ.</w:t>
      </w:r>
    </w:p>
    <w:p w14:paraId="0DAC6E2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469" w:name="_Toc122704313"/>
      <w:bookmarkStart w:id="1470" w:name="_Toc122704401"/>
      <w:bookmarkStart w:id="1471" w:name="_Toc123219921"/>
      <w:bookmarkStart w:id="1472" w:name="_Toc123727605"/>
      <w:bookmarkStart w:id="1473" w:name="_Toc124869215"/>
      <w:bookmarkStart w:id="1474" w:name="_Toc124869304"/>
      <w:bookmarkStart w:id="1475" w:name="_Toc125989358"/>
      <w:bookmarkStart w:id="1476" w:name="_Toc125989447"/>
      <w:bookmarkStart w:id="1477" w:name="_Toc125989536"/>
      <w:bookmarkStart w:id="1478" w:name="_Toc126311117"/>
      <w:bookmarkStart w:id="1479" w:name="_Toc126337664"/>
      <w:bookmarkStart w:id="1480" w:name="_Toc126587749"/>
      <w:bookmarkStart w:id="1481" w:name="_Toc127518376"/>
      <w:bookmarkStart w:id="1482" w:name="_Toc133507084"/>
      <w:bookmarkStart w:id="1483" w:name="_Toc133509375"/>
      <w:bookmarkStart w:id="1484" w:name="_Toc134102154"/>
      <w:bookmarkStart w:id="1485" w:name="_Toc134112896"/>
      <w:bookmarkStart w:id="1486" w:name="_Toc134113026"/>
      <w:bookmarkStart w:id="1487" w:name="_Toc140506916"/>
      <w:bookmarkStart w:id="1488" w:name="_Toc141433060"/>
      <w:bookmarkStart w:id="1489" w:name="_Toc141433161"/>
      <w:bookmarkStart w:id="1490" w:name="_Toc147758738"/>
      <w:bookmarkStart w:id="1491" w:name="_Toc149053773"/>
      <w:bookmarkStart w:id="1492" w:name="_Toc149054033"/>
      <w:bookmarkStart w:id="1493" w:name="_Toc149835181"/>
      <w:bookmarkStart w:id="1494" w:name="_Toc155774496"/>
      <w:bookmarkStart w:id="1495" w:name="_Toc158103841"/>
      <w:bookmarkStart w:id="1496" w:name="_Toc165638003"/>
      <w:bookmarkStart w:id="1497" w:name="_Toc171027496"/>
      <w:bookmarkStart w:id="1498" w:name="_Toc171027603"/>
      <w:bookmarkStart w:id="1499" w:name="_Toc171027712"/>
      <w:bookmarkStart w:id="1500" w:name="_Toc171027946"/>
      <w:bookmarkStart w:id="1501" w:name="_Toc171028053"/>
      <w:bookmarkStart w:id="1502" w:name="_Toc171028160"/>
      <w:bookmarkStart w:id="1503" w:name="_Toc171028394"/>
      <w:bookmarkStart w:id="1504" w:name="_Toc171620898"/>
      <w:bookmarkStart w:id="1505" w:name="_Toc171675057"/>
      <w:bookmarkStart w:id="1506" w:name="_Toc171675166"/>
      <w:bookmarkStart w:id="1507" w:name="_Toc172881260"/>
      <w:bookmarkStart w:id="1508" w:name="_Toc172883531"/>
      <w:bookmarkStart w:id="1509" w:name="_Toc177116615"/>
      <w:bookmarkStart w:id="1510" w:name="_Toc177119303"/>
      <w:bookmarkStart w:id="1511" w:name="_Toc177119715"/>
      <w:bookmarkStart w:id="1512" w:name="_Toc177145873"/>
      <w:bookmarkStart w:id="1513" w:name="_Toc177146282"/>
      <w:bookmarkStart w:id="1514" w:name="_Toc107324303"/>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p>
    <w:p w14:paraId="57C16E03"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515" w:name="_Toc122704314"/>
      <w:bookmarkStart w:id="1516" w:name="_Toc122704402"/>
      <w:bookmarkStart w:id="1517" w:name="_Toc123219922"/>
      <w:bookmarkStart w:id="1518" w:name="_Toc123727606"/>
      <w:bookmarkStart w:id="1519" w:name="_Toc124869216"/>
      <w:bookmarkStart w:id="1520" w:name="_Toc124869305"/>
      <w:bookmarkStart w:id="1521" w:name="_Toc125989359"/>
      <w:bookmarkStart w:id="1522" w:name="_Toc125989448"/>
      <w:bookmarkStart w:id="1523" w:name="_Toc125989537"/>
      <w:bookmarkStart w:id="1524" w:name="_Toc126311118"/>
      <w:bookmarkStart w:id="1525" w:name="_Toc126337665"/>
      <w:bookmarkStart w:id="1526" w:name="_Toc126587750"/>
      <w:bookmarkStart w:id="1527" w:name="_Toc127518377"/>
      <w:bookmarkStart w:id="1528" w:name="_Toc133507085"/>
      <w:bookmarkStart w:id="1529" w:name="_Toc133509376"/>
      <w:bookmarkStart w:id="1530" w:name="_Toc134102155"/>
      <w:bookmarkStart w:id="1531" w:name="_Toc134112897"/>
      <w:bookmarkStart w:id="1532" w:name="_Toc134113027"/>
      <w:bookmarkStart w:id="1533" w:name="_Toc140506917"/>
      <w:bookmarkStart w:id="1534" w:name="_Toc141433061"/>
      <w:bookmarkStart w:id="1535" w:name="_Toc141433162"/>
      <w:bookmarkStart w:id="1536" w:name="_Toc147758739"/>
      <w:bookmarkStart w:id="1537" w:name="_Toc149053774"/>
      <w:bookmarkStart w:id="1538" w:name="_Toc149054034"/>
      <w:bookmarkStart w:id="1539" w:name="_Toc149835182"/>
      <w:bookmarkStart w:id="1540" w:name="_Toc155774497"/>
      <w:bookmarkStart w:id="1541" w:name="_Toc158103842"/>
      <w:bookmarkStart w:id="1542" w:name="_Toc165638004"/>
      <w:bookmarkStart w:id="1543" w:name="_Toc171027497"/>
      <w:bookmarkStart w:id="1544" w:name="_Toc171027604"/>
      <w:bookmarkStart w:id="1545" w:name="_Toc171027713"/>
      <w:bookmarkStart w:id="1546" w:name="_Toc171027947"/>
      <w:bookmarkStart w:id="1547" w:name="_Toc171028054"/>
      <w:bookmarkStart w:id="1548" w:name="_Toc171028161"/>
      <w:bookmarkStart w:id="1549" w:name="_Toc171028395"/>
      <w:bookmarkStart w:id="1550" w:name="_Toc171620899"/>
      <w:bookmarkStart w:id="1551" w:name="_Toc171675058"/>
      <w:bookmarkStart w:id="1552" w:name="_Toc171675167"/>
      <w:bookmarkStart w:id="1553" w:name="_Toc172881261"/>
      <w:bookmarkStart w:id="1554" w:name="_Toc172883532"/>
      <w:bookmarkStart w:id="1555" w:name="_Toc177116616"/>
      <w:bookmarkStart w:id="1556" w:name="_Toc177119304"/>
      <w:bookmarkStart w:id="1557" w:name="_Toc177119716"/>
      <w:bookmarkStart w:id="1558" w:name="_Toc177145874"/>
      <w:bookmarkStart w:id="1559" w:name="_Toc177146283"/>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3042AC0C"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560" w:name="_Toc122704315"/>
      <w:bookmarkStart w:id="1561" w:name="_Toc122704403"/>
      <w:bookmarkStart w:id="1562" w:name="_Toc123219923"/>
      <w:bookmarkStart w:id="1563" w:name="_Toc123727607"/>
      <w:bookmarkStart w:id="1564" w:name="_Toc124869217"/>
      <w:bookmarkStart w:id="1565" w:name="_Toc124869306"/>
      <w:bookmarkStart w:id="1566" w:name="_Toc125989360"/>
      <w:bookmarkStart w:id="1567" w:name="_Toc125989449"/>
      <w:bookmarkStart w:id="1568" w:name="_Toc125989538"/>
      <w:bookmarkStart w:id="1569" w:name="_Toc126311119"/>
      <w:bookmarkStart w:id="1570" w:name="_Toc126337666"/>
      <w:bookmarkStart w:id="1571" w:name="_Toc126587751"/>
      <w:bookmarkStart w:id="1572" w:name="_Toc127518378"/>
      <w:bookmarkStart w:id="1573" w:name="_Toc133507086"/>
      <w:bookmarkStart w:id="1574" w:name="_Toc133509377"/>
      <w:bookmarkStart w:id="1575" w:name="_Toc134102156"/>
      <w:bookmarkStart w:id="1576" w:name="_Toc134112898"/>
      <w:bookmarkStart w:id="1577" w:name="_Toc134113028"/>
      <w:bookmarkStart w:id="1578" w:name="_Toc140506918"/>
      <w:bookmarkStart w:id="1579" w:name="_Toc141433062"/>
      <w:bookmarkStart w:id="1580" w:name="_Toc141433163"/>
      <w:bookmarkStart w:id="1581" w:name="_Toc147758740"/>
      <w:bookmarkStart w:id="1582" w:name="_Toc149053775"/>
      <w:bookmarkStart w:id="1583" w:name="_Toc149054035"/>
      <w:bookmarkStart w:id="1584" w:name="_Toc149835183"/>
      <w:bookmarkStart w:id="1585" w:name="_Toc155774498"/>
      <w:bookmarkStart w:id="1586" w:name="_Toc158103843"/>
      <w:bookmarkStart w:id="1587" w:name="_Toc165638005"/>
      <w:bookmarkStart w:id="1588" w:name="_Toc171027498"/>
      <w:bookmarkStart w:id="1589" w:name="_Toc171027605"/>
      <w:bookmarkStart w:id="1590" w:name="_Toc171027714"/>
      <w:bookmarkStart w:id="1591" w:name="_Toc171027948"/>
      <w:bookmarkStart w:id="1592" w:name="_Toc171028055"/>
      <w:bookmarkStart w:id="1593" w:name="_Toc171028162"/>
      <w:bookmarkStart w:id="1594" w:name="_Toc171028396"/>
      <w:bookmarkStart w:id="1595" w:name="_Toc171620900"/>
      <w:bookmarkStart w:id="1596" w:name="_Toc171675059"/>
      <w:bookmarkStart w:id="1597" w:name="_Toc171675168"/>
      <w:bookmarkStart w:id="1598" w:name="_Toc172881262"/>
      <w:bookmarkStart w:id="1599" w:name="_Toc172883533"/>
      <w:bookmarkStart w:id="1600" w:name="_Toc177116617"/>
      <w:bookmarkStart w:id="1601" w:name="_Toc177119305"/>
      <w:bookmarkStart w:id="1602" w:name="_Toc177119717"/>
      <w:bookmarkStart w:id="1603" w:name="_Toc177145875"/>
      <w:bookmarkStart w:id="1604" w:name="_Toc177146284"/>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p>
    <w:p w14:paraId="0B20EA11"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605" w:name="_Toc122704316"/>
      <w:bookmarkStart w:id="1606" w:name="_Toc122704404"/>
      <w:bookmarkStart w:id="1607" w:name="_Toc123219924"/>
      <w:bookmarkStart w:id="1608" w:name="_Toc123727608"/>
      <w:bookmarkStart w:id="1609" w:name="_Toc124869218"/>
      <w:bookmarkStart w:id="1610" w:name="_Toc124869307"/>
      <w:bookmarkStart w:id="1611" w:name="_Toc125989361"/>
      <w:bookmarkStart w:id="1612" w:name="_Toc125989450"/>
      <w:bookmarkStart w:id="1613" w:name="_Toc125989539"/>
      <w:bookmarkStart w:id="1614" w:name="_Toc126311120"/>
      <w:bookmarkStart w:id="1615" w:name="_Toc126337667"/>
      <w:bookmarkStart w:id="1616" w:name="_Toc126587752"/>
      <w:bookmarkStart w:id="1617" w:name="_Toc127518379"/>
      <w:bookmarkStart w:id="1618" w:name="_Toc133507087"/>
      <w:bookmarkStart w:id="1619" w:name="_Toc133509378"/>
      <w:bookmarkStart w:id="1620" w:name="_Toc134102157"/>
      <w:bookmarkStart w:id="1621" w:name="_Toc134112899"/>
      <w:bookmarkStart w:id="1622" w:name="_Toc134113029"/>
      <w:bookmarkStart w:id="1623" w:name="_Toc140506919"/>
      <w:bookmarkStart w:id="1624" w:name="_Toc141433063"/>
      <w:bookmarkStart w:id="1625" w:name="_Toc141433164"/>
      <w:bookmarkStart w:id="1626" w:name="_Toc147758741"/>
      <w:bookmarkStart w:id="1627" w:name="_Toc149053776"/>
      <w:bookmarkStart w:id="1628" w:name="_Toc149054036"/>
      <w:bookmarkStart w:id="1629" w:name="_Toc149835184"/>
      <w:bookmarkStart w:id="1630" w:name="_Toc155774499"/>
      <w:bookmarkStart w:id="1631" w:name="_Toc158103844"/>
      <w:bookmarkStart w:id="1632" w:name="_Toc165638006"/>
      <w:bookmarkStart w:id="1633" w:name="_Toc171027499"/>
      <w:bookmarkStart w:id="1634" w:name="_Toc171027606"/>
      <w:bookmarkStart w:id="1635" w:name="_Toc171027715"/>
      <w:bookmarkStart w:id="1636" w:name="_Toc171027949"/>
      <w:bookmarkStart w:id="1637" w:name="_Toc171028056"/>
      <w:bookmarkStart w:id="1638" w:name="_Toc171028163"/>
      <w:bookmarkStart w:id="1639" w:name="_Toc171028397"/>
      <w:bookmarkStart w:id="1640" w:name="_Toc171620901"/>
      <w:bookmarkStart w:id="1641" w:name="_Toc171675060"/>
      <w:bookmarkStart w:id="1642" w:name="_Toc171675169"/>
      <w:bookmarkStart w:id="1643" w:name="_Toc172881263"/>
      <w:bookmarkStart w:id="1644" w:name="_Toc172883534"/>
      <w:bookmarkStart w:id="1645" w:name="_Toc177116618"/>
      <w:bookmarkStart w:id="1646" w:name="_Toc177119306"/>
      <w:bookmarkStart w:id="1647" w:name="_Toc177119718"/>
      <w:bookmarkStart w:id="1648" w:name="_Toc177145876"/>
      <w:bookmarkStart w:id="1649" w:name="_Toc177146285"/>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p>
    <w:p w14:paraId="555B160B"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650" w:name="_Toc122704317"/>
      <w:bookmarkStart w:id="1651" w:name="_Toc122704405"/>
      <w:bookmarkStart w:id="1652" w:name="_Toc123219925"/>
      <w:bookmarkStart w:id="1653" w:name="_Toc123727609"/>
      <w:bookmarkStart w:id="1654" w:name="_Toc124869219"/>
      <w:bookmarkStart w:id="1655" w:name="_Toc124869308"/>
      <w:bookmarkStart w:id="1656" w:name="_Toc125989362"/>
      <w:bookmarkStart w:id="1657" w:name="_Toc125989451"/>
      <w:bookmarkStart w:id="1658" w:name="_Toc125989540"/>
      <w:bookmarkStart w:id="1659" w:name="_Toc126311121"/>
      <w:bookmarkStart w:id="1660" w:name="_Toc126337668"/>
      <w:bookmarkStart w:id="1661" w:name="_Toc126587753"/>
      <w:bookmarkStart w:id="1662" w:name="_Toc127518380"/>
      <w:bookmarkStart w:id="1663" w:name="_Toc133507088"/>
      <w:bookmarkStart w:id="1664" w:name="_Toc133509379"/>
      <w:bookmarkStart w:id="1665" w:name="_Toc134102158"/>
      <w:bookmarkStart w:id="1666" w:name="_Toc134112900"/>
      <w:bookmarkStart w:id="1667" w:name="_Toc134113030"/>
      <w:bookmarkStart w:id="1668" w:name="_Toc140506920"/>
      <w:bookmarkStart w:id="1669" w:name="_Toc141433064"/>
      <w:bookmarkStart w:id="1670" w:name="_Toc141433165"/>
      <w:bookmarkStart w:id="1671" w:name="_Toc147758742"/>
      <w:bookmarkStart w:id="1672" w:name="_Toc149053777"/>
      <w:bookmarkStart w:id="1673" w:name="_Toc149054037"/>
      <w:bookmarkStart w:id="1674" w:name="_Toc149835185"/>
      <w:bookmarkStart w:id="1675" w:name="_Toc155774500"/>
      <w:bookmarkStart w:id="1676" w:name="_Toc158103845"/>
      <w:bookmarkStart w:id="1677" w:name="_Toc165638007"/>
      <w:bookmarkStart w:id="1678" w:name="_Toc171027500"/>
      <w:bookmarkStart w:id="1679" w:name="_Toc171027607"/>
      <w:bookmarkStart w:id="1680" w:name="_Toc171027716"/>
      <w:bookmarkStart w:id="1681" w:name="_Toc171027950"/>
      <w:bookmarkStart w:id="1682" w:name="_Toc171028057"/>
      <w:bookmarkStart w:id="1683" w:name="_Toc171028164"/>
      <w:bookmarkStart w:id="1684" w:name="_Toc171028398"/>
      <w:bookmarkStart w:id="1685" w:name="_Toc171620902"/>
      <w:bookmarkStart w:id="1686" w:name="_Toc171675061"/>
      <w:bookmarkStart w:id="1687" w:name="_Toc171675170"/>
      <w:bookmarkStart w:id="1688" w:name="_Toc172881264"/>
      <w:bookmarkStart w:id="1689" w:name="_Toc172883535"/>
      <w:bookmarkStart w:id="1690" w:name="_Toc177116619"/>
      <w:bookmarkStart w:id="1691" w:name="_Toc177119307"/>
      <w:bookmarkStart w:id="1692" w:name="_Toc177119719"/>
      <w:bookmarkStart w:id="1693" w:name="_Toc177145877"/>
      <w:bookmarkStart w:id="1694" w:name="_Toc177146286"/>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4401CCE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695" w:name="_Toc122704318"/>
      <w:bookmarkStart w:id="1696" w:name="_Toc122704406"/>
      <w:bookmarkStart w:id="1697" w:name="_Toc123219926"/>
      <w:bookmarkStart w:id="1698" w:name="_Toc123727610"/>
      <w:bookmarkStart w:id="1699" w:name="_Toc124869220"/>
      <w:bookmarkStart w:id="1700" w:name="_Toc124869309"/>
      <w:bookmarkStart w:id="1701" w:name="_Toc125989363"/>
      <w:bookmarkStart w:id="1702" w:name="_Toc125989452"/>
      <w:bookmarkStart w:id="1703" w:name="_Toc125989541"/>
      <w:bookmarkStart w:id="1704" w:name="_Toc126311122"/>
      <w:bookmarkStart w:id="1705" w:name="_Toc126337669"/>
      <w:bookmarkStart w:id="1706" w:name="_Toc126587754"/>
      <w:bookmarkStart w:id="1707" w:name="_Toc127518381"/>
      <w:bookmarkStart w:id="1708" w:name="_Toc133507089"/>
      <w:bookmarkStart w:id="1709" w:name="_Toc133509380"/>
      <w:bookmarkStart w:id="1710" w:name="_Toc134102159"/>
      <w:bookmarkStart w:id="1711" w:name="_Toc134112901"/>
      <w:bookmarkStart w:id="1712" w:name="_Toc134113031"/>
      <w:bookmarkStart w:id="1713" w:name="_Toc140506921"/>
      <w:bookmarkStart w:id="1714" w:name="_Toc141433065"/>
      <w:bookmarkStart w:id="1715" w:name="_Toc141433166"/>
      <w:bookmarkStart w:id="1716" w:name="_Toc147758743"/>
      <w:bookmarkStart w:id="1717" w:name="_Toc149053778"/>
      <w:bookmarkStart w:id="1718" w:name="_Toc149054038"/>
      <w:bookmarkStart w:id="1719" w:name="_Toc149835186"/>
      <w:bookmarkStart w:id="1720" w:name="_Toc155774501"/>
      <w:bookmarkStart w:id="1721" w:name="_Toc158103846"/>
      <w:bookmarkStart w:id="1722" w:name="_Toc165638008"/>
      <w:bookmarkStart w:id="1723" w:name="_Toc171027501"/>
      <w:bookmarkStart w:id="1724" w:name="_Toc171027608"/>
      <w:bookmarkStart w:id="1725" w:name="_Toc171027717"/>
      <w:bookmarkStart w:id="1726" w:name="_Toc171027951"/>
      <w:bookmarkStart w:id="1727" w:name="_Toc171028058"/>
      <w:bookmarkStart w:id="1728" w:name="_Toc171028165"/>
      <w:bookmarkStart w:id="1729" w:name="_Toc171028399"/>
      <w:bookmarkStart w:id="1730" w:name="_Toc171620903"/>
      <w:bookmarkStart w:id="1731" w:name="_Toc171675062"/>
      <w:bookmarkStart w:id="1732" w:name="_Toc171675171"/>
      <w:bookmarkStart w:id="1733" w:name="_Toc172881265"/>
      <w:bookmarkStart w:id="1734" w:name="_Toc172883536"/>
      <w:bookmarkStart w:id="1735" w:name="_Toc177116620"/>
      <w:bookmarkStart w:id="1736" w:name="_Toc177119308"/>
      <w:bookmarkStart w:id="1737" w:name="_Toc177119720"/>
      <w:bookmarkStart w:id="1738" w:name="_Toc177145878"/>
      <w:bookmarkStart w:id="1739" w:name="_Toc177146287"/>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p>
    <w:p w14:paraId="1EBC9FF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740" w:name="_Toc122704319"/>
      <w:bookmarkStart w:id="1741" w:name="_Toc122704407"/>
      <w:bookmarkStart w:id="1742" w:name="_Toc123219927"/>
      <w:bookmarkStart w:id="1743" w:name="_Toc123727611"/>
      <w:bookmarkStart w:id="1744" w:name="_Toc124869221"/>
      <w:bookmarkStart w:id="1745" w:name="_Toc124869310"/>
      <w:bookmarkStart w:id="1746" w:name="_Toc125989364"/>
      <w:bookmarkStart w:id="1747" w:name="_Toc125989453"/>
      <w:bookmarkStart w:id="1748" w:name="_Toc125989542"/>
      <w:bookmarkStart w:id="1749" w:name="_Toc126311123"/>
      <w:bookmarkStart w:id="1750" w:name="_Toc126337670"/>
      <w:bookmarkStart w:id="1751" w:name="_Toc126587755"/>
      <w:bookmarkStart w:id="1752" w:name="_Toc127518382"/>
      <w:bookmarkStart w:id="1753" w:name="_Toc133507090"/>
      <w:bookmarkStart w:id="1754" w:name="_Toc133509381"/>
      <w:bookmarkStart w:id="1755" w:name="_Toc134102160"/>
      <w:bookmarkStart w:id="1756" w:name="_Toc134112902"/>
      <w:bookmarkStart w:id="1757" w:name="_Toc134113032"/>
      <w:bookmarkStart w:id="1758" w:name="_Toc140506922"/>
      <w:bookmarkStart w:id="1759" w:name="_Toc141433066"/>
      <w:bookmarkStart w:id="1760" w:name="_Toc141433167"/>
      <w:bookmarkStart w:id="1761" w:name="_Toc147758744"/>
      <w:bookmarkStart w:id="1762" w:name="_Toc149053779"/>
      <w:bookmarkStart w:id="1763" w:name="_Toc149054039"/>
      <w:bookmarkStart w:id="1764" w:name="_Toc149835187"/>
      <w:bookmarkStart w:id="1765" w:name="_Toc155774502"/>
      <w:bookmarkStart w:id="1766" w:name="_Toc158103847"/>
      <w:bookmarkStart w:id="1767" w:name="_Toc165638009"/>
      <w:bookmarkStart w:id="1768" w:name="_Toc171027502"/>
      <w:bookmarkStart w:id="1769" w:name="_Toc171027609"/>
      <w:bookmarkStart w:id="1770" w:name="_Toc171027718"/>
      <w:bookmarkStart w:id="1771" w:name="_Toc171027952"/>
      <w:bookmarkStart w:id="1772" w:name="_Toc171028059"/>
      <w:bookmarkStart w:id="1773" w:name="_Toc171028166"/>
      <w:bookmarkStart w:id="1774" w:name="_Toc171028400"/>
      <w:bookmarkStart w:id="1775" w:name="_Toc171620904"/>
      <w:bookmarkStart w:id="1776" w:name="_Toc171675063"/>
      <w:bookmarkStart w:id="1777" w:name="_Toc171675172"/>
      <w:bookmarkStart w:id="1778" w:name="_Toc172881266"/>
      <w:bookmarkStart w:id="1779" w:name="_Toc172883537"/>
      <w:bookmarkStart w:id="1780" w:name="_Toc177116621"/>
      <w:bookmarkStart w:id="1781" w:name="_Toc177119309"/>
      <w:bookmarkStart w:id="1782" w:name="_Toc177119721"/>
      <w:bookmarkStart w:id="1783" w:name="_Toc177145879"/>
      <w:bookmarkStart w:id="1784" w:name="_Toc177146288"/>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
    <w:p w14:paraId="6D49907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785" w:name="_Toc122704320"/>
      <w:bookmarkStart w:id="1786" w:name="_Toc122704408"/>
      <w:bookmarkStart w:id="1787" w:name="_Toc123219928"/>
      <w:bookmarkStart w:id="1788" w:name="_Toc123727612"/>
      <w:bookmarkStart w:id="1789" w:name="_Toc124869222"/>
      <w:bookmarkStart w:id="1790" w:name="_Toc124869311"/>
      <w:bookmarkStart w:id="1791" w:name="_Toc125989365"/>
      <w:bookmarkStart w:id="1792" w:name="_Toc125989454"/>
      <w:bookmarkStart w:id="1793" w:name="_Toc125989543"/>
      <w:bookmarkStart w:id="1794" w:name="_Toc126311124"/>
      <w:bookmarkStart w:id="1795" w:name="_Toc126337671"/>
      <w:bookmarkStart w:id="1796" w:name="_Toc126587756"/>
      <w:bookmarkStart w:id="1797" w:name="_Toc127518383"/>
      <w:bookmarkStart w:id="1798" w:name="_Toc133507091"/>
      <w:bookmarkStart w:id="1799" w:name="_Toc133509382"/>
      <w:bookmarkStart w:id="1800" w:name="_Toc134102161"/>
      <w:bookmarkStart w:id="1801" w:name="_Toc134112903"/>
      <w:bookmarkStart w:id="1802" w:name="_Toc134113033"/>
      <w:bookmarkStart w:id="1803" w:name="_Toc140506923"/>
      <w:bookmarkStart w:id="1804" w:name="_Toc141433067"/>
      <w:bookmarkStart w:id="1805" w:name="_Toc141433168"/>
      <w:bookmarkStart w:id="1806" w:name="_Toc147758745"/>
      <w:bookmarkStart w:id="1807" w:name="_Toc149053780"/>
      <w:bookmarkStart w:id="1808" w:name="_Toc149054040"/>
      <w:bookmarkStart w:id="1809" w:name="_Toc149835188"/>
      <w:bookmarkStart w:id="1810" w:name="_Toc155774503"/>
      <w:bookmarkStart w:id="1811" w:name="_Toc158103848"/>
      <w:bookmarkStart w:id="1812" w:name="_Toc165638010"/>
      <w:bookmarkStart w:id="1813" w:name="_Toc171027503"/>
      <w:bookmarkStart w:id="1814" w:name="_Toc171027610"/>
      <w:bookmarkStart w:id="1815" w:name="_Toc171027719"/>
      <w:bookmarkStart w:id="1816" w:name="_Toc171027953"/>
      <w:bookmarkStart w:id="1817" w:name="_Toc171028060"/>
      <w:bookmarkStart w:id="1818" w:name="_Toc171028167"/>
      <w:bookmarkStart w:id="1819" w:name="_Toc171028401"/>
      <w:bookmarkStart w:id="1820" w:name="_Toc171620905"/>
      <w:bookmarkStart w:id="1821" w:name="_Toc171675064"/>
      <w:bookmarkStart w:id="1822" w:name="_Toc171675173"/>
      <w:bookmarkStart w:id="1823" w:name="_Toc172881267"/>
      <w:bookmarkStart w:id="1824" w:name="_Toc172883538"/>
      <w:bookmarkStart w:id="1825" w:name="_Toc177116622"/>
      <w:bookmarkStart w:id="1826" w:name="_Toc177119310"/>
      <w:bookmarkStart w:id="1827" w:name="_Toc177119722"/>
      <w:bookmarkStart w:id="1828" w:name="_Toc177145880"/>
      <w:bookmarkStart w:id="1829" w:name="_Toc177146289"/>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p>
    <w:p w14:paraId="3F2DD658"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830" w:name="_Toc122704321"/>
      <w:bookmarkStart w:id="1831" w:name="_Toc122704409"/>
      <w:bookmarkStart w:id="1832" w:name="_Toc123219929"/>
      <w:bookmarkStart w:id="1833" w:name="_Toc123727613"/>
      <w:bookmarkStart w:id="1834" w:name="_Toc124869223"/>
      <w:bookmarkStart w:id="1835" w:name="_Toc124869312"/>
      <w:bookmarkStart w:id="1836" w:name="_Toc125989366"/>
      <w:bookmarkStart w:id="1837" w:name="_Toc125989455"/>
      <w:bookmarkStart w:id="1838" w:name="_Toc125989544"/>
      <w:bookmarkStart w:id="1839" w:name="_Toc126311125"/>
      <w:bookmarkStart w:id="1840" w:name="_Toc126337672"/>
      <w:bookmarkStart w:id="1841" w:name="_Toc126587757"/>
      <w:bookmarkStart w:id="1842" w:name="_Toc127518384"/>
      <w:bookmarkStart w:id="1843" w:name="_Toc133507092"/>
      <w:bookmarkStart w:id="1844" w:name="_Toc133509383"/>
      <w:bookmarkStart w:id="1845" w:name="_Toc134102162"/>
      <w:bookmarkStart w:id="1846" w:name="_Toc134112904"/>
      <w:bookmarkStart w:id="1847" w:name="_Toc134113034"/>
      <w:bookmarkStart w:id="1848" w:name="_Toc140506924"/>
      <w:bookmarkStart w:id="1849" w:name="_Toc141433068"/>
      <w:bookmarkStart w:id="1850" w:name="_Toc141433169"/>
      <w:bookmarkStart w:id="1851" w:name="_Toc147758746"/>
      <w:bookmarkStart w:id="1852" w:name="_Toc149053781"/>
      <w:bookmarkStart w:id="1853" w:name="_Toc149054041"/>
      <w:bookmarkStart w:id="1854" w:name="_Toc149835189"/>
      <w:bookmarkStart w:id="1855" w:name="_Toc155774504"/>
      <w:bookmarkStart w:id="1856" w:name="_Toc158103849"/>
      <w:bookmarkStart w:id="1857" w:name="_Toc165638011"/>
      <w:bookmarkStart w:id="1858" w:name="_Toc171027504"/>
      <w:bookmarkStart w:id="1859" w:name="_Toc171027611"/>
      <w:bookmarkStart w:id="1860" w:name="_Toc171027720"/>
      <w:bookmarkStart w:id="1861" w:name="_Toc171027954"/>
      <w:bookmarkStart w:id="1862" w:name="_Toc171028061"/>
      <w:bookmarkStart w:id="1863" w:name="_Toc171028168"/>
      <w:bookmarkStart w:id="1864" w:name="_Toc171028402"/>
      <w:bookmarkStart w:id="1865" w:name="_Toc171620906"/>
      <w:bookmarkStart w:id="1866" w:name="_Toc171675065"/>
      <w:bookmarkStart w:id="1867" w:name="_Toc171675174"/>
      <w:bookmarkStart w:id="1868" w:name="_Toc172881268"/>
      <w:bookmarkStart w:id="1869" w:name="_Toc172883539"/>
      <w:bookmarkStart w:id="1870" w:name="_Toc177116623"/>
      <w:bookmarkStart w:id="1871" w:name="_Toc177119311"/>
      <w:bookmarkStart w:id="1872" w:name="_Toc177119723"/>
      <w:bookmarkStart w:id="1873" w:name="_Toc177145881"/>
      <w:bookmarkStart w:id="1874" w:name="_Toc177146290"/>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p>
    <w:p w14:paraId="6BE10E28"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875" w:name="_Toc122704322"/>
      <w:bookmarkStart w:id="1876" w:name="_Toc122704410"/>
      <w:bookmarkStart w:id="1877" w:name="_Toc123219930"/>
      <w:bookmarkStart w:id="1878" w:name="_Toc123727614"/>
      <w:bookmarkStart w:id="1879" w:name="_Toc124869224"/>
      <w:bookmarkStart w:id="1880" w:name="_Toc124869313"/>
      <w:bookmarkStart w:id="1881" w:name="_Toc125989367"/>
      <w:bookmarkStart w:id="1882" w:name="_Toc125989456"/>
      <w:bookmarkStart w:id="1883" w:name="_Toc125989545"/>
      <w:bookmarkStart w:id="1884" w:name="_Toc126311126"/>
      <w:bookmarkStart w:id="1885" w:name="_Toc126337673"/>
      <w:bookmarkStart w:id="1886" w:name="_Toc126587758"/>
      <w:bookmarkStart w:id="1887" w:name="_Toc127518385"/>
      <w:bookmarkStart w:id="1888" w:name="_Toc133507093"/>
      <w:bookmarkStart w:id="1889" w:name="_Toc133509384"/>
      <w:bookmarkStart w:id="1890" w:name="_Toc134102163"/>
      <w:bookmarkStart w:id="1891" w:name="_Toc134112905"/>
      <w:bookmarkStart w:id="1892" w:name="_Toc134113035"/>
      <w:bookmarkStart w:id="1893" w:name="_Toc140506925"/>
      <w:bookmarkStart w:id="1894" w:name="_Toc141433069"/>
      <w:bookmarkStart w:id="1895" w:name="_Toc141433170"/>
      <w:bookmarkStart w:id="1896" w:name="_Toc147758747"/>
      <w:bookmarkStart w:id="1897" w:name="_Toc149053782"/>
      <w:bookmarkStart w:id="1898" w:name="_Toc149054042"/>
      <w:bookmarkStart w:id="1899" w:name="_Toc149835190"/>
      <w:bookmarkStart w:id="1900" w:name="_Toc155774505"/>
      <w:bookmarkStart w:id="1901" w:name="_Toc158103850"/>
      <w:bookmarkStart w:id="1902" w:name="_Toc165638012"/>
      <w:bookmarkStart w:id="1903" w:name="_Toc171027505"/>
      <w:bookmarkStart w:id="1904" w:name="_Toc171027612"/>
      <w:bookmarkStart w:id="1905" w:name="_Toc171027721"/>
      <w:bookmarkStart w:id="1906" w:name="_Toc171027955"/>
      <w:bookmarkStart w:id="1907" w:name="_Toc171028062"/>
      <w:bookmarkStart w:id="1908" w:name="_Toc171028169"/>
      <w:bookmarkStart w:id="1909" w:name="_Toc171028403"/>
      <w:bookmarkStart w:id="1910" w:name="_Toc171620907"/>
      <w:bookmarkStart w:id="1911" w:name="_Toc171675066"/>
      <w:bookmarkStart w:id="1912" w:name="_Toc171675175"/>
      <w:bookmarkStart w:id="1913" w:name="_Toc172881269"/>
      <w:bookmarkStart w:id="1914" w:name="_Toc172883540"/>
      <w:bookmarkStart w:id="1915" w:name="_Toc177116624"/>
      <w:bookmarkStart w:id="1916" w:name="_Toc177119312"/>
      <w:bookmarkStart w:id="1917" w:name="_Toc177119724"/>
      <w:bookmarkStart w:id="1918" w:name="_Toc177145882"/>
      <w:bookmarkStart w:id="1919" w:name="_Toc177146291"/>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p>
    <w:p w14:paraId="0B2A1789"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920" w:name="_Toc122704323"/>
      <w:bookmarkStart w:id="1921" w:name="_Toc122704411"/>
      <w:bookmarkStart w:id="1922" w:name="_Toc123219931"/>
      <w:bookmarkStart w:id="1923" w:name="_Toc123727615"/>
      <w:bookmarkStart w:id="1924" w:name="_Toc124869225"/>
      <w:bookmarkStart w:id="1925" w:name="_Toc124869314"/>
      <w:bookmarkStart w:id="1926" w:name="_Toc125989368"/>
      <w:bookmarkStart w:id="1927" w:name="_Toc125989457"/>
      <w:bookmarkStart w:id="1928" w:name="_Toc125989546"/>
      <w:bookmarkStart w:id="1929" w:name="_Toc126311127"/>
      <w:bookmarkStart w:id="1930" w:name="_Toc126337674"/>
      <w:bookmarkStart w:id="1931" w:name="_Toc126587759"/>
      <w:bookmarkStart w:id="1932" w:name="_Toc127518386"/>
      <w:bookmarkStart w:id="1933" w:name="_Toc133507094"/>
      <w:bookmarkStart w:id="1934" w:name="_Toc133509385"/>
      <w:bookmarkStart w:id="1935" w:name="_Toc134102164"/>
      <w:bookmarkStart w:id="1936" w:name="_Toc134112906"/>
      <w:bookmarkStart w:id="1937" w:name="_Toc134113036"/>
      <w:bookmarkStart w:id="1938" w:name="_Toc140506926"/>
      <w:bookmarkStart w:id="1939" w:name="_Toc141433070"/>
      <w:bookmarkStart w:id="1940" w:name="_Toc141433171"/>
      <w:bookmarkStart w:id="1941" w:name="_Toc147758748"/>
      <w:bookmarkStart w:id="1942" w:name="_Toc149053783"/>
      <w:bookmarkStart w:id="1943" w:name="_Toc149054043"/>
      <w:bookmarkStart w:id="1944" w:name="_Toc149835191"/>
      <w:bookmarkStart w:id="1945" w:name="_Toc155774506"/>
      <w:bookmarkStart w:id="1946" w:name="_Toc158103851"/>
      <w:bookmarkStart w:id="1947" w:name="_Toc165638013"/>
      <w:bookmarkStart w:id="1948" w:name="_Toc171027506"/>
      <w:bookmarkStart w:id="1949" w:name="_Toc171027613"/>
      <w:bookmarkStart w:id="1950" w:name="_Toc171027722"/>
      <w:bookmarkStart w:id="1951" w:name="_Toc171027956"/>
      <w:bookmarkStart w:id="1952" w:name="_Toc171028063"/>
      <w:bookmarkStart w:id="1953" w:name="_Toc171028170"/>
      <w:bookmarkStart w:id="1954" w:name="_Toc171028404"/>
      <w:bookmarkStart w:id="1955" w:name="_Toc171620908"/>
      <w:bookmarkStart w:id="1956" w:name="_Toc171675067"/>
      <w:bookmarkStart w:id="1957" w:name="_Toc171675176"/>
      <w:bookmarkStart w:id="1958" w:name="_Toc172881270"/>
      <w:bookmarkStart w:id="1959" w:name="_Toc172883541"/>
      <w:bookmarkStart w:id="1960" w:name="_Toc177116625"/>
      <w:bookmarkStart w:id="1961" w:name="_Toc177119313"/>
      <w:bookmarkStart w:id="1962" w:name="_Toc177119725"/>
      <w:bookmarkStart w:id="1963" w:name="_Toc177145883"/>
      <w:bookmarkStart w:id="1964" w:name="_Toc177146292"/>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6350F34F"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1965" w:name="_Toc122704324"/>
      <w:bookmarkStart w:id="1966" w:name="_Toc122704412"/>
      <w:bookmarkStart w:id="1967" w:name="_Toc123219932"/>
      <w:bookmarkStart w:id="1968" w:name="_Toc123727616"/>
      <w:bookmarkStart w:id="1969" w:name="_Toc124869226"/>
      <w:bookmarkStart w:id="1970" w:name="_Toc124869315"/>
      <w:bookmarkStart w:id="1971" w:name="_Toc125989369"/>
      <w:bookmarkStart w:id="1972" w:name="_Toc125989458"/>
      <w:bookmarkStart w:id="1973" w:name="_Toc125989547"/>
      <w:bookmarkStart w:id="1974" w:name="_Toc126311128"/>
      <w:bookmarkStart w:id="1975" w:name="_Toc126337675"/>
      <w:bookmarkStart w:id="1976" w:name="_Toc126587760"/>
      <w:bookmarkStart w:id="1977" w:name="_Toc127518387"/>
      <w:bookmarkStart w:id="1978" w:name="_Toc133507095"/>
      <w:bookmarkStart w:id="1979" w:name="_Toc133509386"/>
      <w:bookmarkStart w:id="1980" w:name="_Toc134102165"/>
      <w:bookmarkStart w:id="1981" w:name="_Toc134112907"/>
      <w:bookmarkStart w:id="1982" w:name="_Toc134113037"/>
      <w:bookmarkStart w:id="1983" w:name="_Toc140506927"/>
      <w:bookmarkStart w:id="1984" w:name="_Toc141433071"/>
      <w:bookmarkStart w:id="1985" w:name="_Toc141433172"/>
      <w:bookmarkStart w:id="1986" w:name="_Toc147758749"/>
      <w:bookmarkStart w:id="1987" w:name="_Toc149053784"/>
      <w:bookmarkStart w:id="1988" w:name="_Toc149054044"/>
      <w:bookmarkStart w:id="1989" w:name="_Toc149835192"/>
      <w:bookmarkStart w:id="1990" w:name="_Toc155774507"/>
      <w:bookmarkStart w:id="1991" w:name="_Toc158103852"/>
      <w:bookmarkStart w:id="1992" w:name="_Toc165638014"/>
      <w:bookmarkStart w:id="1993" w:name="_Toc171027507"/>
      <w:bookmarkStart w:id="1994" w:name="_Toc171027614"/>
      <w:bookmarkStart w:id="1995" w:name="_Toc171027723"/>
      <w:bookmarkStart w:id="1996" w:name="_Toc171027957"/>
      <w:bookmarkStart w:id="1997" w:name="_Toc171028064"/>
      <w:bookmarkStart w:id="1998" w:name="_Toc171028171"/>
      <w:bookmarkStart w:id="1999" w:name="_Toc171028405"/>
      <w:bookmarkStart w:id="2000" w:name="_Toc171620909"/>
      <w:bookmarkStart w:id="2001" w:name="_Toc171675068"/>
      <w:bookmarkStart w:id="2002" w:name="_Toc171675177"/>
      <w:bookmarkStart w:id="2003" w:name="_Toc172881271"/>
      <w:bookmarkStart w:id="2004" w:name="_Toc172883542"/>
      <w:bookmarkStart w:id="2005" w:name="_Toc177116626"/>
      <w:bookmarkStart w:id="2006" w:name="_Toc177119314"/>
      <w:bookmarkStart w:id="2007" w:name="_Toc177119726"/>
      <w:bookmarkStart w:id="2008" w:name="_Toc177145884"/>
      <w:bookmarkStart w:id="2009" w:name="_Toc177146293"/>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p>
    <w:p w14:paraId="2B6DF56E"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010" w:name="_Toc122704325"/>
      <w:bookmarkStart w:id="2011" w:name="_Toc122704413"/>
      <w:bookmarkStart w:id="2012" w:name="_Toc123219933"/>
      <w:bookmarkStart w:id="2013" w:name="_Toc123727617"/>
      <w:bookmarkStart w:id="2014" w:name="_Toc124869227"/>
      <w:bookmarkStart w:id="2015" w:name="_Toc124869316"/>
      <w:bookmarkStart w:id="2016" w:name="_Toc125989370"/>
      <w:bookmarkStart w:id="2017" w:name="_Toc125989459"/>
      <w:bookmarkStart w:id="2018" w:name="_Toc125989548"/>
      <w:bookmarkStart w:id="2019" w:name="_Toc126311129"/>
      <w:bookmarkStart w:id="2020" w:name="_Toc126337676"/>
      <w:bookmarkStart w:id="2021" w:name="_Toc126587761"/>
      <w:bookmarkStart w:id="2022" w:name="_Toc127518388"/>
      <w:bookmarkStart w:id="2023" w:name="_Toc133507096"/>
      <w:bookmarkStart w:id="2024" w:name="_Toc133509387"/>
      <w:bookmarkStart w:id="2025" w:name="_Toc134102166"/>
      <w:bookmarkStart w:id="2026" w:name="_Toc134112908"/>
      <w:bookmarkStart w:id="2027" w:name="_Toc134113038"/>
      <w:bookmarkStart w:id="2028" w:name="_Toc140506928"/>
      <w:bookmarkStart w:id="2029" w:name="_Toc141433072"/>
      <w:bookmarkStart w:id="2030" w:name="_Toc141433173"/>
      <w:bookmarkStart w:id="2031" w:name="_Toc147758750"/>
      <w:bookmarkStart w:id="2032" w:name="_Toc149053785"/>
      <w:bookmarkStart w:id="2033" w:name="_Toc149054045"/>
      <w:bookmarkStart w:id="2034" w:name="_Toc149835193"/>
      <w:bookmarkStart w:id="2035" w:name="_Toc155774508"/>
      <w:bookmarkStart w:id="2036" w:name="_Toc158103853"/>
      <w:bookmarkStart w:id="2037" w:name="_Toc165638015"/>
      <w:bookmarkStart w:id="2038" w:name="_Toc171027508"/>
      <w:bookmarkStart w:id="2039" w:name="_Toc171027615"/>
      <w:bookmarkStart w:id="2040" w:name="_Toc171027724"/>
      <w:bookmarkStart w:id="2041" w:name="_Toc171027958"/>
      <w:bookmarkStart w:id="2042" w:name="_Toc171028065"/>
      <w:bookmarkStart w:id="2043" w:name="_Toc171028172"/>
      <w:bookmarkStart w:id="2044" w:name="_Toc171028406"/>
      <w:bookmarkStart w:id="2045" w:name="_Toc171620910"/>
      <w:bookmarkStart w:id="2046" w:name="_Toc171675069"/>
      <w:bookmarkStart w:id="2047" w:name="_Toc171675178"/>
      <w:bookmarkStart w:id="2048" w:name="_Toc172881272"/>
      <w:bookmarkStart w:id="2049" w:name="_Toc172883543"/>
      <w:bookmarkStart w:id="2050" w:name="_Toc177116627"/>
      <w:bookmarkStart w:id="2051" w:name="_Toc177119315"/>
      <w:bookmarkStart w:id="2052" w:name="_Toc177119727"/>
      <w:bookmarkStart w:id="2053" w:name="_Toc177145885"/>
      <w:bookmarkStart w:id="2054" w:name="_Toc177146294"/>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p>
    <w:p w14:paraId="61546BE5"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055" w:name="_Toc122704326"/>
      <w:bookmarkStart w:id="2056" w:name="_Toc122704414"/>
      <w:bookmarkStart w:id="2057" w:name="_Toc123219934"/>
      <w:bookmarkStart w:id="2058" w:name="_Toc123727618"/>
      <w:bookmarkStart w:id="2059" w:name="_Toc124869228"/>
      <w:bookmarkStart w:id="2060" w:name="_Toc124869317"/>
      <w:bookmarkStart w:id="2061" w:name="_Toc125989371"/>
      <w:bookmarkStart w:id="2062" w:name="_Toc125989460"/>
      <w:bookmarkStart w:id="2063" w:name="_Toc125989549"/>
      <w:bookmarkStart w:id="2064" w:name="_Toc126311130"/>
      <w:bookmarkStart w:id="2065" w:name="_Toc126337677"/>
      <w:bookmarkStart w:id="2066" w:name="_Toc126587762"/>
      <w:bookmarkStart w:id="2067" w:name="_Toc127518389"/>
      <w:bookmarkStart w:id="2068" w:name="_Toc133507097"/>
      <w:bookmarkStart w:id="2069" w:name="_Toc133509388"/>
      <w:bookmarkStart w:id="2070" w:name="_Toc134102167"/>
      <w:bookmarkStart w:id="2071" w:name="_Toc134112909"/>
      <w:bookmarkStart w:id="2072" w:name="_Toc134113039"/>
      <w:bookmarkStart w:id="2073" w:name="_Toc140506929"/>
      <w:bookmarkStart w:id="2074" w:name="_Toc141433073"/>
      <w:bookmarkStart w:id="2075" w:name="_Toc141433174"/>
      <w:bookmarkStart w:id="2076" w:name="_Toc147758751"/>
      <w:bookmarkStart w:id="2077" w:name="_Toc149053786"/>
      <w:bookmarkStart w:id="2078" w:name="_Toc149054046"/>
      <w:bookmarkStart w:id="2079" w:name="_Toc149835194"/>
      <w:bookmarkStart w:id="2080" w:name="_Toc155774509"/>
      <w:bookmarkStart w:id="2081" w:name="_Toc158103854"/>
      <w:bookmarkStart w:id="2082" w:name="_Toc165638016"/>
      <w:bookmarkStart w:id="2083" w:name="_Toc171027509"/>
      <w:bookmarkStart w:id="2084" w:name="_Toc171027616"/>
      <w:bookmarkStart w:id="2085" w:name="_Toc171027725"/>
      <w:bookmarkStart w:id="2086" w:name="_Toc171027959"/>
      <w:bookmarkStart w:id="2087" w:name="_Toc171028066"/>
      <w:bookmarkStart w:id="2088" w:name="_Toc171028173"/>
      <w:bookmarkStart w:id="2089" w:name="_Toc171028407"/>
      <w:bookmarkStart w:id="2090" w:name="_Toc171620911"/>
      <w:bookmarkStart w:id="2091" w:name="_Toc171675070"/>
      <w:bookmarkStart w:id="2092" w:name="_Toc171675179"/>
      <w:bookmarkStart w:id="2093" w:name="_Toc172881273"/>
      <w:bookmarkStart w:id="2094" w:name="_Toc172883544"/>
      <w:bookmarkStart w:id="2095" w:name="_Toc177116628"/>
      <w:bookmarkStart w:id="2096" w:name="_Toc177119316"/>
      <w:bookmarkStart w:id="2097" w:name="_Toc177119728"/>
      <w:bookmarkStart w:id="2098" w:name="_Toc177145886"/>
      <w:bookmarkStart w:id="2099" w:name="_Toc177146295"/>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p>
    <w:p w14:paraId="0F71FFBA"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100" w:name="_Toc122704327"/>
      <w:bookmarkStart w:id="2101" w:name="_Toc122704415"/>
      <w:bookmarkStart w:id="2102" w:name="_Toc123219935"/>
      <w:bookmarkStart w:id="2103" w:name="_Toc123727619"/>
      <w:bookmarkStart w:id="2104" w:name="_Toc124869229"/>
      <w:bookmarkStart w:id="2105" w:name="_Toc124869318"/>
      <w:bookmarkStart w:id="2106" w:name="_Toc125989372"/>
      <w:bookmarkStart w:id="2107" w:name="_Toc125989461"/>
      <w:bookmarkStart w:id="2108" w:name="_Toc125989550"/>
      <w:bookmarkStart w:id="2109" w:name="_Toc126311131"/>
      <w:bookmarkStart w:id="2110" w:name="_Toc126337678"/>
      <w:bookmarkStart w:id="2111" w:name="_Toc126587763"/>
      <w:bookmarkStart w:id="2112" w:name="_Toc127518390"/>
      <w:bookmarkStart w:id="2113" w:name="_Toc133507098"/>
      <w:bookmarkStart w:id="2114" w:name="_Toc133509389"/>
      <w:bookmarkStart w:id="2115" w:name="_Toc134102168"/>
      <w:bookmarkStart w:id="2116" w:name="_Toc134112910"/>
      <w:bookmarkStart w:id="2117" w:name="_Toc134113040"/>
      <w:bookmarkStart w:id="2118" w:name="_Toc140506930"/>
      <w:bookmarkStart w:id="2119" w:name="_Toc141433074"/>
      <w:bookmarkStart w:id="2120" w:name="_Toc141433175"/>
      <w:bookmarkStart w:id="2121" w:name="_Toc147758752"/>
      <w:bookmarkStart w:id="2122" w:name="_Toc149053787"/>
      <w:bookmarkStart w:id="2123" w:name="_Toc149054047"/>
      <w:bookmarkStart w:id="2124" w:name="_Toc149835195"/>
      <w:bookmarkStart w:id="2125" w:name="_Toc155774510"/>
      <w:bookmarkStart w:id="2126" w:name="_Toc158103855"/>
      <w:bookmarkStart w:id="2127" w:name="_Toc165638017"/>
      <w:bookmarkStart w:id="2128" w:name="_Toc171027510"/>
      <w:bookmarkStart w:id="2129" w:name="_Toc171027617"/>
      <w:bookmarkStart w:id="2130" w:name="_Toc171027726"/>
      <w:bookmarkStart w:id="2131" w:name="_Toc171027960"/>
      <w:bookmarkStart w:id="2132" w:name="_Toc171028067"/>
      <w:bookmarkStart w:id="2133" w:name="_Toc171028174"/>
      <w:bookmarkStart w:id="2134" w:name="_Toc171028408"/>
      <w:bookmarkStart w:id="2135" w:name="_Toc171620912"/>
      <w:bookmarkStart w:id="2136" w:name="_Toc171675071"/>
      <w:bookmarkStart w:id="2137" w:name="_Toc171675180"/>
      <w:bookmarkStart w:id="2138" w:name="_Toc172881274"/>
      <w:bookmarkStart w:id="2139" w:name="_Toc172883545"/>
      <w:bookmarkStart w:id="2140" w:name="_Toc177116629"/>
      <w:bookmarkStart w:id="2141" w:name="_Toc177119317"/>
      <w:bookmarkStart w:id="2142" w:name="_Toc177119729"/>
      <w:bookmarkStart w:id="2143" w:name="_Toc177145887"/>
      <w:bookmarkStart w:id="2144" w:name="_Toc177146296"/>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p>
    <w:p w14:paraId="0B172861" w14:textId="77777777" w:rsidR="00B34AD5" w:rsidRPr="004373E8"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145" w:name="_Toc122704328"/>
      <w:bookmarkStart w:id="2146" w:name="_Toc122704416"/>
      <w:bookmarkStart w:id="2147" w:name="_Toc123219936"/>
      <w:bookmarkStart w:id="2148" w:name="_Toc123727620"/>
      <w:bookmarkStart w:id="2149" w:name="_Toc124869230"/>
      <w:bookmarkStart w:id="2150" w:name="_Toc124869319"/>
      <w:bookmarkStart w:id="2151" w:name="_Toc125989373"/>
      <w:bookmarkStart w:id="2152" w:name="_Toc125989462"/>
      <w:bookmarkStart w:id="2153" w:name="_Toc125989551"/>
      <w:bookmarkStart w:id="2154" w:name="_Toc126311132"/>
      <w:bookmarkStart w:id="2155" w:name="_Toc126337679"/>
      <w:bookmarkStart w:id="2156" w:name="_Toc126587764"/>
      <w:bookmarkStart w:id="2157" w:name="_Toc127518391"/>
      <w:bookmarkStart w:id="2158" w:name="_Toc133507099"/>
      <w:bookmarkStart w:id="2159" w:name="_Toc133509390"/>
      <w:bookmarkStart w:id="2160" w:name="_Toc134102169"/>
      <w:bookmarkStart w:id="2161" w:name="_Toc134112911"/>
      <w:bookmarkStart w:id="2162" w:name="_Toc134113041"/>
      <w:bookmarkStart w:id="2163" w:name="_Toc140506931"/>
      <w:bookmarkStart w:id="2164" w:name="_Toc141433075"/>
      <w:bookmarkStart w:id="2165" w:name="_Toc141433176"/>
      <w:bookmarkStart w:id="2166" w:name="_Toc147758753"/>
      <w:bookmarkStart w:id="2167" w:name="_Toc149053788"/>
      <w:bookmarkStart w:id="2168" w:name="_Toc149054048"/>
      <w:bookmarkStart w:id="2169" w:name="_Toc149835196"/>
      <w:bookmarkStart w:id="2170" w:name="_Toc155774511"/>
      <w:bookmarkStart w:id="2171" w:name="_Toc158103856"/>
      <w:bookmarkStart w:id="2172" w:name="_Toc165638018"/>
      <w:bookmarkStart w:id="2173" w:name="_Toc171027511"/>
      <w:bookmarkStart w:id="2174" w:name="_Toc171027618"/>
      <w:bookmarkStart w:id="2175" w:name="_Toc171027727"/>
      <w:bookmarkStart w:id="2176" w:name="_Toc171027961"/>
      <w:bookmarkStart w:id="2177" w:name="_Toc171028068"/>
      <w:bookmarkStart w:id="2178" w:name="_Toc171028175"/>
      <w:bookmarkStart w:id="2179" w:name="_Toc171028409"/>
      <w:bookmarkStart w:id="2180" w:name="_Toc171620913"/>
      <w:bookmarkStart w:id="2181" w:name="_Toc171675072"/>
      <w:bookmarkStart w:id="2182" w:name="_Toc171675181"/>
      <w:bookmarkStart w:id="2183" w:name="_Toc172881275"/>
      <w:bookmarkStart w:id="2184" w:name="_Toc172883546"/>
      <w:bookmarkStart w:id="2185" w:name="_Toc177116630"/>
      <w:bookmarkStart w:id="2186" w:name="_Toc177119318"/>
      <w:bookmarkStart w:id="2187" w:name="_Toc177119730"/>
      <w:bookmarkStart w:id="2188" w:name="_Toc177145888"/>
      <w:bookmarkStart w:id="2189" w:name="_Toc177146297"/>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p>
    <w:p w14:paraId="035FC9AC" w14:textId="432D53F5"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190" w:name="_Toc177146298"/>
      <w:r w:rsidRPr="004373E8">
        <w:rPr>
          <w:rFonts w:cs="Arial"/>
          <w:szCs w:val="22"/>
          <w:lang w:val="vi-VN"/>
        </w:rPr>
        <w:t xml:space="preserve">Where do I get student’s scholarship maintenance criteria? / </w:t>
      </w:r>
      <w:r w:rsidRPr="004373E8">
        <w:rPr>
          <w:rFonts w:cs="Arial"/>
          <w:i/>
          <w:iCs/>
          <w:szCs w:val="22"/>
          <w:lang w:val="vi-VN"/>
        </w:rPr>
        <w:t>Phụ huynh và gia đình có thể xem điều kiện học bổng của sinh viên ở đâu?</w:t>
      </w:r>
      <w:bookmarkEnd w:id="1514"/>
      <w:bookmarkEnd w:id="2190"/>
    </w:p>
    <w:p w14:paraId="0CC87406"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0117C7ED" w14:textId="3CFAB393" w:rsidR="00BF43A2" w:rsidRPr="004373E8"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4373E8">
        <w:rPr>
          <w:rFonts w:ascii="iCiel Avenir LT Std 35 Light" w:hAnsi="iCiel Avenir LT Std 35 Light" w:cs="Arial"/>
          <w:sz w:val="22"/>
          <w:szCs w:val="22"/>
          <w:lang w:val="vi-VN"/>
        </w:rPr>
        <w:t xml:space="preserve">Prior to receiving the scholarship, students are required to complete a Scholarship Acceptance Form – Terms and Conditions. It is highly recommended that students keep a copy of this form after signing so they can refer to it when needed. Alternatively, students can contact their Admission Advisor for the maintenance criteria of their scholarship if necessary. </w:t>
      </w:r>
      <w:r w:rsidR="00692FC6" w:rsidRPr="004373E8">
        <w:rPr>
          <w:rFonts w:ascii="iCiel Avenir LT Std 35 Light" w:hAnsi="iCiel Avenir LT Std 35 Light" w:cs="Arial"/>
          <w:sz w:val="22"/>
          <w:szCs w:val="22"/>
          <w:lang w:val="vi-VN"/>
        </w:rPr>
        <w:t xml:space="preserve">For more </w:t>
      </w:r>
      <w:r w:rsidR="00AC0151" w:rsidRPr="004373E8">
        <w:rPr>
          <w:rFonts w:ascii="iCiel Avenir LT Std 35 Light" w:hAnsi="iCiel Avenir LT Std 35 Light" w:cs="Arial"/>
          <w:sz w:val="22"/>
          <w:szCs w:val="22"/>
          <w:lang w:val="vi-VN"/>
        </w:rPr>
        <w:t>information</w:t>
      </w:r>
      <w:r w:rsidR="00692FC6" w:rsidRPr="004373E8">
        <w:rPr>
          <w:rFonts w:ascii="iCiel Avenir LT Std 35 Light" w:hAnsi="iCiel Avenir LT Std 35 Light" w:cs="Arial"/>
          <w:sz w:val="22"/>
          <w:szCs w:val="22"/>
          <w:lang w:val="vi-VN"/>
        </w:rPr>
        <w:t xml:space="preserve"> related to student’s scholarship, please contact to Central Academic Information Services at email: </w:t>
      </w:r>
      <w:hyperlink r:id="rId27" w:history="1">
        <w:r w:rsidR="00692FC6" w:rsidRPr="004373E8">
          <w:rPr>
            <w:rStyle w:val="Hyperlink"/>
            <w:rFonts w:ascii="iCiel Avenir LT Std 35 Light" w:hAnsi="iCiel Avenir LT Std 35 Light" w:cs="Arial"/>
            <w:sz w:val="22"/>
            <w:szCs w:val="22"/>
            <w:lang w:val="vi-VN"/>
          </w:rPr>
          <w:t>cais@buv.edu.vn</w:t>
        </w:r>
      </w:hyperlink>
      <w:r w:rsidR="00692FC6" w:rsidRPr="004373E8">
        <w:rPr>
          <w:rFonts w:ascii="iCiel Avenir LT Std 35 Light" w:hAnsi="iCiel Avenir LT Std 35 Light" w:cs="Arial"/>
          <w:sz w:val="22"/>
          <w:szCs w:val="22"/>
          <w:lang w:val="vi-VN"/>
        </w:rPr>
        <w:t xml:space="preserve"> for further support. </w:t>
      </w:r>
    </w:p>
    <w:p w14:paraId="049BEED4" w14:textId="39558FD4" w:rsidR="001A0718" w:rsidRPr="004373E8" w:rsidRDefault="00BF43A2" w:rsidP="003E1B62">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Tr</w:t>
      </w:r>
      <w:r w:rsidRPr="004373E8">
        <w:rPr>
          <w:rFonts w:ascii="iCiel Avenir LT Std 35 Light" w:hAnsi="iCiel Avenir LT Std 35 Light" w:cs="Calibri"/>
          <w:i/>
          <w:iCs/>
          <w:sz w:val="22"/>
          <w:szCs w:val="22"/>
          <w:lang w:val="vi-VN"/>
        </w:rPr>
        <w:t>ướ</w:t>
      </w:r>
      <w:r w:rsidRPr="004373E8">
        <w:rPr>
          <w:rFonts w:ascii="iCiel Avenir LT Std 35 Light" w:hAnsi="iCiel Avenir LT Std 35 Light" w:cs="Arial"/>
          <w:i/>
          <w:iCs/>
          <w:sz w:val="22"/>
          <w:szCs w:val="22"/>
          <w:lang w:val="vi-VN"/>
        </w:rPr>
        <w:t>c khi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đã</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y</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u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u k</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gi</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ồ</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ý</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tho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 xml:space="preserve"> thu</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kho</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cho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Calibri"/>
          <w:i/>
          <w:iCs/>
          <w:sz w:val="22"/>
          <w:szCs w:val="22"/>
          <w:lang w:val="vi-VN"/>
        </w:rPr>
        <w:t>ầ</w:t>
      </w:r>
      <w:r w:rsidRPr="004373E8">
        <w:rPr>
          <w:rFonts w:ascii="iCiel Avenir LT Std 35 Light" w:hAnsi="iCiel Avenir LT Std 35 Light" w:cs="Arial"/>
          <w:i/>
          <w:iCs/>
          <w:sz w:val="22"/>
          <w:szCs w:val="22"/>
          <w:lang w:val="vi-VN"/>
        </w:rPr>
        <w:t>n gi</w:t>
      </w:r>
      <w:r w:rsidRPr="004373E8">
        <w:rPr>
          <w:rFonts w:ascii="iCiel Avenir LT Std 35 Light" w:hAnsi="iCiel Avenir LT Std 35 Light" w:cs="Calibri"/>
          <w:i/>
          <w:iCs/>
          <w:sz w:val="22"/>
          <w:szCs w:val="22"/>
          <w:lang w:val="vi-VN"/>
        </w:rPr>
        <w:t>ữ</w:t>
      </w:r>
      <w:r w:rsidRPr="004373E8">
        <w:rPr>
          <w:rFonts w:ascii="iCiel Avenir LT Std 35 Light" w:hAnsi="iCiel Avenir LT Std 35 Light" w:cs="Arial"/>
          <w:i/>
          <w:iCs/>
          <w:sz w:val="22"/>
          <w:szCs w:val="22"/>
          <w:lang w:val="vi-VN"/>
        </w:rPr>
        <w:t xml:space="preserve"> m</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t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sao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v</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ti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tra c</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u sau n</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Trong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h</w:t>
      </w:r>
      <w:r w:rsidRPr="004373E8">
        <w:rPr>
          <w:rFonts w:ascii="iCiel Avenir LT Std 35 Light" w:hAnsi="iCiel Avenir LT Std 35 Light" w:cs="Calibri"/>
          <w:i/>
          <w:iCs/>
          <w:sz w:val="22"/>
          <w:szCs w:val="22"/>
          <w:lang w:val="vi-VN"/>
        </w:rPr>
        <w:t>ợ</w:t>
      </w:r>
      <w:r w:rsidRPr="004373E8">
        <w:rPr>
          <w:rFonts w:ascii="iCiel Avenir LT Std 35 Light" w:hAnsi="iCiel Avenir LT Std 35 Light" w:cs="Arial"/>
          <w:i/>
          <w:iCs/>
          <w:sz w:val="22"/>
          <w:szCs w:val="22"/>
          <w:lang w:val="vi-VN"/>
        </w:rPr>
        <w:t>p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b</w:t>
      </w:r>
      <w:r w:rsidRPr="004373E8">
        <w:rPr>
          <w:rFonts w:ascii="iCiel Avenir LT Std 35 Light" w:hAnsi="iCiel Avenir LT Std 35 Light" w:cs="Calibri"/>
          <w:i/>
          <w:iCs/>
          <w:sz w:val="22"/>
          <w:szCs w:val="22"/>
          <w:lang w:val="vi-VN"/>
        </w:rPr>
        <w:t>ả</w:t>
      </w:r>
      <w:r w:rsidRPr="004373E8">
        <w:rPr>
          <w:rFonts w:ascii="iCiel Avenir LT Std 35 Light" w:hAnsi="iCiel Avenir LT Std 35 Light" w:cs="Arial"/>
          <w:i/>
          <w:iCs/>
          <w:sz w:val="22"/>
          <w:szCs w:val="22"/>
          <w:lang w:val="vi-VN"/>
        </w:rPr>
        <w:t>n sao,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li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c v</w:t>
      </w:r>
      <w:r w:rsidRPr="004373E8">
        <w:rPr>
          <w:rFonts w:ascii="iCiel Avenir LT Std 35 Light" w:hAnsi="iCiel Avenir LT Std 35 Light" w:cs="Calibri"/>
          <w:i/>
          <w:iCs/>
          <w:sz w:val="22"/>
          <w:szCs w:val="22"/>
          <w:lang w:val="vi-VN"/>
        </w:rPr>
        <w:t>ớ</w:t>
      </w:r>
      <w:r w:rsidRPr="004373E8">
        <w:rPr>
          <w:rFonts w:ascii="iCiel Avenir LT Std 35 Light" w:hAnsi="iCiel Avenir LT Std 35 Light" w:cs="Arial"/>
          <w:i/>
          <w:iCs/>
          <w:sz w:val="22"/>
          <w:szCs w:val="22"/>
          <w:lang w:val="vi-VN"/>
        </w:rPr>
        <w:t>i nh</w:t>
      </w:r>
      <w:r w:rsidRPr="004373E8">
        <w:rPr>
          <w:rFonts w:ascii="iCiel Avenir LT Std 35 Light" w:hAnsi="iCiel Avenir LT Std 35 Light" w:cs="Avenir Next LT Pro"/>
          <w:i/>
          <w:iCs/>
          <w:sz w:val="22"/>
          <w:szCs w:val="22"/>
          <w:lang w:val="vi-VN"/>
        </w:rPr>
        <w:t>â</w:t>
      </w:r>
      <w:r w:rsidRPr="004373E8">
        <w:rPr>
          <w:rFonts w:ascii="iCiel Avenir LT Std 35 Light" w:hAnsi="iCiel Avenir LT Std 35 Light" w:cs="Arial"/>
          <w:i/>
          <w:iCs/>
          <w:sz w:val="22"/>
          <w:szCs w:val="22"/>
          <w:lang w:val="vi-VN"/>
        </w:rPr>
        <w:t>n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T</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n tuy</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n sinh ph</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nh</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 xml:space="preserve">n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danh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ch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ki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n cho h</w:t>
      </w:r>
      <w:r w:rsidRPr="004373E8">
        <w:rPr>
          <w:rFonts w:ascii="iCiel Avenir LT Std 35 Light" w:hAnsi="iCiel Avenir LT Std 35 Light" w:cs="Calibri"/>
          <w:i/>
          <w:iCs/>
          <w:sz w:val="22"/>
          <w:szCs w:val="22"/>
          <w:lang w:val="vi-VN"/>
        </w:rPr>
        <w:t>ọ</w:t>
      </w:r>
      <w:r w:rsidRPr="004373E8">
        <w:rPr>
          <w:rFonts w:ascii="iCiel Avenir LT Std 35 Light" w:hAnsi="iCiel Avenir LT Std 35 Light" w:cs="Arial"/>
          <w:i/>
          <w:iCs/>
          <w:sz w:val="22"/>
          <w:szCs w:val="22"/>
          <w:lang w:val="vi-VN"/>
        </w:rPr>
        <w:t>c b</w:t>
      </w:r>
      <w:r w:rsidRPr="004373E8">
        <w:rPr>
          <w:rFonts w:ascii="iCiel Avenir LT Std 35 Light" w:hAnsi="iCiel Avenir LT Std 35 Light" w:cs="Calibri"/>
          <w:i/>
          <w:iCs/>
          <w:sz w:val="22"/>
          <w:szCs w:val="22"/>
          <w:lang w:val="vi-VN"/>
        </w:rPr>
        <w:t>ổ</w:t>
      </w:r>
      <w:r w:rsidRPr="004373E8">
        <w:rPr>
          <w:rFonts w:ascii="iCiel Avenir LT Std 35 Light" w:hAnsi="iCiel Avenir LT Std 35 Light" w:cs="Arial"/>
          <w:i/>
          <w:iCs/>
          <w:sz w:val="22"/>
          <w:szCs w:val="22"/>
          <w:lang w:val="vi-VN"/>
        </w:rPr>
        <w:t>ng t</w:t>
      </w:r>
      <w:r w:rsidRPr="004373E8">
        <w:rPr>
          <w:rFonts w:ascii="iCiel Avenir LT Std 35 Light" w:hAnsi="iCiel Avenir LT Std 35 Light" w:cs="Calibri"/>
          <w:i/>
          <w:iCs/>
          <w:sz w:val="22"/>
          <w:szCs w:val="22"/>
          <w:lang w:val="vi-VN"/>
        </w:rPr>
        <w:t>ươ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n. </w:t>
      </w:r>
      <w:r w:rsidR="00692FC6" w:rsidRPr="004373E8">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hyperlink r:id="rId28" w:history="1">
        <w:r w:rsidR="00692FC6" w:rsidRPr="004373E8">
          <w:rPr>
            <w:rStyle w:val="Hyperlink"/>
            <w:rFonts w:ascii="iCiel Avenir LT Std 35 Light" w:hAnsi="iCiel Avenir LT Std 35 Light" w:cs="Arial"/>
            <w:i/>
            <w:iCs/>
            <w:sz w:val="22"/>
            <w:szCs w:val="22"/>
            <w:lang w:val="vi-VN"/>
          </w:rPr>
          <w:t>cais@buv.edu.vn</w:t>
        </w:r>
      </w:hyperlink>
      <w:r w:rsidR="00692FC6" w:rsidRPr="004373E8">
        <w:rPr>
          <w:rFonts w:ascii="iCiel Avenir LT Std 35 Light" w:hAnsi="iCiel Avenir LT Std 35 Light" w:cs="Arial"/>
          <w:i/>
          <w:iCs/>
          <w:sz w:val="22"/>
          <w:szCs w:val="22"/>
          <w:lang w:val="vi-VN"/>
        </w:rPr>
        <w:t xml:space="preserve"> để được hỗ trợ.</w:t>
      </w:r>
    </w:p>
    <w:p w14:paraId="048428CE" w14:textId="0CB9BA87" w:rsidR="00BF43A2" w:rsidRPr="004373E8" w:rsidRDefault="00BF43A2" w:rsidP="00D85019">
      <w:pPr>
        <w:pStyle w:val="Question"/>
        <w:numPr>
          <w:ilvl w:val="0"/>
          <w:numId w:val="6"/>
        </w:numPr>
        <w:tabs>
          <w:tab w:val="left" w:pos="630"/>
          <w:tab w:val="left" w:pos="720"/>
          <w:tab w:val="left" w:pos="990"/>
        </w:tabs>
        <w:spacing w:before="100" w:line="400" w:lineRule="exact"/>
        <w:ind w:left="0" w:firstLine="634"/>
        <w:rPr>
          <w:rFonts w:cs="Arial"/>
          <w:i/>
          <w:iCs/>
          <w:szCs w:val="22"/>
          <w:lang w:val="vi-VN"/>
        </w:rPr>
      </w:pPr>
      <w:bookmarkStart w:id="2191" w:name="_Toc107324305"/>
      <w:bookmarkStart w:id="2192" w:name="_Toc177146299"/>
      <w:r w:rsidRPr="004373E8">
        <w:rPr>
          <w:rFonts w:cs="Arial"/>
          <w:szCs w:val="22"/>
          <w:lang w:val="vi-VN"/>
        </w:rPr>
        <w:t xml:space="preserve">How do students have lunch at BUV if they have to study a full day? / </w:t>
      </w:r>
      <w:r w:rsidRPr="004373E8">
        <w:rPr>
          <w:rFonts w:cs="Arial"/>
          <w:i/>
          <w:iCs/>
          <w:szCs w:val="22"/>
          <w:lang w:val="vi-VN"/>
        </w:rPr>
        <w:t>Sinh viên có thể ăn trưa ở đâu trong những ngày có lịch học cả ngày tại trường?</w:t>
      </w:r>
      <w:bookmarkEnd w:id="2191"/>
      <w:bookmarkEnd w:id="2192"/>
    </w:p>
    <w:p w14:paraId="5D1E2729"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58FD15F3" w14:textId="77777777" w:rsidR="007C590E" w:rsidRPr="004373E8" w:rsidRDefault="007C590E" w:rsidP="003E1B62">
      <w:pPr>
        <w:pStyle w:val="ListParagraph"/>
        <w:shd w:val="clear" w:color="auto" w:fill="FFFFFF" w:themeFill="background1"/>
        <w:tabs>
          <w:tab w:val="left" w:pos="630"/>
          <w:tab w:val="left" w:pos="720"/>
          <w:tab w:val="left" w:pos="1080"/>
        </w:tabs>
        <w:ind w:left="0" w:firstLine="0"/>
        <w:contextualSpacing w:val="0"/>
        <w:rPr>
          <w:rFonts w:ascii="iCiel Avenir LT Std 35 Light" w:hAnsi="iCiel Avenir LT Std 35 Light" w:cs="Arial"/>
          <w:b/>
          <w:bCs/>
          <w:sz w:val="22"/>
          <w:szCs w:val="22"/>
          <w:u w:val="single"/>
        </w:rPr>
      </w:pPr>
      <w:bookmarkStart w:id="2193" w:name="_Hlk149037063"/>
      <w:bookmarkStart w:id="2194" w:name="_Hlk149316946"/>
      <w:r w:rsidRPr="004373E8">
        <w:rPr>
          <w:rFonts w:ascii="iCiel Avenir LT Std 35 Light" w:hAnsi="iCiel Avenir LT Std 35 Light" w:cs="Arial"/>
          <w:sz w:val="22"/>
          <w:szCs w:val="22"/>
        </w:rPr>
        <w:t xml:space="preserve">Students are welcome to bring their lunch or buy a freshly made meal at </w:t>
      </w:r>
      <w:r w:rsidRPr="004373E8">
        <w:rPr>
          <w:rFonts w:ascii="iCiel Avenir LT Std 35 Light" w:hAnsi="iCiel Avenir LT Std 35 Light"/>
          <w:color w:val="000000" w:themeColor="text1"/>
          <w:sz w:val="22"/>
          <w:szCs w:val="22"/>
        </w:rPr>
        <w:t xml:space="preserve">“Student Hub &amp; Food Court” </w:t>
      </w:r>
      <w:r w:rsidRPr="004373E8">
        <w:rPr>
          <w:rFonts w:ascii="iCiel Avenir LT Std 35 Light" w:hAnsi="iCiel Avenir LT Std 35 Light" w:cs="Arial"/>
          <w:sz w:val="22"/>
          <w:szCs w:val="22"/>
        </w:rPr>
        <w:t>and enjoy it with their friends and classmates.</w:t>
      </w:r>
    </w:p>
    <w:p w14:paraId="003FF648" w14:textId="77777777" w:rsidR="007C590E" w:rsidRPr="004373E8" w:rsidRDefault="007C590E" w:rsidP="003E1B62">
      <w:pPr>
        <w:shd w:val="clear" w:color="auto" w:fill="FFFFFF" w:themeFill="background1"/>
        <w:ind w:firstLine="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Our new modern design and spacious “Student Hub &amp; Food Court” brings students high standard, serviceable and desirable catering services, and space for activities during all time spent on Campus.</w:t>
      </w:r>
    </w:p>
    <w:p w14:paraId="30D7CF6C"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 xml:space="preserve">Hours of operation: </w:t>
      </w:r>
    </w:p>
    <w:p w14:paraId="623D1C9A"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b/>
          <w:bCs/>
          <w:color w:val="000000" w:themeColor="text1"/>
          <w:sz w:val="22"/>
          <w:szCs w:val="22"/>
        </w:rPr>
        <w:t>Weekdays:</w:t>
      </w:r>
      <w:r w:rsidRPr="004373E8">
        <w:rPr>
          <w:rFonts w:ascii="iCiel Avenir LT Std 35 Light" w:hAnsi="iCiel Avenir LT Std 35 Light"/>
          <w:color w:val="000000" w:themeColor="text1"/>
          <w:sz w:val="22"/>
          <w:szCs w:val="22"/>
        </w:rPr>
        <w:t xml:space="preserve"> </w:t>
      </w:r>
    </w:p>
    <w:p w14:paraId="5D7F3B47" w14:textId="77777777" w:rsidR="007C590E" w:rsidRPr="004373E8" w:rsidRDefault="007C590E" w:rsidP="003E1B62">
      <w:pPr>
        <w:pStyle w:val="ListParagraph"/>
        <w:shd w:val="clear" w:color="auto" w:fill="FFFFFF" w:themeFill="background1"/>
        <w:ind w:left="1440" w:firstLine="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From 08:00 to 18:00.</w:t>
      </w:r>
    </w:p>
    <w:p w14:paraId="7511EBE1"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Breakfast from 08:00 to 10:30.</w:t>
      </w:r>
    </w:p>
    <w:p w14:paraId="4B9315D1"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Lunch from 10:30 to 14:00.</w:t>
      </w:r>
    </w:p>
    <w:p w14:paraId="64B8CF29" w14:textId="77777777" w:rsidR="007C590E" w:rsidRPr="004373E8"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 xml:space="preserve">Afternoon snack, panini, noodles… from 14:00 to 18:00. </w:t>
      </w:r>
    </w:p>
    <w:p w14:paraId="20F048BD"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b/>
          <w:bCs/>
          <w:color w:val="000000" w:themeColor="text1"/>
          <w:sz w:val="22"/>
          <w:szCs w:val="22"/>
        </w:rPr>
        <w:t>Weekend</w:t>
      </w:r>
      <w:r w:rsidRPr="004373E8">
        <w:rPr>
          <w:rFonts w:ascii="iCiel Avenir LT Std 35 Light" w:hAnsi="iCiel Avenir LT Std 35 Light"/>
          <w:color w:val="000000" w:themeColor="text1"/>
          <w:sz w:val="22"/>
          <w:szCs w:val="22"/>
        </w:rPr>
        <w:t xml:space="preserve"> operations are associated with actual activities and events with limited menus.</w:t>
      </w:r>
    </w:p>
    <w:p w14:paraId="3D234344"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 xml:space="preserve">The Food Court, or the friendly name of the canteen, operates as self-service and caters to the basic needs of students, employees, and guests visiting the campus for meals, snacks, and drinks for dine in or takeaway. The canteen strives to provide nutritious choices, a safe and sanitary environment, professional service, and an enjoyable dining experience. BUVers can scan QR code to get the weekly menus updated at the weekend.  </w:t>
      </w:r>
    </w:p>
    <w:tbl>
      <w:tblPr>
        <w:tblStyle w:val="TableGrid"/>
        <w:tblW w:w="0" w:type="auto"/>
        <w:tblInd w:w="3539" w:type="dxa"/>
        <w:tblLook w:val="04A0" w:firstRow="1" w:lastRow="0" w:firstColumn="1" w:lastColumn="0" w:noHBand="0" w:noVBand="1"/>
      </w:tblPr>
      <w:tblGrid>
        <w:gridCol w:w="3686"/>
      </w:tblGrid>
      <w:tr w:rsidR="007C590E" w:rsidRPr="004373E8" w14:paraId="14D43F98" w14:textId="77777777" w:rsidTr="00291220">
        <w:tc>
          <w:tcPr>
            <w:tcW w:w="3686" w:type="dxa"/>
            <w:tcBorders>
              <w:top w:val="nil"/>
              <w:left w:val="nil"/>
              <w:bottom w:val="nil"/>
              <w:right w:val="nil"/>
            </w:tcBorders>
          </w:tcPr>
          <w:p w14:paraId="0CD861E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bookmarkStart w:id="2195" w:name="_Hlk169971154"/>
            <w:r w:rsidRPr="004373E8">
              <w:rPr>
                <w:rFonts w:ascii="iCiel Avenir LT Std 35 Light" w:hAnsi="iCiel Avenir LT Std 35 Light"/>
                <w:noProof/>
              </w:rPr>
              <w:drawing>
                <wp:anchor distT="0" distB="0" distL="114300" distR="114300" simplePos="0" relativeHeight="251684864" behindDoc="0" locked="0" layoutInCell="1" allowOverlap="1" wp14:anchorId="49A21748" wp14:editId="64673BAB">
                  <wp:simplePos x="0" y="0"/>
                  <wp:positionH relativeFrom="column">
                    <wp:posOffset>205105</wp:posOffset>
                  </wp:positionH>
                  <wp:positionV relativeFrom="paragraph">
                    <wp:posOffset>43815</wp:posOffset>
                  </wp:positionV>
                  <wp:extent cx="1630680" cy="2324187"/>
                  <wp:effectExtent l="0" t="0" r="7620" b="0"/>
                  <wp:wrapNone/>
                  <wp:docPr id="2044491273"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1428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0D1D377"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1CAA4C5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4C3F1306"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2AC9A539"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bookmarkEnd w:id="2195"/>
    </w:tbl>
    <w:p w14:paraId="2D98736D" w14:textId="77777777" w:rsidR="007C590E" w:rsidRPr="004373E8"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p>
    <w:p w14:paraId="4C90E1D5" w14:textId="77777777" w:rsidR="007C590E" w:rsidRPr="004373E8"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mang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m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w:t>
      </w:r>
      <w:r w:rsidRPr="004373E8">
        <w:rPr>
          <w:rFonts w:ascii="iCiel Avenir LT Std 35 Light" w:hAnsi="iCiel Avenir LT Std 35 Light" w:cs="Arial"/>
          <w:i/>
          <w:iCs/>
          <w:sz w:val="22"/>
          <w:szCs w:val="22"/>
        </w:rPr>
        <w:t xml:space="preserve"> hoặc mua suất </w:t>
      </w:r>
      <w:r w:rsidRPr="004373E8">
        <w:rPr>
          <w:rFonts w:ascii="iCiel Avenir LT Std 35 Light" w:hAnsi="iCiel Avenir LT Std 35 Light" w:cs="Avenir Next LT Pro"/>
          <w:i/>
          <w:iCs/>
          <w:sz w:val="22"/>
          <w:szCs w:val="22"/>
          <w:lang w:val="vi-VN"/>
        </w:rPr>
        <w:t>ă</w:t>
      </w:r>
      <w:r w:rsidRPr="004373E8">
        <w:rPr>
          <w:rFonts w:ascii="iCiel Avenir LT Std 35 Light" w:hAnsi="iCiel Avenir LT Std 35 Light" w:cs="Arial"/>
          <w:i/>
          <w:iCs/>
          <w:sz w:val="22"/>
          <w:szCs w:val="22"/>
          <w:lang w:val="vi-VN"/>
        </w:rPr>
        <w:t>n tr</w:t>
      </w:r>
      <w:r w:rsidRPr="004373E8">
        <w:rPr>
          <w:rFonts w:ascii="iCiel Avenir LT Std 35 Light" w:hAnsi="iCiel Avenir LT Std 35 Light" w:cs="Calibri"/>
          <w:i/>
          <w:iCs/>
          <w:sz w:val="22"/>
          <w:szCs w:val="22"/>
          <w:lang w:val="vi-VN"/>
        </w:rPr>
        <w:t>ư</w:t>
      </w:r>
      <w:r w:rsidRPr="004373E8">
        <w:rPr>
          <w:rFonts w:ascii="iCiel Avenir LT Std 35 Light" w:hAnsi="iCiel Avenir LT Std 35 Light" w:cs="Arial"/>
          <w:i/>
          <w:iCs/>
          <w:sz w:val="22"/>
          <w:szCs w:val="22"/>
          <w:lang w:val="vi-VN"/>
        </w:rPr>
        <w:t>a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ngh</w:t>
      </w:r>
      <w:r w:rsidRPr="004373E8">
        <w:rPr>
          <w:rFonts w:ascii="iCiel Avenir LT Std 35 Light" w:hAnsi="iCiel Avenir LT Std 35 Light" w:cs="Calibri"/>
          <w:i/>
          <w:iCs/>
          <w:sz w:val="22"/>
          <w:szCs w:val="22"/>
          <w:lang w:val="vi-VN"/>
        </w:rPr>
        <w:t>ỉ</w:t>
      </w:r>
      <w:r w:rsidRPr="004373E8">
        <w:rPr>
          <w:rFonts w:ascii="iCiel Avenir LT Std 35 Light" w:hAnsi="iCiel Avenir LT Std 35 Light" w:cs="Arial"/>
          <w:i/>
          <w:iCs/>
          <w:sz w:val="22"/>
          <w:szCs w:val="22"/>
          <w:lang w:val="vi-VN"/>
        </w:rPr>
        <w:t xml:space="preserve"> ng</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i t</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rial"/>
          <w:i/>
          <w:iCs/>
          <w:sz w:val="22"/>
          <w:szCs w:val="22"/>
        </w:rPr>
        <w:t xml:space="preserve">khu vực </w:t>
      </w:r>
      <w:r w:rsidRPr="004373E8">
        <w:rPr>
          <w:rFonts w:ascii="iCiel Avenir LT Std 35 Light" w:hAnsi="iCiel Avenir LT Std 35 Light" w:cs="Arial"/>
          <w:i/>
          <w:iCs/>
          <w:sz w:val="22"/>
          <w:szCs w:val="22"/>
          <w:lang w:val="vi-VN"/>
        </w:rPr>
        <w:t>“Student Hub &amp; Food Court”</w:t>
      </w:r>
      <w:r w:rsidRPr="004373E8">
        <w:rPr>
          <w:rFonts w:ascii="iCiel Avenir LT Std 35 Light" w:hAnsi="iCiel Avenir LT Std 35 Light" w:cs="Arial"/>
          <w:i/>
          <w:iCs/>
          <w:sz w:val="22"/>
          <w:szCs w:val="22"/>
        </w:rPr>
        <w:t xml:space="preserve"> với dịch vụ ăn uống thuận tiện và không gian </w:t>
      </w:r>
      <w:r w:rsidRPr="004373E8">
        <w:rPr>
          <w:rFonts w:ascii="iCiel Avenir LT Std 35 Light" w:hAnsi="iCiel Avenir LT Std 35 Light" w:cs="Arial"/>
          <w:i/>
          <w:iCs/>
          <w:sz w:val="22"/>
          <w:szCs w:val="22"/>
          <w:lang w:val="vi-VN"/>
        </w:rPr>
        <w:t>rộng rãi</w:t>
      </w:r>
      <w:r w:rsidRPr="004373E8">
        <w:rPr>
          <w:rFonts w:ascii="iCiel Avenir LT Std 35 Light" w:hAnsi="iCiel Avenir LT Std 35 Light" w:cs="Arial"/>
          <w:i/>
          <w:iCs/>
          <w:sz w:val="22"/>
          <w:szCs w:val="22"/>
        </w:rPr>
        <w:t>.</w:t>
      </w:r>
    </w:p>
    <w:p w14:paraId="6D347BEC"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Thời gian mở cửa:</w:t>
      </w:r>
    </w:p>
    <w:p w14:paraId="1182FAE2"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Các ngày trong tuần</w:t>
      </w:r>
      <w:r w:rsidRPr="004373E8">
        <w:rPr>
          <w:rFonts w:ascii="iCiel Avenir LT Std 35 Light" w:hAnsi="iCiel Avenir LT Std 35 Light" w:cs="Arial"/>
          <w:i/>
          <w:iCs/>
          <w:sz w:val="22"/>
          <w:szCs w:val="22"/>
          <w:lang w:val="vi-VN"/>
        </w:rPr>
        <w:t xml:space="preserve">: </w:t>
      </w:r>
    </w:p>
    <w:p w14:paraId="68DF642D" w14:textId="77777777" w:rsidR="007C590E" w:rsidRPr="004373E8" w:rsidRDefault="007C590E" w:rsidP="003E1B62">
      <w:pPr>
        <w:pStyle w:val="ListParagraph"/>
        <w:shd w:val="clear" w:color="auto" w:fill="FFFFFF" w:themeFill="background1"/>
        <w:ind w:left="1440" w:firstLine="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Từ 08h00 đến 18h00</w:t>
      </w:r>
      <w:r w:rsidRPr="004373E8">
        <w:rPr>
          <w:rFonts w:ascii="iCiel Avenir LT Std 35 Light" w:hAnsi="iCiel Avenir LT Std 35 Light" w:cs="Arial"/>
          <w:i/>
          <w:iCs/>
          <w:sz w:val="22"/>
          <w:szCs w:val="22"/>
        </w:rPr>
        <w:t>.</w:t>
      </w:r>
    </w:p>
    <w:p w14:paraId="5D12F567"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Ăn sáng từ 08h00 đến 10h30</w:t>
      </w:r>
      <w:r w:rsidRPr="004373E8">
        <w:rPr>
          <w:rFonts w:ascii="iCiel Avenir LT Std 35 Light" w:hAnsi="iCiel Avenir LT Std 35 Light" w:cs="Arial"/>
          <w:i/>
          <w:iCs/>
          <w:sz w:val="22"/>
          <w:szCs w:val="22"/>
        </w:rPr>
        <w:t>.</w:t>
      </w:r>
    </w:p>
    <w:p w14:paraId="3B5D4F34"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Ăn trưa từ 10h30 đến 14h00</w:t>
      </w:r>
      <w:r w:rsidRPr="004373E8">
        <w:rPr>
          <w:rFonts w:ascii="iCiel Avenir LT Std 35 Light" w:hAnsi="iCiel Avenir LT Std 35 Light" w:cs="Arial"/>
          <w:i/>
          <w:iCs/>
          <w:sz w:val="22"/>
          <w:szCs w:val="22"/>
        </w:rPr>
        <w:t>.</w:t>
      </w:r>
    </w:p>
    <w:p w14:paraId="05B44F1E" w14:textId="77777777" w:rsidR="007C590E" w:rsidRPr="004373E8"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Đồ ăn vặt, panini, mì… từ 14h00 đến 18h00.</w:t>
      </w:r>
    </w:p>
    <w:p w14:paraId="714BE17A" w14:textId="77777777" w:rsidR="007C590E" w:rsidRPr="004373E8"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Cuối tuần</w:t>
      </w:r>
      <w:r w:rsidRPr="004373E8">
        <w:rPr>
          <w:rFonts w:ascii="iCiel Avenir LT Std 35 Light" w:hAnsi="iCiel Avenir LT Std 35 Light" w:cs="Arial"/>
          <w:i/>
          <w:iCs/>
          <w:sz w:val="22"/>
          <w:szCs w:val="22"/>
          <w:lang w:val="vi-VN"/>
        </w:rPr>
        <w:t>: dựa trên các hoạt động và sự kiện</w:t>
      </w:r>
      <w:r w:rsidRPr="004373E8">
        <w:rPr>
          <w:rFonts w:ascii="iCiel Avenir LT Std 35 Light" w:hAnsi="iCiel Avenir LT Std 35 Light" w:cs="Arial"/>
          <w:i/>
          <w:iCs/>
          <w:sz w:val="22"/>
          <w:szCs w:val="22"/>
        </w:rPr>
        <w:t>.</w:t>
      </w:r>
    </w:p>
    <w:p w14:paraId="0715EC47"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Food Court hay còn gọi là canteen, hoạt động theo hình thức tự phục vụ và đáp ứng nhu cầu ăn uống tại chỗ hoặc mang đi của sinh viên, nhân viên, khách đến thăm trường. Canteen cung cấp các món ăn bổ dưỡng, môi trường an toàn và sạch sẽ, dịch vụ chuyên nghiệp và trải nghiệm ăn uống thú vị.</w:t>
      </w:r>
      <w:r w:rsidRPr="004373E8">
        <w:rPr>
          <w:rFonts w:ascii="iCiel Avenir LT Std 35 Light" w:hAnsi="iCiel Avenir LT Std 35 Light" w:cs="Arial"/>
          <w:i/>
          <w:iCs/>
          <w:sz w:val="22"/>
          <w:szCs w:val="22"/>
        </w:rPr>
        <w:t xml:space="preserve"> </w:t>
      </w:r>
      <w:r w:rsidRPr="004373E8">
        <w:rPr>
          <w:rFonts w:ascii="iCiel Avenir LT Std 35 Light" w:hAnsi="iCiel Avenir LT Std 35 Light" w:cs="Arial"/>
          <w:i/>
          <w:iCs/>
          <w:sz w:val="22"/>
          <w:szCs w:val="22"/>
          <w:lang w:val="vi-VN"/>
        </w:rPr>
        <w:t>Sinh viên có thể quét mã QR để xem thực đơn hàng tuần được cập nhật vào cuối tuần</w:t>
      </w:r>
      <w:r w:rsidRPr="004373E8">
        <w:rPr>
          <w:rFonts w:ascii="iCiel Avenir LT Std 35 Light" w:hAnsi="iCiel Avenir LT Std 35 Light" w:cs="Arial"/>
          <w:i/>
          <w:iCs/>
          <w:sz w:val="22"/>
          <w:szCs w:val="22"/>
        </w:rPr>
        <w:t xml:space="preserve">. </w:t>
      </w:r>
    </w:p>
    <w:p w14:paraId="6F16031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sz w:val="22"/>
          <w:szCs w:val="22"/>
        </w:rPr>
      </w:pPr>
    </w:p>
    <w:tbl>
      <w:tblPr>
        <w:tblStyle w:val="TableGrid"/>
        <w:tblW w:w="0" w:type="auto"/>
        <w:tblInd w:w="3828" w:type="dxa"/>
        <w:tblLook w:val="04A0" w:firstRow="1" w:lastRow="0" w:firstColumn="1" w:lastColumn="0" w:noHBand="0" w:noVBand="1"/>
      </w:tblPr>
      <w:tblGrid>
        <w:gridCol w:w="2982"/>
      </w:tblGrid>
      <w:tr w:rsidR="007C590E" w:rsidRPr="004373E8" w14:paraId="31C4AB91" w14:textId="77777777" w:rsidTr="00291220">
        <w:tc>
          <w:tcPr>
            <w:tcW w:w="2982" w:type="dxa"/>
            <w:tcBorders>
              <w:top w:val="nil"/>
              <w:left w:val="nil"/>
              <w:bottom w:val="nil"/>
              <w:right w:val="nil"/>
            </w:tcBorders>
          </w:tcPr>
          <w:p w14:paraId="3A812BA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bookmarkStart w:id="2196" w:name="_Hlk169971210"/>
            <w:r w:rsidRPr="004373E8">
              <w:rPr>
                <w:rFonts w:ascii="iCiel Avenir LT Std 35 Light" w:hAnsi="iCiel Avenir LT Std 35 Light"/>
                <w:noProof/>
              </w:rPr>
              <w:drawing>
                <wp:anchor distT="0" distB="0" distL="114300" distR="114300" simplePos="0" relativeHeight="251685888" behindDoc="0" locked="0" layoutInCell="1" allowOverlap="1" wp14:anchorId="1845F94E" wp14:editId="3FA6285D">
                  <wp:simplePos x="0" y="0"/>
                  <wp:positionH relativeFrom="column">
                    <wp:posOffset>45085</wp:posOffset>
                  </wp:positionH>
                  <wp:positionV relativeFrom="paragraph">
                    <wp:posOffset>59055</wp:posOffset>
                  </wp:positionV>
                  <wp:extent cx="1630680" cy="2324187"/>
                  <wp:effectExtent l="0" t="0" r="7620" b="0"/>
                  <wp:wrapNone/>
                  <wp:docPr id="1455763738"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46D2"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162A97E5"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B11E91B"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928A47F"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273B875C"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tbl>
    <w:p w14:paraId="60F696AA" w14:textId="69F1ADC4"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b w:val="0"/>
          <w:bCs/>
          <w:i/>
          <w:iCs/>
        </w:rPr>
      </w:pPr>
      <w:bookmarkStart w:id="2197" w:name="_Toc169968672"/>
      <w:bookmarkStart w:id="2198" w:name="_Toc169969836"/>
      <w:bookmarkStart w:id="2199" w:name="_Toc177146300"/>
      <w:bookmarkEnd w:id="2196"/>
      <w:r w:rsidRPr="004373E8">
        <w:rPr>
          <w:rFonts w:cs="Arial"/>
          <w:szCs w:val="22"/>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bookmarkEnd w:id="2197"/>
      <w:bookmarkEnd w:id="2198"/>
      <w:bookmarkEnd w:id="2199"/>
    </w:p>
    <w:p w14:paraId="45A6B39C" w14:textId="77777777" w:rsidR="007C590E" w:rsidRPr="004373E8"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27453F1D"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b/>
          <w:bCs/>
          <w:sz w:val="22"/>
          <w:szCs w:val="22"/>
        </w:rPr>
      </w:pPr>
      <w:r w:rsidRPr="004373E8">
        <w:rPr>
          <w:rFonts w:ascii="iCiel Avenir LT Std 35 Light" w:hAnsi="iCiel Avenir LT Std 35 Light" w:cs="Arial"/>
          <w:sz w:val="22"/>
          <w:szCs w:val="22"/>
        </w:rPr>
        <w:t xml:space="preserve">Feedback and valuable advice can be submitted through QR code placed on the tables in the Food court. Additionally, we encourage students to share direct feedback with our team on a daily basis.  Should students encounter any issues or have any complaints, we urge students to immediately speak with the canteen manager on duty or to contact our dedicated services hotline at </w:t>
      </w:r>
      <w:r w:rsidRPr="004373E8">
        <w:rPr>
          <w:rFonts w:ascii="iCiel Avenir LT Std 35 Light" w:hAnsi="iCiel Avenir LT Std 35 Light" w:cs="Arial"/>
          <w:b/>
          <w:bCs/>
          <w:sz w:val="22"/>
          <w:szCs w:val="22"/>
        </w:rPr>
        <w:t>+84 90 215 7558.</w:t>
      </w:r>
    </w:p>
    <w:tbl>
      <w:tblPr>
        <w:tblStyle w:val="TableGrid"/>
        <w:tblW w:w="0" w:type="auto"/>
        <w:tblInd w:w="3969" w:type="dxa"/>
        <w:tblLook w:val="04A0" w:firstRow="1" w:lastRow="0" w:firstColumn="1" w:lastColumn="0" w:noHBand="0" w:noVBand="1"/>
      </w:tblPr>
      <w:tblGrid>
        <w:gridCol w:w="3124"/>
      </w:tblGrid>
      <w:tr w:rsidR="007C590E" w:rsidRPr="004373E8" w14:paraId="3AA9A660" w14:textId="77777777" w:rsidTr="00291220">
        <w:tc>
          <w:tcPr>
            <w:tcW w:w="3124" w:type="dxa"/>
            <w:tcBorders>
              <w:top w:val="nil"/>
              <w:left w:val="nil"/>
              <w:bottom w:val="nil"/>
              <w:right w:val="nil"/>
            </w:tcBorders>
          </w:tcPr>
          <w:p w14:paraId="26931467"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r w:rsidRPr="004373E8">
              <w:rPr>
                <w:rFonts w:ascii="iCiel Avenir LT Std 35 Light" w:hAnsi="iCiel Avenir LT Std 35 Light"/>
                <w:noProof/>
              </w:rPr>
              <w:drawing>
                <wp:anchor distT="0" distB="0" distL="114300" distR="114300" simplePos="0" relativeHeight="251683840" behindDoc="0" locked="0" layoutInCell="1" allowOverlap="1" wp14:anchorId="112ECD59" wp14:editId="0F22A87B">
                  <wp:simplePos x="0" y="0"/>
                  <wp:positionH relativeFrom="column">
                    <wp:posOffset>-31750</wp:posOffset>
                  </wp:positionH>
                  <wp:positionV relativeFrom="paragraph">
                    <wp:posOffset>-31115</wp:posOffset>
                  </wp:positionV>
                  <wp:extent cx="1744980" cy="2508294"/>
                  <wp:effectExtent l="0" t="0" r="7620" b="6350"/>
                  <wp:wrapNone/>
                  <wp:docPr id="1257634211" name="Picture 5" descr="A qr code with a picture of a plant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4211" name="Picture 5" descr="A qr code with a picture of a plant and leaves&#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4980" cy="2508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2773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6F24D4AB"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72FF93D6"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1D7725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p w14:paraId="514AB90A"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rPr>
            </w:pPr>
          </w:p>
        </w:tc>
      </w:tr>
    </w:tbl>
    <w:p w14:paraId="19608060" w14:textId="77777777" w:rsidR="007C590E" w:rsidRPr="004373E8" w:rsidRDefault="007C590E" w:rsidP="003E1B62">
      <w:pPr>
        <w:tabs>
          <w:tab w:val="left" w:pos="630"/>
          <w:tab w:val="left" w:pos="720"/>
          <w:tab w:val="left" w:pos="1080"/>
        </w:tabs>
        <w:ind w:firstLine="0"/>
        <w:rPr>
          <w:rFonts w:ascii="iCiel Avenir LT Std 35 Light" w:hAnsi="iCiel Avenir LT Std 35 Light" w:cs="Arial"/>
          <w:b/>
          <w:bCs/>
          <w:i/>
          <w:iCs/>
          <w:sz w:val="22"/>
          <w:szCs w:val="22"/>
        </w:rPr>
      </w:pPr>
      <w:r w:rsidRPr="004373E8">
        <w:rPr>
          <w:rFonts w:ascii="iCiel Avenir LT Std 35 Light" w:hAnsi="iCiel Avenir LT Std 35 Light" w:cs="Arial"/>
          <w:i/>
          <w:iCs/>
          <w:sz w:val="22"/>
          <w:szCs w:val="22"/>
        </w:rPr>
        <w:t xml:space="preserve">Phản hồi có thể được gửi thông qua mã QR đặt trên các bàn tại canteen. Ngoài ra, chúng tôi khuyến khích sinh viên chia sẻ phản hồi trực tiếp với chúng tôi hàng ngày.  Nếu gặp bất kỳ vấn đề hoặc khiếu nại nào, chúng tôi khuyến khích sinh viên liên hệ ngay với Quản lý canteen hoặc liên hệ với đường dây nóng dịch vụ theo số </w:t>
      </w:r>
      <w:r w:rsidRPr="004373E8">
        <w:rPr>
          <w:rFonts w:ascii="iCiel Avenir LT Std 35 Light" w:hAnsi="iCiel Avenir LT Std 35 Light" w:cs="Arial"/>
          <w:b/>
          <w:bCs/>
          <w:i/>
          <w:iCs/>
          <w:sz w:val="22"/>
          <w:szCs w:val="22"/>
        </w:rPr>
        <w:t>+84 90 215 7558.</w:t>
      </w:r>
    </w:p>
    <w:p w14:paraId="2629B200" w14:textId="44A6AE1A"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200" w:name="_Toc169968673"/>
      <w:bookmarkStart w:id="2201" w:name="_Toc169969837"/>
      <w:bookmarkStart w:id="2202" w:name="_Toc177146301"/>
      <w:r w:rsidRPr="004373E8">
        <w:rPr>
          <w:rFonts w:cs="Arial"/>
          <w:szCs w:val="22"/>
          <w:lang w:val="vi-VN"/>
        </w:rPr>
        <w:t>What forms of payment are accepted</w:t>
      </w:r>
      <w:r w:rsidR="000B7BDA">
        <w:rPr>
          <w:rFonts w:cs="Arial"/>
          <w:szCs w:val="22"/>
        </w:rPr>
        <w:t xml:space="preserve"> for meals</w:t>
      </w:r>
      <w:r w:rsidRPr="004373E8">
        <w:rPr>
          <w:rFonts w:cs="Arial"/>
          <w:szCs w:val="22"/>
          <w:lang w:val="vi-VN"/>
        </w:rPr>
        <w:t>? / Những hình thức thanh toán nào được chấp nhận</w:t>
      </w:r>
      <w:r w:rsidR="000B7BDA">
        <w:rPr>
          <w:rFonts w:cs="Arial"/>
          <w:szCs w:val="22"/>
        </w:rPr>
        <w:t xml:space="preserve"> cho dịch vụ ăn uống</w:t>
      </w:r>
      <w:r w:rsidRPr="004373E8">
        <w:rPr>
          <w:rFonts w:cs="Arial"/>
          <w:szCs w:val="22"/>
          <w:lang w:val="vi-VN"/>
        </w:rPr>
        <w:t>?</w:t>
      </w:r>
      <w:bookmarkEnd w:id="2200"/>
      <w:bookmarkEnd w:id="2201"/>
      <w:bookmarkEnd w:id="2202"/>
    </w:p>
    <w:p w14:paraId="6320AD31" w14:textId="77777777" w:rsidR="007C590E" w:rsidRPr="004373E8"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77A1162D" w14:textId="77777777" w:rsidR="007C590E" w:rsidRPr="004373E8" w:rsidRDefault="007C590E" w:rsidP="003E1B62">
      <w:pPr>
        <w:pStyle w:val="ListParagraph"/>
        <w:tabs>
          <w:tab w:val="left" w:pos="630"/>
          <w:tab w:val="left" w:pos="720"/>
        </w:tabs>
        <w:ind w:left="0" w:firstLine="0"/>
        <w:contextualSpacing w:val="0"/>
        <w:rPr>
          <w:rFonts w:ascii="iCiel Avenir LT Std 35 Light" w:hAnsi="iCiel Avenir LT Std 35 Light"/>
          <w:sz w:val="22"/>
          <w:szCs w:val="22"/>
        </w:rPr>
      </w:pPr>
      <w:r w:rsidRPr="004373E8">
        <w:rPr>
          <w:rFonts w:ascii="iCiel Avenir LT Std 35 Light" w:hAnsi="iCiel Avenir LT Std 35 Light" w:cs="Arial"/>
          <w:sz w:val="22"/>
          <w:szCs w:val="22"/>
        </w:rPr>
        <w:t>Vnpay QR, multifunctional</w:t>
      </w:r>
      <w:r w:rsidRPr="004373E8">
        <w:rPr>
          <w:rFonts w:ascii="iCiel Avenir LT Std 35 Light" w:hAnsi="iCiel Avenir LT Std 35 Light"/>
          <w:sz w:val="22"/>
          <w:szCs w:val="22"/>
        </w:rPr>
        <w:t xml:space="preserve"> Student ID card, as well as cash </w:t>
      </w:r>
      <w:bookmarkStart w:id="2203" w:name="_Hlk148367921"/>
      <w:r w:rsidRPr="004373E8">
        <w:rPr>
          <w:rFonts w:ascii="iCiel Avenir LT Std 35 Light" w:hAnsi="iCiel Avenir LT Std 35 Light"/>
          <w:sz w:val="22"/>
          <w:szCs w:val="22"/>
        </w:rPr>
        <w:t>are accepted. In our continuous efforts to foster a greener campus and promote sustainability, we encourage students to use multifunctional Student ID cards for payment to reduce the waiting times in peak hours for themselves, others and improve the overall experience for the entire community.</w:t>
      </w:r>
    </w:p>
    <w:p w14:paraId="79DCB355" w14:textId="77777777" w:rsidR="007C590E" w:rsidRPr="004373E8"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4373E8">
        <w:rPr>
          <w:rFonts w:ascii="iCiel Avenir LT Std 35 Light" w:hAnsi="iCiel Avenir LT Std 35 Light" w:cs="Arial"/>
          <w:sz w:val="22"/>
          <w:szCs w:val="22"/>
        </w:rPr>
        <w:t>You can top up the Student ID Card by POS at Student Hub and Food Court or top up online via website.</w:t>
      </w:r>
    </w:p>
    <w:p w14:paraId="22D8AECE"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 xml:space="preserve">Access link: </w:t>
      </w:r>
      <w:hyperlink r:id="rId31" w:history="1">
        <w:r w:rsidRPr="004373E8">
          <w:rPr>
            <w:rStyle w:val="Hyperlink"/>
            <w:rFonts w:ascii="iCiel Avenir LT Std 35 Light" w:hAnsi="iCiel Avenir LT Std 35 Light"/>
            <w:sz w:val="22"/>
            <w:szCs w:val="22"/>
          </w:rPr>
          <w:t>https://adenvn-schools.com/en/</w:t>
        </w:r>
      </w:hyperlink>
      <w:r w:rsidRPr="004373E8">
        <w:rPr>
          <w:rFonts w:ascii="iCiel Avenir LT Std 35 Light" w:hAnsi="iCiel Avenir LT Std 35 Light"/>
          <w:color w:val="000000" w:themeColor="text1"/>
          <w:sz w:val="22"/>
          <w:szCs w:val="22"/>
        </w:rPr>
        <w:t xml:space="preserve"> </w:t>
      </w:r>
    </w:p>
    <w:p w14:paraId="6DB6D01A" w14:textId="7CD3A446"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Username: Please enter “300</w:t>
      </w:r>
      <w:r w:rsidR="00493CA6">
        <w:rPr>
          <w:rFonts w:ascii="iCiel Avenir LT Std 35 Light" w:hAnsi="iCiel Avenir LT Std 35 Light"/>
          <w:color w:val="000000" w:themeColor="text1"/>
          <w:sz w:val="22"/>
          <w:szCs w:val="22"/>
        </w:rPr>
        <w:t>HAN</w:t>
      </w:r>
      <w:r w:rsidRPr="004373E8">
        <w:rPr>
          <w:rFonts w:ascii="iCiel Avenir LT Std 35 Light" w:hAnsi="iCiel Avenir LT Std 35 Light"/>
          <w:color w:val="000000" w:themeColor="text1"/>
          <w:sz w:val="22"/>
          <w:szCs w:val="22"/>
        </w:rPr>
        <w:t xml:space="preserve">” + Student ID number </w:t>
      </w:r>
    </w:p>
    <w:p w14:paraId="195A694A"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Password: Please enter your password.</w:t>
      </w:r>
    </w:p>
    <w:p w14:paraId="3C85E877"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In the first-time login, password =123456 (change password is required at the first login to system).</w:t>
      </w:r>
    </w:p>
    <w:p w14:paraId="7833F9FD" w14:textId="51B05D1D" w:rsidR="007C590E" w:rsidRPr="004373E8" w:rsidRDefault="007C590E" w:rsidP="003E1B62">
      <w:pPr>
        <w:shd w:val="clear" w:color="auto" w:fill="FFFFFF" w:themeFill="background1"/>
        <w:tabs>
          <w:tab w:val="left" w:pos="1080"/>
          <w:tab w:val="left" w:pos="1260"/>
          <w:tab w:val="left" w:pos="1530"/>
        </w:tabs>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ab/>
      </w:r>
      <w:r w:rsidRPr="004373E8">
        <w:rPr>
          <w:rFonts w:ascii="iCiel Avenir LT Std 35 Light" w:hAnsi="iCiel Avenir LT Std 35 Light"/>
          <w:color w:val="000000" w:themeColor="text1"/>
          <w:sz w:val="22"/>
          <w:szCs w:val="22"/>
        </w:rPr>
        <w:tab/>
      </w:r>
      <w:r w:rsidRPr="004373E8">
        <w:rPr>
          <w:rFonts w:ascii="iCiel Avenir LT Std 35 Light" w:hAnsi="iCiel Avenir LT Std 35 Light"/>
          <w:color w:val="000000" w:themeColor="text1"/>
          <w:sz w:val="22"/>
          <w:szCs w:val="22"/>
        </w:rPr>
        <w:tab/>
        <w:t>For example: Your Student ID number is 12345678.</w:t>
      </w:r>
    </w:p>
    <w:p w14:paraId="7D0A5A2A" w14:textId="4BB939A5"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Your Username = 300</w:t>
      </w:r>
      <w:r w:rsidR="00493CA6">
        <w:rPr>
          <w:rFonts w:ascii="iCiel Avenir LT Std 35 Light" w:hAnsi="iCiel Avenir LT Std 35 Light"/>
          <w:color w:val="000000" w:themeColor="text1"/>
          <w:sz w:val="22"/>
          <w:szCs w:val="22"/>
        </w:rPr>
        <w:t>HAN</w:t>
      </w:r>
      <w:r w:rsidRPr="004373E8">
        <w:rPr>
          <w:rFonts w:ascii="iCiel Avenir LT Std 35 Light" w:hAnsi="iCiel Avenir LT Std 35 Light"/>
          <w:color w:val="000000" w:themeColor="text1"/>
          <w:sz w:val="22"/>
          <w:szCs w:val="22"/>
        </w:rPr>
        <w:t>12345678</w:t>
      </w:r>
    </w:p>
    <w:p w14:paraId="1131F5D2" w14:textId="77777777"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First password = 123456</w:t>
      </w:r>
    </w:p>
    <w:p w14:paraId="44B036CE"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4373E8">
        <w:rPr>
          <w:rFonts w:ascii="iCiel Avenir LT Std 35 Light" w:hAnsi="iCiel Avenir LT Std 35 Light"/>
          <w:color w:val="000000" w:themeColor="text1"/>
          <w:sz w:val="22"/>
          <w:szCs w:val="22"/>
        </w:rPr>
        <w:t>If lose your student ID card, kindly inform the Student Information Office to reissue. Your lost card will be temporarily locked, balance will be transferred to the new one new card that password will be reset to “123456”.</w:t>
      </w:r>
    </w:p>
    <w:bookmarkEnd w:id="2193"/>
    <w:bookmarkEnd w:id="2203"/>
    <w:p w14:paraId="37335B8C" w14:textId="77777777" w:rsidR="007C590E" w:rsidRPr="004373E8" w:rsidRDefault="007C590E" w:rsidP="003E1B62">
      <w:pPr>
        <w:shd w:val="clear" w:color="auto" w:fill="FFFFFF" w:themeFill="background1"/>
        <w:tabs>
          <w:tab w:val="left" w:pos="630"/>
          <w:tab w:val="left" w:pos="1080"/>
        </w:tabs>
        <w:ind w:firstLine="0"/>
        <w:rPr>
          <w:rFonts w:ascii="iCiel Avenir LT Std 35 Light" w:hAnsi="iCiel Avenir LT Std 35 Light" w:cs="Arial"/>
          <w:sz w:val="22"/>
          <w:szCs w:val="22"/>
        </w:rPr>
      </w:pPr>
      <w:r w:rsidRPr="004373E8">
        <w:rPr>
          <w:rFonts w:ascii="iCiel Avenir LT Std 35 Light" w:hAnsi="iCiel Avenir LT Std 35 Light" w:cs="Arial"/>
          <w:i/>
          <w:iCs/>
          <w:sz w:val="22"/>
          <w:szCs w:val="22"/>
        </w:rPr>
        <w:t>Sinh viên có thể thanh toán bằng Vnpay QR, thẻ sinh viên đa chức năng, cũng như tiền mặt. Chúng tôi khuyến khích sinh viên sử dụng thẻ sinh viên đa chức năng để thanh toán nhằm giảm thời gian chờ đợi trong giờ cao điểm</w:t>
      </w:r>
      <w:r w:rsidRPr="004373E8">
        <w:rPr>
          <w:rFonts w:ascii="iCiel Avenir LT Std 35 Light" w:hAnsi="iCiel Avenir LT Std 35 Light" w:cs="Arial"/>
          <w:sz w:val="22"/>
          <w:szCs w:val="22"/>
        </w:rPr>
        <w:t>.</w:t>
      </w:r>
    </w:p>
    <w:p w14:paraId="484BD41D" w14:textId="77777777" w:rsidR="007C590E" w:rsidRPr="004373E8"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4373E8">
        <w:rPr>
          <w:rFonts w:ascii="iCiel Avenir LT Std 35 Light" w:hAnsi="iCiel Avenir LT Std 35 Light" w:cs="Arial"/>
          <w:i/>
          <w:iCs/>
          <w:sz w:val="22"/>
          <w:szCs w:val="22"/>
          <w:lang w:val="vi-VN"/>
        </w:rPr>
        <w:t>Sinh viên có thể nạp tiền vào thẻ Sinh viên đa chức năng bằng POS tại Food Court hoặc nạp tiền trực tuyến qua trang web.</w:t>
      </w:r>
    </w:p>
    <w:p w14:paraId="2015369A"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 xml:space="preserve">Truy cập link: </w:t>
      </w:r>
      <w:hyperlink r:id="rId32" w:history="1">
        <w:r w:rsidRPr="004373E8">
          <w:rPr>
            <w:rStyle w:val="Hyperlink"/>
            <w:rFonts w:ascii="iCiel Avenir LT Std 35 Light" w:hAnsi="iCiel Avenir LT Std 35 Light"/>
            <w:i/>
            <w:iCs/>
            <w:sz w:val="22"/>
            <w:szCs w:val="22"/>
          </w:rPr>
          <w:t>http://adenvn-schools.com/vi</w:t>
        </w:r>
      </w:hyperlink>
      <w:r w:rsidRPr="004373E8">
        <w:rPr>
          <w:rFonts w:ascii="iCiel Avenir LT Std 35 Light" w:hAnsi="iCiel Avenir LT Std 35 Light"/>
          <w:i/>
          <w:iCs/>
          <w:color w:val="000000" w:themeColor="text1"/>
          <w:sz w:val="22"/>
          <w:szCs w:val="22"/>
        </w:rPr>
        <w:t xml:space="preserve"> </w:t>
      </w:r>
    </w:p>
    <w:p w14:paraId="68DC7228" w14:textId="42AE258C"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Tên tài khoản: Vui lòng nhập “300</w:t>
      </w:r>
      <w:r w:rsidR="00493CA6">
        <w:rPr>
          <w:rFonts w:ascii="iCiel Avenir LT Std 35 Light" w:hAnsi="iCiel Avenir LT Std 35 Light"/>
          <w:i/>
          <w:iCs/>
          <w:color w:val="000000" w:themeColor="text1"/>
          <w:sz w:val="22"/>
          <w:szCs w:val="22"/>
        </w:rPr>
        <w:t>HAN</w:t>
      </w:r>
      <w:r w:rsidRPr="004373E8">
        <w:rPr>
          <w:rFonts w:ascii="iCiel Avenir LT Std 35 Light" w:hAnsi="iCiel Avenir LT Std 35 Light"/>
          <w:i/>
          <w:iCs/>
          <w:color w:val="000000" w:themeColor="text1"/>
          <w:sz w:val="22"/>
          <w:szCs w:val="22"/>
        </w:rPr>
        <w:t xml:space="preserve">” + Mã số thẻ sinh viên </w:t>
      </w:r>
    </w:p>
    <w:p w14:paraId="6C145BEB"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Mật khẩu: Vui lòng nhập mật khẩu của bạn.</w:t>
      </w:r>
    </w:p>
    <w:p w14:paraId="64173C15" w14:textId="77777777" w:rsidR="007C590E" w:rsidRPr="004373E8"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Với lần đầu tiên đăng nhập, mật khẩu là 123456 (sinh viên vui lòng đổi password ngay từ lần đăng nhập đầu tiên).</w:t>
      </w:r>
    </w:p>
    <w:p w14:paraId="6A68D941" w14:textId="32233315" w:rsidR="007C590E" w:rsidRPr="004373E8" w:rsidRDefault="007C590E" w:rsidP="003E1B62">
      <w:pPr>
        <w:shd w:val="clear" w:color="auto" w:fill="FFFFFF" w:themeFill="background1"/>
        <w:tabs>
          <w:tab w:val="left" w:pos="1080"/>
          <w:tab w:val="left" w:pos="1260"/>
          <w:tab w:val="left" w:pos="1530"/>
        </w:tabs>
        <w:ind w:left="720" w:firstLine="81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Ví dụ: Mã số thẻ sinh viên của bạn là 12345678</w:t>
      </w:r>
    </w:p>
    <w:p w14:paraId="53637478" w14:textId="14054A91"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Tên tài khoản đăng nhập website canteen = 300</w:t>
      </w:r>
      <w:r w:rsidR="00493CA6">
        <w:rPr>
          <w:rFonts w:ascii="iCiel Avenir LT Std 35 Light" w:hAnsi="iCiel Avenir LT Std 35 Light"/>
          <w:i/>
          <w:iCs/>
          <w:color w:val="000000" w:themeColor="text1"/>
          <w:sz w:val="22"/>
          <w:szCs w:val="22"/>
        </w:rPr>
        <w:t>HAN</w:t>
      </w:r>
      <w:r w:rsidRPr="004373E8">
        <w:rPr>
          <w:rFonts w:ascii="iCiel Avenir LT Std 35 Light" w:hAnsi="iCiel Avenir LT Std 35 Light"/>
          <w:i/>
          <w:iCs/>
          <w:color w:val="000000" w:themeColor="text1"/>
          <w:sz w:val="22"/>
          <w:szCs w:val="22"/>
        </w:rPr>
        <w:t>12345678.</w:t>
      </w:r>
    </w:p>
    <w:p w14:paraId="297801FA" w14:textId="77777777" w:rsidR="007C590E" w:rsidRPr="004373E8"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4373E8">
        <w:rPr>
          <w:rFonts w:ascii="iCiel Avenir LT Std 35 Light" w:hAnsi="iCiel Avenir LT Std 35 Light"/>
          <w:i/>
          <w:iCs/>
          <w:color w:val="000000" w:themeColor="text1"/>
          <w:sz w:val="22"/>
          <w:szCs w:val="22"/>
        </w:rPr>
        <w:t>Mật khẩu mặc định ban đầu = 123456</w:t>
      </w:r>
    </w:p>
    <w:p w14:paraId="1B9A3635" w14:textId="24A383D3" w:rsidR="00CA72F7" w:rsidRPr="0010202C" w:rsidRDefault="00CA72F7" w:rsidP="00CA72F7">
      <w:pPr>
        <w:shd w:val="clear" w:color="auto" w:fill="FFFFFF" w:themeFill="background1"/>
        <w:tabs>
          <w:tab w:val="left" w:pos="1080"/>
          <w:tab w:val="left" w:pos="1170"/>
          <w:tab w:val="left" w:pos="1530"/>
        </w:tabs>
        <w:spacing w:before="120" w:beforeAutospacing="0" w:after="120" w:afterAutospacing="0"/>
        <w:rPr>
          <w:rFonts w:ascii="iCiel Avenir LT Std 35 Light" w:hAnsi="iCiel Avenir LT Std 35 Light"/>
          <w:i/>
          <w:iCs/>
          <w:color w:val="000000" w:themeColor="text1"/>
          <w:sz w:val="22"/>
          <w:szCs w:val="22"/>
        </w:rPr>
      </w:pPr>
      <w:bookmarkStart w:id="2204" w:name="_Toc169968674"/>
      <w:bookmarkStart w:id="2205" w:name="_Toc169969838"/>
      <w:r w:rsidRPr="0010202C">
        <w:rPr>
          <w:rFonts w:ascii="iCiel Avenir LT Std 35 Light" w:hAnsi="iCiel Avenir LT Std 35 Light"/>
          <w:b/>
          <w:bCs/>
          <w:i/>
          <w:iCs/>
          <w:color w:val="000000" w:themeColor="text1"/>
          <w:sz w:val="22"/>
          <w:szCs w:val="22"/>
        </w:rPr>
        <w:t>Lưu ý</w:t>
      </w:r>
      <w:r w:rsidRPr="00CA72F7">
        <w:rPr>
          <w:rFonts w:ascii="iCiel Avenir LT Std 35 Light" w:hAnsi="iCiel Avenir LT Std 35 Light"/>
          <w:i/>
          <w:iCs/>
          <w:color w:val="000000" w:themeColor="text1"/>
          <w:sz w:val="22"/>
          <w:szCs w:val="22"/>
        </w:rPr>
        <w:t xml:space="preserve">: </w:t>
      </w:r>
      <w:r w:rsidRPr="00CA72F7">
        <w:rPr>
          <w:rFonts w:ascii="iCiel Avenir LT Std 35 Light" w:hAnsi="iCiel Avenir LT Std 35 Light" w:cs="Arial"/>
          <w:i/>
          <w:iCs/>
          <w:sz w:val="22"/>
          <w:szCs w:val="22"/>
          <w:lang w:val="vi-VN"/>
        </w:rPr>
        <w:t xml:space="preserve">Nếu </w:t>
      </w:r>
      <w:r w:rsidRPr="00CA72F7">
        <w:rPr>
          <w:rFonts w:ascii="iCiel Avenir LT Std 35 Light" w:hAnsi="iCiel Avenir LT Std 35 Light" w:cs="Arial"/>
          <w:i/>
          <w:iCs/>
          <w:sz w:val="22"/>
          <w:szCs w:val="22"/>
        </w:rPr>
        <w:t>sinh viên</w:t>
      </w:r>
      <w:r w:rsidRPr="00CA72F7">
        <w:rPr>
          <w:rFonts w:ascii="iCiel Avenir LT Std 35 Light" w:hAnsi="iCiel Avenir LT Std 35 Light" w:cs="Arial"/>
          <w:i/>
          <w:iCs/>
          <w:sz w:val="22"/>
          <w:szCs w:val="22"/>
          <w:lang w:val="vi-VN"/>
        </w:rPr>
        <w:t xml:space="preserve"> làm mất và làm lại thẻ, mật khẩu được đặt lại thành mật khẩu mặc định ban đầu = “123456”.</w:t>
      </w:r>
      <w:r w:rsidRPr="00CA72F7">
        <w:rPr>
          <w:rFonts w:ascii="iCiel Avenir LT Std 35 Light" w:hAnsi="iCiel Avenir LT Std 35 Light" w:cs="Arial"/>
          <w:i/>
          <w:iCs/>
          <w:sz w:val="22"/>
          <w:szCs w:val="22"/>
        </w:rPr>
        <w:t xml:space="preserve"> Sinh viên</w:t>
      </w:r>
      <w:r w:rsidRPr="00CA72F7">
        <w:rPr>
          <w:rFonts w:ascii="iCiel Avenir LT Std 35 Light" w:hAnsi="iCiel Avenir LT Std 35 Light" w:cs="Arial"/>
          <w:i/>
          <w:iCs/>
          <w:sz w:val="22"/>
          <w:szCs w:val="22"/>
          <w:lang w:val="vi-VN"/>
        </w:rPr>
        <w:t xml:space="preserve"> vui lòng thông báo cho phòng Thông tin Sinh viên</w:t>
      </w:r>
      <w:r w:rsidRPr="00CA72F7">
        <w:rPr>
          <w:rFonts w:ascii="iCiel Avenir LT Std 35 Light" w:hAnsi="iCiel Avenir LT Std 35 Light" w:cs="Arial"/>
          <w:i/>
          <w:iCs/>
          <w:sz w:val="22"/>
          <w:szCs w:val="22"/>
        </w:rPr>
        <w:t xml:space="preserve"> qua địa chỉ email </w:t>
      </w:r>
      <w:hyperlink r:id="rId33" w:history="1">
        <w:r w:rsidRPr="00CA72F7">
          <w:rPr>
            <w:rStyle w:val="Hyperlink"/>
            <w:rFonts w:ascii="iCiel Avenir LT Std 35 Light" w:hAnsi="iCiel Avenir LT Std 35 Light" w:cs="Arial"/>
            <w:i/>
            <w:iCs/>
            <w:sz w:val="22"/>
            <w:szCs w:val="22"/>
          </w:rPr>
          <w:t>studentservice@buv.edu.vn</w:t>
        </w:r>
      </w:hyperlink>
      <w:r w:rsidRPr="00CA72F7">
        <w:rPr>
          <w:rFonts w:ascii="iCiel Avenir LT Std 35 Light" w:hAnsi="iCiel Avenir LT Std 35 Light" w:cs="Arial"/>
          <w:i/>
          <w:iCs/>
          <w:sz w:val="22"/>
          <w:szCs w:val="22"/>
        </w:rPr>
        <w:t xml:space="preserve"> </w:t>
      </w:r>
      <w:r w:rsidRPr="00CA72F7">
        <w:rPr>
          <w:rFonts w:ascii="iCiel Avenir LT Std 35 Light" w:hAnsi="iCiel Avenir LT Std 35 Light" w:cs="Arial"/>
          <w:i/>
          <w:iCs/>
          <w:sz w:val="22"/>
          <w:szCs w:val="22"/>
          <w:lang w:val="vi-VN"/>
        </w:rPr>
        <w:t xml:space="preserve">để được hỗ trợ khóa thẻ và làm lại thẻ Sinh viên. </w:t>
      </w:r>
      <w:r w:rsidRPr="00CA72F7">
        <w:rPr>
          <w:rFonts w:ascii="iCiel Avenir LT Std 35 Light" w:hAnsi="iCiel Avenir LT Std 35 Light" w:cs="Arial"/>
          <w:i/>
          <w:iCs/>
          <w:sz w:val="22"/>
          <w:szCs w:val="22"/>
        </w:rPr>
        <w:t xml:space="preserve">Nếu sinh viên còn số dư tài khoản trong thẻ, toàn bộ số dư trong tài khoản và </w:t>
      </w:r>
      <w:r w:rsidRPr="00CA72F7">
        <w:rPr>
          <w:rFonts w:ascii="iCiel Avenir LT Std 35 Light" w:hAnsi="iCiel Avenir LT Std 35 Light" w:cs="Arial"/>
          <w:i/>
          <w:iCs/>
          <w:sz w:val="22"/>
          <w:szCs w:val="22"/>
          <w:lang w:val="vi-VN"/>
        </w:rPr>
        <w:t>lịch sử giao dịch</w:t>
      </w:r>
      <w:r w:rsidRPr="00CA72F7">
        <w:rPr>
          <w:rFonts w:ascii="iCiel Avenir LT Std 35 Light" w:hAnsi="iCiel Avenir LT Std 35 Light" w:cs="Arial"/>
          <w:i/>
          <w:iCs/>
          <w:sz w:val="22"/>
          <w:szCs w:val="22"/>
        </w:rPr>
        <w:t xml:space="preserve"> sẽ được</w:t>
      </w:r>
      <w:r w:rsidRPr="00CA72F7">
        <w:rPr>
          <w:rFonts w:ascii="iCiel Avenir LT Std 35 Light" w:hAnsi="iCiel Avenir LT Std 35 Light" w:cs="Arial"/>
          <w:i/>
          <w:iCs/>
          <w:sz w:val="22"/>
          <w:szCs w:val="22"/>
          <w:lang w:val="vi-VN"/>
        </w:rPr>
        <w:t xml:space="preserve"> giữ nguyê</w:t>
      </w:r>
      <w:r w:rsidR="0010202C">
        <w:rPr>
          <w:rFonts w:ascii="iCiel Avenir LT Std 35 Light" w:hAnsi="iCiel Avenir LT Std 35 Light" w:cs="Arial"/>
          <w:i/>
          <w:iCs/>
          <w:sz w:val="22"/>
          <w:szCs w:val="22"/>
        </w:rPr>
        <w:t>n chuyển sang thẻ mới.</w:t>
      </w:r>
    </w:p>
    <w:p w14:paraId="585A7F90" w14:textId="77777777" w:rsidR="007C590E" w:rsidRPr="004373E8" w:rsidRDefault="007C590E"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206" w:name="_Toc177146302"/>
      <w:r w:rsidRPr="004373E8">
        <w:rPr>
          <w:rFonts w:cs="Arial"/>
          <w:szCs w:val="22"/>
          <w:lang w:val="vi-VN"/>
        </w:rPr>
        <w:t>Where can students put their belongings during class time? / Sinh viên có thể để đồ cá nhân ở đâu trong giờ học?</w:t>
      </w:r>
      <w:bookmarkEnd w:id="2204"/>
      <w:bookmarkEnd w:id="2205"/>
      <w:bookmarkEnd w:id="2206"/>
    </w:p>
    <w:p w14:paraId="01A56342" w14:textId="77777777" w:rsidR="007C590E" w:rsidRPr="004373E8" w:rsidRDefault="007C590E" w:rsidP="003E1B62">
      <w:pPr>
        <w:pStyle w:val="paragraph"/>
        <w:tabs>
          <w:tab w:val="left" w:pos="630"/>
          <w:tab w:val="left" w:pos="720"/>
          <w:tab w:val="left" w:pos="994"/>
        </w:tabs>
        <w:ind w:left="1080" w:firstLine="0"/>
        <w:textAlignment w:val="baseline"/>
        <w:rPr>
          <w:rFonts w:ascii="iCiel Avenir LT Std 35 Light" w:hAnsi="iCiel Avenir LT Std 35 Light" w:cs="Arial"/>
          <w:b/>
          <w:bCs/>
          <w:i/>
          <w:iCs/>
          <w:sz w:val="22"/>
          <w:szCs w:val="22"/>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40DD99FE" w14:textId="77777777" w:rsidR="007C590E" w:rsidRPr="004373E8"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sz w:val="22"/>
          <w:szCs w:val="22"/>
        </w:rPr>
      </w:pPr>
      <w:r w:rsidRPr="004373E8">
        <w:rPr>
          <w:rFonts w:ascii="iCiel Avenir LT Std 35 Light" w:hAnsi="iCiel Avenir LT Std 35 Light" w:cs="Arial"/>
          <w:sz w:val="22"/>
          <w:szCs w:val="22"/>
        </w:rPr>
        <w:t>Students can store their personal belongings within the designated locker spaces provided throughout the campus to maintain an orderly and secure environment, ensuring the safekeeping of individuals' property during the academic day. Below are the locker regulations that all students are required to follow:</w:t>
      </w:r>
    </w:p>
    <w:p w14:paraId="106975E7"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Lockers are available on a first-come, first-served basis for single-day use only.</w:t>
      </w:r>
    </w:p>
    <w:p w14:paraId="38DCC894"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cs="Open Sans"/>
          <w:color w:val="212121"/>
          <w:sz w:val="22"/>
          <w:szCs w:val="22"/>
        </w:rPr>
        <w:t xml:space="preserve">Lockers are not installed with any locks. </w:t>
      </w:r>
      <w:r w:rsidRPr="004373E8">
        <w:rPr>
          <w:rFonts w:ascii="iCiel Avenir LT Std 35 Light" w:hAnsi="iCiel Avenir LT Std 35 Light"/>
          <w:sz w:val="22"/>
          <w:szCs w:val="22"/>
        </w:rPr>
        <w:t>Users must bring their personal locks when securing lockers.</w:t>
      </w:r>
    </w:p>
    <w:p w14:paraId="0907AF4F"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Users must clear their lockers before 18:00 on Friday of the respective week.</w:t>
      </w:r>
    </w:p>
    <w:p w14:paraId="06DD1F80"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Locks left after 18:00 every Friday will be removed by authorized personnel. All belongings will be placed in a designated area in the Loading Bay until the following Tuesday before disposal. The University is not responsible for the loss or damage of such items.</w:t>
      </w:r>
    </w:p>
    <w:p w14:paraId="6C0E3502"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Users are advised not to store any valuable items or money and to take full responsibility for the items in lockers. The University is not liable for the loss or damage of any stored items.</w:t>
      </w:r>
    </w:p>
    <w:p w14:paraId="781480D0"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Perishable or prohibited items are not allowed to be stored in lockers.</w:t>
      </w:r>
    </w:p>
    <w:p w14:paraId="459EABC4" w14:textId="77777777"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Affixing anything to the interior or exterior of the lockers is strictly prohibited.</w:t>
      </w:r>
    </w:p>
    <w:p w14:paraId="73304FF2" w14:textId="7D677B61" w:rsidR="007C590E" w:rsidRPr="004373E8"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4373E8">
        <w:rPr>
          <w:rFonts w:ascii="iCiel Avenir LT Std 35 Light" w:hAnsi="iCiel Avenir LT Std 35 Light"/>
          <w:sz w:val="22"/>
          <w:szCs w:val="22"/>
        </w:rPr>
        <w:t xml:space="preserve">For safety reasons, report any facility issues, misconduct, unsafe behaviors, or items immediately to the Campus Services Centre via hotline at </w:t>
      </w:r>
      <w:r w:rsidRPr="004373E8">
        <w:rPr>
          <w:rFonts w:ascii="iCiel Avenir LT Std 35 Light" w:hAnsi="iCiel Avenir LT Std 35 Light"/>
          <w:b/>
          <w:bCs/>
          <w:sz w:val="22"/>
          <w:szCs w:val="22"/>
        </w:rPr>
        <w:t>090 215 7558</w:t>
      </w:r>
      <w:r w:rsidRPr="004373E8">
        <w:rPr>
          <w:rFonts w:ascii="iCiel Avenir LT Std 35 Light" w:hAnsi="iCiel Avenir LT Std 35 Light"/>
          <w:sz w:val="22"/>
          <w:szCs w:val="22"/>
        </w:rPr>
        <w:t xml:space="preserve"> or email address: </w:t>
      </w:r>
      <w:hyperlink r:id="rId34" w:history="1">
        <w:r w:rsidR="00BA2B6C" w:rsidRPr="00F95E36">
          <w:rPr>
            <w:rStyle w:val="Hyperlink"/>
            <w:rFonts w:ascii="iCiel Avenir LT Std 35 Light" w:hAnsi="iCiel Avenir LT Std 35 Light"/>
            <w:b/>
            <w:bCs/>
            <w:sz w:val="22"/>
            <w:szCs w:val="22"/>
          </w:rPr>
          <w:t>services@buv.edu.vn</w:t>
        </w:r>
      </w:hyperlink>
      <w:r w:rsidR="00BA2B6C">
        <w:rPr>
          <w:rFonts w:ascii="iCiel Avenir LT Std 35 Light" w:hAnsi="iCiel Avenir LT Std 35 Light"/>
          <w:b/>
          <w:bCs/>
          <w:sz w:val="22"/>
          <w:szCs w:val="22"/>
        </w:rPr>
        <w:t xml:space="preserve"> </w:t>
      </w:r>
    </w:p>
    <w:p w14:paraId="1F77FDA3" w14:textId="77777777" w:rsidR="007C590E" w:rsidRPr="004373E8"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Sinh viên có thể cất giữ đồ trong các tủ cá nhân trong khuôn viên trường để duy trì một môi trường trật tự và an toàn, đảm bảo an toàn cho tài sản trong ngày học. Dưới đây là các quy định về tủ cá nhân mà tất cả sinh viên bắt buộc phải tuân theo.</w:t>
      </w:r>
    </w:p>
    <w:p w14:paraId="594A2078"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1. Tủ cá nhân được sử dụng trên cơ sở ai đến trước được phục vụ sử dụng trước và chỉ sử dụng trong một ngày.</w:t>
      </w:r>
    </w:p>
    <w:p w14:paraId="0BCC75A9"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2. Tủ cá nhân không có ổ khóa. Sinh viên phải mang theo ổ khóa cá nhân khi sử dụng.</w:t>
      </w:r>
    </w:p>
    <w:p w14:paraId="3DCA949C"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3. Sinh viên phải dọn tủ cá nhân trước 18:00 thứ Sáu hàng tuần.</w:t>
      </w:r>
    </w:p>
    <w:p w14:paraId="1FB3F1B3" w14:textId="538176A4"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 xml:space="preserve">4. Những ổ khóa để lại sau 18h thứ sáu hàng tuần sẽ bị Nhà trường cắt khóa. Tất cả đồ đạc trong tủ sẽ được để ở một khu vực được chỉ định ở </w:t>
      </w:r>
      <w:r w:rsidR="00BA2B6C">
        <w:rPr>
          <w:rFonts w:ascii="iCiel Avenir LT Std 35 Light" w:hAnsi="iCiel Avenir LT Std 35 Light" w:cs="Arial"/>
          <w:i/>
          <w:iCs/>
          <w:sz w:val="22"/>
          <w:szCs w:val="22"/>
        </w:rPr>
        <w:t>“</w:t>
      </w:r>
      <w:r w:rsidR="00BA2B6C" w:rsidRPr="004373E8">
        <w:rPr>
          <w:rFonts w:ascii="iCiel Avenir LT Std 35 Light" w:hAnsi="iCiel Avenir LT Std 35 Light" w:cs="Arial"/>
          <w:i/>
          <w:iCs/>
          <w:sz w:val="22"/>
          <w:szCs w:val="22"/>
        </w:rPr>
        <w:t>Loading Bay</w:t>
      </w:r>
      <w:r w:rsidR="00BA2B6C">
        <w:rPr>
          <w:rFonts w:ascii="iCiel Avenir LT Std 35 Light" w:hAnsi="iCiel Avenir LT Std 35 Light" w:cs="Arial"/>
          <w:i/>
          <w:iCs/>
          <w:sz w:val="22"/>
          <w:szCs w:val="22"/>
        </w:rPr>
        <w:t>”</w:t>
      </w:r>
      <w:r w:rsidRPr="004373E8">
        <w:rPr>
          <w:rFonts w:ascii="iCiel Avenir LT Std 35 Light" w:hAnsi="iCiel Avenir LT Std 35 Light" w:cs="Arial"/>
          <w:i/>
          <w:iCs/>
          <w:sz w:val="22"/>
          <w:szCs w:val="22"/>
        </w:rPr>
        <w:t xml:space="preserve"> cho đến thứ Ba tuần sau trước khi vứt bỏ. Nhà trường không chịu trách nhiệm về việc mất mát hoặc hư hỏng những đồ vật đó.</w:t>
      </w:r>
    </w:p>
    <w:p w14:paraId="554C2F60"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5. Sinh viên được khuyến cáo không cất giữ bất kỳ đồ vật hoặc tiền có giá trị nào và phải chịu trách nhiệm hoàn toàn về những đồ vật trong tủ cá nhân. Nhà trường không chịu trách nhiệm về sự mất mát hoặc hư hỏng của bất kỳ vật dụng nào được lưu trữ.</w:t>
      </w:r>
    </w:p>
    <w:p w14:paraId="66C25D6D"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6. Đồ dễ hư hỏng hoặc bị cấm không được cất giữ trong tủ cá nhân.</w:t>
      </w:r>
    </w:p>
    <w:p w14:paraId="40EFC390" w14:textId="77777777" w:rsidR="007C590E"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7. Nghiêm cấm dán bất cứ thứ gì vào bên trong hoặc bên ngoài tủ cá nhân.</w:t>
      </w:r>
    </w:p>
    <w:p w14:paraId="62C19769" w14:textId="633B1D3E" w:rsidR="000D6197" w:rsidRPr="004373E8"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rPr>
        <w:t xml:space="preserve">8. Vì lý do </w:t>
      </w:r>
      <w:proofErr w:type="gramStart"/>
      <w:r w:rsidRPr="004373E8">
        <w:rPr>
          <w:rFonts w:ascii="iCiel Avenir LT Std 35 Light" w:hAnsi="iCiel Avenir LT Std 35 Light" w:cs="Arial"/>
          <w:i/>
          <w:iCs/>
          <w:sz w:val="22"/>
          <w:szCs w:val="22"/>
        </w:rPr>
        <w:t>an</w:t>
      </w:r>
      <w:proofErr w:type="gramEnd"/>
      <w:r w:rsidRPr="004373E8">
        <w:rPr>
          <w:rFonts w:ascii="iCiel Avenir LT Std 35 Light" w:hAnsi="iCiel Avenir LT Std 35 Light" w:cs="Arial"/>
          <w:i/>
          <w:iCs/>
          <w:sz w:val="22"/>
          <w:szCs w:val="22"/>
        </w:rPr>
        <w:t xml:space="preserve"> toàn, sinh viên cần báo cáo ngay mọi vấn đề licơ sở vật chất, hành vi sai trái, hành vi không an toàn hoặc đồ vật Nhà trường cho </w:t>
      </w:r>
      <w:r w:rsidRPr="004373E8">
        <w:rPr>
          <w:rFonts w:ascii="iCiel Avenir LT Std 35 Light" w:hAnsi="iCiel Avenir LT Std 35 Light"/>
          <w:sz w:val="22"/>
          <w:szCs w:val="22"/>
        </w:rPr>
        <w:t>Campus Services Centre</w:t>
      </w:r>
      <w:r w:rsidRPr="004373E8">
        <w:rPr>
          <w:rFonts w:ascii="iCiel Avenir LT Std 35 Light" w:hAnsi="iCiel Avenir LT Std 35 Light" w:cs="Arial"/>
          <w:i/>
          <w:iCs/>
          <w:sz w:val="22"/>
          <w:szCs w:val="22"/>
        </w:rPr>
        <w:t xml:space="preserve"> qua đường dây nóng </w:t>
      </w:r>
      <w:r w:rsidRPr="004373E8">
        <w:rPr>
          <w:rFonts w:ascii="iCiel Avenir LT Std 35 Light" w:hAnsi="iCiel Avenir LT Std 35 Light" w:cs="Arial"/>
          <w:b/>
          <w:bCs/>
          <w:i/>
          <w:iCs/>
          <w:sz w:val="22"/>
          <w:szCs w:val="22"/>
        </w:rPr>
        <w:t>090 215 7558</w:t>
      </w:r>
      <w:r w:rsidRPr="004373E8">
        <w:rPr>
          <w:rFonts w:ascii="iCiel Avenir LT Std 35 Light" w:hAnsi="iCiel Avenir LT Std 35 Light" w:cs="Arial"/>
          <w:i/>
          <w:iCs/>
          <w:sz w:val="22"/>
          <w:szCs w:val="22"/>
        </w:rPr>
        <w:t xml:space="preserve"> hoặc email: </w:t>
      </w:r>
      <w:hyperlink r:id="rId35" w:history="1">
        <w:r w:rsidR="00BA2B6C" w:rsidRPr="00F95E36">
          <w:rPr>
            <w:rStyle w:val="Hyperlink"/>
            <w:rFonts w:ascii="iCiel Avenir LT Std 35 Light" w:hAnsi="iCiel Avenir LT Std 35 Light" w:cs="Arial"/>
            <w:b/>
            <w:bCs/>
            <w:i/>
            <w:iCs/>
            <w:sz w:val="22"/>
            <w:szCs w:val="22"/>
          </w:rPr>
          <w:t>services@buv.edu.vn</w:t>
        </w:r>
      </w:hyperlink>
      <w:r w:rsidR="00BA2B6C">
        <w:rPr>
          <w:rFonts w:ascii="iCiel Avenir LT Std 35 Light" w:hAnsi="iCiel Avenir LT Std 35 Light" w:cs="Arial"/>
          <w:b/>
          <w:bCs/>
          <w:i/>
          <w:iCs/>
          <w:sz w:val="22"/>
          <w:szCs w:val="22"/>
        </w:rPr>
        <w:t xml:space="preserve"> </w:t>
      </w:r>
    </w:p>
    <w:p w14:paraId="41846B4E" w14:textId="74ED7562" w:rsidR="00BF43A2" w:rsidRPr="004373E8" w:rsidRDefault="00B328D3" w:rsidP="00D85019">
      <w:pPr>
        <w:pStyle w:val="Question"/>
        <w:numPr>
          <w:ilvl w:val="0"/>
          <w:numId w:val="6"/>
        </w:numPr>
        <w:tabs>
          <w:tab w:val="left" w:pos="630"/>
          <w:tab w:val="left" w:pos="720"/>
          <w:tab w:val="left" w:pos="990"/>
        </w:tabs>
        <w:spacing w:before="100" w:line="400" w:lineRule="exact"/>
        <w:ind w:left="0" w:firstLine="634"/>
        <w:rPr>
          <w:rFonts w:cs="Arial"/>
          <w:szCs w:val="22"/>
          <w:lang w:val="vi-VN"/>
        </w:rPr>
      </w:pPr>
      <w:bookmarkStart w:id="2207" w:name="_Toc149053791"/>
      <w:bookmarkStart w:id="2208" w:name="_Toc149054051"/>
      <w:bookmarkStart w:id="2209" w:name="_Toc149835199"/>
      <w:bookmarkStart w:id="2210" w:name="_Toc149053792"/>
      <w:bookmarkStart w:id="2211" w:name="_Toc149054052"/>
      <w:bookmarkStart w:id="2212" w:name="_Toc149835200"/>
      <w:bookmarkStart w:id="2213" w:name="_Toc149053793"/>
      <w:bookmarkStart w:id="2214" w:name="_Toc149054053"/>
      <w:bookmarkStart w:id="2215" w:name="_Toc149835201"/>
      <w:bookmarkStart w:id="2216" w:name="_Toc149053794"/>
      <w:bookmarkStart w:id="2217" w:name="_Toc149054054"/>
      <w:bookmarkStart w:id="2218" w:name="_Toc149835202"/>
      <w:bookmarkStart w:id="2219" w:name="_Toc149053795"/>
      <w:bookmarkStart w:id="2220" w:name="_Toc149054055"/>
      <w:bookmarkStart w:id="2221" w:name="_Toc149835203"/>
      <w:bookmarkStart w:id="2222" w:name="_Toc149053796"/>
      <w:bookmarkStart w:id="2223" w:name="_Toc149054056"/>
      <w:bookmarkStart w:id="2224" w:name="_Toc149835204"/>
      <w:bookmarkStart w:id="2225" w:name="_Toc149053797"/>
      <w:bookmarkStart w:id="2226" w:name="_Toc149054057"/>
      <w:bookmarkStart w:id="2227" w:name="_Toc149835205"/>
      <w:bookmarkStart w:id="2228" w:name="_Toc149053798"/>
      <w:bookmarkStart w:id="2229" w:name="_Toc149054058"/>
      <w:bookmarkStart w:id="2230" w:name="_Toc149835206"/>
      <w:bookmarkStart w:id="2231" w:name="_Toc149053799"/>
      <w:bookmarkStart w:id="2232" w:name="_Toc149054059"/>
      <w:bookmarkStart w:id="2233" w:name="_Toc149835207"/>
      <w:bookmarkStart w:id="2234" w:name="_Toc149053800"/>
      <w:bookmarkStart w:id="2235" w:name="_Toc149054060"/>
      <w:bookmarkStart w:id="2236" w:name="_Toc149835208"/>
      <w:bookmarkStart w:id="2237" w:name="_Toc149053801"/>
      <w:bookmarkStart w:id="2238" w:name="_Toc149054061"/>
      <w:bookmarkStart w:id="2239" w:name="_Toc149835209"/>
      <w:bookmarkStart w:id="2240" w:name="_Toc149053804"/>
      <w:bookmarkStart w:id="2241" w:name="_Toc149054064"/>
      <w:bookmarkStart w:id="2242" w:name="_Toc149835212"/>
      <w:bookmarkStart w:id="2243" w:name="_Toc149053805"/>
      <w:bookmarkStart w:id="2244" w:name="_Toc149054065"/>
      <w:bookmarkStart w:id="2245" w:name="_Toc149835213"/>
      <w:bookmarkStart w:id="2246" w:name="_Toc149053806"/>
      <w:bookmarkStart w:id="2247" w:name="_Toc149054066"/>
      <w:bookmarkStart w:id="2248" w:name="_Toc149835214"/>
      <w:bookmarkStart w:id="2249" w:name="_Toc149053807"/>
      <w:bookmarkStart w:id="2250" w:name="_Toc149054067"/>
      <w:bookmarkStart w:id="2251" w:name="_Toc149835215"/>
      <w:bookmarkStart w:id="2252" w:name="_Toc149053808"/>
      <w:bookmarkStart w:id="2253" w:name="_Toc149054068"/>
      <w:bookmarkStart w:id="2254" w:name="_Toc149835216"/>
      <w:bookmarkStart w:id="2255" w:name="_Toc149053809"/>
      <w:bookmarkStart w:id="2256" w:name="_Toc149054069"/>
      <w:bookmarkStart w:id="2257" w:name="_Toc149835217"/>
      <w:bookmarkStart w:id="2258" w:name="_Toc149053810"/>
      <w:bookmarkStart w:id="2259" w:name="_Toc149054070"/>
      <w:bookmarkStart w:id="2260" w:name="_Toc149835218"/>
      <w:bookmarkStart w:id="2261" w:name="_Toc149053811"/>
      <w:bookmarkStart w:id="2262" w:name="_Toc149054071"/>
      <w:bookmarkStart w:id="2263" w:name="_Toc149835219"/>
      <w:bookmarkStart w:id="2264" w:name="_Toc149053812"/>
      <w:bookmarkStart w:id="2265" w:name="_Toc149054072"/>
      <w:bookmarkStart w:id="2266" w:name="_Toc149835220"/>
      <w:bookmarkStart w:id="2267" w:name="_Toc149053813"/>
      <w:bookmarkStart w:id="2268" w:name="_Toc149054073"/>
      <w:bookmarkStart w:id="2269" w:name="_Toc149835221"/>
      <w:bookmarkStart w:id="2270" w:name="_Toc149053814"/>
      <w:bookmarkStart w:id="2271" w:name="_Toc149054074"/>
      <w:bookmarkStart w:id="2272" w:name="_Toc149835222"/>
      <w:bookmarkStart w:id="2273" w:name="_Toc149053815"/>
      <w:bookmarkStart w:id="2274" w:name="_Toc149054075"/>
      <w:bookmarkStart w:id="2275" w:name="_Toc149835223"/>
      <w:bookmarkStart w:id="2276" w:name="_Toc149053816"/>
      <w:bookmarkStart w:id="2277" w:name="_Toc149054076"/>
      <w:bookmarkStart w:id="2278" w:name="_Toc149835224"/>
      <w:bookmarkStart w:id="2279" w:name="_Toc149053817"/>
      <w:bookmarkStart w:id="2280" w:name="_Toc149054077"/>
      <w:bookmarkStart w:id="2281" w:name="_Toc149835225"/>
      <w:bookmarkStart w:id="2282" w:name="_Toc149053818"/>
      <w:bookmarkStart w:id="2283" w:name="_Toc149054078"/>
      <w:bookmarkStart w:id="2284" w:name="_Toc149835226"/>
      <w:bookmarkStart w:id="2285" w:name="_Toc149053819"/>
      <w:bookmarkStart w:id="2286" w:name="_Toc149054079"/>
      <w:bookmarkStart w:id="2287" w:name="_Toc149835227"/>
      <w:bookmarkStart w:id="2288" w:name="_Toc149053820"/>
      <w:bookmarkStart w:id="2289" w:name="_Toc149054080"/>
      <w:bookmarkStart w:id="2290" w:name="_Toc149835228"/>
      <w:bookmarkStart w:id="2291" w:name="_Toc149053823"/>
      <w:bookmarkStart w:id="2292" w:name="_Toc149054083"/>
      <w:bookmarkStart w:id="2293" w:name="_Toc149835231"/>
      <w:bookmarkStart w:id="2294" w:name="_Toc149053824"/>
      <w:bookmarkStart w:id="2295" w:name="_Toc149054084"/>
      <w:bookmarkStart w:id="2296" w:name="_Toc149835232"/>
      <w:bookmarkStart w:id="2297" w:name="_Toc149053825"/>
      <w:bookmarkStart w:id="2298" w:name="_Toc149054085"/>
      <w:bookmarkStart w:id="2299" w:name="_Toc149835233"/>
      <w:bookmarkStart w:id="2300" w:name="_Toc149053826"/>
      <w:bookmarkStart w:id="2301" w:name="_Toc149054086"/>
      <w:bookmarkStart w:id="2302" w:name="_Toc149835234"/>
      <w:bookmarkStart w:id="2303" w:name="_Toc149053827"/>
      <w:bookmarkStart w:id="2304" w:name="_Toc149054087"/>
      <w:bookmarkStart w:id="2305" w:name="_Toc149835235"/>
      <w:bookmarkStart w:id="2306" w:name="_Toc127518396"/>
      <w:bookmarkStart w:id="2307" w:name="_Toc127518397"/>
      <w:bookmarkStart w:id="2308" w:name="_Toc127518398"/>
      <w:bookmarkStart w:id="2309" w:name="_Toc177146303"/>
      <w:bookmarkEnd w:id="2194"/>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ins w:id="2310" w:author="An Tran, ACA (BUV)" w:date="2024-09-13T01:34:00Z" w16du:dateUtc="2024-09-12T18:34:00Z">
        <w:r w:rsidRPr="00882A67">
          <w:rPr>
            <w:rFonts w:cs="Arial"/>
            <w:szCs w:val="22"/>
          </w:rPr>
          <w:t xml:space="preserve">Can students book campus facilities </w:t>
        </w:r>
        <w:r w:rsidRPr="008365B1">
          <w:rPr>
            <w:rFonts w:cs="Arial"/>
            <w:szCs w:val="22"/>
          </w:rPr>
          <w:t>for self-studying during both operating hours and out-of-hours (study late)</w:t>
        </w:r>
        <w:r w:rsidRPr="00882A67">
          <w:rPr>
            <w:rFonts w:cs="Arial"/>
            <w:szCs w:val="22"/>
          </w:rPr>
          <w:t>? What is the</w:t>
        </w:r>
        <w:r>
          <w:rPr>
            <w:rFonts w:cs="Arial"/>
            <w:szCs w:val="22"/>
          </w:rPr>
          <w:t xml:space="preserve"> booking</w:t>
        </w:r>
        <w:r w:rsidRPr="00882A67">
          <w:rPr>
            <w:rFonts w:cs="Arial"/>
            <w:szCs w:val="22"/>
          </w:rPr>
          <w:t xml:space="preserve"> process? </w:t>
        </w:r>
      </w:ins>
      <w:del w:id="2311" w:author="An Tran, ACA (BUV)" w:date="2024-09-13T01:34:00Z" w16du:dateUtc="2024-09-12T18:34:00Z">
        <w:r w:rsidR="00BF43A2" w:rsidRPr="004373E8" w:rsidDel="00B328D3">
          <w:rPr>
            <w:rFonts w:cs="Arial"/>
            <w:szCs w:val="22"/>
            <w:lang w:val="vi-VN"/>
          </w:rPr>
          <w:delText xml:space="preserve">Can students book campus </w:delText>
        </w:r>
        <w:r w:rsidR="001E441F" w:rsidRPr="004373E8" w:rsidDel="00B328D3">
          <w:rPr>
            <w:rFonts w:cs="Arial"/>
            <w:szCs w:val="22"/>
            <w:lang w:val="vi-VN"/>
          </w:rPr>
          <w:delText>facilities</w:delText>
        </w:r>
        <w:r w:rsidR="00BF43A2" w:rsidRPr="004373E8" w:rsidDel="00B328D3">
          <w:rPr>
            <w:rFonts w:cs="Arial"/>
            <w:szCs w:val="22"/>
            <w:lang w:val="vi-VN"/>
          </w:rPr>
          <w:delText xml:space="preserve"> for self-studying? What is the process? </w:delText>
        </w:r>
      </w:del>
      <w:r w:rsidR="00BF43A2" w:rsidRPr="004373E8">
        <w:rPr>
          <w:rFonts w:cs="Arial"/>
          <w:szCs w:val="22"/>
          <w:lang w:val="vi-VN"/>
        </w:rPr>
        <w:t xml:space="preserve">/ </w:t>
      </w:r>
      <w:r w:rsidR="00BF43A2" w:rsidRPr="00B6680F">
        <w:rPr>
          <w:rFonts w:cs="Arial"/>
          <w:i/>
          <w:iCs/>
          <w:szCs w:val="22"/>
          <w:lang w:val="vi-VN"/>
        </w:rPr>
        <w:t xml:space="preserve">Sinh viên có thể đăng kí </w:t>
      </w:r>
      <w:r w:rsidR="00080A2C" w:rsidRPr="00B6680F">
        <w:rPr>
          <w:rFonts w:cs="Arial"/>
          <w:i/>
          <w:iCs/>
          <w:szCs w:val="22"/>
          <w:lang w:val="vi-VN"/>
        </w:rPr>
        <w:t>học tập tại trường ngoài giờ học (tự học)</w:t>
      </w:r>
      <w:r w:rsidR="00BF43A2" w:rsidRPr="00B6680F">
        <w:rPr>
          <w:rFonts w:cs="Arial"/>
          <w:i/>
          <w:iCs/>
          <w:szCs w:val="22"/>
          <w:lang w:val="vi-VN"/>
        </w:rPr>
        <w:t xml:space="preserve"> không? Quy trình đăng kí như thế nào?</w:t>
      </w:r>
      <w:bookmarkEnd w:id="2309"/>
      <w:r w:rsidR="00BF43A2" w:rsidRPr="004373E8">
        <w:rPr>
          <w:rFonts w:cs="Arial"/>
          <w:szCs w:val="22"/>
          <w:lang w:val="vi-VN"/>
        </w:rPr>
        <w:t xml:space="preserve"> </w:t>
      </w:r>
    </w:p>
    <w:p w14:paraId="10156009" w14:textId="77777777" w:rsidR="00BF43A2" w:rsidRPr="004373E8"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1F1204CD" w14:textId="1B04C8F4" w:rsidR="00BF43A2" w:rsidRPr="004373E8" w:rsidRDefault="00BF43A2" w:rsidP="003E1B62">
      <w:pPr>
        <w:pStyle w:val="ListParagraph"/>
        <w:tabs>
          <w:tab w:val="left" w:pos="630"/>
          <w:tab w:val="left" w:pos="720"/>
          <w:tab w:val="left" w:pos="1080"/>
        </w:tabs>
        <w:ind w:left="0" w:firstLine="0"/>
        <w:contextualSpacing w:val="0"/>
        <w:rPr>
          <w:rFonts w:ascii="iCiel Avenir LT Std 35 Light" w:hAnsi="iCiel Avenir LT Std 35 Light" w:cs="Arial"/>
          <w:bCs/>
          <w:sz w:val="22"/>
          <w:szCs w:val="22"/>
          <w:lang w:val="vi-VN"/>
        </w:rPr>
      </w:pPr>
      <w:bookmarkStart w:id="2312" w:name="_Hlk126064604"/>
      <w:r w:rsidRPr="004373E8">
        <w:rPr>
          <w:rFonts w:ascii="iCiel Avenir LT Std 35 Light" w:hAnsi="iCiel Avenir LT Std 35 Light" w:cs="Arial"/>
          <w:bCs/>
          <w:sz w:val="22"/>
          <w:szCs w:val="22"/>
          <w:lang w:val="vi-VN"/>
        </w:rPr>
        <w:t>The University's operating hours are from 8:30 AM to 6:30 PM, from Monday to Friday (</w:t>
      </w:r>
      <w:r w:rsidR="00350991" w:rsidRPr="004373E8">
        <w:rPr>
          <w:rFonts w:ascii="iCiel Avenir LT Std 35 Light" w:hAnsi="iCiel Avenir LT Std 35 Light" w:cs="Arial"/>
          <w:bCs/>
          <w:sz w:val="22"/>
          <w:szCs w:val="22"/>
          <w:lang w:val="vi-VN"/>
        </w:rPr>
        <w:t>except holidays</w:t>
      </w:r>
      <w:r w:rsidRPr="004373E8">
        <w:rPr>
          <w:rFonts w:ascii="iCiel Avenir LT Std 35 Light" w:hAnsi="iCiel Avenir LT Std 35 Light" w:cs="Arial"/>
          <w:bCs/>
          <w:sz w:val="22"/>
          <w:szCs w:val="22"/>
          <w:lang w:val="vi-VN"/>
        </w:rPr>
        <w:t xml:space="preserve">). The remaining time </w:t>
      </w:r>
      <w:r w:rsidR="009A148B" w:rsidRPr="004373E8">
        <w:rPr>
          <w:rFonts w:ascii="iCiel Avenir LT Std 35 Light" w:hAnsi="iCiel Avenir LT Std 35 Light" w:cs="Arial"/>
          <w:bCs/>
          <w:sz w:val="22"/>
          <w:szCs w:val="22"/>
          <w:lang w:val="vi-VN"/>
        </w:rPr>
        <w:t>is</w:t>
      </w:r>
      <w:r w:rsidRPr="004373E8">
        <w:rPr>
          <w:rFonts w:ascii="iCiel Avenir LT Std 35 Light" w:hAnsi="iCiel Avenir LT Std 35 Light" w:cs="Arial"/>
          <w:bCs/>
          <w:sz w:val="22"/>
          <w:szCs w:val="22"/>
          <w:lang w:val="vi-VN"/>
        </w:rPr>
        <w:t xml:space="preserve"> specified as the University’s out-of-hour</w:t>
      </w:r>
      <w:r w:rsidR="002C6FEE" w:rsidRPr="004373E8">
        <w:rPr>
          <w:rFonts w:ascii="iCiel Avenir LT Std 35 Light" w:hAnsi="iCiel Avenir LT Std 35 Light" w:cs="Arial"/>
          <w:bCs/>
          <w:sz w:val="22"/>
          <w:szCs w:val="22"/>
          <w:lang w:val="vi-VN"/>
        </w:rPr>
        <w:t>s</w:t>
      </w:r>
      <w:r w:rsidRPr="004373E8">
        <w:rPr>
          <w:rFonts w:ascii="iCiel Avenir LT Std 35 Light" w:hAnsi="iCiel Avenir LT Std 35 Light" w:cs="Arial"/>
          <w:bCs/>
          <w:sz w:val="22"/>
          <w:szCs w:val="22"/>
          <w:lang w:val="vi-VN"/>
        </w:rPr>
        <w:t xml:space="preserve"> time. Students can register to </w:t>
      </w:r>
      <w:r w:rsidR="00350991" w:rsidRPr="004373E8">
        <w:rPr>
          <w:rFonts w:ascii="iCiel Avenir LT Std 35 Light" w:hAnsi="iCiel Avenir LT Std 35 Light" w:cs="Arial"/>
          <w:bCs/>
          <w:sz w:val="22"/>
          <w:szCs w:val="22"/>
          <w:lang w:val="vi-VN"/>
        </w:rPr>
        <w:t>access</w:t>
      </w:r>
      <w:r w:rsidRPr="004373E8">
        <w:rPr>
          <w:rFonts w:ascii="iCiel Avenir LT Std 35 Light" w:hAnsi="iCiel Avenir LT Std 35 Light" w:cs="Arial"/>
          <w:bCs/>
          <w:sz w:val="22"/>
          <w:szCs w:val="22"/>
          <w:lang w:val="vi-VN"/>
        </w:rPr>
        <w:t xml:space="preserve"> classrooms and facilities for self-study purposes in both the University’s operating and out-of-hour</w:t>
      </w:r>
      <w:r w:rsidR="002C6FEE" w:rsidRPr="004373E8">
        <w:rPr>
          <w:rFonts w:ascii="iCiel Avenir LT Std 35 Light" w:hAnsi="iCiel Avenir LT Std 35 Light" w:cs="Arial"/>
          <w:bCs/>
          <w:sz w:val="22"/>
          <w:szCs w:val="22"/>
          <w:lang w:val="vi-VN"/>
        </w:rPr>
        <w:t>s</w:t>
      </w:r>
      <w:r w:rsidRPr="004373E8">
        <w:rPr>
          <w:rFonts w:ascii="iCiel Avenir LT Std 35 Light" w:hAnsi="iCiel Avenir LT Std 35 Light" w:cs="Arial"/>
          <w:bCs/>
          <w:sz w:val="22"/>
          <w:szCs w:val="22"/>
          <w:lang w:val="vi-VN"/>
        </w:rPr>
        <w:t xml:space="preserve"> time</w:t>
      </w:r>
      <w:ins w:id="2313" w:author="An Tran, ACA (BUV)" w:date="2024-09-13T01:34:00Z" w16du:dateUtc="2024-09-12T18:34:00Z">
        <w:r w:rsidR="00B328D3">
          <w:rPr>
            <w:rFonts w:ascii="iCiel Avenir LT Std 35 Light" w:hAnsi="iCiel Avenir LT Std 35 Light" w:cs="Arial"/>
            <w:bCs/>
            <w:sz w:val="22"/>
            <w:szCs w:val="22"/>
          </w:rPr>
          <w:t xml:space="preserve"> </w:t>
        </w:r>
        <w:bookmarkStart w:id="2314" w:name="_Hlk177077181"/>
        <w:r w:rsidR="00B328D3">
          <w:rPr>
            <w:rFonts w:ascii="iCiel Avenir LT Std 35 Light" w:hAnsi="iCiel Avenir LT Std 35 Light" w:cs="Arial"/>
            <w:bCs/>
            <w:sz w:val="22"/>
            <w:szCs w:val="22"/>
          </w:rPr>
          <w:t>(study late/study overnight)</w:t>
        </w:r>
        <w:bookmarkEnd w:id="2314"/>
        <w:r w:rsidR="00B328D3" w:rsidRPr="002C711C">
          <w:rPr>
            <w:rFonts w:ascii="iCiel Avenir LT Std 35 Light" w:hAnsi="iCiel Avenir LT Std 35 Light" w:cs="Arial"/>
            <w:bCs/>
            <w:sz w:val="22"/>
            <w:szCs w:val="22"/>
          </w:rPr>
          <w:t>.</w:t>
        </w:r>
      </w:ins>
      <w:del w:id="2315" w:author="An Tran, ACA (BUV)" w:date="2024-09-13T01:34:00Z" w16du:dateUtc="2024-09-12T18:34:00Z">
        <w:r w:rsidRPr="004373E8" w:rsidDel="00B328D3">
          <w:rPr>
            <w:rFonts w:ascii="iCiel Avenir LT Std 35 Light" w:hAnsi="iCiel Avenir LT Std 35 Light" w:cs="Arial"/>
            <w:bCs/>
            <w:sz w:val="22"/>
            <w:szCs w:val="22"/>
            <w:lang w:val="vi-VN"/>
          </w:rPr>
          <w:delText>.</w:delText>
        </w:r>
      </w:del>
      <w:r w:rsidRPr="004373E8">
        <w:rPr>
          <w:rFonts w:ascii="iCiel Avenir LT Std 35 Light" w:hAnsi="iCiel Avenir LT Std 35 Light" w:cs="Arial"/>
          <w:bCs/>
          <w:sz w:val="22"/>
          <w:szCs w:val="22"/>
          <w:lang w:val="vi-VN"/>
        </w:rPr>
        <w:t xml:space="preserve"> Depending on the usage status of the facilities at a time, the student's registration may be approved/unapproved.</w:t>
      </w:r>
    </w:p>
    <w:p w14:paraId="114EE38C" w14:textId="77777777"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Register operating-hours campus facilities access:</w:t>
      </w:r>
    </w:p>
    <w:p w14:paraId="1643B8DD" w14:textId="4A5014CE" w:rsidR="00150DD7" w:rsidRPr="004373E8" w:rsidRDefault="003D507D"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Accessible</w:t>
      </w:r>
      <w:r w:rsidR="00BF43A2" w:rsidRPr="004373E8">
        <w:rPr>
          <w:rFonts w:ascii="iCiel Avenir LT Std 35 Light" w:hAnsi="iCiel Avenir LT Std 35 Light" w:cs="Arial"/>
          <w:b/>
          <w:bCs/>
          <w:sz w:val="22"/>
          <w:szCs w:val="22"/>
          <w:lang w:val="vi-VN"/>
        </w:rPr>
        <w:t xml:space="preserve"> rooms:</w:t>
      </w:r>
      <w:r w:rsidR="00BF43A2" w:rsidRPr="004373E8">
        <w:rPr>
          <w:rFonts w:ascii="iCiel Avenir LT Std 35 Light" w:hAnsi="iCiel Avenir LT Std 35 Light" w:cs="Arial"/>
          <w:sz w:val="22"/>
          <w:szCs w:val="22"/>
          <w:lang w:val="vi-VN"/>
        </w:rPr>
        <w:t xml:space="preserve"> </w:t>
      </w:r>
      <w:r w:rsidR="00D0441B" w:rsidRPr="004373E8">
        <w:rPr>
          <w:rFonts w:ascii="iCiel Avenir LT Std 35 Light" w:hAnsi="iCiel Avenir LT Std 35 Light" w:cs="Arial"/>
          <w:sz w:val="22"/>
          <w:szCs w:val="22"/>
          <w:lang w:val="vi-VN"/>
        </w:rPr>
        <w:t>U</w:t>
      </w:r>
      <w:r w:rsidR="007D2004" w:rsidRPr="004373E8">
        <w:rPr>
          <w:rFonts w:ascii="iCiel Avenir LT Std 35 Light" w:hAnsi="iCiel Avenir LT Std 35 Light" w:cs="Arial"/>
          <w:sz w:val="22"/>
          <w:szCs w:val="22"/>
          <w:lang w:val="vi-VN"/>
        </w:rPr>
        <w:t>pon on the room availability</w:t>
      </w:r>
      <w:r w:rsidR="00BF43A2" w:rsidRPr="004373E8">
        <w:rPr>
          <w:rFonts w:ascii="iCiel Avenir LT Std 35 Light" w:hAnsi="iCiel Avenir LT Std 35 Light" w:cs="Arial"/>
          <w:sz w:val="22"/>
          <w:szCs w:val="22"/>
          <w:lang w:val="vi-VN"/>
        </w:rPr>
        <w:t>.</w:t>
      </w:r>
      <w:r w:rsidR="005C0DDC" w:rsidRPr="004373E8">
        <w:rPr>
          <w:rFonts w:ascii="iCiel Avenir LT Std 35 Light" w:hAnsi="iCiel Avenir LT Std 35 Light" w:cs="Arial"/>
          <w:sz w:val="22"/>
          <w:szCs w:val="22"/>
          <w:lang w:val="vi-VN"/>
        </w:rPr>
        <w:t xml:space="preserve"> </w:t>
      </w:r>
    </w:p>
    <w:p w14:paraId="2A99A46C" w14:textId="3EC0A6A9" w:rsidR="00BF43A2" w:rsidRPr="004373E8" w:rsidRDefault="00150DD7"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Booking duration</w:t>
      </w:r>
      <w:r w:rsidR="00BF43A2" w:rsidRPr="004373E8">
        <w:rPr>
          <w:rFonts w:ascii="iCiel Avenir LT Std 35 Light" w:hAnsi="iCiel Avenir LT Std 35 Light" w:cs="Arial"/>
          <w:b/>
          <w:bCs/>
          <w:sz w:val="22"/>
          <w:szCs w:val="22"/>
          <w:lang w:val="vi-VN"/>
        </w:rPr>
        <w:t>:</w:t>
      </w:r>
      <w:r w:rsidR="00BF43A2" w:rsidRPr="004373E8">
        <w:rPr>
          <w:rFonts w:ascii="iCiel Avenir LT Std 35 Light" w:hAnsi="iCiel Avenir LT Std 35 Light" w:cs="Arial"/>
          <w:sz w:val="22"/>
          <w:szCs w:val="22"/>
          <w:lang w:val="vi-VN"/>
        </w:rPr>
        <w:t xml:space="preserve"> Each student can use rooms for at most 1 hour per </w:t>
      </w:r>
      <w:r w:rsidR="00B8447E" w:rsidRPr="004373E8">
        <w:rPr>
          <w:rFonts w:ascii="iCiel Avenir LT Std 35 Light" w:hAnsi="iCiel Avenir LT Std 35 Light" w:cs="Arial"/>
          <w:sz w:val="22"/>
          <w:szCs w:val="22"/>
          <w:lang w:val="vi-VN"/>
        </w:rPr>
        <w:t>day</w:t>
      </w:r>
      <w:r w:rsidR="00BF43A2" w:rsidRPr="004373E8">
        <w:rPr>
          <w:rFonts w:ascii="iCiel Avenir LT Std 35 Light" w:hAnsi="iCiel Avenir LT Std 35 Light" w:cs="Arial"/>
          <w:sz w:val="22"/>
          <w:szCs w:val="22"/>
          <w:lang w:val="vi-VN"/>
        </w:rPr>
        <w:t xml:space="preserve"> &amp; at most 2 hours per week.</w:t>
      </w:r>
    </w:p>
    <w:p w14:paraId="32108C53" w14:textId="33654312" w:rsidR="0018652B" w:rsidRPr="00B6680F" w:rsidRDefault="00BF43A2" w:rsidP="00B6680F">
      <w:pPr>
        <w:pStyle w:val="paragraph"/>
        <w:tabs>
          <w:tab w:val="left" w:pos="630"/>
          <w:tab w:val="left" w:pos="720"/>
          <w:tab w:val="left" w:pos="994"/>
        </w:tabs>
        <w:ind w:left="720" w:firstLine="0"/>
        <w:textAlignment w:val="baseline"/>
        <w:rPr>
          <w:rFonts w:ascii="iCiel Avenir LT Std 35 Light" w:hAnsi="iCiel Avenir LT Std 35 Light" w:cs="Arial"/>
          <w:b/>
          <w:bCs/>
          <w:sz w:val="22"/>
          <w:szCs w:val="22"/>
        </w:rPr>
      </w:pPr>
      <w:r w:rsidRPr="004373E8">
        <w:rPr>
          <w:rFonts w:ascii="iCiel Avenir LT Std 35 Light" w:hAnsi="iCiel Avenir LT Std 35 Light" w:cs="Arial"/>
          <w:b/>
          <w:bCs/>
          <w:sz w:val="22"/>
          <w:szCs w:val="22"/>
          <w:lang w:val="vi-VN"/>
        </w:rPr>
        <w:t>Process:</w:t>
      </w:r>
      <w:r w:rsidR="00FA585C" w:rsidRPr="004373E8">
        <w:rPr>
          <w:rFonts w:ascii="iCiel Avenir LT Std 35 Light" w:hAnsi="iCiel Avenir LT Std 35 Light" w:cs="Arial"/>
          <w:b/>
          <w:bCs/>
          <w:sz w:val="22"/>
          <w:szCs w:val="22"/>
          <w:lang w:val="vi-VN"/>
        </w:rPr>
        <w:t xml:space="preserve"> </w:t>
      </w:r>
      <w:r w:rsidR="00462707" w:rsidRPr="004373E8">
        <w:rPr>
          <w:rFonts w:ascii="iCiel Avenir LT Std 35 Light" w:hAnsi="iCiel Avenir LT Std 35 Light" w:cs="Arial"/>
          <w:sz w:val="22"/>
          <w:szCs w:val="22"/>
          <w:lang w:val="vi-VN"/>
        </w:rPr>
        <w:t xml:space="preserve">Students </w:t>
      </w:r>
      <w:r w:rsidR="00FA585C" w:rsidRPr="004373E8">
        <w:rPr>
          <w:rFonts w:ascii="iCiel Avenir LT Std 35 Light" w:hAnsi="iCiel Avenir LT Std 35 Light" w:cs="Arial"/>
          <w:sz w:val="22"/>
          <w:szCs w:val="22"/>
          <w:lang w:val="vi-VN"/>
        </w:rPr>
        <w:t xml:space="preserve">register directly at </w:t>
      </w:r>
      <w:r w:rsidR="009A148B" w:rsidRPr="004373E8">
        <w:rPr>
          <w:rFonts w:ascii="iCiel Avenir LT Std 35 Light" w:hAnsi="iCiel Avenir LT Std 35 Light" w:cs="Arial"/>
          <w:sz w:val="22"/>
          <w:szCs w:val="22"/>
          <w:lang w:val="vi-VN"/>
        </w:rPr>
        <w:t xml:space="preserve">the </w:t>
      </w:r>
      <w:r w:rsidR="00462707" w:rsidRPr="004373E8">
        <w:rPr>
          <w:rFonts w:ascii="iCiel Avenir LT Std 35 Light" w:hAnsi="iCiel Avenir LT Std 35 Light" w:cs="Arial"/>
          <w:sz w:val="22"/>
          <w:szCs w:val="22"/>
          <w:lang w:val="vi-VN"/>
        </w:rPr>
        <w:t xml:space="preserve">Student Information </w:t>
      </w:r>
      <w:r w:rsidR="009A148B" w:rsidRPr="004373E8">
        <w:rPr>
          <w:rFonts w:ascii="iCiel Avenir LT Std 35 Light" w:hAnsi="iCiel Avenir LT Std 35 Light" w:cs="Arial"/>
          <w:sz w:val="22"/>
          <w:szCs w:val="22"/>
          <w:lang w:val="vi-VN"/>
        </w:rPr>
        <w:t>Office</w:t>
      </w:r>
      <w:r w:rsidR="00462707" w:rsidRPr="004373E8">
        <w:rPr>
          <w:rFonts w:ascii="iCiel Avenir LT Std 35 Light" w:hAnsi="iCiel Avenir LT Std 35 Light" w:cs="Arial"/>
          <w:sz w:val="22"/>
          <w:szCs w:val="22"/>
          <w:lang w:val="vi-VN"/>
        </w:rPr>
        <w:t xml:space="preserve"> at level 2</w:t>
      </w:r>
      <w:r w:rsidR="006F3B49" w:rsidRPr="004373E8">
        <w:rPr>
          <w:rFonts w:ascii="iCiel Avenir LT Std 35 Light" w:hAnsi="iCiel Avenir LT Std 35 Light" w:cs="Arial"/>
          <w:sz w:val="22"/>
          <w:szCs w:val="22"/>
          <w:lang w:val="vi-VN"/>
        </w:rPr>
        <w:t>.</w:t>
      </w:r>
      <w:r w:rsidR="00571281" w:rsidRPr="004373E8">
        <w:rPr>
          <w:rFonts w:ascii="iCiel Avenir LT Std 35 Light" w:hAnsi="iCiel Avenir LT Std 35 Light" w:cs="Arial"/>
          <w:sz w:val="22"/>
          <w:szCs w:val="22"/>
          <w:lang w:val="vi-VN"/>
        </w:rPr>
        <w:t xml:space="preserve"> The approval for </w:t>
      </w:r>
      <w:r w:rsidR="0037692E" w:rsidRPr="004373E8">
        <w:rPr>
          <w:rFonts w:ascii="iCiel Avenir LT Std 35 Light" w:hAnsi="iCiel Avenir LT Std 35 Light" w:cs="Arial"/>
          <w:sz w:val="22"/>
          <w:szCs w:val="22"/>
          <w:lang w:val="vi-VN"/>
        </w:rPr>
        <w:t>accessing</w:t>
      </w:r>
      <w:r w:rsidR="00571281" w:rsidRPr="004373E8">
        <w:rPr>
          <w:rFonts w:ascii="iCiel Avenir LT Std 35 Light" w:hAnsi="iCiel Avenir LT Std 35 Light" w:cs="Arial"/>
          <w:sz w:val="22"/>
          <w:szCs w:val="22"/>
          <w:lang w:val="vi-VN"/>
        </w:rPr>
        <w:t xml:space="preserve"> the registered rooms depen</w:t>
      </w:r>
      <w:r w:rsidR="00ED19F5" w:rsidRPr="004373E8">
        <w:rPr>
          <w:rFonts w:ascii="iCiel Avenir LT Std 35 Light" w:hAnsi="iCiel Avenir LT Std 35 Light" w:cs="Arial"/>
          <w:sz w:val="22"/>
          <w:szCs w:val="22"/>
          <w:lang w:val="vi-VN"/>
        </w:rPr>
        <w:t>ds</w:t>
      </w:r>
      <w:r w:rsidR="00571281" w:rsidRPr="004373E8">
        <w:rPr>
          <w:rFonts w:ascii="iCiel Avenir LT Std 35 Light" w:hAnsi="iCiel Avenir LT Std 35 Light" w:cs="Arial"/>
          <w:sz w:val="22"/>
          <w:szCs w:val="22"/>
          <w:lang w:val="vi-VN"/>
        </w:rPr>
        <w:t xml:space="preserve"> on the room availability</w:t>
      </w:r>
      <w:r w:rsidR="000D00BB" w:rsidRPr="004373E8">
        <w:rPr>
          <w:rFonts w:ascii="iCiel Avenir LT Std 35 Light" w:hAnsi="iCiel Avenir LT Std 35 Light" w:cs="Arial"/>
          <w:sz w:val="22"/>
          <w:szCs w:val="22"/>
          <w:lang w:val="vi-VN"/>
        </w:rPr>
        <w:t xml:space="preserve"> </w:t>
      </w:r>
      <w:r w:rsidR="0018652B" w:rsidRPr="004373E8">
        <w:rPr>
          <w:rFonts w:ascii="iCiel Avenir LT Std 35 Light" w:hAnsi="iCiel Avenir LT Std 35 Light" w:cs="Arial"/>
          <w:sz w:val="22"/>
          <w:szCs w:val="22"/>
          <w:lang w:val="vi-VN"/>
        </w:rPr>
        <w:t>now</w:t>
      </w:r>
      <w:r w:rsidR="00571281" w:rsidRPr="004373E8">
        <w:rPr>
          <w:rFonts w:ascii="iCiel Avenir LT Std 35 Light" w:hAnsi="iCiel Avenir LT Std 35 Light" w:cs="Arial"/>
          <w:sz w:val="22"/>
          <w:szCs w:val="22"/>
          <w:lang w:val="vi-VN"/>
        </w:rPr>
        <w:t>.</w:t>
      </w:r>
    </w:p>
    <w:p w14:paraId="140D8E54" w14:textId="1841DEE4"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4373E8">
        <w:rPr>
          <w:rFonts w:ascii="iCiel Avenir LT Std 35 Light" w:hAnsi="iCiel Avenir LT Std 35 Light" w:cs="Arial"/>
          <w:b/>
          <w:bCs/>
          <w:sz w:val="22"/>
          <w:szCs w:val="22"/>
          <w:lang w:val="vi-VN"/>
        </w:rPr>
        <w:t>Register out-of-hours campus facilities access:</w:t>
      </w:r>
    </w:p>
    <w:p w14:paraId="6719ED8D" w14:textId="564C61EB"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Accessible rooms:</w:t>
      </w:r>
      <w:r w:rsidRPr="004373E8">
        <w:rPr>
          <w:rFonts w:ascii="iCiel Avenir LT Std 35 Light" w:hAnsi="iCiel Avenir LT Std 35 Light" w:cs="Arial"/>
          <w:sz w:val="22"/>
          <w:szCs w:val="22"/>
          <w:lang w:val="vi-VN"/>
        </w:rPr>
        <w:t xml:space="preserve"> </w:t>
      </w:r>
      <w:r w:rsidR="00D0441B" w:rsidRPr="004373E8">
        <w:rPr>
          <w:rFonts w:ascii="iCiel Avenir LT Std 35 Light" w:hAnsi="iCiel Avenir LT Std 35 Light" w:cs="Arial"/>
          <w:sz w:val="22"/>
          <w:szCs w:val="22"/>
          <w:lang w:val="vi-VN"/>
        </w:rPr>
        <w:t>U</w:t>
      </w:r>
      <w:r w:rsidR="00150DD7" w:rsidRPr="004373E8">
        <w:rPr>
          <w:rFonts w:ascii="iCiel Avenir LT Std 35 Light" w:hAnsi="iCiel Avenir LT Std 35 Light" w:cs="Arial"/>
          <w:sz w:val="22"/>
          <w:szCs w:val="22"/>
          <w:lang w:val="vi-VN"/>
        </w:rPr>
        <w:t>pon the room availability</w:t>
      </w:r>
      <w:r w:rsidR="00697ECF">
        <w:rPr>
          <w:rFonts w:ascii="iCiel Avenir LT Std 35 Light" w:hAnsi="iCiel Avenir LT Std 35 Light" w:cs="Arial"/>
          <w:sz w:val="22"/>
          <w:szCs w:val="22"/>
        </w:rPr>
        <w:t xml:space="preserve">, students can use room </w:t>
      </w:r>
      <w:r w:rsidR="00697ECF" w:rsidRPr="00260905">
        <w:rPr>
          <w:rFonts w:ascii="iCiel Avenir LT Std 35 Light" w:hAnsi="iCiel Avenir LT Std 35 Light" w:cs="Arial"/>
          <w:i/>
          <w:iCs/>
          <w:sz w:val="22"/>
          <w:szCs w:val="22"/>
        </w:rPr>
        <w:t>3-</w:t>
      </w:r>
      <w:r w:rsidR="00697ECF">
        <w:rPr>
          <w:rFonts w:ascii="iCiel Avenir LT Std 35 Light" w:hAnsi="iCiel Avenir LT Std 35 Light" w:cs="Arial"/>
          <w:i/>
          <w:iCs/>
          <w:sz w:val="22"/>
          <w:szCs w:val="22"/>
        </w:rPr>
        <w:t>5</w:t>
      </w:r>
      <w:r w:rsidR="00697ECF" w:rsidRPr="00260905">
        <w:rPr>
          <w:rFonts w:ascii="iCiel Avenir LT Std 35 Light" w:hAnsi="iCiel Avenir LT Std 35 Light" w:cs="Arial"/>
          <w:i/>
          <w:iCs/>
          <w:sz w:val="22"/>
          <w:szCs w:val="22"/>
        </w:rPr>
        <w:t xml:space="preserve">, </w:t>
      </w:r>
      <w:r w:rsidR="00697ECF">
        <w:rPr>
          <w:rFonts w:ascii="iCiel Avenir LT Std 35 Light" w:hAnsi="iCiel Avenir LT Std 35 Light" w:cs="Arial"/>
          <w:i/>
          <w:iCs/>
          <w:sz w:val="22"/>
          <w:szCs w:val="22"/>
        </w:rPr>
        <w:t>3</w:t>
      </w:r>
      <w:r w:rsidR="00697ECF" w:rsidRPr="00260905">
        <w:rPr>
          <w:rFonts w:ascii="iCiel Avenir LT Std 35 Light" w:hAnsi="iCiel Avenir LT Std 35 Light" w:cs="Arial"/>
          <w:i/>
          <w:iCs/>
          <w:sz w:val="22"/>
          <w:szCs w:val="22"/>
        </w:rPr>
        <w:t>-</w:t>
      </w:r>
      <w:r w:rsidR="00697ECF">
        <w:rPr>
          <w:rFonts w:ascii="iCiel Avenir LT Std 35 Light" w:hAnsi="iCiel Avenir LT Std 35 Light" w:cs="Arial"/>
          <w:i/>
          <w:iCs/>
          <w:sz w:val="22"/>
          <w:szCs w:val="22"/>
        </w:rPr>
        <w:t>6</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7</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8</w:t>
      </w:r>
      <w:r w:rsidR="00697ECF" w:rsidRPr="00260905">
        <w:rPr>
          <w:rFonts w:ascii="iCiel Avenir LT Std 35 Light" w:hAnsi="iCiel Avenir LT Std 35 Light" w:cs="Arial"/>
          <w:i/>
          <w:iCs/>
          <w:sz w:val="22"/>
          <w:szCs w:val="22"/>
        </w:rPr>
        <w:t>, 3-</w:t>
      </w:r>
      <w:r w:rsidR="00697ECF">
        <w:rPr>
          <w:rFonts w:ascii="iCiel Avenir LT Std 35 Light" w:hAnsi="iCiel Avenir LT Std 35 Light" w:cs="Arial"/>
          <w:i/>
          <w:iCs/>
          <w:sz w:val="22"/>
          <w:szCs w:val="22"/>
        </w:rPr>
        <w:t>11, 3-12</w:t>
      </w:r>
      <w:r w:rsidR="00CD5E97" w:rsidRPr="004373E8">
        <w:rPr>
          <w:rFonts w:ascii="iCiel Avenir LT Std 35 Light" w:hAnsi="iCiel Avenir LT Std 35 Light" w:cs="Arial"/>
          <w:sz w:val="22"/>
          <w:szCs w:val="22"/>
          <w:lang w:val="vi-VN"/>
        </w:rPr>
        <w:t xml:space="preserve">. </w:t>
      </w:r>
      <w:r w:rsidR="00CD5E97" w:rsidRPr="004373E8">
        <w:rPr>
          <w:rFonts w:ascii="iCiel Avenir LT Std 35 Light" w:hAnsi="iCiel Avenir LT Std 35 Light" w:cs="Arial"/>
          <w:b/>
          <w:bCs/>
          <w:sz w:val="22"/>
          <w:szCs w:val="22"/>
          <w:lang w:val="vi-VN"/>
        </w:rPr>
        <w:t xml:space="preserve">For </w:t>
      </w:r>
      <w:r w:rsidR="00CB0980" w:rsidRPr="004373E8">
        <w:rPr>
          <w:rFonts w:ascii="iCiel Avenir LT Std 35 Light" w:hAnsi="iCiel Avenir LT Std 35 Light" w:cs="Arial"/>
          <w:b/>
          <w:bCs/>
          <w:sz w:val="22"/>
          <w:szCs w:val="22"/>
          <w:lang w:val="vi-VN"/>
        </w:rPr>
        <w:t xml:space="preserve">the </w:t>
      </w:r>
      <w:r w:rsidR="00CD5E97" w:rsidRPr="004373E8">
        <w:rPr>
          <w:rFonts w:ascii="iCiel Avenir LT Std 35 Light" w:hAnsi="iCiel Avenir LT Std 35 Light" w:cs="Arial"/>
          <w:b/>
          <w:bCs/>
          <w:sz w:val="22"/>
          <w:szCs w:val="22"/>
          <w:lang w:val="vi-VN"/>
        </w:rPr>
        <w:t>functional rooms,</w:t>
      </w:r>
      <w:r w:rsidR="00CD5E97" w:rsidRPr="004373E8">
        <w:rPr>
          <w:rFonts w:ascii="iCiel Avenir LT Std 35 Light" w:hAnsi="iCiel Avenir LT Std 35 Light" w:cs="Arial"/>
          <w:sz w:val="22"/>
          <w:szCs w:val="22"/>
          <w:lang w:val="vi-VN"/>
        </w:rPr>
        <w:t xml:space="preserve"> the usage is upon approval by</w:t>
      </w:r>
      <w:r w:rsidR="00407226" w:rsidRPr="004373E8">
        <w:rPr>
          <w:rFonts w:ascii="iCiel Avenir LT Std 35 Light" w:hAnsi="iCiel Avenir LT Std 35 Light" w:cs="Arial"/>
          <w:sz w:val="22"/>
          <w:szCs w:val="22"/>
          <w:lang w:val="vi-VN"/>
        </w:rPr>
        <w:t xml:space="preserve"> the relevant Discipline Lead</w:t>
      </w:r>
      <w:r w:rsidR="00CD5E97" w:rsidRPr="004373E8">
        <w:rPr>
          <w:rFonts w:ascii="iCiel Avenir LT Std 35 Light" w:hAnsi="iCiel Avenir LT Std 35 Light" w:cs="Arial"/>
          <w:sz w:val="22"/>
          <w:szCs w:val="22"/>
          <w:lang w:val="vi-VN"/>
        </w:rPr>
        <w:t>.</w:t>
      </w:r>
    </w:p>
    <w:p w14:paraId="7A77CE29" w14:textId="4ECADC42" w:rsidR="00BF43A2" w:rsidRPr="004373E8" w:rsidRDefault="00BF43A2" w:rsidP="00D85019">
      <w:pPr>
        <w:pStyle w:val="paragraph"/>
        <w:numPr>
          <w:ilvl w:val="0"/>
          <w:numId w:val="14"/>
        </w:numPr>
        <w:tabs>
          <w:tab w:val="left" w:pos="630"/>
          <w:tab w:val="left" w:pos="720"/>
          <w:tab w:val="left" w:pos="1080"/>
        </w:tabs>
        <w:ind w:left="360" w:firstLine="360"/>
        <w:textAlignment w:val="baseline"/>
        <w:rPr>
          <w:rFonts w:ascii="iCiel Avenir LT Std 35 Light" w:hAnsi="iCiel Avenir LT Std 35 Light" w:cs="Arial"/>
          <w:sz w:val="22"/>
          <w:szCs w:val="22"/>
          <w:lang w:val="vi-VN"/>
        </w:rPr>
      </w:pPr>
      <w:r w:rsidRPr="004373E8">
        <w:rPr>
          <w:rFonts w:ascii="iCiel Avenir LT Std 35 Light" w:hAnsi="iCiel Avenir LT Std 35 Light" w:cs="Arial"/>
          <w:b/>
          <w:bCs/>
          <w:sz w:val="22"/>
          <w:szCs w:val="22"/>
          <w:lang w:val="vi-VN"/>
        </w:rPr>
        <w:t xml:space="preserve">Process: </w:t>
      </w:r>
      <w:r w:rsidR="00DA3211" w:rsidRPr="004373E8">
        <w:rPr>
          <w:rFonts w:ascii="iCiel Avenir LT Std 35 Light" w:hAnsi="iCiel Avenir LT Std 35 Light" w:cs="Arial"/>
          <w:sz w:val="22"/>
          <w:szCs w:val="22"/>
          <w:lang w:val="vi-VN"/>
        </w:rPr>
        <w:t xml:space="preserve">Students </w:t>
      </w:r>
      <w:r w:rsidR="00FA585C" w:rsidRPr="004373E8">
        <w:rPr>
          <w:rFonts w:ascii="iCiel Avenir LT Std 35 Light" w:hAnsi="iCiel Avenir LT Std 35 Light" w:cs="Arial"/>
          <w:sz w:val="22"/>
          <w:szCs w:val="22"/>
          <w:lang w:val="vi-VN"/>
        </w:rPr>
        <w:t>submit Out-of-hours Access Agreement form directly at</w:t>
      </w:r>
      <w:r w:rsidR="009A148B" w:rsidRPr="004373E8">
        <w:rPr>
          <w:rFonts w:ascii="iCiel Avenir LT Std 35 Light" w:hAnsi="iCiel Avenir LT Std 35 Light" w:cs="Arial"/>
          <w:sz w:val="22"/>
          <w:szCs w:val="22"/>
          <w:lang w:val="vi-VN"/>
        </w:rPr>
        <w:t xml:space="preserve"> the</w:t>
      </w:r>
      <w:r w:rsidR="00FA585C" w:rsidRPr="004373E8">
        <w:rPr>
          <w:rFonts w:ascii="iCiel Avenir LT Std 35 Light" w:hAnsi="iCiel Avenir LT Std 35 Light" w:cs="Arial"/>
          <w:sz w:val="22"/>
          <w:szCs w:val="22"/>
          <w:lang w:val="vi-VN"/>
        </w:rPr>
        <w:t xml:space="preserve"> S</w:t>
      </w:r>
      <w:r w:rsidR="00DA3211" w:rsidRPr="004373E8">
        <w:rPr>
          <w:rFonts w:ascii="iCiel Avenir LT Std 35 Light" w:hAnsi="iCiel Avenir LT Std 35 Light" w:cs="Arial"/>
          <w:sz w:val="22"/>
          <w:szCs w:val="22"/>
          <w:lang w:val="vi-VN"/>
        </w:rPr>
        <w:t>tudent Information</w:t>
      </w:r>
      <w:r w:rsidR="00FA585C" w:rsidRPr="004373E8">
        <w:rPr>
          <w:rFonts w:ascii="iCiel Avenir LT Std 35 Light" w:hAnsi="iCiel Avenir LT Std 35 Light" w:cs="Arial"/>
          <w:sz w:val="22"/>
          <w:szCs w:val="22"/>
          <w:lang w:val="vi-VN"/>
        </w:rPr>
        <w:t xml:space="preserve"> </w:t>
      </w:r>
      <w:r w:rsidR="009A148B" w:rsidRPr="004373E8">
        <w:rPr>
          <w:rFonts w:ascii="iCiel Avenir LT Std 35 Light" w:hAnsi="iCiel Avenir LT Std 35 Light" w:cs="Arial"/>
          <w:sz w:val="22"/>
          <w:szCs w:val="22"/>
          <w:lang w:val="vi-VN"/>
        </w:rPr>
        <w:t>Office</w:t>
      </w:r>
      <w:r w:rsidR="00FA585C" w:rsidRPr="004373E8">
        <w:rPr>
          <w:rFonts w:ascii="iCiel Avenir LT Std 35 Light" w:hAnsi="iCiel Avenir LT Std 35 Light" w:cs="Arial"/>
          <w:sz w:val="22"/>
          <w:szCs w:val="22"/>
          <w:lang w:val="vi-VN"/>
        </w:rPr>
        <w:t xml:space="preserve"> before 4</w:t>
      </w:r>
      <w:r w:rsidR="00DA3211" w:rsidRPr="004373E8">
        <w:rPr>
          <w:rFonts w:ascii="iCiel Avenir LT Std 35 Light" w:hAnsi="iCiel Avenir LT Std 35 Light" w:cs="Arial"/>
          <w:sz w:val="22"/>
          <w:szCs w:val="22"/>
          <w:lang w:val="vi-VN"/>
        </w:rPr>
        <w:t>:00 PM, from Monday to Friday.</w:t>
      </w:r>
      <w:r w:rsidR="00DA3211" w:rsidRPr="004373E8">
        <w:rPr>
          <w:rFonts w:ascii="iCiel Avenir LT Std 35 Light" w:hAnsi="iCiel Avenir LT Std 35 Light" w:cs="Arial"/>
          <w:b/>
          <w:bCs/>
          <w:sz w:val="22"/>
          <w:szCs w:val="22"/>
          <w:lang w:val="vi-VN"/>
        </w:rPr>
        <w:t xml:space="preserve"> </w:t>
      </w:r>
      <w:r w:rsidR="002925F8" w:rsidRPr="004373E8">
        <w:rPr>
          <w:rFonts w:ascii="iCiel Avenir LT Std 35 Light" w:hAnsi="iCiel Avenir LT Std 35 Light" w:cs="Arial"/>
          <w:b/>
          <w:bCs/>
          <w:sz w:val="22"/>
          <w:szCs w:val="22"/>
          <w:lang w:val="vi-VN"/>
        </w:rPr>
        <w:t xml:space="preserve"> </w:t>
      </w:r>
      <w:r w:rsidR="00541B7D" w:rsidRPr="004373E8">
        <w:rPr>
          <w:rFonts w:ascii="iCiel Avenir LT Std 35 Light" w:hAnsi="iCiel Avenir LT Std 35 Light" w:cs="Arial"/>
          <w:b/>
          <w:bCs/>
          <w:sz w:val="22"/>
          <w:szCs w:val="22"/>
          <w:lang w:val="vi-VN"/>
        </w:rPr>
        <w:t>F</w:t>
      </w:r>
      <w:r w:rsidR="00FA585C" w:rsidRPr="004373E8">
        <w:rPr>
          <w:rFonts w:ascii="iCiel Avenir LT Std 35 Light" w:hAnsi="iCiel Avenir LT Std 35 Light" w:cs="Arial"/>
          <w:b/>
          <w:bCs/>
          <w:sz w:val="22"/>
          <w:szCs w:val="22"/>
          <w:lang w:val="vi-VN"/>
        </w:rPr>
        <w:t>or</w:t>
      </w:r>
      <w:r w:rsidR="00CB0980" w:rsidRPr="004373E8">
        <w:rPr>
          <w:rFonts w:ascii="iCiel Avenir LT Std 35 Light" w:hAnsi="iCiel Avenir LT Std 35 Light" w:cs="Arial"/>
          <w:b/>
          <w:bCs/>
          <w:sz w:val="22"/>
          <w:szCs w:val="22"/>
          <w:lang w:val="vi-VN"/>
        </w:rPr>
        <w:t xml:space="preserve"> the</w:t>
      </w:r>
      <w:r w:rsidR="00FA585C" w:rsidRPr="004373E8">
        <w:rPr>
          <w:rFonts w:ascii="iCiel Avenir LT Std 35 Light" w:hAnsi="iCiel Avenir LT Std 35 Light" w:cs="Arial"/>
          <w:b/>
          <w:bCs/>
          <w:sz w:val="22"/>
          <w:szCs w:val="22"/>
          <w:lang w:val="vi-VN"/>
        </w:rPr>
        <w:t xml:space="preserve"> </w:t>
      </w:r>
      <w:r w:rsidRPr="004373E8">
        <w:rPr>
          <w:rFonts w:ascii="iCiel Avenir LT Std 35 Light" w:hAnsi="iCiel Avenir LT Std 35 Light" w:cs="Arial"/>
          <w:b/>
          <w:bCs/>
          <w:sz w:val="22"/>
          <w:szCs w:val="22"/>
          <w:lang w:val="vi-VN"/>
        </w:rPr>
        <w:t>functional rooms</w:t>
      </w:r>
      <w:r w:rsidR="00DA3211" w:rsidRPr="004373E8">
        <w:rPr>
          <w:rFonts w:ascii="iCiel Avenir LT Std 35 Light" w:hAnsi="iCiel Avenir LT Std 35 Light" w:cs="Arial"/>
          <w:sz w:val="22"/>
          <w:szCs w:val="22"/>
          <w:lang w:val="vi-VN"/>
        </w:rPr>
        <w:t>, students must seek the</w:t>
      </w:r>
      <w:r w:rsidR="00CB0980" w:rsidRPr="004373E8">
        <w:rPr>
          <w:rFonts w:ascii="iCiel Avenir LT Std 35 Light" w:hAnsi="iCiel Avenir LT Std 35 Light" w:cs="Arial"/>
          <w:sz w:val="22"/>
          <w:szCs w:val="22"/>
          <w:lang w:val="vi-VN"/>
        </w:rPr>
        <w:t xml:space="preserve"> relevant Discipline</w:t>
      </w:r>
      <w:r w:rsidR="00DA3211" w:rsidRPr="004373E8">
        <w:rPr>
          <w:rFonts w:ascii="iCiel Avenir LT Std 35 Light" w:hAnsi="iCiel Avenir LT Std 35 Light" w:cs="Arial"/>
          <w:sz w:val="22"/>
          <w:szCs w:val="22"/>
          <w:lang w:val="vi-VN"/>
        </w:rPr>
        <w:t xml:space="preserve"> Lead’s </w:t>
      </w:r>
      <w:r w:rsidR="009B60AC" w:rsidRPr="004373E8">
        <w:rPr>
          <w:rFonts w:ascii="iCiel Avenir LT Std 35 Light" w:hAnsi="iCiel Avenir LT Std 35 Light" w:cs="Arial"/>
          <w:sz w:val="22"/>
          <w:szCs w:val="22"/>
          <w:lang w:val="vi-VN"/>
        </w:rPr>
        <w:t>confirmation</w:t>
      </w:r>
      <w:r w:rsidR="00DA3211" w:rsidRPr="004373E8">
        <w:rPr>
          <w:rFonts w:ascii="iCiel Avenir LT Std 35 Light" w:hAnsi="iCiel Avenir LT Std 35 Light" w:cs="Arial"/>
          <w:sz w:val="22"/>
          <w:szCs w:val="22"/>
          <w:lang w:val="vi-VN"/>
        </w:rPr>
        <w:t xml:space="preserve"> for Out-of-hours Access Agreement</w:t>
      </w:r>
      <w:r w:rsidR="00541B7D" w:rsidRPr="004373E8">
        <w:rPr>
          <w:rFonts w:ascii="iCiel Avenir LT Std 35 Light" w:hAnsi="iCiel Avenir LT Std 35 Light" w:cs="Arial"/>
          <w:sz w:val="22"/>
          <w:szCs w:val="22"/>
          <w:lang w:val="vi-VN"/>
        </w:rPr>
        <w:t xml:space="preserve"> form</w:t>
      </w:r>
      <w:r w:rsidR="00DA3211" w:rsidRPr="004373E8">
        <w:rPr>
          <w:rFonts w:ascii="iCiel Avenir LT Std 35 Light" w:hAnsi="iCiel Avenir LT Std 35 Light" w:cs="Arial"/>
          <w:sz w:val="22"/>
          <w:szCs w:val="22"/>
          <w:lang w:val="vi-VN"/>
        </w:rPr>
        <w:t xml:space="preserve"> (via email or papers)</w:t>
      </w:r>
      <w:r w:rsidR="00541B7D" w:rsidRPr="004373E8">
        <w:rPr>
          <w:rFonts w:ascii="iCiel Avenir LT Std 35 Light" w:hAnsi="iCiel Avenir LT Std 35 Light" w:cs="Arial"/>
          <w:sz w:val="22"/>
          <w:szCs w:val="22"/>
          <w:lang w:val="vi-VN"/>
        </w:rPr>
        <w:t xml:space="preserve"> before handing </w:t>
      </w:r>
      <w:r w:rsidR="00BB0E73" w:rsidRPr="004373E8">
        <w:rPr>
          <w:rFonts w:ascii="iCiel Avenir LT Std 35 Light" w:hAnsi="iCiel Avenir LT Std 35 Light" w:cs="Arial"/>
          <w:sz w:val="22"/>
          <w:szCs w:val="22"/>
          <w:lang w:val="vi-VN"/>
        </w:rPr>
        <w:t xml:space="preserve">the </w:t>
      </w:r>
      <w:r w:rsidR="00972B74" w:rsidRPr="004373E8">
        <w:rPr>
          <w:rFonts w:ascii="iCiel Avenir LT Std 35 Light" w:hAnsi="iCiel Avenir LT Std 35 Light" w:cs="Arial"/>
          <w:sz w:val="22"/>
          <w:szCs w:val="22"/>
          <w:lang w:val="vi-VN"/>
        </w:rPr>
        <w:t xml:space="preserve">mentioned </w:t>
      </w:r>
      <w:r w:rsidR="00BB0E73" w:rsidRPr="004373E8">
        <w:rPr>
          <w:rFonts w:ascii="iCiel Avenir LT Std 35 Light" w:hAnsi="iCiel Avenir LT Std 35 Light" w:cs="Arial"/>
          <w:sz w:val="22"/>
          <w:szCs w:val="22"/>
          <w:lang w:val="vi-VN"/>
        </w:rPr>
        <w:t xml:space="preserve">form </w:t>
      </w:r>
      <w:r w:rsidR="009A148B" w:rsidRPr="004373E8">
        <w:rPr>
          <w:rFonts w:ascii="iCiel Avenir LT Std 35 Light" w:hAnsi="iCiel Avenir LT Std 35 Light" w:cs="Arial"/>
          <w:sz w:val="22"/>
          <w:szCs w:val="22"/>
          <w:lang w:val="vi-VN"/>
        </w:rPr>
        <w:t>to the</w:t>
      </w:r>
      <w:r w:rsidR="00541B7D" w:rsidRPr="004373E8">
        <w:rPr>
          <w:rFonts w:ascii="iCiel Avenir LT Std 35 Light" w:hAnsi="iCiel Avenir LT Std 35 Light" w:cs="Arial"/>
          <w:sz w:val="22"/>
          <w:szCs w:val="22"/>
          <w:lang w:val="vi-VN"/>
        </w:rPr>
        <w:t xml:space="preserve"> Student Information </w:t>
      </w:r>
      <w:r w:rsidR="009A148B" w:rsidRPr="004373E8">
        <w:rPr>
          <w:rFonts w:ascii="iCiel Avenir LT Std 35 Light" w:hAnsi="iCiel Avenir LT Std 35 Light" w:cs="Arial"/>
          <w:sz w:val="22"/>
          <w:szCs w:val="22"/>
          <w:lang w:val="vi-VN"/>
        </w:rPr>
        <w:t>Office</w:t>
      </w:r>
      <w:r w:rsidR="00BB0E73" w:rsidRPr="004373E8">
        <w:rPr>
          <w:rFonts w:ascii="iCiel Avenir LT Std 35 Light" w:hAnsi="iCiel Avenir LT Std 35 Light" w:cs="Arial"/>
          <w:sz w:val="22"/>
          <w:szCs w:val="22"/>
          <w:lang w:val="vi-VN"/>
        </w:rPr>
        <w:t xml:space="preserve"> at level 2</w:t>
      </w:r>
      <w:r w:rsidR="00541B7D" w:rsidRPr="004373E8">
        <w:rPr>
          <w:rFonts w:ascii="iCiel Avenir LT Std 35 Light" w:hAnsi="iCiel Avenir LT Std 35 Light" w:cs="Arial"/>
          <w:sz w:val="22"/>
          <w:szCs w:val="22"/>
          <w:lang w:val="vi-VN"/>
        </w:rPr>
        <w:t>.</w:t>
      </w:r>
    </w:p>
    <w:p w14:paraId="594A55E9" w14:textId="79CBEAA0" w:rsidR="001D48EC" w:rsidRPr="00B6680F"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val="vi-VN"/>
        </w:rPr>
        <w:t>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quy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8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30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18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30 chi</w:t>
      </w:r>
      <w:r w:rsidRPr="004373E8">
        <w:rPr>
          <w:rFonts w:ascii="iCiel Avenir LT Std 35 Light" w:hAnsi="iCiel Avenir LT Std 35 Light" w:cs="Calibri"/>
          <w:i/>
          <w:iCs/>
          <w:sz w:val="22"/>
          <w:szCs w:val="22"/>
          <w:lang w:val="vi-VN"/>
        </w:rPr>
        <w:t>ề</w:t>
      </w:r>
      <w:r w:rsidRPr="004373E8">
        <w:rPr>
          <w:rFonts w:ascii="iCiel Avenir LT Std 35 Light" w:hAnsi="iCiel Avenir LT Std 35 Light" w:cs="Arial"/>
          <w:i/>
          <w:iCs/>
          <w:sz w:val="22"/>
          <w:szCs w:val="22"/>
          <w:lang w:val="vi-VN"/>
        </w:rPr>
        <w:t>u,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Hai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ế</w:t>
      </w:r>
      <w:r w:rsidRPr="004373E8">
        <w:rPr>
          <w:rFonts w:ascii="iCiel Avenir LT Std 35 Light" w:hAnsi="iCiel Avenir LT Std 35 Light" w:cs="Arial"/>
          <w:i/>
          <w:iCs/>
          <w:sz w:val="22"/>
          <w:szCs w:val="22"/>
          <w:lang w:val="vi-VN"/>
        </w:rPr>
        <w:t>n th</w:t>
      </w:r>
      <w:r w:rsidRPr="004373E8">
        <w:rPr>
          <w:rFonts w:ascii="iCiel Avenir LT Std 35 Light" w:hAnsi="iCiel Avenir LT Std 35 Light" w:cs="Calibri"/>
          <w:i/>
          <w:iCs/>
          <w:sz w:val="22"/>
          <w:szCs w:val="22"/>
          <w:lang w:val="vi-VN"/>
        </w:rPr>
        <w:t>ứ</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u (ngo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i tr</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 xml:space="preserve">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ng</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y l</w:t>
      </w:r>
      <w:r w:rsidRPr="004373E8">
        <w:rPr>
          <w:rFonts w:ascii="iCiel Avenir LT Std 35 Light" w:hAnsi="iCiel Avenir LT Std 35 Light" w:cs="Calibri"/>
          <w:i/>
          <w:iCs/>
          <w:sz w:val="22"/>
          <w:szCs w:val="22"/>
          <w:lang w:val="vi-VN"/>
        </w:rPr>
        <w:t>ễ</w:t>
      </w:r>
      <w:r w:rsidRPr="004373E8">
        <w:rPr>
          <w:rFonts w:ascii="iCiel Avenir LT Std 35 Light" w:hAnsi="iCiel Avenir LT Std 35 Light" w:cs="Arial"/>
          <w:i/>
          <w:iCs/>
          <w:sz w:val="22"/>
          <w:szCs w:val="22"/>
          <w:lang w:val="vi-VN"/>
        </w:rPr>
        <w:t>). C</w:t>
      </w:r>
      <w:r w:rsidRPr="004373E8">
        <w:rPr>
          <w:rFonts w:ascii="iCiel Avenir LT Std 35 Light" w:hAnsi="iCiel Avenir LT Std 35 Light" w:cs="Avenir Next LT Pro"/>
          <w:i/>
          <w:iCs/>
          <w:sz w:val="22"/>
          <w:szCs w:val="22"/>
          <w:lang w:val="vi-VN"/>
        </w:rPr>
        <w:t>á</w:t>
      </w:r>
      <w:r w:rsidRPr="004373E8">
        <w:rPr>
          <w:rFonts w:ascii="iCiel Avenir LT Std 35 Light" w:hAnsi="iCiel Avenir LT Std 35 Light" w:cs="Arial"/>
          <w:i/>
          <w:iCs/>
          <w:sz w:val="22"/>
          <w:szCs w:val="22"/>
          <w:lang w:val="vi-VN"/>
        </w:rPr>
        <w:t>c khung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i gian c</w:t>
      </w:r>
      <w:r w:rsidRPr="004373E8">
        <w:rPr>
          <w:rFonts w:ascii="iCiel Avenir LT Std 35 Light" w:hAnsi="iCiel Avenir LT Std 35 Light" w:cs="Avenir Next LT Pro"/>
          <w:i/>
          <w:iCs/>
          <w:sz w:val="22"/>
          <w:szCs w:val="22"/>
          <w:lang w:val="vi-VN"/>
        </w:rPr>
        <w:t>ò</w:t>
      </w:r>
      <w:r w:rsidRPr="004373E8">
        <w:rPr>
          <w:rFonts w:ascii="iCiel Avenir LT Std 35 Light" w:hAnsi="iCiel Avenir LT Std 35 Light" w:cs="Arial"/>
          <w:i/>
          <w:iCs/>
          <w:sz w:val="22"/>
          <w:szCs w:val="22"/>
          <w:lang w:val="vi-VN"/>
        </w:rPr>
        <w:t>n l</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 xml:space="preserve">c quy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ị</w:t>
      </w:r>
      <w:r w:rsidRPr="004373E8">
        <w:rPr>
          <w:rFonts w:ascii="iCiel Avenir LT Std 35 Light" w:hAnsi="iCiel Avenir LT Std 35 Light" w:cs="Arial"/>
          <w:i/>
          <w:iCs/>
          <w:sz w:val="22"/>
          <w:szCs w:val="22"/>
          <w:lang w:val="vi-VN"/>
        </w:rPr>
        <w:t>nh l</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ngo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 gi</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 ho</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 xml:space="preserve">t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ộ</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Nh</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 xml:space="preserve"> tr</w:t>
      </w:r>
      <w:r w:rsidRPr="004373E8">
        <w:rPr>
          <w:rFonts w:ascii="iCiel Avenir LT Std 35 Light" w:hAnsi="iCiel Avenir LT Std 35 Light" w:cs="Calibri"/>
          <w:i/>
          <w:iCs/>
          <w:sz w:val="22"/>
          <w:szCs w:val="22"/>
          <w:lang w:val="vi-VN"/>
        </w:rPr>
        <w:t>ườ</w:t>
      </w:r>
      <w:r w:rsidRPr="004373E8">
        <w:rPr>
          <w:rFonts w:ascii="iCiel Avenir LT Std 35 Light" w:hAnsi="iCiel Avenir LT Std 35 Light" w:cs="Arial"/>
          <w:i/>
          <w:iCs/>
          <w:sz w:val="22"/>
          <w:szCs w:val="22"/>
          <w:lang w:val="vi-VN"/>
        </w:rPr>
        <w:t>ng.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w:t>
      </w:r>
      <w:r w:rsidR="00080A2C" w:rsidRPr="004373E8">
        <w:rPr>
          <w:rFonts w:ascii="iCiel Avenir LT Std 35 Light" w:hAnsi="iCiel Avenir LT Std 35 Light" w:cs="Arial"/>
          <w:i/>
          <w:iCs/>
          <w:sz w:val="22"/>
          <w:szCs w:val="22"/>
          <w:lang w:val="vi-VN"/>
        </w:rPr>
        <w:t xml:space="preserve">học tập tại trường </w:t>
      </w:r>
      <w:r w:rsidRPr="004373E8">
        <w:rPr>
          <w:rFonts w:ascii="iCiel Avenir LT Std 35 Light" w:hAnsi="iCiel Avenir LT Std 35 Light" w:cs="Arial"/>
          <w:i/>
          <w:iCs/>
          <w:sz w:val="22"/>
          <w:szCs w:val="22"/>
          <w:lang w:val="vi-VN"/>
        </w:rPr>
        <w:t>trong/ngo</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i</w:t>
      </w:r>
      <w:r w:rsidR="009D068F" w:rsidRPr="004373E8">
        <w:rPr>
          <w:rFonts w:ascii="iCiel Avenir LT Std 35 Light" w:hAnsi="iCiel Avenir LT Std 35 Light" w:cs="Arial"/>
          <w:i/>
          <w:iCs/>
          <w:sz w:val="22"/>
          <w:szCs w:val="22"/>
          <w:lang w:val="vi-VN"/>
        </w:rPr>
        <w:t xml:space="preserve"> </w:t>
      </w:r>
      <w:r w:rsidR="0011732D" w:rsidRPr="004373E8">
        <w:rPr>
          <w:rFonts w:ascii="iCiel Avenir LT Std 35 Light" w:hAnsi="iCiel Avenir LT Std 35 Light" w:cs="Arial"/>
          <w:i/>
          <w:iCs/>
          <w:sz w:val="22"/>
          <w:szCs w:val="22"/>
          <w:lang w:val="vi-VN"/>
        </w:rPr>
        <w:t>khung giờ hoạt động</w:t>
      </w:r>
      <w:ins w:id="2316" w:author="An Tran, ACA (BUV)" w:date="2024-09-13T01:34:00Z" w16du:dateUtc="2024-09-12T18:34:00Z">
        <w:r w:rsidR="00B328D3">
          <w:rPr>
            <w:rFonts w:ascii="iCiel Avenir LT Std 35 Light" w:hAnsi="iCiel Avenir LT Std 35 Light" w:cs="Arial"/>
            <w:i/>
            <w:iCs/>
            <w:sz w:val="22"/>
            <w:szCs w:val="22"/>
          </w:rPr>
          <w:t xml:space="preserve"> </w:t>
        </w:r>
        <w:bookmarkStart w:id="2317" w:name="_Hlk177077045"/>
        <w:r w:rsidR="00B328D3">
          <w:rPr>
            <w:rFonts w:ascii="iCiel Avenir LT Std 35 Light" w:hAnsi="iCiel Avenir LT Std 35 Light" w:cs="Arial"/>
            <w:i/>
            <w:iCs/>
            <w:sz w:val="22"/>
            <w:szCs w:val="22"/>
          </w:rPr>
          <w:t>(học muộn/học qua đêm)</w:t>
        </w:r>
        <w:bookmarkEnd w:id="2317"/>
        <w:r w:rsidR="00B328D3" w:rsidRPr="002C711C">
          <w:rPr>
            <w:rFonts w:ascii="iCiel Avenir LT Std 35 Light" w:hAnsi="iCiel Avenir LT Std 35 Light" w:cs="Arial"/>
            <w:i/>
            <w:iCs/>
            <w:sz w:val="22"/>
            <w:szCs w:val="22"/>
          </w:rPr>
          <w:t>.</w:t>
        </w:r>
      </w:ins>
      <w:del w:id="2318" w:author="An Tran, ACA (BUV)" w:date="2024-09-13T01:35:00Z" w16du:dateUtc="2024-09-12T18:35:00Z">
        <w:r w:rsidRPr="004373E8" w:rsidDel="00B328D3">
          <w:rPr>
            <w:rFonts w:ascii="iCiel Avenir LT Std 35 Light" w:hAnsi="iCiel Avenir LT Std 35 Light" w:cs="Arial"/>
            <w:i/>
            <w:iCs/>
            <w:sz w:val="22"/>
            <w:szCs w:val="22"/>
            <w:lang w:val="vi-VN"/>
          </w:rPr>
          <w:delText>.</w:delText>
        </w:r>
      </w:del>
      <w:r w:rsidRPr="004373E8">
        <w:rPr>
          <w:rFonts w:ascii="iCiel Avenir LT Std 35 Light" w:hAnsi="iCiel Avenir LT Std 35 Light" w:cs="Arial"/>
          <w:i/>
          <w:iCs/>
          <w:sz w:val="22"/>
          <w:szCs w:val="22"/>
          <w:lang w:val="vi-VN"/>
        </w:rPr>
        <w:t xml:space="preserve"> T</w:t>
      </w:r>
      <w:r w:rsidRPr="004373E8">
        <w:rPr>
          <w:rFonts w:ascii="iCiel Avenir LT Std 35 Light" w:hAnsi="iCiel Avenir LT Std 35 Light" w:cs="Avenir Next LT Pro"/>
          <w:i/>
          <w:iCs/>
          <w:sz w:val="22"/>
          <w:szCs w:val="22"/>
          <w:lang w:val="vi-VN"/>
        </w:rPr>
        <w:t>ù</w:t>
      </w:r>
      <w:r w:rsidRPr="004373E8">
        <w:rPr>
          <w:rFonts w:ascii="iCiel Avenir LT Std 35 Light" w:hAnsi="iCiel Avenir LT Std 35 Light" w:cs="Arial"/>
          <w:i/>
          <w:iCs/>
          <w:sz w:val="22"/>
          <w:szCs w:val="22"/>
          <w:lang w:val="vi-VN"/>
        </w:rPr>
        <w:t>y v</w:t>
      </w:r>
      <w:r w:rsidRPr="004373E8">
        <w:rPr>
          <w:rFonts w:ascii="iCiel Avenir LT Std 35 Light" w:hAnsi="iCiel Avenir LT Std 35 Light" w:cs="Avenir Next LT Pro"/>
          <w:i/>
          <w:iCs/>
          <w:sz w:val="22"/>
          <w:szCs w:val="22"/>
          <w:lang w:val="vi-VN"/>
        </w:rPr>
        <w:t>à</w:t>
      </w:r>
      <w:r w:rsidRPr="004373E8">
        <w:rPr>
          <w:rFonts w:ascii="iCiel Avenir LT Std 35 Light" w:hAnsi="iCiel Avenir LT Std 35 Light" w:cs="Arial"/>
          <w:i/>
          <w:iCs/>
          <w:sz w:val="22"/>
          <w:szCs w:val="22"/>
          <w:lang w:val="vi-VN"/>
        </w:rPr>
        <w:t>o t</w:t>
      </w:r>
      <w:r w:rsidRPr="004373E8">
        <w:rPr>
          <w:rFonts w:ascii="iCiel Avenir LT Std 35 Light" w:hAnsi="iCiel Avenir LT Std 35 Light" w:cs="Avenir Next LT Pro"/>
          <w:i/>
          <w:iCs/>
          <w:sz w:val="22"/>
          <w:szCs w:val="22"/>
          <w:lang w:val="vi-VN"/>
        </w:rPr>
        <w:t>ì</w:t>
      </w:r>
      <w:r w:rsidRPr="004373E8">
        <w:rPr>
          <w:rFonts w:ascii="iCiel Avenir LT Std 35 Light" w:hAnsi="iCiel Avenir LT Std 35 Light" w:cs="Arial"/>
          <w:i/>
          <w:iCs/>
          <w:sz w:val="22"/>
          <w:szCs w:val="22"/>
          <w:lang w:val="vi-VN"/>
        </w:rPr>
        <w:t>nh tr</w:t>
      </w:r>
      <w:r w:rsidRPr="004373E8">
        <w:rPr>
          <w:rFonts w:ascii="iCiel Avenir LT Std 35 Light" w:hAnsi="iCiel Avenir LT Std 35 Light" w:cs="Calibri"/>
          <w:i/>
          <w:iCs/>
          <w:sz w:val="22"/>
          <w:szCs w:val="22"/>
          <w:lang w:val="vi-VN"/>
        </w:rPr>
        <w:t>ạ</w:t>
      </w:r>
      <w:r w:rsidRPr="004373E8">
        <w:rPr>
          <w:rFonts w:ascii="iCiel Avenir LT Std 35 Light" w:hAnsi="iCiel Avenir LT Std 35 Light" w:cs="Arial"/>
          <w:i/>
          <w:iCs/>
          <w:sz w:val="22"/>
          <w:szCs w:val="22"/>
          <w:lang w:val="vi-VN"/>
        </w:rPr>
        <w:t>ng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ơ</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ở</w:t>
      </w:r>
      <w:r w:rsidRPr="004373E8">
        <w:rPr>
          <w:rFonts w:ascii="iCiel Avenir LT Std 35 Light" w:hAnsi="iCiel Avenir LT Std 35 Light" w:cs="Arial"/>
          <w:i/>
          <w:iCs/>
          <w:sz w:val="22"/>
          <w:szCs w:val="22"/>
          <w:lang w:val="vi-VN"/>
        </w:rPr>
        <w:t xml:space="preserve"> v</w:t>
      </w:r>
      <w:r w:rsidRPr="004373E8">
        <w:rPr>
          <w:rFonts w:ascii="iCiel Avenir LT Std 35 Light" w:hAnsi="iCiel Avenir LT Std 35 Light" w:cs="Calibri"/>
          <w:i/>
          <w:iCs/>
          <w:sz w:val="22"/>
          <w:szCs w:val="22"/>
          <w:lang w:val="vi-VN"/>
        </w:rPr>
        <w:t>ậ</w:t>
      </w:r>
      <w:r w:rsidRPr="004373E8">
        <w:rPr>
          <w:rFonts w:ascii="iCiel Avenir LT Std 35 Light" w:hAnsi="iCiel Avenir LT Std 35 Light" w:cs="Arial"/>
          <w:i/>
          <w:iCs/>
          <w:sz w:val="22"/>
          <w:szCs w:val="22"/>
          <w:lang w:val="vi-VN"/>
        </w:rPr>
        <w:t>t ch</w:t>
      </w:r>
      <w:r w:rsidRPr="004373E8">
        <w:rPr>
          <w:rFonts w:ascii="iCiel Avenir LT Std 35 Light" w:hAnsi="iCiel Avenir LT Std 35 Light" w:cs="Calibri"/>
          <w:i/>
          <w:iCs/>
          <w:sz w:val="22"/>
          <w:szCs w:val="22"/>
          <w:lang w:val="vi-VN"/>
        </w:rPr>
        <w:t>ấ</w:t>
      </w:r>
      <w:r w:rsidRPr="004373E8">
        <w:rPr>
          <w:rFonts w:ascii="iCiel Avenir LT Std 35 Light" w:hAnsi="iCiel Avenir LT Std 35 Light" w:cs="Arial"/>
          <w:i/>
          <w:iCs/>
          <w:sz w:val="22"/>
          <w:szCs w:val="22"/>
          <w:lang w:val="vi-VN"/>
        </w:rPr>
        <w:t>t trong t</w:t>
      </w:r>
      <w:r w:rsidRPr="004373E8">
        <w:rPr>
          <w:rFonts w:ascii="iCiel Avenir LT Std 35 Light" w:hAnsi="iCiel Avenir LT Std 35 Light" w:cs="Calibri"/>
          <w:i/>
          <w:iCs/>
          <w:sz w:val="22"/>
          <w:szCs w:val="22"/>
          <w:lang w:val="vi-VN"/>
        </w:rPr>
        <w:t>ừ</w:t>
      </w:r>
      <w:r w:rsidRPr="004373E8">
        <w:rPr>
          <w:rFonts w:ascii="iCiel Avenir LT Std 35 Light" w:hAnsi="iCiel Avenir LT Std 35 Light" w:cs="Arial"/>
          <w:i/>
          <w:iCs/>
          <w:sz w:val="22"/>
          <w:szCs w:val="22"/>
          <w:lang w:val="vi-VN"/>
        </w:rPr>
        <w:t>ng th</w:t>
      </w:r>
      <w:r w:rsidRPr="004373E8">
        <w:rPr>
          <w:rFonts w:ascii="iCiel Avenir LT Std 35 Light" w:hAnsi="iCiel Avenir LT Std 35 Light" w:cs="Calibri"/>
          <w:i/>
          <w:iCs/>
          <w:sz w:val="22"/>
          <w:szCs w:val="22"/>
          <w:lang w:val="vi-VN"/>
        </w:rPr>
        <w:t>ờ</w:t>
      </w:r>
      <w:r w:rsidRPr="004373E8">
        <w:rPr>
          <w:rFonts w:ascii="iCiel Avenir LT Std 35 Light" w:hAnsi="iCiel Avenir LT Std 35 Light" w:cs="Arial"/>
          <w:i/>
          <w:iCs/>
          <w:sz w:val="22"/>
          <w:szCs w:val="22"/>
          <w:lang w:val="vi-VN"/>
        </w:rPr>
        <w:t xml:space="preserve">i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Arial"/>
          <w:i/>
          <w:iCs/>
          <w:sz w:val="22"/>
          <w:szCs w:val="22"/>
          <w:lang w:val="vi-VN"/>
        </w:rPr>
        <w:t>i</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m, vi</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c </w:t>
      </w:r>
      <w:r w:rsidRPr="004373E8">
        <w:rPr>
          <w:rFonts w:ascii="iCiel Avenir LT Std 35 Light" w:hAnsi="iCiel Avenir LT Std 35 Light" w:cs="Avenir Next LT Pro"/>
          <w:i/>
          <w:iCs/>
          <w:sz w:val="22"/>
          <w:szCs w:val="22"/>
          <w:lang w:val="vi-VN"/>
        </w:rPr>
        <w:t>đă</w:t>
      </w:r>
      <w:r w:rsidRPr="004373E8">
        <w:rPr>
          <w:rFonts w:ascii="iCiel Avenir LT Std 35 Light" w:hAnsi="iCiel Avenir LT Std 35 Light" w:cs="Arial"/>
          <w:i/>
          <w:iCs/>
          <w:sz w:val="22"/>
          <w:szCs w:val="22"/>
          <w:lang w:val="vi-VN"/>
        </w:rPr>
        <w:t>ng k</w:t>
      </w:r>
      <w:r w:rsidRPr="004373E8">
        <w:rPr>
          <w:rFonts w:ascii="iCiel Avenir LT Std 35 Light" w:hAnsi="iCiel Avenir LT Std 35 Light" w:cs="Avenir Next LT Pro"/>
          <w:i/>
          <w:iCs/>
          <w:sz w:val="22"/>
          <w:szCs w:val="22"/>
          <w:lang w:val="vi-VN"/>
        </w:rPr>
        <w:t>í</w:t>
      </w:r>
      <w:r w:rsidRPr="004373E8">
        <w:rPr>
          <w:rFonts w:ascii="iCiel Avenir LT Std 35 Light" w:hAnsi="iCiel Avenir LT Std 35 Light" w:cs="Arial"/>
          <w:i/>
          <w:iCs/>
          <w:sz w:val="22"/>
          <w:szCs w:val="22"/>
          <w:lang w:val="vi-VN"/>
        </w:rPr>
        <w:t xml:space="preserve"> s</w:t>
      </w:r>
      <w:r w:rsidRPr="004373E8">
        <w:rPr>
          <w:rFonts w:ascii="iCiel Avenir LT Std 35 Light" w:hAnsi="iCiel Avenir LT Std 35 Light" w:cs="Calibri"/>
          <w:i/>
          <w:iCs/>
          <w:sz w:val="22"/>
          <w:szCs w:val="22"/>
          <w:lang w:val="vi-VN"/>
        </w:rPr>
        <w:t>ử</w:t>
      </w:r>
      <w:r w:rsidRPr="004373E8">
        <w:rPr>
          <w:rFonts w:ascii="iCiel Avenir LT Std 35 Light" w:hAnsi="iCiel Avenir LT Std 35 Light" w:cs="Arial"/>
          <w:i/>
          <w:iCs/>
          <w:sz w:val="22"/>
          <w:szCs w:val="22"/>
          <w:lang w:val="vi-VN"/>
        </w:rPr>
        <w:t xml:space="preserve"> d</w:t>
      </w:r>
      <w:r w:rsidRPr="004373E8">
        <w:rPr>
          <w:rFonts w:ascii="iCiel Avenir LT Std 35 Light" w:hAnsi="iCiel Avenir LT Std 35 Light" w:cs="Calibri"/>
          <w:i/>
          <w:iCs/>
          <w:sz w:val="22"/>
          <w:szCs w:val="22"/>
          <w:lang w:val="vi-VN"/>
        </w:rPr>
        <w:t>ụ</w:t>
      </w:r>
      <w:r w:rsidRPr="004373E8">
        <w:rPr>
          <w:rFonts w:ascii="iCiel Avenir LT Std 35 Light" w:hAnsi="iCiel Avenir LT Std 35 Light" w:cs="Arial"/>
          <w:i/>
          <w:iCs/>
          <w:sz w:val="22"/>
          <w:szCs w:val="22"/>
          <w:lang w:val="vi-VN"/>
        </w:rPr>
        <w:t>ng c</w:t>
      </w:r>
      <w:r w:rsidRPr="004373E8">
        <w:rPr>
          <w:rFonts w:ascii="iCiel Avenir LT Std 35 Light" w:hAnsi="iCiel Avenir LT Std 35 Light" w:cs="Calibri"/>
          <w:i/>
          <w:iCs/>
          <w:sz w:val="22"/>
          <w:szCs w:val="22"/>
          <w:lang w:val="vi-VN"/>
        </w:rPr>
        <w:t>ủ</w:t>
      </w:r>
      <w:r w:rsidRPr="004373E8">
        <w:rPr>
          <w:rFonts w:ascii="iCiel Avenir LT Std 35 Light" w:hAnsi="iCiel Avenir LT Std 35 Light" w:cs="Arial"/>
          <w:i/>
          <w:iCs/>
          <w:sz w:val="22"/>
          <w:szCs w:val="22"/>
          <w:lang w:val="vi-VN"/>
        </w:rPr>
        <w:t>a sinh vi</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n c</w:t>
      </w:r>
      <w:r w:rsidRPr="004373E8">
        <w:rPr>
          <w:rFonts w:ascii="iCiel Avenir LT Std 35 Light" w:hAnsi="iCiel Avenir LT Std 35 Light" w:cs="Avenir Next LT Pro"/>
          <w:i/>
          <w:iCs/>
          <w:sz w:val="22"/>
          <w:szCs w:val="22"/>
          <w:lang w:val="vi-VN"/>
        </w:rPr>
        <w:t>ó</w:t>
      </w:r>
      <w:r w:rsidRPr="004373E8">
        <w:rPr>
          <w:rFonts w:ascii="iCiel Avenir LT Std 35 Light" w:hAnsi="iCiel Avenir LT Std 35 Light" w:cs="Arial"/>
          <w:i/>
          <w:iCs/>
          <w:sz w:val="22"/>
          <w:szCs w:val="22"/>
          <w:lang w:val="vi-VN"/>
        </w:rPr>
        <w:t xml:space="preserve"> th</w:t>
      </w:r>
      <w:r w:rsidRPr="004373E8">
        <w:rPr>
          <w:rFonts w:ascii="iCiel Avenir LT Std 35 Light" w:hAnsi="iCiel Avenir LT Std 35 Light" w:cs="Calibri"/>
          <w:i/>
          <w:iCs/>
          <w:sz w:val="22"/>
          <w:szCs w:val="22"/>
          <w:lang w:val="vi-VN"/>
        </w:rPr>
        <w:t>ể</w:t>
      </w:r>
      <w:r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 duy</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t/kh</w:t>
      </w:r>
      <w:r w:rsidRPr="004373E8">
        <w:rPr>
          <w:rFonts w:ascii="iCiel Avenir LT Std 35 Light" w:hAnsi="iCiel Avenir LT Std 35 Light" w:cs="Avenir Next LT Pro"/>
          <w:i/>
          <w:iCs/>
          <w:sz w:val="22"/>
          <w:szCs w:val="22"/>
          <w:lang w:val="vi-VN"/>
        </w:rPr>
        <w:t>ô</w:t>
      </w:r>
      <w:r w:rsidRPr="004373E8">
        <w:rPr>
          <w:rFonts w:ascii="iCiel Avenir LT Std 35 Light" w:hAnsi="iCiel Avenir LT Std 35 Light" w:cs="Arial"/>
          <w:i/>
          <w:iCs/>
          <w:sz w:val="22"/>
          <w:szCs w:val="22"/>
          <w:lang w:val="vi-VN"/>
        </w:rPr>
        <w:t xml:space="preserve">ng </w:t>
      </w:r>
      <w:r w:rsidRPr="004373E8">
        <w:rPr>
          <w:rFonts w:ascii="iCiel Avenir LT Std 35 Light" w:hAnsi="iCiel Avenir LT Std 35 Light" w:cs="Avenir Next LT Pro"/>
          <w:i/>
          <w:iCs/>
          <w:sz w:val="22"/>
          <w:szCs w:val="22"/>
          <w:lang w:val="vi-VN"/>
        </w:rPr>
        <w:t>đ</w:t>
      </w:r>
      <w:r w:rsidRPr="004373E8">
        <w:rPr>
          <w:rFonts w:ascii="iCiel Avenir LT Std 35 Light" w:hAnsi="iCiel Avenir LT Std 35 Light" w:cs="Calibri"/>
          <w:i/>
          <w:iCs/>
          <w:sz w:val="22"/>
          <w:szCs w:val="22"/>
          <w:lang w:val="vi-VN"/>
        </w:rPr>
        <w:t>ượ</w:t>
      </w:r>
      <w:r w:rsidRPr="004373E8">
        <w:rPr>
          <w:rFonts w:ascii="iCiel Avenir LT Std 35 Light" w:hAnsi="iCiel Avenir LT Std 35 Light" w:cs="Arial"/>
          <w:i/>
          <w:iCs/>
          <w:sz w:val="22"/>
          <w:szCs w:val="22"/>
          <w:lang w:val="vi-VN"/>
        </w:rPr>
        <w:t>c ph</w:t>
      </w:r>
      <w:r w:rsidRPr="004373E8">
        <w:rPr>
          <w:rFonts w:ascii="iCiel Avenir LT Std 35 Light" w:hAnsi="iCiel Avenir LT Std 35 Light" w:cs="Avenir Next LT Pro"/>
          <w:i/>
          <w:iCs/>
          <w:sz w:val="22"/>
          <w:szCs w:val="22"/>
          <w:lang w:val="vi-VN"/>
        </w:rPr>
        <w:t>ê</w:t>
      </w:r>
      <w:r w:rsidRPr="004373E8">
        <w:rPr>
          <w:rFonts w:ascii="iCiel Avenir LT Std 35 Light" w:hAnsi="iCiel Avenir LT Std 35 Light" w:cs="Arial"/>
          <w:i/>
          <w:iCs/>
          <w:sz w:val="22"/>
          <w:szCs w:val="22"/>
          <w:lang w:val="vi-VN"/>
        </w:rPr>
        <w:t xml:space="preserve"> duy</w:t>
      </w:r>
      <w:r w:rsidRPr="004373E8">
        <w:rPr>
          <w:rFonts w:ascii="iCiel Avenir LT Std 35 Light" w:hAnsi="iCiel Avenir LT Std 35 Light" w:cs="Calibri"/>
          <w:i/>
          <w:iCs/>
          <w:sz w:val="22"/>
          <w:szCs w:val="22"/>
          <w:lang w:val="vi-VN"/>
        </w:rPr>
        <w:t>ệ</w:t>
      </w:r>
      <w:r w:rsidRPr="004373E8">
        <w:rPr>
          <w:rFonts w:ascii="iCiel Avenir LT Std 35 Light" w:hAnsi="iCiel Avenir LT Std 35 Light" w:cs="Arial"/>
          <w:i/>
          <w:iCs/>
          <w:sz w:val="22"/>
          <w:szCs w:val="22"/>
          <w:lang w:val="vi-VN"/>
        </w:rPr>
        <w:t xml:space="preserve">t. </w:t>
      </w:r>
      <w:bookmarkStart w:id="2319" w:name="_Hlk114061862"/>
    </w:p>
    <w:p w14:paraId="6BBA0AC4" w14:textId="36398FB1" w:rsidR="00BF43A2" w:rsidRPr="004373E8"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rPr>
        <w:t>Đăng kí sử dụng các cơ sở vật chất của Nhà trường trong khung giờ hoạt động:</w:t>
      </w:r>
    </w:p>
    <w:p w14:paraId="5B3BFC9C" w14:textId="2F2E81E5"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Danh sách phòng</w:t>
      </w:r>
      <w:r w:rsidR="00EB6375" w:rsidRPr="004373E8">
        <w:rPr>
          <w:rFonts w:ascii="iCiel Avenir LT Std 35 Light" w:hAnsi="iCiel Avenir LT Std 35 Light" w:cs="Arial"/>
          <w:b/>
          <w:bCs/>
          <w:i/>
          <w:iCs/>
          <w:sz w:val="22"/>
          <w:szCs w:val="22"/>
          <w:lang w:val="vi-VN"/>
        </w:rPr>
        <w:t xml:space="preserve"> có thể sử dụng</w:t>
      </w:r>
      <w:r w:rsidRPr="004373E8">
        <w:rPr>
          <w:rFonts w:ascii="iCiel Avenir LT Std 35 Light" w:hAnsi="iCiel Avenir LT Std 35 Light" w:cs="Arial"/>
          <w:b/>
          <w:bCs/>
          <w:i/>
          <w:iCs/>
          <w:sz w:val="22"/>
          <w:szCs w:val="22"/>
          <w:lang w:val="vi-VN"/>
        </w:rPr>
        <w:t>:</w:t>
      </w:r>
      <w:r w:rsidRPr="004373E8">
        <w:rPr>
          <w:rFonts w:ascii="iCiel Avenir LT Std 35 Light" w:hAnsi="iCiel Avenir LT Std 35 Light" w:cs="Arial"/>
          <w:i/>
          <w:iCs/>
          <w:sz w:val="22"/>
          <w:szCs w:val="22"/>
          <w:lang w:val="vi-VN"/>
        </w:rPr>
        <w:t xml:space="preserve"> </w:t>
      </w:r>
      <w:r w:rsidR="00D0441B" w:rsidRPr="004373E8">
        <w:rPr>
          <w:rFonts w:ascii="iCiel Avenir LT Std 35 Light" w:hAnsi="iCiel Avenir LT Std 35 Light" w:cs="Arial"/>
          <w:i/>
          <w:iCs/>
          <w:sz w:val="22"/>
          <w:szCs w:val="22"/>
          <w:lang w:val="vi-VN"/>
        </w:rPr>
        <w:t>T</w:t>
      </w:r>
      <w:r w:rsidR="00B8447E" w:rsidRPr="004373E8">
        <w:rPr>
          <w:rFonts w:ascii="iCiel Avenir LT Std 35 Light" w:hAnsi="iCiel Avenir LT Std 35 Light" w:cs="Arial"/>
          <w:i/>
          <w:iCs/>
          <w:sz w:val="22"/>
          <w:szCs w:val="22"/>
          <w:lang w:val="vi-VN"/>
        </w:rPr>
        <w:t>heo tình trạng phòng trống</w:t>
      </w:r>
      <w:r w:rsidRPr="004373E8">
        <w:rPr>
          <w:rFonts w:ascii="iCiel Avenir LT Std 35 Light" w:hAnsi="iCiel Avenir LT Std 35 Light" w:cs="Arial"/>
          <w:i/>
          <w:iCs/>
          <w:sz w:val="22"/>
          <w:szCs w:val="22"/>
          <w:lang w:val="vi-VN"/>
        </w:rPr>
        <w:t xml:space="preserve">. </w:t>
      </w:r>
    </w:p>
    <w:p w14:paraId="2756CCCF" w14:textId="1391DEF5"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Thời lượng sử dụng:</w:t>
      </w:r>
      <w:r w:rsidRPr="004373E8">
        <w:rPr>
          <w:rFonts w:ascii="iCiel Avenir LT Std 35 Light" w:hAnsi="iCiel Avenir LT Std 35 Light" w:cs="Arial"/>
          <w:i/>
          <w:iCs/>
          <w:sz w:val="22"/>
          <w:szCs w:val="22"/>
          <w:lang w:val="vi-VN"/>
        </w:rPr>
        <w:t xml:space="preserve"> Mỗi sinh viên có thể sử dụng phòng tối đa 1 giờ trong một </w:t>
      </w:r>
      <w:r w:rsidR="00B8447E" w:rsidRPr="004373E8">
        <w:rPr>
          <w:rFonts w:ascii="iCiel Avenir LT Std 35 Light" w:hAnsi="iCiel Avenir LT Std 35 Light" w:cs="Arial"/>
          <w:i/>
          <w:iCs/>
          <w:sz w:val="22"/>
          <w:szCs w:val="22"/>
          <w:lang w:val="vi-VN"/>
        </w:rPr>
        <w:t>ngày</w:t>
      </w:r>
      <w:r w:rsidRPr="004373E8">
        <w:rPr>
          <w:rFonts w:ascii="iCiel Avenir LT Std 35 Light" w:hAnsi="iCiel Avenir LT Std 35 Light" w:cs="Arial"/>
          <w:i/>
          <w:iCs/>
          <w:sz w:val="22"/>
          <w:szCs w:val="22"/>
          <w:lang w:val="vi-VN"/>
        </w:rPr>
        <w:t>, và tối</w:t>
      </w:r>
      <w:r w:rsidR="00C47B57"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đa 2 giờ trong một tuần.</w:t>
      </w:r>
    </w:p>
    <w:p w14:paraId="7411E46C" w14:textId="5E2306D0"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Quy trình đăng kí:</w:t>
      </w:r>
      <w:r w:rsidR="00D9597F" w:rsidRPr="004373E8">
        <w:rPr>
          <w:rFonts w:ascii="iCiel Avenir LT Std 35 Light" w:hAnsi="iCiel Avenir LT Std 35 Light" w:cs="Arial"/>
          <w:b/>
          <w:bCs/>
          <w:i/>
          <w:iCs/>
          <w:sz w:val="22"/>
          <w:szCs w:val="22"/>
          <w:lang w:val="vi-VN"/>
        </w:rPr>
        <w:t xml:space="preserve"> </w:t>
      </w:r>
      <w:r w:rsidRPr="004373E8">
        <w:rPr>
          <w:rFonts w:ascii="iCiel Avenir LT Std 35 Light" w:hAnsi="iCiel Avenir LT Std 35 Light" w:cs="Arial"/>
          <w:i/>
          <w:iCs/>
          <w:sz w:val="22"/>
          <w:szCs w:val="22"/>
          <w:lang w:val="vi-VN"/>
        </w:rPr>
        <w:t xml:space="preserve">Sinh viên đăng kí trực tiếp tại </w:t>
      </w:r>
      <w:r w:rsidR="00F311B8" w:rsidRPr="004373E8">
        <w:rPr>
          <w:rFonts w:ascii="iCiel Avenir LT Std 35 Light" w:hAnsi="iCiel Avenir LT Std 35 Light" w:cs="Arial"/>
          <w:i/>
          <w:iCs/>
          <w:sz w:val="22"/>
          <w:szCs w:val="22"/>
          <w:lang w:val="vi-VN"/>
        </w:rPr>
        <w:t>Bộ phận</w:t>
      </w:r>
      <w:r w:rsidRPr="004373E8">
        <w:rPr>
          <w:rFonts w:ascii="iCiel Avenir LT Std 35 Light" w:hAnsi="iCiel Avenir LT Std 35 Light" w:cs="Arial"/>
          <w:i/>
          <w:iCs/>
          <w:sz w:val="22"/>
          <w:szCs w:val="22"/>
          <w:lang w:val="vi-VN"/>
        </w:rPr>
        <w:t xml:space="preserve"> Thông tin Sinh viên tr</w:t>
      </w:r>
      <w:r w:rsidR="00B8447E" w:rsidRPr="004373E8">
        <w:rPr>
          <w:rFonts w:ascii="iCiel Avenir LT Std 35 Light" w:hAnsi="iCiel Avenir LT Std 35 Light" w:cs="Arial"/>
          <w:i/>
          <w:iCs/>
          <w:sz w:val="22"/>
          <w:szCs w:val="22"/>
          <w:lang w:val="vi-VN"/>
        </w:rPr>
        <w:t>ong vòng</w:t>
      </w:r>
      <w:r w:rsidRPr="004373E8">
        <w:rPr>
          <w:rFonts w:ascii="iCiel Avenir LT Std 35 Light" w:hAnsi="iCiel Avenir LT Std 35 Light" w:cs="Arial"/>
          <w:i/>
          <w:iCs/>
          <w:sz w:val="22"/>
          <w:szCs w:val="22"/>
          <w:lang w:val="vi-VN"/>
        </w:rPr>
        <w:t xml:space="preserve"> 1 ngày </w:t>
      </w:r>
      <w:r w:rsidR="00B8447E" w:rsidRPr="004373E8">
        <w:rPr>
          <w:rFonts w:ascii="iCiel Avenir LT Std 35 Light" w:hAnsi="iCiel Avenir LT Std 35 Light" w:cs="Arial"/>
          <w:i/>
          <w:iCs/>
          <w:sz w:val="22"/>
          <w:szCs w:val="22"/>
          <w:lang w:val="vi-VN"/>
        </w:rPr>
        <w:t>trước thời điểm sử dụng</w:t>
      </w:r>
      <w:r w:rsidRPr="004373E8">
        <w:rPr>
          <w:rFonts w:ascii="iCiel Avenir LT Std 35 Light" w:hAnsi="iCiel Avenir LT Std 35 Light" w:cs="Arial"/>
          <w:i/>
          <w:iCs/>
          <w:sz w:val="22"/>
          <w:szCs w:val="22"/>
          <w:lang w:val="vi-VN"/>
        </w:rPr>
        <w:t>. Tùy vào tình hình phòng</w:t>
      </w:r>
      <w:r w:rsidR="00B8447E" w:rsidRPr="004373E8">
        <w:rPr>
          <w:rFonts w:ascii="iCiel Avenir LT Std 35 Light" w:hAnsi="iCiel Avenir LT Std 35 Light" w:cs="Arial"/>
          <w:i/>
          <w:iCs/>
          <w:sz w:val="22"/>
          <w:szCs w:val="22"/>
          <w:lang w:val="vi-VN"/>
        </w:rPr>
        <w:t xml:space="preserve"> trống</w:t>
      </w:r>
      <w:r w:rsidRPr="004373E8">
        <w:rPr>
          <w:rFonts w:ascii="iCiel Avenir LT Std 35 Light" w:hAnsi="iCiel Avenir LT Std 35 Light" w:cs="Arial"/>
          <w:i/>
          <w:iCs/>
          <w:sz w:val="22"/>
          <w:szCs w:val="22"/>
          <w:lang w:val="vi-VN"/>
        </w:rPr>
        <w:t>, việc đăng kí sẽ được chấp thuận/không được chấp thuận.</w:t>
      </w:r>
    </w:p>
    <w:p w14:paraId="6D74E803" w14:textId="6105607C" w:rsidR="00BF43A2" w:rsidRPr="004373E8" w:rsidRDefault="00BF43A2" w:rsidP="003E1B62">
      <w:pPr>
        <w:ind w:firstLine="0"/>
        <w:rPr>
          <w:rFonts w:ascii="iCiel Avenir LT Std 35 Light" w:hAnsi="iCiel Avenir LT Std 35 Light" w:cs="Arial"/>
          <w:b/>
          <w:bCs/>
          <w:i/>
          <w:iCs/>
          <w:sz w:val="22"/>
          <w:szCs w:val="22"/>
          <w:lang w:val="vi-VN"/>
        </w:rPr>
      </w:pPr>
      <w:r w:rsidRPr="004373E8">
        <w:rPr>
          <w:rFonts w:ascii="iCiel Avenir LT Std 35 Light" w:hAnsi="iCiel Avenir LT Std 35 Light" w:cs="Arial"/>
          <w:b/>
          <w:bCs/>
          <w:i/>
          <w:iCs/>
          <w:sz w:val="22"/>
          <w:szCs w:val="22"/>
          <w:lang w:val="vi-VN" w:eastAsia="en-US"/>
        </w:rPr>
        <w:t xml:space="preserve">Đăng kí </w:t>
      </w:r>
      <w:r w:rsidR="00080A2C" w:rsidRPr="004373E8">
        <w:rPr>
          <w:rFonts w:ascii="iCiel Avenir LT Std 35 Light" w:hAnsi="iCiel Avenir LT Std 35 Light" w:cs="Arial"/>
          <w:b/>
          <w:bCs/>
          <w:i/>
          <w:iCs/>
          <w:sz w:val="22"/>
          <w:szCs w:val="22"/>
          <w:lang w:val="vi-VN" w:eastAsia="en-US"/>
        </w:rPr>
        <w:t xml:space="preserve">học tập tại trường ngoài </w:t>
      </w:r>
      <w:r w:rsidR="003F27B5">
        <w:rPr>
          <w:rFonts w:ascii="iCiel Avenir LT Std 35 Light" w:hAnsi="iCiel Avenir LT Std 35 Light" w:cs="Arial"/>
          <w:b/>
          <w:bCs/>
          <w:i/>
          <w:iCs/>
          <w:sz w:val="22"/>
          <w:szCs w:val="22"/>
          <w:lang w:eastAsia="en-US"/>
        </w:rPr>
        <w:t xml:space="preserve">khung </w:t>
      </w:r>
      <w:r w:rsidR="00080A2C" w:rsidRPr="004373E8">
        <w:rPr>
          <w:rFonts w:ascii="iCiel Avenir LT Std 35 Light" w:hAnsi="iCiel Avenir LT Std 35 Light" w:cs="Arial"/>
          <w:b/>
          <w:bCs/>
          <w:i/>
          <w:iCs/>
          <w:sz w:val="22"/>
          <w:szCs w:val="22"/>
          <w:lang w:val="vi-VN" w:eastAsia="en-US"/>
        </w:rPr>
        <w:t>giờ h</w:t>
      </w:r>
      <w:r w:rsidR="003F27B5">
        <w:rPr>
          <w:rFonts w:ascii="iCiel Avenir LT Std 35 Light" w:hAnsi="iCiel Avenir LT Std 35 Light" w:cs="Arial"/>
          <w:b/>
          <w:bCs/>
          <w:i/>
          <w:iCs/>
          <w:sz w:val="22"/>
          <w:szCs w:val="22"/>
          <w:lang w:eastAsia="en-US"/>
        </w:rPr>
        <w:t>oạt động</w:t>
      </w:r>
      <w:r w:rsidR="00080A2C" w:rsidRPr="004373E8">
        <w:rPr>
          <w:rFonts w:ascii="iCiel Avenir LT Std 35 Light" w:hAnsi="iCiel Avenir LT Std 35 Light" w:cs="Arial"/>
          <w:b/>
          <w:bCs/>
          <w:i/>
          <w:iCs/>
          <w:sz w:val="22"/>
          <w:szCs w:val="22"/>
          <w:lang w:val="vi-VN" w:eastAsia="en-US"/>
        </w:rPr>
        <w:t>:</w:t>
      </w:r>
    </w:p>
    <w:p w14:paraId="38F5A0C5" w14:textId="690844FA" w:rsidR="00BF43A2" w:rsidRPr="004373E8"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Danh sách phòng</w:t>
      </w:r>
      <w:r w:rsidR="00EB6375" w:rsidRPr="004373E8">
        <w:rPr>
          <w:rFonts w:ascii="iCiel Avenir LT Std 35 Light" w:hAnsi="iCiel Avenir LT Std 35 Light" w:cs="Arial"/>
          <w:b/>
          <w:bCs/>
          <w:i/>
          <w:iCs/>
          <w:sz w:val="22"/>
          <w:szCs w:val="22"/>
          <w:lang w:val="vi-VN"/>
        </w:rPr>
        <w:t xml:space="preserve"> có thể sử dụng</w:t>
      </w:r>
      <w:r w:rsidRPr="004373E8">
        <w:rPr>
          <w:rFonts w:ascii="iCiel Avenir LT Std 35 Light" w:hAnsi="iCiel Avenir LT Std 35 Light" w:cs="Arial"/>
          <w:b/>
          <w:bCs/>
          <w:i/>
          <w:iCs/>
          <w:sz w:val="22"/>
          <w:szCs w:val="22"/>
          <w:lang w:val="vi-VN"/>
        </w:rPr>
        <w:t xml:space="preserve">: </w:t>
      </w:r>
      <w:r w:rsidR="00CD19E1" w:rsidRPr="00CD19E1">
        <w:rPr>
          <w:rFonts w:ascii="iCiel Avenir LT Std 35 Light" w:hAnsi="iCiel Avenir LT Std 35 Light" w:cs="Arial"/>
          <w:i/>
          <w:iCs/>
          <w:sz w:val="22"/>
          <w:szCs w:val="22"/>
        </w:rPr>
        <w:t>P</w:t>
      </w:r>
      <w:r w:rsidRPr="004373E8">
        <w:rPr>
          <w:rFonts w:ascii="iCiel Avenir LT Std 35 Light" w:hAnsi="iCiel Avenir LT Std 35 Light" w:cs="Arial"/>
          <w:i/>
          <w:iCs/>
          <w:sz w:val="22"/>
          <w:szCs w:val="22"/>
          <w:lang w:val="vi-VN"/>
        </w:rPr>
        <w:t xml:space="preserve">hòng học (phòng </w:t>
      </w:r>
      <w:r w:rsidR="00E52831" w:rsidRPr="00E52831">
        <w:rPr>
          <w:rFonts w:ascii="iCiel Avenir LT Std 35 Light" w:hAnsi="iCiel Avenir LT Std 35 Light" w:cs="Arial"/>
          <w:i/>
          <w:iCs/>
          <w:sz w:val="22"/>
          <w:szCs w:val="22"/>
          <w:lang w:val="vi-VN"/>
        </w:rPr>
        <w:t>3-5, 3-6, 3-7, 3-8, 3-11, 3-12</w:t>
      </w:r>
      <w:r w:rsidRPr="004373E8">
        <w:rPr>
          <w:rFonts w:ascii="iCiel Avenir LT Std 35 Light" w:hAnsi="iCiel Avenir LT Std 35 Light" w:cs="Arial"/>
          <w:i/>
          <w:iCs/>
          <w:sz w:val="22"/>
          <w:szCs w:val="22"/>
          <w:lang w:val="vi-VN"/>
        </w:rPr>
        <w:t xml:space="preserve">) và các phòng chức năng. </w:t>
      </w:r>
      <w:r w:rsidRPr="004373E8">
        <w:rPr>
          <w:rFonts w:ascii="iCiel Avenir LT Std 35 Light" w:hAnsi="iCiel Avenir LT Std 35 Light" w:cs="Arial"/>
          <w:b/>
          <w:bCs/>
          <w:i/>
          <w:iCs/>
          <w:sz w:val="22"/>
          <w:szCs w:val="22"/>
          <w:lang w:val="vi-VN"/>
        </w:rPr>
        <w:t>Với phòng chức năng</w:t>
      </w:r>
      <w:r w:rsidRPr="004373E8">
        <w:rPr>
          <w:rFonts w:ascii="iCiel Avenir LT Std 35 Light" w:hAnsi="iCiel Avenir LT Std 35 Light" w:cs="Arial"/>
          <w:i/>
          <w:iCs/>
          <w:sz w:val="22"/>
          <w:szCs w:val="22"/>
          <w:lang w:val="vi-VN"/>
        </w:rPr>
        <w:t xml:space="preserve">, </w:t>
      </w:r>
      <w:r w:rsidR="00C47B57" w:rsidRPr="004373E8">
        <w:rPr>
          <w:rFonts w:ascii="iCiel Avenir LT Std 35 Light" w:hAnsi="iCiel Avenir LT Std 35 Light" w:cs="Arial"/>
          <w:i/>
          <w:iCs/>
          <w:sz w:val="22"/>
          <w:szCs w:val="22"/>
          <w:lang w:val="vi-VN"/>
        </w:rPr>
        <w:t xml:space="preserve">cần có sự phê duyệt của </w:t>
      </w:r>
      <w:r w:rsidR="002F7BC0" w:rsidRPr="004373E8">
        <w:rPr>
          <w:rFonts w:ascii="iCiel Avenir LT Std 35 Light" w:hAnsi="iCiel Avenir LT Std 35 Light" w:cs="Arial"/>
          <w:i/>
          <w:iCs/>
          <w:sz w:val="22"/>
          <w:szCs w:val="22"/>
          <w:lang w:val="vi-VN"/>
        </w:rPr>
        <w:t>Trưởng bộ môn</w:t>
      </w:r>
      <w:r w:rsidRPr="004373E8">
        <w:rPr>
          <w:rFonts w:ascii="iCiel Avenir LT Std 35 Light" w:hAnsi="iCiel Avenir LT Std 35 Light" w:cs="Arial"/>
          <w:i/>
          <w:iCs/>
          <w:sz w:val="22"/>
          <w:szCs w:val="22"/>
          <w:lang w:val="vi-VN"/>
        </w:rPr>
        <w:t>.</w:t>
      </w:r>
    </w:p>
    <w:p w14:paraId="4B6E97AB" w14:textId="77777777" w:rsidR="00B6680F" w:rsidRPr="00B6680F" w:rsidDel="000C07CA" w:rsidRDefault="00BF43A2" w:rsidP="00D85019">
      <w:pPr>
        <w:pStyle w:val="paragraph"/>
        <w:numPr>
          <w:ilvl w:val="0"/>
          <w:numId w:val="12"/>
        </w:numPr>
        <w:tabs>
          <w:tab w:val="left" w:pos="630"/>
          <w:tab w:val="left" w:pos="720"/>
          <w:tab w:val="left" w:pos="994"/>
        </w:tabs>
        <w:ind w:left="360" w:firstLine="360"/>
        <w:textAlignment w:val="baseline"/>
        <w:rPr>
          <w:del w:id="2320" w:author="An Tran, ACA (BUV)" w:date="2024-09-13T18:54:00Z" w16du:dateUtc="2024-09-13T11:54:00Z"/>
          <w:rFonts w:ascii="iCiel Avenir LT Std 35 Light" w:hAnsi="iCiel Avenir LT Std 35 Light" w:cs="Arial"/>
          <w:i/>
          <w:iCs/>
          <w:sz w:val="22"/>
          <w:szCs w:val="22"/>
          <w:lang w:val="vi-VN"/>
        </w:rPr>
      </w:pPr>
      <w:r w:rsidRPr="004373E8">
        <w:rPr>
          <w:rFonts w:ascii="iCiel Avenir LT Std 35 Light" w:hAnsi="iCiel Avenir LT Std 35 Light" w:cs="Arial"/>
          <w:b/>
          <w:bCs/>
          <w:i/>
          <w:iCs/>
          <w:sz w:val="22"/>
          <w:szCs w:val="22"/>
          <w:lang w:val="vi-VN"/>
        </w:rPr>
        <w:t>Quy trình đăng kí</w:t>
      </w:r>
      <w:r w:rsidR="00DC6FAD" w:rsidRPr="004373E8">
        <w:rPr>
          <w:rFonts w:ascii="iCiel Avenir LT Std 35 Light" w:hAnsi="iCiel Avenir LT Std 35 Light" w:cs="Arial"/>
          <w:b/>
          <w:bCs/>
          <w:i/>
          <w:iCs/>
          <w:sz w:val="22"/>
          <w:szCs w:val="22"/>
          <w:lang w:val="vi-VN"/>
        </w:rPr>
        <w:t>:</w:t>
      </w:r>
      <w:r w:rsidR="00DC6FAD" w:rsidRPr="004373E8">
        <w:rPr>
          <w:rFonts w:ascii="iCiel Avenir LT Std 35 Light" w:hAnsi="iCiel Avenir LT Std 35 Light" w:cs="Arial"/>
          <w:i/>
          <w:iCs/>
          <w:sz w:val="22"/>
          <w:szCs w:val="22"/>
          <w:lang w:val="vi-VN"/>
        </w:rPr>
        <w:t xml:space="preserve"> </w:t>
      </w:r>
      <w:r w:rsidRPr="004373E8">
        <w:rPr>
          <w:rFonts w:ascii="iCiel Avenir LT Std 35 Light" w:hAnsi="iCiel Avenir LT Std 35 Light" w:cs="Arial"/>
          <w:i/>
          <w:iCs/>
          <w:sz w:val="22"/>
          <w:szCs w:val="22"/>
          <w:lang w:val="vi-VN"/>
        </w:rPr>
        <w:t xml:space="preserve">Sinh viên điền và gửi đơn </w:t>
      </w:r>
      <w:r w:rsidR="00080A2C" w:rsidRPr="004373E8">
        <w:rPr>
          <w:rFonts w:ascii="iCiel Avenir LT Std 35 Light" w:hAnsi="iCiel Avenir LT Std 35 Light" w:cs="Arial"/>
          <w:i/>
          <w:iCs/>
          <w:sz w:val="22"/>
          <w:szCs w:val="22"/>
          <w:lang w:val="vi-VN"/>
        </w:rPr>
        <w:t xml:space="preserve">Đăng kí học tập tại trường ngoài giờ học </w:t>
      </w:r>
      <w:r w:rsidR="00DC6FAD" w:rsidRPr="004373E8">
        <w:rPr>
          <w:rFonts w:ascii="iCiel Avenir LT Std 35 Light" w:hAnsi="iCiel Avenir LT Std 35 Light" w:cs="Arial"/>
          <w:i/>
          <w:iCs/>
          <w:sz w:val="22"/>
          <w:szCs w:val="22"/>
          <w:lang w:val="vi-VN"/>
        </w:rPr>
        <w:t xml:space="preserve">trực tiếp tại Bộ phận Thông tin Sinh viên trước 4 giờ chiều, từ thứ Hai đến thứ Sáu. </w:t>
      </w:r>
      <w:r w:rsidR="00DC6FAD" w:rsidRPr="004373E8">
        <w:rPr>
          <w:rFonts w:ascii="iCiel Avenir LT Std 35 Light" w:hAnsi="iCiel Avenir LT Std 35 Light" w:cs="Arial"/>
          <w:b/>
          <w:bCs/>
          <w:i/>
          <w:iCs/>
          <w:sz w:val="22"/>
          <w:szCs w:val="22"/>
          <w:lang w:val="vi-VN"/>
        </w:rPr>
        <w:t>Đối với Phòng chức năng</w:t>
      </w:r>
      <w:r w:rsidR="00DC6FAD" w:rsidRPr="004373E8">
        <w:rPr>
          <w:rFonts w:ascii="iCiel Avenir LT Std 35 Light" w:hAnsi="iCiel Avenir LT Std 35 Light" w:cs="Arial"/>
          <w:i/>
          <w:iCs/>
          <w:sz w:val="22"/>
          <w:szCs w:val="22"/>
          <w:lang w:val="vi-VN"/>
        </w:rPr>
        <w:t xml:space="preserve">, sinh viên cần xin </w:t>
      </w:r>
      <w:r w:rsidR="003D5078" w:rsidRPr="004373E8">
        <w:rPr>
          <w:rFonts w:ascii="iCiel Avenir LT Std 35 Light" w:hAnsi="iCiel Avenir LT Std 35 Light" w:cs="Arial"/>
          <w:i/>
          <w:iCs/>
          <w:sz w:val="22"/>
          <w:szCs w:val="22"/>
          <w:lang w:val="vi-VN"/>
        </w:rPr>
        <w:t>xác nhận</w:t>
      </w:r>
      <w:r w:rsidR="00DC6FAD" w:rsidRPr="004373E8">
        <w:rPr>
          <w:rFonts w:ascii="iCiel Avenir LT Std 35 Light" w:hAnsi="iCiel Avenir LT Std 35 Light" w:cs="Arial"/>
          <w:i/>
          <w:iCs/>
          <w:sz w:val="22"/>
          <w:szCs w:val="22"/>
          <w:lang w:val="vi-VN"/>
        </w:rPr>
        <w:t xml:space="preserve"> của Trưởng </w:t>
      </w:r>
      <w:r w:rsidR="002F7BC0" w:rsidRPr="004373E8">
        <w:rPr>
          <w:rFonts w:ascii="iCiel Avenir LT Std 35 Light" w:hAnsi="iCiel Avenir LT Std 35 Light" w:cs="Arial"/>
          <w:i/>
          <w:iCs/>
          <w:sz w:val="22"/>
          <w:szCs w:val="22"/>
          <w:lang w:val="vi-VN"/>
        </w:rPr>
        <w:t>bộ môn</w:t>
      </w:r>
      <w:r w:rsidR="00DC6FAD" w:rsidRPr="004373E8">
        <w:rPr>
          <w:rFonts w:ascii="iCiel Avenir LT Std 35 Light" w:hAnsi="iCiel Avenir LT Std 35 Light" w:cs="Arial"/>
          <w:i/>
          <w:iCs/>
          <w:sz w:val="22"/>
          <w:szCs w:val="22"/>
          <w:lang w:val="vi-VN"/>
        </w:rPr>
        <w:t xml:space="preserve"> trên đơn (qua email hoặc chữ kí tươi) trước khi nộp tại Bộ phận Thông tin Sinh viên.</w:t>
      </w:r>
      <w:bookmarkEnd w:id="2312"/>
      <w:r w:rsidR="00F86F6D" w:rsidRPr="004373E8">
        <w:rPr>
          <w:rFonts w:ascii="iCiel Avenir LT Std 35 Light" w:hAnsi="iCiel Avenir LT Std 35 Light" w:cs="Arial"/>
          <w:i/>
          <w:iCs/>
          <w:sz w:val="22"/>
          <w:szCs w:val="22"/>
          <w:lang w:val="vi-VN"/>
        </w:rPr>
        <w:t xml:space="preserve"> </w:t>
      </w:r>
    </w:p>
    <w:p w14:paraId="63F4F93B" w14:textId="2106B9F3" w:rsidR="00B6680F" w:rsidRPr="000C07CA" w:rsidDel="000C07CA" w:rsidRDefault="00B6680F">
      <w:pPr>
        <w:pStyle w:val="paragraph"/>
        <w:numPr>
          <w:ilvl w:val="0"/>
          <w:numId w:val="12"/>
        </w:numPr>
        <w:tabs>
          <w:tab w:val="left" w:pos="630"/>
          <w:tab w:val="left" w:pos="720"/>
          <w:tab w:val="left" w:pos="994"/>
        </w:tabs>
        <w:ind w:left="360" w:firstLine="360"/>
        <w:textAlignment w:val="baseline"/>
        <w:rPr>
          <w:del w:id="2321" w:author="An Tran, ACA (BUV)" w:date="2024-09-13T18:54:00Z" w16du:dateUtc="2024-09-13T11:54:00Z"/>
          <w:rFonts w:cs="Arial"/>
          <w:i/>
          <w:iCs/>
          <w:szCs w:val="22"/>
          <w:lang w:val="vi-VN"/>
        </w:rPr>
        <w:pPrChange w:id="2322" w:author="An Tran, ACA (BUV)" w:date="2024-09-13T18:54:00Z" w16du:dateUtc="2024-09-13T11:54:00Z">
          <w:pPr>
            <w:pStyle w:val="Question"/>
            <w:numPr>
              <w:numId w:val="6"/>
            </w:numPr>
            <w:tabs>
              <w:tab w:val="left" w:pos="630"/>
              <w:tab w:val="left" w:pos="720"/>
              <w:tab w:val="left" w:pos="990"/>
            </w:tabs>
            <w:spacing w:before="100" w:line="400" w:lineRule="exact"/>
            <w:ind w:left="2062" w:firstLine="634"/>
          </w:pPr>
        </w:pPrChange>
      </w:pPr>
      <w:bookmarkStart w:id="2323" w:name="_Toc177146304"/>
      <w:bookmarkStart w:id="2324" w:name="_Hlk171286555"/>
      <w:del w:id="2325" w:author="An Tran, ACA (BUV)" w:date="2024-09-13T18:54:00Z" w16du:dateUtc="2024-09-13T11:54:00Z">
        <w:r w:rsidRPr="000C07CA" w:rsidDel="000C07CA">
          <w:rPr>
            <w:rFonts w:cs="Arial"/>
            <w:szCs w:val="22"/>
            <w:lang w:val="vi-VN"/>
          </w:rPr>
          <w:delText xml:space="preserve">How can I obtain a confirmation letter? How long does the confirmation letter issuance process take? / </w:delText>
        </w:r>
        <w:r w:rsidRPr="000C07CA" w:rsidDel="000C07CA">
          <w:rPr>
            <w:rFonts w:cs="Arial"/>
            <w:i/>
            <w:iCs/>
            <w:szCs w:val="22"/>
            <w:lang w:val="vi-VN"/>
          </w:rPr>
          <w:delText>Làm thế nào để tôi có thể nhận được thư xác nhận sinh viên? Quy trình cấp thư xác nhận mất bao lâu?</w:delText>
        </w:r>
        <w:bookmarkEnd w:id="2323"/>
      </w:del>
    </w:p>
    <w:p w14:paraId="2F116A13" w14:textId="3DCD9116" w:rsidR="00B6680F" w:rsidDel="000C07CA" w:rsidRDefault="00B6680F">
      <w:pPr>
        <w:pStyle w:val="paragraph"/>
        <w:rPr>
          <w:del w:id="2326" w:author="An Tran, ACA (BUV)" w:date="2024-09-13T18:54:00Z" w16du:dateUtc="2024-09-13T11:54:00Z"/>
          <w:rFonts w:ascii="iCiel Avenir LT Std 35 Light" w:hAnsi="iCiel Avenir LT Std 35 Light"/>
          <w:sz w:val="22"/>
        </w:rPr>
        <w:pPrChange w:id="2327" w:author="An Tran, ACA (BUV)" w:date="2024-09-13T18:54:00Z" w16du:dateUtc="2024-09-13T11:54:00Z">
          <w:pPr/>
        </w:pPrChange>
      </w:pPr>
      <w:del w:id="2328" w:author="An Tran, ACA (BUV)" w:date="2024-09-13T18:54:00Z" w16du:dateUtc="2024-09-13T11:54:00Z">
        <w:r w:rsidRPr="00B6680F" w:rsidDel="000C07CA">
          <w:rPr>
            <w:rFonts w:ascii="iCiel Avenir LT Std 35 Light" w:hAnsi="iCiel Avenir LT Std 35 Light"/>
            <w:sz w:val="22"/>
            <w:lang w:val="vi-VN"/>
          </w:rPr>
          <w:delText>To obtain a confirmation letter, students need to send a request to the Student Information Office via email at</w:delText>
        </w:r>
        <w:r w:rsidDel="000C07CA">
          <w:rPr>
            <w:rFonts w:ascii="iCiel Avenir LT Std 35 Light" w:hAnsi="iCiel Avenir LT Std 35 Light"/>
            <w:sz w:val="22"/>
          </w:rPr>
          <w:delText xml:space="preserve"> </w:delText>
        </w:r>
        <w:r w:rsidR="000C07CA" w:rsidDel="000C07CA">
          <w:fldChar w:fldCharType="begin"/>
        </w:r>
        <w:r w:rsidR="000C07CA" w:rsidDel="000C07CA">
          <w:delInstrText>HYPERLINK "mailto:studentservice@buv.edu.vn"</w:delInstrText>
        </w:r>
        <w:r w:rsidR="000C07CA" w:rsidDel="000C07CA">
          <w:fldChar w:fldCharType="separate"/>
        </w:r>
        <w:r w:rsidRPr="00941D22" w:rsidDel="000C07CA">
          <w:rPr>
            <w:rStyle w:val="Hyperlink"/>
            <w:rFonts w:ascii="iCiel Avenir LT Std 35 Light" w:hAnsi="iCiel Avenir LT Std 35 Light" w:cs="Arial"/>
            <w:sz w:val="22"/>
            <w:szCs w:val="22"/>
            <w:lang w:val="vi-VN"/>
          </w:rPr>
          <w:delText>studentservice@buv.edu.vn</w:delText>
        </w:r>
        <w:r w:rsidR="000C07CA" w:rsidDel="000C07CA">
          <w:rPr>
            <w:rStyle w:val="Hyperlink"/>
            <w:rFonts w:ascii="iCiel Avenir LT Std 35 Light" w:hAnsi="iCiel Avenir LT Std 35 Light" w:cs="Arial"/>
            <w:sz w:val="22"/>
            <w:szCs w:val="22"/>
            <w:lang w:val="vi-VN"/>
          </w:rPr>
          <w:fldChar w:fldCharType="end"/>
        </w:r>
        <w:r w:rsidRPr="00B6680F" w:rsidDel="000C07CA">
          <w:rPr>
            <w:rFonts w:ascii="iCiel Avenir LT Std 35 Light" w:hAnsi="iCiel Avenir LT Std 35 Light"/>
            <w:sz w:val="22"/>
            <w:lang w:val="vi-VN"/>
          </w:rPr>
          <w:delText>. The issuance process for the confirmation letter typically takes between 3 to 5 working days, depending on the specific case.</w:delText>
        </w:r>
      </w:del>
    </w:p>
    <w:p w14:paraId="028DECE7" w14:textId="58B09CCA" w:rsidR="00B328D3" w:rsidRPr="000C07CA" w:rsidRDefault="00B6680F">
      <w:pPr>
        <w:pStyle w:val="paragraph"/>
        <w:numPr>
          <w:ilvl w:val="0"/>
          <w:numId w:val="12"/>
        </w:numPr>
        <w:tabs>
          <w:tab w:val="left" w:pos="630"/>
          <w:tab w:val="left" w:pos="720"/>
          <w:tab w:val="left" w:pos="994"/>
        </w:tabs>
        <w:ind w:left="360" w:firstLine="360"/>
        <w:textAlignment w:val="baseline"/>
        <w:rPr>
          <w:ins w:id="2329" w:author="An Tran, ACA (BUV)" w:date="2024-09-13T01:35:00Z" w16du:dateUtc="2024-09-12T18:35:00Z"/>
          <w:rFonts w:ascii="iCiel Avenir LT Std 35 Light" w:hAnsi="iCiel Avenir LT Std 35 Light"/>
          <w:i/>
          <w:iCs/>
          <w:sz w:val="22"/>
        </w:rPr>
        <w:pPrChange w:id="2330" w:author="An Tran, ACA (BUV)" w:date="2024-09-13T18:54:00Z" w16du:dateUtc="2024-09-13T11:54:00Z">
          <w:pPr/>
        </w:pPrChange>
      </w:pPr>
      <w:del w:id="2331" w:author="An Tran, ACA (BUV)" w:date="2024-09-13T18:54:00Z" w16du:dateUtc="2024-09-13T11:54:00Z">
        <w:r w:rsidRPr="00B6680F" w:rsidDel="000C07CA">
          <w:rPr>
            <w:rFonts w:ascii="iCiel Avenir LT Std 35 Light" w:hAnsi="iCiel Avenir LT Std 35 Light"/>
            <w:i/>
            <w:iCs/>
            <w:sz w:val="22"/>
            <w:lang w:val="vi-VN"/>
          </w:rPr>
          <w:delText xml:space="preserve">Để được cấp thư xác nhận, sinh viên cần gửi yêu cầu đến Phòng Thông tin Sinh viên qua địa chỉ email: </w:delText>
        </w:r>
        <w:r w:rsidR="000C07CA" w:rsidDel="000C07CA">
          <w:fldChar w:fldCharType="begin"/>
        </w:r>
        <w:r w:rsidR="000C07CA" w:rsidDel="000C07CA">
          <w:delInstrText>HYPERLINK "mailto:studentservice@buv.edu.vn"</w:delInstrText>
        </w:r>
        <w:r w:rsidR="000C07CA" w:rsidDel="000C07CA">
          <w:fldChar w:fldCharType="separate"/>
        </w:r>
        <w:r w:rsidRPr="00B6680F" w:rsidDel="000C07CA">
          <w:rPr>
            <w:rStyle w:val="Hyperlink"/>
            <w:rFonts w:ascii="iCiel Avenir LT Std 35 Light" w:hAnsi="iCiel Avenir LT Std 35 Light" w:cs="Arial"/>
            <w:i/>
            <w:iCs/>
            <w:sz w:val="22"/>
            <w:szCs w:val="22"/>
            <w:lang w:val="vi-VN"/>
          </w:rPr>
          <w:delText>studentservice@buv.edu.vn</w:delText>
        </w:r>
        <w:r w:rsidR="000C07CA" w:rsidDel="000C07CA">
          <w:rPr>
            <w:rStyle w:val="Hyperlink"/>
            <w:rFonts w:ascii="iCiel Avenir LT Std 35 Light" w:hAnsi="iCiel Avenir LT Std 35 Light" w:cs="Arial"/>
            <w:i/>
            <w:iCs/>
            <w:sz w:val="22"/>
            <w:szCs w:val="22"/>
            <w:lang w:val="vi-VN"/>
          </w:rPr>
          <w:fldChar w:fldCharType="end"/>
        </w:r>
        <w:r w:rsidRPr="00B6680F" w:rsidDel="000C07CA">
          <w:rPr>
            <w:rFonts w:ascii="iCiel Avenir LT Std 35 Light" w:hAnsi="iCiel Avenir LT Std 35 Light"/>
            <w:i/>
            <w:iCs/>
            <w:sz w:val="22"/>
            <w:lang w:val="vi-VN"/>
          </w:rPr>
          <w:delText>. Quy trình phát hành thư xác nhận sẽ mất từ 3 đến 5 ngày làm việc, tùy thuộc vào từng trường hợp cụ thể.</w:delText>
        </w:r>
      </w:del>
      <w:bookmarkEnd w:id="2324"/>
    </w:p>
    <w:p w14:paraId="18C527B3" w14:textId="77777777" w:rsidR="00F838A1" w:rsidRPr="00F838A1" w:rsidRDefault="00F838A1">
      <w:pPr>
        <w:pStyle w:val="Question"/>
        <w:numPr>
          <w:ilvl w:val="0"/>
          <w:numId w:val="6"/>
        </w:numPr>
        <w:tabs>
          <w:tab w:val="left" w:pos="630"/>
          <w:tab w:val="left" w:pos="720"/>
          <w:tab w:val="left" w:pos="990"/>
        </w:tabs>
        <w:spacing w:before="100" w:line="400" w:lineRule="exact"/>
        <w:ind w:left="0" w:firstLine="634"/>
        <w:rPr>
          <w:ins w:id="2332" w:author="An Tran, ACA (BUV)" w:date="2024-09-13T10:42:00Z" w16du:dateUtc="2024-09-13T03:42:00Z"/>
          <w:rFonts w:cs="Arial"/>
          <w:szCs w:val="22"/>
          <w:rPrChange w:id="2333" w:author="An Tran, ACA (BUV)" w:date="2024-09-13T10:42:00Z" w16du:dateUtc="2024-09-13T03:42:00Z">
            <w:rPr>
              <w:ins w:id="2334" w:author="An Tran, ACA (BUV)" w:date="2024-09-13T10:42:00Z" w16du:dateUtc="2024-09-13T03:42:00Z"/>
              <w:rFonts w:cs="Arial"/>
              <w:i/>
              <w:iCs/>
              <w:szCs w:val="22"/>
              <w:lang w:val="vi-VN"/>
            </w:rPr>
          </w:rPrChange>
        </w:rPr>
        <w:pPrChange w:id="2335" w:author="An Tran, ACA (BUV)" w:date="2024-09-13T10:42:00Z" w16du:dateUtc="2024-09-13T03:42:00Z">
          <w:pPr>
            <w:pStyle w:val="Question"/>
            <w:numPr>
              <w:numId w:val="8"/>
            </w:numPr>
            <w:tabs>
              <w:tab w:val="left" w:pos="630"/>
              <w:tab w:val="left" w:pos="990"/>
            </w:tabs>
            <w:spacing w:before="100" w:line="400" w:lineRule="exact"/>
            <w:ind w:left="1170" w:hanging="360"/>
          </w:pPr>
        </w:pPrChange>
      </w:pPr>
      <w:bookmarkStart w:id="2336" w:name="_Toc177025901"/>
      <w:bookmarkStart w:id="2337" w:name="_Toc177030495"/>
      <w:bookmarkStart w:id="2338" w:name="_Toc177146306"/>
      <w:ins w:id="2339" w:author="An Tran, ACA (BUV)" w:date="2024-09-13T10:42:00Z" w16du:dateUtc="2024-09-13T03:42:00Z">
        <w:r w:rsidRPr="00F838A1">
          <w:rPr>
            <w:rFonts w:cs="Arial"/>
            <w:szCs w:val="22"/>
            <w:rPrChange w:id="2340" w:author="An Tran, ACA (BUV)" w:date="2024-09-13T10:42:00Z" w16du:dateUtc="2024-09-13T03:42:00Z">
              <w:rPr>
                <w:rFonts w:cs="Arial"/>
                <w:szCs w:val="22"/>
                <w:lang w:val="vi-VN"/>
              </w:rPr>
            </w:rPrChange>
          </w:rPr>
          <w:t xml:space="preserve">How can I find information about BUV's student accommodation </w:t>
        </w:r>
        <w:proofErr w:type="gramStart"/>
        <w:r w:rsidRPr="00F838A1">
          <w:rPr>
            <w:rFonts w:cs="Arial"/>
            <w:szCs w:val="22"/>
            <w:rPrChange w:id="2341" w:author="An Tran, ACA (BUV)" w:date="2024-09-13T10:42:00Z" w16du:dateUtc="2024-09-13T03:42:00Z">
              <w:rPr>
                <w:rFonts w:cs="Arial"/>
                <w:szCs w:val="22"/>
                <w:lang w:val="vi-VN"/>
              </w:rPr>
            </w:rPrChange>
          </w:rPr>
          <w:t>services?/</w:t>
        </w:r>
        <w:proofErr w:type="gramEnd"/>
        <w:r w:rsidRPr="00F838A1">
          <w:rPr>
            <w:rFonts w:cs="Arial"/>
            <w:szCs w:val="22"/>
            <w:rPrChange w:id="2342" w:author="An Tran, ACA (BUV)" w:date="2024-09-13T10:42:00Z" w16du:dateUtc="2024-09-13T03:42:00Z">
              <w:rPr>
                <w:rFonts w:cs="Arial"/>
                <w:szCs w:val="22"/>
                <w:lang w:val="vi-VN"/>
              </w:rPr>
            </w:rPrChange>
          </w:rPr>
          <w:t xml:space="preserve"> </w:t>
        </w:r>
        <w:r w:rsidRPr="00F838A1">
          <w:rPr>
            <w:rFonts w:cs="Arial"/>
            <w:szCs w:val="22"/>
            <w:rPrChange w:id="2343" w:author="An Tran, ACA (BUV)" w:date="2024-09-13T10:42:00Z" w16du:dateUtc="2024-09-13T03:42:00Z">
              <w:rPr>
                <w:rFonts w:cs="Arial"/>
                <w:i/>
                <w:iCs/>
                <w:szCs w:val="22"/>
                <w:lang w:val="vi-VN"/>
              </w:rPr>
            </w:rPrChange>
          </w:rPr>
          <w:t>Làm thế nào để tôi có thể tìm thông tin về dịch vụ Ký túc xá của BUV?</w:t>
        </w:r>
        <w:bookmarkEnd w:id="2336"/>
        <w:bookmarkEnd w:id="2337"/>
        <w:bookmarkEnd w:id="2338"/>
      </w:ins>
    </w:p>
    <w:p w14:paraId="5E90BE64" w14:textId="77777777" w:rsidR="00F838A1" w:rsidRPr="008878BB" w:rsidRDefault="00F838A1" w:rsidP="00F838A1">
      <w:pPr>
        <w:pStyle w:val="ListParagraph"/>
        <w:tabs>
          <w:tab w:val="left" w:pos="630"/>
          <w:tab w:val="left" w:pos="720"/>
          <w:tab w:val="left" w:pos="1080"/>
        </w:tabs>
        <w:ind w:firstLine="0"/>
        <w:rPr>
          <w:ins w:id="2344" w:author="An Tran, ACA (BUV)" w:date="2024-09-13T10:42:00Z" w16du:dateUtc="2024-09-13T03:42:00Z"/>
          <w:rFonts w:ascii="iCiel Avenir LT Std 35 Light" w:hAnsi="iCiel Avenir LT Std 35 Light" w:cs="Arial"/>
          <w:b/>
          <w:bCs/>
          <w:sz w:val="22"/>
          <w:szCs w:val="22"/>
          <w:u w:val="single"/>
        </w:rPr>
      </w:pPr>
      <w:ins w:id="2345" w:author="An Tran, ACA (BUV)" w:date="2024-09-13T10:42:00Z" w16du:dateUtc="2024-09-13T03:42:00Z">
        <w:r w:rsidRPr="00BF6A83">
          <w:rPr>
            <w:rFonts w:ascii="iCiel Avenir LT Std 35 Light" w:hAnsi="iCiel Avenir LT Std 35 Light" w:cs="Arial"/>
            <w:b/>
            <w:bCs/>
            <w:sz w:val="22"/>
            <w:szCs w:val="22"/>
            <w:u w:val="single"/>
          </w:rPr>
          <w:t>Answer / Câu trả lời:</w:t>
        </w:r>
      </w:ins>
    </w:p>
    <w:p w14:paraId="71E4DD4A" w14:textId="77777777" w:rsidR="00F838A1" w:rsidRPr="008878BB" w:rsidRDefault="00F838A1" w:rsidP="00F838A1">
      <w:pPr>
        <w:tabs>
          <w:tab w:val="left" w:pos="720"/>
          <w:tab w:val="left" w:pos="1080"/>
        </w:tabs>
        <w:ind w:firstLine="0"/>
        <w:rPr>
          <w:ins w:id="2346" w:author="An Tran, ACA (BUV)" w:date="2024-09-13T10:42:00Z" w16du:dateUtc="2024-09-13T03:42:00Z"/>
          <w:rFonts w:ascii="iCiel Avenir LT Std 35 Light" w:hAnsi="iCiel Avenir LT Std 35 Light" w:cs="Arial"/>
          <w:sz w:val="22"/>
          <w:szCs w:val="22"/>
        </w:rPr>
      </w:pPr>
      <w:ins w:id="2347" w:author="An Tran, ACA (BUV)" w:date="2024-09-13T10:42:00Z" w16du:dateUtc="2024-09-13T03:42:00Z">
        <w:r w:rsidRPr="008878BB">
          <w:rPr>
            <w:rFonts w:ascii="iCiel Avenir LT Std 35 Light" w:hAnsi="iCiel Avenir LT Std 35 Light" w:cs="Arial"/>
            <w:sz w:val="22"/>
            <w:szCs w:val="22"/>
          </w:rPr>
          <w:t>You can find information about BUV Student Accommodation services by contacting us through the following methods:</w:t>
        </w:r>
      </w:ins>
    </w:p>
    <w:p w14:paraId="740A4D5A" w14:textId="77777777" w:rsidR="00F838A1" w:rsidRPr="008878BB" w:rsidRDefault="00F838A1" w:rsidP="00F838A1">
      <w:pPr>
        <w:pStyle w:val="ListParagraph"/>
        <w:numPr>
          <w:ilvl w:val="0"/>
          <w:numId w:val="74"/>
        </w:numPr>
        <w:tabs>
          <w:tab w:val="left" w:pos="720"/>
          <w:tab w:val="left" w:pos="1080"/>
        </w:tabs>
        <w:rPr>
          <w:ins w:id="2348" w:author="An Tran, ACA (BUV)" w:date="2024-09-13T10:42:00Z" w16du:dateUtc="2024-09-13T03:42:00Z"/>
          <w:rFonts w:ascii="iCiel Avenir LT Std 35 Light" w:hAnsi="iCiel Avenir LT Std 35 Light" w:cs="Arial"/>
          <w:sz w:val="22"/>
          <w:szCs w:val="22"/>
        </w:rPr>
      </w:pPr>
      <w:ins w:id="2349" w:author="An Tran, ACA (BUV)" w:date="2024-09-13T10:42:00Z" w16du:dateUtc="2024-09-13T03:42:00Z">
        <w:r w:rsidRPr="008878BB">
          <w:rPr>
            <w:rFonts w:ascii="iCiel Avenir LT Std 35 Light" w:hAnsi="iCiel Avenir LT Std 35 Light" w:cs="Arial"/>
            <w:b/>
            <w:bCs/>
            <w:sz w:val="22"/>
            <w:szCs w:val="22"/>
          </w:rPr>
          <w:t>Email:</w:t>
        </w:r>
        <w:r w:rsidRPr="008878BB">
          <w:rPr>
            <w:rFonts w:ascii="iCiel Avenir LT Std 35 Light" w:hAnsi="iCiel Avenir LT Std 35 Light" w:cs="Arial"/>
            <w:sz w:val="22"/>
            <w:szCs w:val="22"/>
          </w:rPr>
          <w:t> </w:t>
        </w:r>
        <w:r w:rsidRPr="008878BB">
          <w:rPr>
            <w:rFonts w:ascii="iCiel Avenir LT Std 35 Light" w:hAnsi="iCiel Avenir LT Std 35 Light" w:cs="Arial"/>
            <w:sz w:val="22"/>
            <w:szCs w:val="22"/>
          </w:rPr>
          <w:fldChar w:fldCharType="begin"/>
        </w:r>
        <w:r w:rsidRPr="008878BB">
          <w:rPr>
            <w:rFonts w:ascii="iCiel Avenir LT Std 35 Light" w:hAnsi="iCiel Avenir LT Std 35 Light" w:cs="Arial"/>
            <w:sz w:val="22"/>
            <w:szCs w:val="22"/>
          </w:rPr>
          <w:instrText>HYPERLINK "mailto:accommodation@buv.edu.vn"</w:instrText>
        </w:r>
        <w:r w:rsidRPr="008878BB">
          <w:rPr>
            <w:rFonts w:ascii="iCiel Avenir LT Std 35 Light" w:hAnsi="iCiel Avenir LT Std 35 Light" w:cs="Arial"/>
            <w:sz w:val="22"/>
            <w:szCs w:val="22"/>
          </w:rPr>
        </w:r>
        <w:r w:rsidRPr="008878BB">
          <w:rPr>
            <w:rFonts w:ascii="iCiel Avenir LT Std 35 Light" w:hAnsi="iCiel Avenir LT Std 35 Light" w:cs="Arial"/>
            <w:sz w:val="22"/>
            <w:szCs w:val="22"/>
          </w:rPr>
          <w:fldChar w:fldCharType="separate"/>
        </w:r>
        <w:r w:rsidRPr="008878BB">
          <w:rPr>
            <w:rStyle w:val="Hyperlink"/>
            <w:rFonts w:ascii="iCiel Avenir LT Std 35 Light" w:hAnsi="iCiel Avenir LT Std 35 Light" w:cs="Arial"/>
            <w:sz w:val="22"/>
            <w:szCs w:val="22"/>
          </w:rPr>
          <w:t>accommodation@buv.edu.vn</w:t>
        </w:r>
        <w:r w:rsidRPr="008878BB">
          <w:rPr>
            <w:rFonts w:ascii="iCiel Avenir LT Std 35 Light" w:hAnsi="iCiel Avenir LT Std 35 Light" w:cs="Arial"/>
            <w:sz w:val="22"/>
            <w:szCs w:val="22"/>
          </w:rPr>
          <w:fldChar w:fldCharType="end"/>
        </w:r>
      </w:ins>
    </w:p>
    <w:p w14:paraId="4A465E12" w14:textId="77777777" w:rsidR="00F838A1" w:rsidRPr="008878BB" w:rsidRDefault="00F838A1" w:rsidP="00F838A1">
      <w:pPr>
        <w:pStyle w:val="ListParagraph"/>
        <w:numPr>
          <w:ilvl w:val="0"/>
          <w:numId w:val="74"/>
        </w:numPr>
        <w:tabs>
          <w:tab w:val="left" w:pos="720"/>
          <w:tab w:val="left" w:pos="1080"/>
        </w:tabs>
        <w:rPr>
          <w:ins w:id="2350" w:author="An Tran, ACA (BUV)" w:date="2024-09-13T10:42:00Z" w16du:dateUtc="2024-09-13T03:42:00Z"/>
          <w:rFonts w:ascii="iCiel Avenir LT Std 35 Light" w:hAnsi="iCiel Avenir LT Std 35 Light" w:cs="Arial"/>
          <w:sz w:val="22"/>
          <w:szCs w:val="22"/>
        </w:rPr>
      </w:pPr>
      <w:ins w:id="2351" w:author="An Tran, ACA (BUV)" w:date="2024-09-13T10:42:00Z" w16du:dateUtc="2024-09-13T03:42:00Z">
        <w:r w:rsidRPr="008878BB">
          <w:rPr>
            <w:rFonts w:ascii="iCiel Avenir LT Std 35 Light" w:hAnsi="iCiel Avenir LT Std 35 Light" w:cs="Arial"/>
            <w:b/>
            <w:bCs/>
            <w:sz w:val="22"/>
            <w:szCs w:val="22"/>
          </w:rPr>
          <w:t>Phone/Zalo/Whatsapp:</w:t>
        </w:r>
        <w:r w:rsidRPr="008878BB">
          <w:rPr>
            <w:rFonts w:ascii="iCiel Avenir LT Std 35 Light" w:hAnsi="iCiel Avenir LT Std 35 Light" w:cs="Arial"/>
            <w:sz w:val="22"/>
            <w:szCs w:val="22"/>
          </w:rPr>
          <w:t> (+84) 90 456 3693</w:t>
        </w:r>
      </w:ins>
    </w:p>
    <w:p w14:paraId="0893B36E" w14:textId="77777777" w:rsidR="00F838A1" w:rsidRDefault="00F838A1" w:rsidP="00F838A1">
      <w:pPr>
        <w:tabs>
          <w:tab w:val="left" w:pos="720"/>
          <w:tab w:val="left" w:pos="1080"/>
        </w:tabs>
        <w:ind w:firstLine="0"/>
        <w:rPr>
          <w:ins w:id="2352" w:author="An Tran, ACA (BUV)" w:date="2024-09-13T10:42:00Z" w16du:dateUtc="2024-09-13T03:42:00Z"/>
          <w:rFonts w:ascii="iCiel Avenir LT Std 35 Light" w:hAnsi="iCiel Avenir LT Std 35 Light" w:cs="Arial"/>
          <w:i/>
          <w:iCs/>
          <w:sz w:val="22"/>
          <w:szCs w:val="22"/>
          <w:lang w:eastAsia="en-US"/>
        </w:rPr>
      </w:pPr>
      <w:ins w:id="2353" w:author="An Tran, ACA (BUV)" w:date="2024-09-13T10:42:00Z" w16du:dateUtc="2024-09-13T03:42:00Z">
        <w:r w:rsidRPr="0002550A">
          <w:rPr>
            <w:rFonts w:ascii="iCiel Avenir LT Std 35 Light" w:hAnsi="iCiel Avenir LT Std 35 Light" w:cs="Arial"/>
            <w:i/>
            <w:iCs/>
            <w:sz w:val="22"/>
            <w:szCs w:val="22"/>
            <w:lang w:eastAsia="en-US"/>
          </w:rPr>
          <w:t>Bạn có thể tìm thông tin về dịch vụ Ký túc xá của BUV bằng cách liên hệ qua các phương thức sau:</w:t>
        </w:r>
      </w:ins>
    </w:p>
    <w:p w14:paraId="154D5952" w14:textId="77777777" w:rsidR="000C07CA" w:rsidRPr="000C07CA" w:rsidRDefault="00F838A1" w:rsidP="000C07CA">
      <w:pPr>
        <w:pStyle w:val="ListParagraph"/>
        <w:numPr>
          <w:ilvl w:val="0"/>
          <w:numId w:val="74"/>
        </w:numPr>
        <w:tabs>
          <w:tab w:val="left" w:pos="720"/>
          <w:tab w:val="left" w:pos="1080"/>
        </w:tabs>
        <w:rPr>
          <w:ins w:id="2354" w:author="An Tran, ACA (BUV)" w:date="2024-09-13T18:55:00Z" w16du:dateUtc="2024-09-13T11:55:00Z"/>
          <w:rFonts w:ascii="iCiel Avenir LT Std 35 Light" w:hAnsi="iCiel Avenir LT Std 35 Light" w:cs="Arial"/>
          <w:b/>
          <w:bCs/>
          <w:sz w:val="22"/>
          <w:szCs w:val="22"/>
          <w:rPrChange w:id="2355" w:author="An Tran, ACA (BUV)" w:date="2024-09-13T18:55:00Z" w16du:dateUtc="2024-09-13T11:55:00Z">
            <w:rPr>
              <w:ins w:id="2356" w:author="An Tran, ACA (BUV)" w:date="2024-09-13T18:55:00Z" w16du:dateUtc="2024-09-13T11:55:00Z"/>
              <w:rFonts w:ascii="iCiel Avenir LT Std 35 Light" w:hAnsi="iCiel Avenir LT Std 35 Light" w:cs="Arial"/>
              <w:sz w:val="22"/>
              <w:szCs w:val="22"/>
            </w:rPr>
          </w:rPrChange>
        </w:rPr>
      </w:pPr>
      <w:ins w:id="2357" w:author="An Tran, ACA (BUV)" w:date="2024-09-13T10:42:00Z" w16du:dateUtc="2024-09-13T03:42:00Z">
        <w:r w:rsidRPr="008878BB">
          <w:rPr>
            <w:rFonts w:ascii="iCiel Avenir LT Std 35 Light" w:hAnsi="iCiel Avenir LT Std 35 Light" w:cs="Arial"/>
            <w:b/>
            <w:bCs/>
            <w:sz w:val="22"/>
            <w:szCs w:val="22"/>
          </w:rPr>
          <w:t>Email: </w:t>
        </w:r>
        <w:r w:rsidRPr="00BB3353">
          <w:rPr>
            <w:rFonts w:ascii="iCiel Avenir LT Std 35 Light" w:hAnsi="iCiel Avenir LT Std 35 Light" w:cs="Arial"/>
            <w:sz w:val="22"/>
            <w:szCs w:val="22"/>
          </w:rPr>
          <w:fldChar w:fldCharType="begin"/>
        </w:r>
        <w:r w:rsidRPr="00BB3353">
          <w:rPr>
            <w:rFonts w:ascii="iCiel Avenir LT Std 35 Light" w:hAnsi="iCiel Avenir LT Std 35 Light" w:cs="Arial"/>
            <w:sz w:val="22"/>
            <w:szCs w:val="22"/>
          </w:rPr>
          <w:instrText>HYPERLINK "mailto:accommodation@buv.edu.vn"</w:instrText>
        </w:r>
        <w:r w:rsidRPr="00BB3353">
          <w:rPr>
            <w:rFonts w:ascii="iCiel Avenir LT Std 35 Light" w:hAnsi="iCiel Avenir LT Std 35 Light" w:cs="Arial"/>
            <w:sz w:val="22"/>
            <w:szCs w:val="22"/>
          </w:rPr>
        </w:r>
        <w:r w:rsidRPr="00BB3353">
          <w:rPr>
            <w:rFonts w:ascii="iCiel Avenir LT Std 35 Light" w:hAnsi="iCiel Avenir LT Std 35 Light" w:cs="Arial"/>
            <w:sz w:val="22"/>
            <w:szCs w:val="22"/>
          </w:rPr>
          <w:fldChar w:fldCharType="separate"/>
        </w:r>
        <w:r w:rsidRPr="00BB3353">
          <w:rPr>
            <w:rStyle w:val="Hyperlink"/>
            <w:rFonts w:ascii="iCiel Avenir LT Std 35 Light" w:hAnsi="iCiel Avenir LT Std 35 Light" w:cs="Arial"/>
            <w:sz w:val="22"/>
            <w:szCs w:val="22"/>
          </w:rPr>
          <w:t>accommodation@buv.edu.vn</w:t>
        </w:r>
        <w:r w:rsidRPr="00BB3353">
          <w:rPr>
            <w:rFonts w:ascii="iCiel Avenir LT Std 35 Light" w:hAnsi="iCiel Avenir LT Std 35 Light" w:cs="Arial"/>
            <w:sz w:val="22"/>
            <w:szCs w:val="22"/>
          </w:rPr>
          <w:fldChar w:fldCharType="end"/>
        </w:r>
      </w:ins>
    </w:p>
    <w:p w14:paraId="28C0666B" w14:textId="77777777" w:rsidR="000C07CA" w:rsidRPr="000C07CA" w:rsidRDefault="00F838A1" w:rsidP="000C07CA">
      <w:pPr>
        <w:pStyle w:val="ListParagraph"/>
        <w:numPr>
          <w:ilvl w:val="0"/>
          <w:numId w:val="74"/>
        </w:numPr>
        <w:tabs>
          <w:tab w:val="left" w:pos="720"/>
          <w:tab w:val="left" w:pos="1080"/>
        </w:tabs>
        <w:rPr>
          <w:ins w:id="2358" w:author="An Tran, ACA (BUV)" w:date="2024-09-13T18:56:00Z" w16du:dateUtc="2024-09-13T11:56:00Z"/>
          <w:rFonts w:ascii="iCiel Avenir LT Std 35 Light" w:hAnsi="iCiel Avenir LT Std 35 Light" w:cs="Arial"/>
          <w:b/>
          <w:bCs/>
          <w:sz w:val="22"/>
          <w:szCs w:val="22"/>
          <w:rPrChange w:id="2359" w:author="An Tran, ACA (BUV)" w:date="2024-09-13T18:56:00Z" w16du:dateUtc="2024-09-13T11:56:00Z">
            <w:rPr>
              <w:ins w:id="2360" w:author="An Tran, ACA (BUV)" w:date="2024-09-13T18:56:00Z" w16du:dateUtc="2024-09-13T11:56:00Z"/>
              <w:rFonts w:ascii="iCiel Avenir LT Std 35 Light" w:hAnsi="iCiel Avenir LT Std 35 Light" w:cs="Arial"/>
              <w:sz w:val="22"/>
              <w:szCs w:val="22"/>
            </w:rPr>
          </w:rPrChange>
        </w:rPr>
      </w:pPr>
      <w:ins w:id="2361" w:author="An Tran, ACA (BUV)" w:date="2024-09-13T10:42:00Z" w16du:dateUtc="2024-09-13T03:42:00Z">
        <w:r w:rsidRPr="000C07CA">
          <w:rPr>
            <w:rFonts w:ascii="iCiel Avenir LT Std 35 Light" w:hAnsi="iCiel Avenir LT Std 35 Light" w:cs="Arial"/>
            <w:b/>
            <w:bCs/>
            <w:sz w:val="22"/>
            <w:szCs w:val="22"/>
            <w:rPrChange w:id="2362" w:author="An Tran, ACA (BUV)" w:date="2024-09-13T18:55:00Z" w16du:dateUtc="2024-09-13T11:55:00Z">
              <w:rPr/>
            </w:rPrChange>
          </w:rPr>
          <w:t>Điện thoại/Zalo/Whatsapp: </w:t>
        </w:r>
        <w:r w:rsidRPr="000C07CA">
          <w:rPr>
            <w:rFonts w:ascii="iCiel Avenir LT Std 35 Light" w:hAnsi="iCiel Avenir LT Std 35 Light" w:cs="Arial"/>
            <w:sz w:val="22"/>
            <w:szCs w:val="22"/>
            <w:rPrChange w:id="2363" w:author="An Tran, ACA (BUV)" w:date="2024-09-13T18:55:00Z" w16du:dateUtc="2024-09-13T11:55:00Z">
              <w:rPr/>
            </w:rPrChange>
          </w:rPr>
          <w:t>(+84) 90 456 3693</w:t>
        </w:r>
      </w:ins>
    </w:p>
    <w:p w14:paraId="1684FC00" w14:textId="77777777" w:rsidR="000C07CA" w:rsidRPr="00EC1265" w:rsidRDefault="000C07CA">
      <w:pPr>
        <w:pStyle w:val="Question"/>
        <w:numPr>
          <w:ilvl w:val="0"/>
          <w:numId w:val="6"/>
        </w:numPr>
        <w:tabs>
          <w:tab w:val="left" w:pos="630"/>
          <w:tab w:val="left" w:pos="720"/>
          <w:tab w:val="left" w:pos="990"/>
        </w:tabs>
        <w:spacing w:before="100" w:line="400" w:lineRule="exact"/>
        <w:ind w:left="0" w:firstLine="634"/>
        <w:rPr>
          <w:ins w:id="2364" w:author="An Tran, ACA (BUV)" w:date="2024-09-13T18:56:00Z" w16du:dateUtc="2024-09-13T11:56:00Z"/>
          <w:rFonts w:cs="Arial"/>
          <w:szCs w:val="22"/>
        </w:rPr>
        <w:pPrChange w:id="2365" w:author="An Tran, ACA (BUV)" w:date="2024-09-13T18:56:00Z" w16du:dateUtc="2024-09-13T11:56:00Z">
          <w:pPr>
            <w:pStyle w:val="Question"/>
            <w:numPr>
              <w:numId w:val="8"/>
            </w:numPr>
            <w:tabs>
              <w:tab w:val="num" w:pos="360"/>
              <w:tab w:val="left" w:pos="630"/>
              <w:tab w:val="left" w:pos="1260"/>
            </w:tabs>
            <w:spacing w:line="400" w:lineRule="exact"/>
            <w:ind w:left="1170" w:hanging="360"/>
          </w:pPr>
        </w:pPrChange>
      </w:pPr>
      <w:bookmarkStart w:id="2366" w:name="_Toc177136078"/>
      <w:ins w:id="2367" w:author="An Tran, ACA (BUV)" w:date="2024-09-13T18:56:00Z" w16du:dateUtc="2024-09-13T11:56:00Z">
        <w:r w:rsidRPr="0091604F">
          <w:rPr>
            <w:rFonts w:cs="Arial"/>
            <w:szCs w:val="22"/>
          </w:rPr>
          <w:t>I</w:t>
        </w:r>
        <w:r w:rsidRPr="00EB545A">
          <w:rPr>
            <w:rFonts w:cs="Arial"/>
            <w:szCs w:val="22"/>
          </w:rPr>
          <w:t>f students</w:t>
        </w:r>
        <w:r w:rsidRPr="0091604F">
          <w:rPr>
            <w:rFonts w:cs="Arial"/>
            <w:szCs w:val="22"/>
          </w:rPr>
          <w:t xml:space="preserve"> </w:t>
        </w:r>
        <w:r w:rsidRPr="00EB545A">
          <w:rPr>
            <w:rFonts w:cs="Arial"/>
            <w:szCs w:val="22"/>
          </w:rPr>
          <w:t>forg</w:t>
        </w:r>
        <w:r>
          <w:rPr>
            <w:rFonts w:cs="Arial"/>
            <w:szCs w:val="22"/>
          </w:rPr>
          <w:t>o</w:t>
        </w:r>
        <w:r w:rsidRPr="00EB545A">
          <w:rPr>
            <w:rFonts w:cs="Arial"/>
            <w:szCs w:val="22"/>
          </w:rPr>
          <w:t>t</w:t>
        </w:r>
        <w:r w:rsidRPr="0091604F">
          <w:rPr>
            <w:rFonts w:cs="Arial"/>
            <w:szCs w:val="22"/>
          </w:rPr>
          <w:t>/los</w:t>
        </w:r>
        <w:r>
          <w:rPr>
            <w:rFonts w:cs="Arial"/>
            <w:szCs w:val="22"/>
          </w:rPr>
          <w:t>t</w:t>
        </w:r>
        <w:r w:rsidRPr="0091604F">
          <w:rPr>
            <w:rFonts w:cs="Arial"/>
            <w:szCs w:val="22"/>
          </w:rPr>
          <w:t xml:space="preserve"> the student card during </w:t>
        </w:r>
        <w:r w:rsidRPr="00EB545A">
          <w:rPr>
            <w:rFonts w:cs="Arial"/>
            <w:szCs w:val="22"/>
          </w:rPr>
          <w:t>the exam</w:t>
        </w:r>
        <w:r w:rsidRPr="0091604F">
          <w:rPr>
            <w:rFonts w:cs="Arial"/>
            <w:szCs w:val="22"/>
          </w:rPr>
          <w:t xml:space="preserve"> </w:t>
        </w:r>
        <w:r w:rsidRPr="00EB545A">
          <w:rPr>
            <w:rFonts w:cs="Arial"/>
            <w:szCs w:val="22"/>
          </w:rPr>
          <w:t>period</w:t>
        </w:r>
        <w:r w:rsidRPr="0091604F">
          <w:rPr>
            <w:rFonts w:cs="Arial"/>
            <w:szCs w:val="22"/>
          </w:rPr>
          <w:t xml:space="preserve">, </w:t>
        </w:r>
        <w:r w:rsidRPr="00EB545A">
          <w:rPr>
            <w:rFonts w:cs="Arial"/>
            <w:szCs w:val="22"/>
          </w:rPr>
          <w:t xml:space="preserve">are they </w:t>
        </w:r>
        <w:r w:rsidRPr="0091604F">
          <w:rPr>
            <w:rFonts w:cs="Arial"/>
            <w:szCs w:val="22"/>
          </w:rPr>
          <w:t>allowed to use other documents as a replacement?</w:t>
        </w:r>
        <w:r w:rsidRPr="00EB545A">
          <w:rPr>
            <w:rFonts w:cs="Arial"/>
            <w:szCs w:val="22"/>
          </w:rPr>
          <w:t xml:space="preserve"> / </w:t>
        </w:r>
        <w:r w:rsidRPr="00EC1265">
          <w:rPr>
            <w:rFonts w:cs="Arial"/>
            <w:szCs w:val="22"/>
          </w:rPr>
          <w:t>Trong trường hợp quên/mất thẻ sinh viên khi thi và kiểm tra, sinh viên có được phép sử dụng giấy tờ tùy thân khác để thay thế không?</w:t>
        </w:r>
        <w:bookmarkEnd w:id="2366"/>
        <w:r w:rsidRPr="00EC1265">
          <w:rPr>
            <w:rFonts w:cs="Arial"/>
            <w:szCs w:val="22"/>
          </w:rPr>
          <w:t xml:space="preserve"> </w:t>
        </w:r>
      </w:ins>
    </w:p>
    <w:p w14:paraId="06C4465F" w14:textId="77777777" w:rsidR="000C07CA" w:rsidRPr="00025659" w:rsidRDefault="000C07CA" w:rsidP="000C07CA">
      <w:pPr>
        <w:rPr>
          <w:ins w:id="2368" w:author="An Tran, ACA (BUV)" w:date="2024-09-13T18:56:00Z" w16du:dateUtc="2024-09-13T11:56:00Z"/>
          <w:rFonts w:ascii="iCiel Avenir LT Std 35 Light" w:hAnsi="iCiel Avenir LT Std 35 Light" w:cs="Arial"/>
          <w:sz w:val="22"/>
          <w:szCs w:val="22"/>
          <w:lang w:val="vi-VN" w:eastAsia="en-US"/>
        </w:rPr>
      </w:pPr>
      <w:bookmarkStart w:id="2369" w:name="_Hlk177139213"/>
      <w:ins w:id="2370" w:author="An Tran, ACA (BUV)" w:date="2024-09-13T18:56:00Z" w16du:dateUtc="2024-09-13T11:56:00Z">
        <w:r>
          <w:rPr>
            <w:rFonts w:ascii="iCiel Avenir LT Std 35 Light" w:hAnsi="iCiel Avenir LT Std 35 Light" w:cs="Arial"/>
            <w:sz w:val="22"/>
            <w:szCs w:val="22"/>
            <w:lang w:val="vi-VN" w:eastAsia="en-US"/>
          </w:rPr>
          <w:t>Students</w:t>
        </w:r>
        <w:r w:rsidRPr="00025659">
          <w:rPr>
            <w:rFonts w:ascii="iCiel Avenir LT Std 35 Light" w:hAnsi="iCiel Avenir LT Std 35 Light" w:cs="Arial"/>
            <w:sz w:val="22"/>
            <w:szCs w:val="22"/>
            <w:lang w:val="vi-VN" w:eastAsia="en-US"/>
          </w:rPr>
          <w:t xml:space="preserve"> are required to present their student card for entry to examinations. Other acceptable valid Identification Documents include the following:</w:t>
        </w:r>
      </w:ins>
    </w:p>
    <w:p w14:paraId="32CC7118" w14:textId="77777777" w:rsidR="000C07CA" w:rsidRPr="0091604F" w:rsidRDefault="000C07CA" w:rsidP="000C07CA">
      <w:pPr>
        <w:pStyle w:val="ListParagraph"/>
        <w:numPr>
          <w:ilvl w:val="0"/>
          <w:numId w:val="80"/>
        </w:numPr>
        <w:rPr>
          <w:ins w:id="2371" w:author="An Tran, ACA (BUV)" w:date="2024-09-13T18:56:00Z" w16du:dateUtc="2024-09-13T11:56:00Z"/>
          <w:rFonts w:ascii="iCiel Avenir LT Std 35 Light" w:hAnsi="iCiel Avenir LT Std 35 Light" w:cs="Arial"/>
          <w:sz w:val="22"/>
          <w:szCs w:val="22"/>
          <w:lang w:val="vi-VN" w:eastAsia="en-US"/>
        </w:rPr>
      </w:pPr>
      <w:ins w:id="2372" w:author="An Tran, ACA (BUV)" w:date="2024-09-13T18:56:00Z" w16du:dateUtc="2024-09-13T11:56: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National ID card/Residence card</w:t>
        </w:r>
      </w:ins>
    </w:p>
    <w:p w14:paraId="681B839A" w14:textId="77777777" w:rsidR="000C07CA" w:rsidRPr="0091604F" w:rsidRDefault="000C07CA" w:rsidP="000C07CA">
      <w:pPr>
        <w:pStyle w:val="ListParagraph"/>
        <w:numPr>
          <w:ilvl w:val="0"/>
          <w:numId w:val="80"/>
        </w:numPr>
        <w:rPr>
          <w:ins w:id="2373" w:author="An Tran, ACA (BUV)" w:date="2024-09-13T18:56:00Z" w16du:dateUtc="2024-09-13T11:56:00Z"/>
          <w:rFonts w:ascii="iCiel Avenir LT Std 35 Light" w:hAnsi="iCiel Avenir LT Std 35 Light" w:cs="Arial"/>
          <w:sz w:val="22"/>
          <w:szCs w:val="22"/>
          <w:lang w:val="vi-VN" w:eastAsia="en-US"/>
        </w:rPr>
      </w:pPr>
      <w:ins w:id="2374" w:author="An Tran, ACA (BUV)" w:date="2024-09-13T18:56:00Z" w16du:dateUtc="2024-09-13T11:56: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Passport</w:t>
        </w:r>
      </w:ins>
    </w:p>
    <w:p w14:paraId="02949BA4" w14:textId="77777777" w:rsidR="000C07CA" w:rsidRPr="0091604F" w:rsidRDefault="000C07CA" w:rsidP="000C07CA">
      <w:pPr>
        <w:pStyle w:val="ListParagraph"/>
        <w:numPr>
          <w:ilvl w:val="0"/>
          <w:numId w:val="80"/>
        </w:numPr>
        <w:rPr>
          <w:ins w:id="2375" w:author="An Tran, ACA (BUV)" w:date="2024-09-13T18:56:00Z" w16du:dateUtc="2024-09-13T11:56:00Z"/>
          <w:rFonts w:ascii="iCiel Avenir LT Std 35 Light" w:hAnsi="iCiel Avenir LT Std 35 Light" w:cs="Arial"/>
          <w:sz w:val="22"/>
          <w:szCs w:val="22"/>
          <w:lang w:val="vi-VN" w:eastAsia="en-US"/>
        </w:rPr>
      </w:pPr>
      <w:ins w:id="2376" w:author="An Tran, ACA (BUV)" w:date="2024-09-13T18:56:00Z" w16du:dateUtc="2024-09-13T11:56:00Z">
        <w:r>
          <w:rPr>
            <w:rFonts w:ascii="iCiel Avenir LT Std 35 Light" w:hAnsi="iCiel Avenir LT Std 35 Light" w:cs="Arial"/>
            <w:sz w:val="22"/>
            <w:szCs w:val="22"/>
            <w:lang w:eastAsia="en-US"/>
          </w:rPr>
          <w:t xml:space="preserve">Original </w:t>
        </w:r>
        <w:r w:rsidRPr="0091604F">
          <w:rPr>
            <w:rFonts w:ascii="iCiel Avenir LT Std 35 Light" w:hAnsi="iCiel Avenir LT Std 35 Light" w:cs="Arial"/>
            <w:sz w:val="22"/>
            <w:szCs w:val="22"/>
            <w:lang w:val="vi-VN" w:eastAsia="en-US"/>
          </w:rPr>
          <w:t>Driver’s license</w:t>
        </w:r>
      </w:ins>
    </w:p>
    <w:p w14:paraId="1A239D40" w14:textId="77777777" w:rsidR="000C07CA" w:rsidRDefault="000C07CA" w:rsidP="000C07CA">
      <w:pPr>
        <w:ind w:firstLine="0"/>
        <w:rPr>
          <w:ins w:id="2377" w:author="An Tran, ACA (BUV)" w:date="2024-09-13T18:56:00Z" w16du:dateUtc="2024-09-13T11:56:00Z"/>
          <w:rFonts w:ascii="iCiel Avenir LT Std 35 Light" w:hAnsi="iCiel Avenir LT Std 35 Light" w:cs="Arial"/>
          <w:sz w:val="22"/>
          <w:szCs w:val="22"/>
          <w:lang w:eastAsia="en-US"/>
        </w:rPr>
      </w:pPr>
      <w:ins w:id="2378" w:author="An Tran, ACA (BUV)" w:date="2024-09-13T18:56:00Z" w16du:dateUtc="2024-09-13T11:56:00Z">
        <w:r w:rsidRPr="00025659">
          <w:rPr>
            <w:rFonts w:ascii="iCiel Avenir LT Std 35 Light" w:hAnsi="iCiel Avenir LT Std 35 Light" w:cs="Arial"/>
            <w:sz w:val="22"/>
            <w:szCs w:val="22"/>
            <w:lang w:val="vi-VN" w:eastAsia="en-US"/>
          </w:rPr>
          <w:t xml:space="preserve">Please note: </w:t>
        </w:r>
      </w:ins>
    </w:p>
    <w:p w14:paraId="63545C58" w14:textId="77777777" w:rsidR="000C07CA" w:rsidRPr="0091604F" w:rsidRDefault="000C07CA" w:rsidP="000C07CA">
      <w:pPr>
        <w:pStyle w:val="ListParagraph"/>
        <w:numPr>
          <w:ilvl w:val="0"/>
          <w:numId w:val="81"/>
        </w:numPr>
        <w:rPr>
          <w:ins w:id="2379" w:author="An Tran, ACA (BUV)" w:date="2024-09-13T18:56:00Z" w16du:dateUtc="2024-09-13T11:56:00Z"/>
          <w:rFonts w:ascii="iCiel Avenir LT Std 35 Light" w:hAnsi="iCiel Avenir LT Std 35 Light" w:cs="Arial"/>
          <w:sz w:val="22"/>
          <w:szCs w:val="22"/>
          <w:lang w:eastAsia="en-US"/>
        </w:rPr>
      </w:pPr>
      <w:ins w:id="2380" w:author="An Tran, ACA (BUV)" w:date="2024-09-13T18:56:00Z" w16du:dateUtc="2024-09-13T11:56:00Z">
        <w:r w:rsidRPr="0091604F">
          <w:rPr>
            <w:rFonts w:ascii="iCiel Avenir LT Std 35 Light" w:hAnsi="iCiel Avenir LT Std 35 Light" w:cs="Arial"/>
            <w:sz w:val="22"/>
            <w:szCs w:val="22"/>
            <w:lang w:val="vi-VN" w:eastAsia="en-US"/>
          </w:rPr>
          <w:t>Electronic national ID card (e-ID card) is not acceptable because only government authorities have the authority to check e-ID accounts.</w:t>
        </w:r>
      </w:ins>
    </w:p>
    <w:p w14:paraId="36678060" w14:textId="77777777" w:rsidR="000C07CA" w:rsidRPr="0091604F" w:rsidRDefault="000C07CA" w:rsidP="000C07CA">
      <w:pPr>
        <w:pStyle w:val="ListParagraph"/>
        <w:numPr>
          <w:ilvl w:val="0"/>
          <w:numId w:val="81"/>
        </w:numPr>
        <w:rPr>
          <w:ins w:id="2381" w:author="An Tran, ACA (BUV)" w:date="2024-09-13T18:56:00Z" w16du:dateUtc="2024-09-13T11:56:00Z"/>
          <w:rFonts w:ascii="iCiel Avenir LT Std 35 Light" w:hAnsi="iCiel Avenir LT Std 35 Light" w:cs="Arial"/>
          <w:sz w:val="22"/>
          <w:szCs w:val="22"/>
          <w:lang w:val="vi-VN" w:eastAsia="en-US"/>
        </w:rPr>
      </w:pPr>
      <w:ins w:id="2382" w:author="An Tran, ACA (BUV)" w:date="2024-09-13T18:56:00Z" w16du:dateUtc="2024-09-13T11:56:00Z">
        <w:r w:rsidRPr="0091604F">
          <w:rPr>
            <w:rFonts w:ascii="iCiel Avenir LT Std 35 Light" w:hAnsi="iCiel Avenir LT Std 35 Light" w:cs="Arial"/>
            <w:sz w:val="22"/>
            <w:szCs w:val="22"/>
            <w:lang w:val="vi-VN" w:eastAsia="en-US"/>
          </w:rPr>
          <w:t>If</w:t>
        </w:r>
        <w:r w:rsidRPr="0091604F">
          <w:rPr>
            <w:rFonts w:ascii="iCiel Avenir LT Std 35 Light" w:hAnsi="iCiel Avenir LT Std 35 Light" w:cs="Arial"/>
            <w:sz w:val="22"/>
            <w:szCs w:val="22"/>
            <w:lang w:eastAsia="en-US"/>
          </w:rPr>
          <w:t xml:space="preserve"> you</w:t>
        </w:r>
        <w:r w:rsidRPr="0091604F">
          <w:rPr>
            <w:rFonts w:ascii="iCiel Avenir LT Std 35 Light" w:hAnsi="iCiel Avenir LT Std 35 Light" w:cs="Arial"/>
            <w:sz w:val="22"/>
            <w:szCs w:val="22"/>
            <w:lang w:val="vi-VN" w:eastAsia="en-US"/>
          </w:rPr>
          <w:t xml:space="preserve"> lose your student</w:t>
        </w:r>
        <w:r w:rsidRPr="0091604F">
          <w:rPr>
            <w:rFonts w:ascii="iCiel Avenir LT Std 35 Light" w:hAnsi="iCiel Avenir LT Std 35 Light" w:cs="Arial"/>
            <w:sz w:val="22"/>
            <w:szCs w:val="22"/>
            <w:lang w:eastAsia="en-US"/>
          </w:rPr>
          <w:t xml:space="preserve"> </w:t>
        </w:r>
        <w:r w:rsidRPr="0091604F">
          <w:rPr>
            <w:rFonts w:ascii="iCiel Avenir LT Std 35 Light" w:hAnsi="iCiel Avenir LT Std 35 Light" w:cs="Arial"/>
            <w:sz w:val="22"/>
            <w:szCs w:val="22"/>
            <w:lang w:val="vi-VN" w:eastAsia="en-US"/>
          </w:rPr>
          <w:t xml:space="preserve">card, kindly inform the Student Information Office via </w:t>
        </w:r>
        <w:r>
          <w:fldChar w:fldCharType="begin"/>
        </w:r>
        <w:r>
          <w:instrText>HYPERLINK "mailto:studentservice@buv.edu.vn"</w:instrText>
        </w:r>
        <w:r>
          <w:fldChar w:fldCharType="separate"/>
        </w:r>
        <w:r w:rsidRPr="0091604F">
          <w:rPr>
            <w:rStyle w:val="Hyperlink"/>
            <w:rFonts w:ascii="iCiel Avenir LT Std 35 Light" w:hAnsi="iCiel Avenir LT Std 35 Light" w:cs="Arial"/>
            <w:sz w:val="22"/>
            <w:szCs w:val="22"/>
            <w:lang w:val="vi-VN" w:eastAsia="en-US"/>
          </w:rPr>
          <w:t>studentservice@buv.edu.vn</w:t>
        </w:r>
        <w:r>
          <w:rPr>
            <w:rStyle w:val="Hyperlink"/>
            <w:rFonts w:ascii="iCiel Avenir LT Std 35 Light" w:hAnsi="iCiel Avenir LT Std 35 Light" w:cs="Arial"/>
            <w:sz w:val="22"/>
            <w:szCs w:val="22"/>
            <w:lang w:val="vi-VN" w:eastAsia="en-US"/>
          </w:rPr>
          <w:fldChar w:fldCharType="end"/>
        </w:r>
        <w:r w:rsidRPr="0091604F">
          <w:rPr>
            <w:rFonts w:ascii="iCiel Avenir LT Std 35 Light" w:hAnsi="iCiel Avenir LT Std 35 Light" w:cs="Arial"/>
            <w:sz w:val="22"/>
            <w:szCs w:val="22"/>
            <w:lang w:eastAsia="en-US"/>
          </w:rPr>
          <w:t xml:space="preserve"> </w:t>
        </w:r>
        <w:r w:rsidRPr="0091604F">
          <w:rPr>
            <w:rFonts w:ascii="iCiel Avenir LT Std 35 Light" w:hAnsi="iCiel Avenir LT Std 35 Light" w:cs="Arial"/>
            <w:sz w:val="22"/>
            <w:szCs w:val="22"/>
            <w:lang w:val="vi-VN" w:eastAsia="en-US"/>
          </w:rPr>
          <w:t>to have it reissued.</w:t>
        </w:r>
        <w:bookmarkStart w:id="2383" w:name="_Hlk177077206"/>
      </w:ins>
    </w:p>
    <w:bookmarkEnd w:id="2383"/>
    <w:p w14:paraId="3BB4A5A3" w14:textId="77777777" w:rsidR="000C07CA" w:rsidRPr="0091604F" w:rsidRDefault="000C07CA" w:rsidP="000C07CA">
      <w:pPr>
        <w:rPr>
          <w:ins w:id="2384" w:author="An Tran, ACA (BUV)" w:date="2024-09-13T18:56:00Z" w16du:dateUtc="2024-09-13T11:56:00Z"/>
          <w:rFonts w:ascii="iCiel Avenir LT Std 35 Light" w:hAnsi="iCiel Avenir LT Std 35 Light" w:cs="Arial"/>
          <w:i/>
          <w:iCs/>
          <w:sz w:val="22"/>
          <w:szCs w:val="22"/>
          <w:lang w:val="vi-VN" w:eastAsia="en-US"/>
        </w:rPr>
      </w:pPr>
      <w:ins w:id="2385" w:author="An Tran, ACA (BUV)" w:date="2024-09-13T18:56:00Z" w16du:dateUtc="2024-09-13T11:56:00Z">
        <w:r w:rsidRPr="0091604F">
          <w:rPr>
            <w:rFonts w:ascii="iCiel Avenir LT Std 35 Light" w:hAnsi="iCiel Avenir LT Std 35 Light" w:cs="Arial"/>
            <w:i/>
            <w:iCs/>
            <w:sz w:val="22"/>
            <w:szCs w:val="22"/>
            <w:lang w:val="vi-VN" w:eastAsia="en-US"/>
          </w:rPr>
          <w:t>Sinh viên phải xuất trình thẻ sinh viên để vào phòng thi. Các giấy tờ tùy thân hợp lệ khác</w:t>
        </w:r>
        <w:r>
          <w:rPr>
            <w:rFonts w:ascii="iCiel Avenir LT Std 35 Light" w:hAnsi="iCiel Avenir LT Std 35 Light" w:cs="Arial"/>
            <w:i/>
            <w:iCs/>
            <w:sz w:val="22"/>
            <w:szCs w:val="22"/>
            <w:lang w:eastAsia="en-US"/>
          </w:rPr>
          <w:t xml:space="preserve"> thay thế thẻ sinh viên</w:t>
        </w:r>
        <w:r w:rsidRPr="0091604F">
          <w:rPr>
            <w:rFonts w:ascii="iCiel Avenir LT Std 35 Light" w:hAnsi="iCiel Avenir LT Std 35 Light" w:cs="Arial"/>
            <w:i/>
            <w:iCs/>
            <w:sz w:val="22"/>
            <w:szCs w:val="22"/>
            <w:lang w:val="vi-VN" w:eastAsia="en-US"/>
          </w:rPr>
          <w:t xml:space="preserve"> bao gồm:</w:t>
        </w:r>
      </w:ins>
    </w:p>
    <w:p w14:paraId="1C4331FD" w14:textId="77777777" w:rsidR="000C07CA" w:rsidRPr="0091604F" w:rsidRDefault="000C07CA" w:rsidP="000C07CA">
      <w:pPr>
        <w:pStyle w:val="ListParagraph"/>
        <w:numPr>
          <w:ilvl w:val="0"/>
          <w:numId w:val="82"/>
        </w:numPr>
        <w:rPr>
          <w:ins w:id="2386" w:author="An Tran, ACA (BUV)" w:date="2024-09-13T18:56:00Z" w16du:dateUtc="2024-09-13T11:56:00Z"/>
          <w:rFonts w:ascii="iCiel Avenir LT Std 35 Light" w:hAnsi="iCiel Avenir LT Std 35 Light" w:cs="Arial"/>
          <w:i/>
          <w:iCs/>
          <w:sz w:val="22"/>
          <w:szCs w:val="22"/>
          <w:lang w:val="vi-VN" w:eastAsia="en-US"/>
        </w:rPr>
      </w:pPr>
      <w:ins w:id="2387" w:author="An Tran, ACA (BUV)" w:date="2024-09-13T18:56:00Z" w16du:dateUtc="2024-09-13T11:56:00Z">
        <w:r w:rsidRPr="0091604F">
          <w:rPr>
            <w:rFonts w:ascii="iCiel Avenir LT Std 35 Light" w:hAnsi="iCiel Avenir LT Std 35 Light" w:cs="Arial"/>
            <w:i/>
            <w:iCs/>
            <w:sz w:val="22"/>
            <w:szCs w:val="22"/>
            <w:lang w:val="vi-VN" w:eastAsia="en-US"/>
          </w:rPr>
          <w:t>Chứng minh nhân dân/Thẻ cư trú</w:t>
        </w:r>
        <w:r>
          <w:rPr>
            <w:rFonts w:ascii="iCiel Avenir LT Std 35 Light" w:hAnsi="iCiel Avenir LT Std 35 Light" w:cs="Arial"/>
            <w:i/>
            <w:iCs/>
            <w:sz w:val="22"/>
            <w:szCs w:val="22"/>
            <w:lang w:eastAsia="en-US"/>
          </w:rPr>
          <w:t xml:space="preserve"> (bản gốc)</w:t>
        </w:r>
      </w:ins>
    </w:p>
    <w:p w14:paraId="58E16D3B" w14:textId="77777777" w:rsidR="000C07CA" w:rsidRPr="0091604F" w:rsidRDefault="000C07CA" w:rsidP="000C07CA">
      <w:pPr>
        <w:pStyle w:val="ListParagraph"/>
        <w:numPr>
          <w:ilvl w:val="0"/>
          <w:numId w:val="82"/>
        </w:numPr>
        <w:rPr>
          <w:ins w:id="2388" w:author="An Tran, ACA (BUV)" w:date="2024-09-13T18:56:00Z" w16du:dateUtc="2024-09-13T11:56:00Z"/>
          <w:rFonts w:ascii="iCiel Avenir LT Std 35 Light" w:hAnsi="iCiel Avenir LT Std 35 Light" w:cs="Arial"/>
          <w:i/>
          <w:iCs/>
          <w:sz w:val="22"/>
          <w:szCs w:val="22"/>
          <w:lang w:val="vi-VN" w:eastAsia="en-US"/>
        </w:rPr>
      </w:pPr>
      <w:ins w:id="2389" w:author="An Tran, ACA (BUV)" w:date="2024-09-13T18:56:00Z" w16du:dateUtc="2024-09-13T11:56:00Z">
        <w:r w:rsidRPr="0091604F">
          <w:rPr>
            <w:rFonts w:ascii="iCiel Avenir LT Std 35 Light" w:hAnsi="iCiel Avenir LT Std 35 Light" w:cs="Arial"/>
            <w:i/>
            <w:iCs/>
            <w:sz w:val="22"/>
            <w:szCs w:val="22"/>
            <w:lang w:val="vi-VN" w:eastAsia="en-US"/>
          </w:rPr>
          <w:t>Hộ chiếu</w:t>
        </w:r>
        <w:r>
          <w:rPr>
            <w:rFonts w:ascii="iCiel Avenir LT Std 35 Light" w:hAnsi="iCiel Avenir LT Std 35 Light" w:cs="Arial"/>
            <w:i/>
            <w:iCs/>
            <w:sz w:val="22"/>
            <w:szCs w:val="22"/>
            <w:lang w:eastAsia="en-US"/>
          </w:rPr>
          <w:t xml:space="preserve"> (bản gốc)</w:t>
        </w:r>
      </w:ins>
    </w:p>
    <w:p w14:paraId="5B2864B9" w14:textId="77777777" w:rsidR="000C07CA" w:rsidRPr="0091604F" w:rsidRDefault="000C07CA" w:rsidP="000C07CA">
      <w:pPr>
        <w:pStyle w:val="ListParagraph"/>
        <w:numPr>
          <w:ilvl w:val="0"/>
          <w:numId w:val="82"/>
        </w:numPr>
        <w:rPr>
          <w:ins w:id="2390" w:author="An Tran, ACA (BUV)" w:date="2024-09-13T18:56:00Z" w16du:dateUtc="2024-09-13T11:56:00Z"/>
          <w:rFonts w:ascii="iCiel Avenir LT Std 35 Light" w:hAnsi="iCiel Avenir LT Std 35 Light" w:cs="Arial"/>
          <w:i/>
          <w:iCs/>
          <w:sz w:val="22"/>
          <w:szCs w:val="22"/>
          <w:lang w:val="vi-VN" w:eastAsia="en-US"/>
        </w:rPr>
      </w:pPr>
      <w:ins w:id="2391" w:author="An Tran, ACA (BUV)" w:date="2024-09-13T18:56:00Z" w16du:dateUtc="2024-09-13T11:56:00Z">
        <w:r w:rsidRPr="0091604F">
          <w:rPr>
            <w:rFonts w:ascii="iCiel Avenir LT Std 35 Light" w:hAnsi="iCiel Avenir LT Std 35 Light" w:cs="Arial"/>
            <w:i/>
            <w:iCs/>
            <w:sz w:val="22"/>
            <w:szCs w:val="22"/>
            <w:lang w:val="vi-VN" w:eastAsia="en-US"/>
          </w:rPr>
          <w:t>Bằng lái xe</w:t>
        </w:r>
        <w:r>
          <w:rPr>
            <w:rFonts w:ascii="iCiel Avenir LT Std 35 Light" w:hAnsi="iCiel Avenir LT Std 35 Light" w:cs="Arial"/>
            <w:i/>
            <w:iCs/>
            <w:sz w:val="22"/>
            <w:szCs w:val="22"/>
            <w:lang w:eastAsia="en-US"/>
          </w:rPr>
          <w:t xml:space="preserve"> (bản gốc)</w:t>
        </w:r>
      </w:ins>
    </w:p>
    <w:p w14:paraId="37ACE373" w14:textId="77777777" w:rsidR="000C07CA" w:rsidRDefault="000C07CA" w:rsidP="000C07CA">
      <w:pPr>
        <w:ind w:firstLine="0"/>
        <w:rPr>
          <w:ins w:id="2392" w:author="An Tran, ACA (BUV)" w:date="2024-09-13T18:56:00Z" w16du:dateUtc="2024-09-13T11:56:00Z"/>
          <w:rFonts w:ascii="iCiel Avenir LT Std 35 Light" w:hAnsi="iCiel Avenir LT Std 35 Light" w:cs="Arial"/>
          <w:i/>
          <w:iCs/>
          <w:sz w:val="22"/>
          <w:szCs w:val="22"/>
          <w:lang w:eastAsia="en-US"/>
        </w:rPr>
      </w:pPr>
      <w:ins w:id="2393" w:author="An Tran, ACA (BUV)" w:date="2024-09-13T18:56:00Z" w16du:dateUtc="2024-09-13T11:56:00Z">
        <w:r w:rsidRPr="0091604F">
          <w:rPr>
            <w:rFonts w:ascii="iCiel Avenir LT Std 35 Light" w:hAnsi="iCiel Avenir LT Std 35 Light" w:cs="Arial"/>
            <w:i/>
            <w:iCs/>
            <w:sz w:val="22"/>
            <w:szCs w:val="22"/>
            <w:lang w:val="vi-VN" w:eastAsia="en-US"/>
          </w:rPr>
          <w:t xml:space="preserve">Lưu ý: </w:t>
        </w:r>
      </w:ins>
    </w:p>
    <w:p w14:paraId="7E9E8F3C" w14:textId="77777777" w:rsidR="000C07CA" w:rsidRDefault="000C07CA" w:rsidP="000C07CA">
      <w:pPr>
        <w:pStyle w:val="ListParagraph"/>
        <w:numPr>
          <w:ilvl w:val="0"/>
          <w:numId w:val="83"/>
        </w:numPr>
        <w:rPr>
          <w:ins w:id="2394" w:author="An Tran, ACA (BUV)" w:date="2024-09-13T18:56:00Z" w16du:dateUtc="2024-09-13T11:56:00Z"/>
          <w:rFonts w:ascii="iCiel Avenir LT Std 35 Light" w:hAnsi="iCiel Avenir LT Std 35 Light" w:cs="Arial"/>
          <w:i/>
          <w:iCs/>
          <w:sz w:val="22"/>
          <w:szCs w:val="22"/>
        </w:rPr>
      </w:pPr>
      <w:ins w:id="2395" w:author="An Tran, ACA (BUV)" w:date="2024-09-13T18:56:00Z" w16du:dateUtc="2024-09-13T11:56:00Z">
        <w:r w:rsidRPr="0091604F">
          <w:rPr>
            <w:rFonts w:ascii="iCiel Avenir LT Std 35 Light" w:hAnsi="iCiel Avenir LT Std 35 Light" w:cs="Arial"/>
            <w:i/>
            <w:iCs/>
            <w:sz w:val="22"/>
            <w:szCs w:val="22"/>
            <w:lang w:val="vi-VN" w:eastAsia="en-US"/>
          </w:rPr>
          <w:t xml:space="preserve">Thẻ căn cước công dân điện tử (e-ID card) không được chấp nhận vì chỉ cơ quan nhà nước mới có </w:t>
        </w:r>
        <w:r>
          <w:rPr>
            <w:rFonts w:ascii="iCiel Avenir LT Std 35 Light" w:hAnsi="iCiel Avenir LT Std 35 Light" w:cs="Arial"/>
            <w:i/>
            <w:iCs/>
            <w:sz w:val="22"/>
            <w:szCs w:val="22"/>
            <w:lang w:eastAsia="en-US"/>
          </w:rPr>
          <w:t>thẩm quyền xác nhận</w:t>
        </w:r>
        <w:r w:rsidRPr="0091604F">
          <w:rPr>
            <w:rFonts w:ascii="iCiel Avenir LT Std 35 Light" w:hAnsi="iCiel Avenir LT Std 35 Light" w:cs="Arial"/>
            <w:i/>
            <w:iCs/>
            <w:sz w:val="22"/>
            <w:szCs w:val="22"/>
            <w:lang w:val="vi-VN" w:eastAsia="en-US"/>
          </w:rPr>
          <w:t xml:space="preserve"> tài khoản e-ID.</w:t>
        </w:r>
        <w:bookmarkStart w:id="2396" w:name="_Hlk177076950"/>
        <w:r w:rsidRPr="0091604F">
          <w:rPr>
            <w:rFonts w:ascii="iCiel Avenir LT Std 35 Light" w:hAnsi="iCiel Avenir LT Std 35 Light" w:cs="Arial"/>
            <w:i/>
            <w:iCs/>
            <w:sz w:val="22"/>
            <w:szCs w:val="22"/>
          </w:rPr>
          <w:t xml:space="preserve"> </w:t>
        </w:r>
        <w:bookmarkEnd w:id="2396"/>
      </w:ins>
    </w:p>
    <w:p w14:paraId="6E2162C1" w14:textId="23E9F68C" w:rsidR="00A664AE" w:rsidRPr="000C07CA" w:rsidRDefault="000C07CA">
      <w:pPr>
        <w:tabs>
          <w:tab w:val="left" w:pos="720"/>
          <w:tab w:val="left" w:pos="1080"/>
        </w:tabs>
        <w:rPr>
          <w:rFonts w:ascii="iCiel Avenir LT Std 35 Light" w:hAnsi="iCiel Avenir LT Std 35 Light" w:cs="Arial"/>
          <w:b/>
          <w:bCs/>
          <w:sz w:val="22"/>
          <w:szCs w:val="22"/>
          <w:rPrChange w:id="2397" w:author="An Tran, ACA (BUV)" w:date="2024-09-13T18:56:00Z" w16du:dateUtc="2024-09-13T11:56:00Z">
            <w:rPr>
              <w:i/>
              <w:iCs/>
              <w:lang w:val="vi-VN"/>
            </w:rPr>
          </w:rPrChange>
        </w:rPr>
        <w:pPrChange w:id="2398" w:author="An Tran, ACA (BUV)" w:date="2024-09-13T18:56:00Z" w16du:dateUtc="2024-09-13T11:56:00Z">
          <w:pPr/>
        </w:pPrChange>
      </w:pPr>
      <w:ins w:id="2399" w:author="An Tran, ACA (BUV)" w:date="2024-09-13T18:56:00Z" w16du:dateUtc="2024-09-13T11:56:00Z">
        <w:r w:rsidRPr="00EC1265">
          <w:rPr>
            <w:rFonts w:ascii="iCiel Avenir LT Std 35 Light" w:hAnsi="iCiel Avenir LT Std 35 Light" w:cs="Arial"/>
            <w:i/>
            <w:iCs/>
            <w:sz w:val="22"/>
            <w:szCs w:val="22"/>
          </w:rPr>
          <w:t xml:space="preserve">Nếu bị mất thẻ sinh viên, vui lòng liên hệ tới Phòng Thông tin Sinh viên qua địa chỉ email: </w:t>
        </w:r>
        <w:r>
          <w:fldChar w:fldCharType="begin"/>
        </w:r>
        <w:r>
          <w:instrText>HYPERLINK "mailto:studentservice@buv.edu.vn"</w:instrText>
        </w:r>
        <w:r>
          <w:fldChar w:fldCharType="separate"/>
        </w:r>
        <w:r w:rsidRPr="00251D5C">
          <w:rPr>
            <w:rStyle w:val="Hyperlink"/>
            <w:rFonts w:ascii="iCiel Avenir LT Std 35 Light" w:hAnsi="iCiel Avenir LT Std 35 Light" w:cs="Arial"/>
            <w:sz w:val="22"/>
            <w:szCs w:val="22"/>
            <w:lang w:val="vi-VN" w:eastAsia="en-US"/>
          </w:rPr>
          <w:t>studentservice@buv.edu.vn</w:t>
        </w:r>
        <w:r>
          <w:rPr>
            <w:rStyle w:val="Hyperlink"/>
            <w:rFonts w:ascii="iCiel Avenir LT Std 35 Light" w:hAnsi="iCiel Avenir LT Std 35 Light" w:cs="Arial"/>
            <w:sz w:val="22"/>
            <w:szCs w:val="22"/>
            <w:lang w:val="vi-VN" w:eastAsia="en-US"/>
          </w:rPr>
          <w:fldChar w:fldCharType="end"/>
        </w:r>
        <w:r w:rsidRPr="00EC1265">
          <w:rPr>
            <w:rFonts w:ascii="iCiel Avenir LT Std 35 Light" w:hAnsi="iCiel Avenir LT Std 35 Light" w:cs="Arial"/>
            <w:i/>
            <w:iCs/>
            <w:sz w:val="22"/>
            <w:szCs w:val="22"/>
          </w:rPr>
          <w:t xml:space="preserve"> để được hỗ trợ.</w:t>
        </w:r>
      </w:ins>
      <w:bookmarkEnd w:id="2369"/>
      <w:r w:rsidR="00A664AE" w:rsidRPr="000C07CA">
        <w:rPr>
          <w:rFonts w:ascii="iCiel Avenir LT Std 35 Light" w:hAnsi="iCiel Avenir LT Std 35 Light"/>
          <w:i/>
          <w:iCs/>
          <w:sz w:val="22"/>
          <w:szCs w:val="22"/>
          <w:lang w:val="vi-VN"/>
          <w:rPrChange w:id="2400" w:author="An Tran, ACA (BUV)" w:date="2024-09-13T18:56:00Z" w16du:dateUtc="2024-09-13T11:56:00Z">
            <w:rPr>
              <w:i/>
              <w:iCs/>
              <w:lang w:val="vi-VN"/>
            </w:rPr>
          </w:rPrChange>
        </w:rPr>
        <w:br w:type="page"/>
      </w:r>
    </w:p>
    <w:p w14:paraId="4C779D2E" w14:textId="77777777" w:rsidR="00A664AE" w:rsidRPr="004373E8" w:rsidRDefault="00A664AE"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32"/>
          <w:lang w:val="vi-VN"/>
        </w:rPr>
      </w:pPr>
      <w:bookmarkStart w:id="2401" w:name="_Toc122601740"/>
      <w:bookmarkStart w:id="2402" w:name="_Toc177146307"/>
      <w:bookmarkStart w:id="2403" w:name="_Hlk126328246"/>
      <w:bookmarkEnd w:id="858"/>
      <w:r w:rsidRPr="004373E8">
        <w:rPr>
          <w:rFonts w:ascii="iCiel Avenir LT Std 35 Light" w:hAnsi="iCiel Avenir LT Std 35 Light" w:cs="Arial"/>
          <w:sz w:val="32"/>
          <w:lang w:val="vi-VN"/>
        </w:rPr>
        <w:t>BUS SERVICE</w:t>
      </w:r>
      <w:bookmarkEnd w:id="2401"/>
      <w:bookmarkEnd w:id="2402"/>
      <w:r w:rsidRPr="004373E8">
        <w:rPr>
          <w:rFonts w:ascii="iCiel Avenir LT Std 35 Light" w:hAnsi="iCiel Avenir LT Std 35 Light" w:cs="Arial"/>
          <w:sz w:val="32"/>
          <w:lang w:val="vi-VN"/>
        </w:rPr>
        <w:t xml:space="preserve"> </w:t>
      </w:r>
    </w:p>
    <w:p w14:paraId="2C79F879" w14:textId="5A8D3FB8" w:rsidR="00F43DBC" w:rsidRPr="004373E8" w:rsidRDefault="00F43DBC"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2404" w:name="_Toc177146308"/>
      <w:bookmarkStart w:id="2405" w:name="_Hlk126328124"/>
      <w:bookmarkStart w:id="2406" w:name="_Hlk126328151"/>
      <w:r w:rsidRPr="004373E8">
        <w:rPr>
          <w:rFonts w:cs="Arial"/>
          <w:szCs w:val="22"/>
          <w:lang w:val="vi-VN"/>
        </w:rPr>
        <w:t>Can we have information about BUV bus services and how students get to school? Do we have to register when using buses? / Tôi muốn biết thêm thông tin về dịch vụ xe buýt của BUV. Sinh viên có phải đăng ký để sử dụng dịch vụ này hay không?</w:t>
      </w:r>
      <w:bookmarkEnd w:id="2404"/>
    </w:p>
    <w:p w14:paraId="58868C3C" w14:textId="62E09417" w:rsidR="0030691A" w:rsidRPr="004373E8" w:rsidRDefault="00F43DB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4373E8">
        <w:rPr>
          <w:rFonts w:ascii="iCiel Avenir LT Std 35 Light" w:hAnsi="iCiel Avenir LT Std 35 Light" w:cs="Arial"/>
          <w:b/>
          <w:bCs/>
          <w:sz w:val="22"/>
          <w:szCs w:val="22"/>
          <w:u w:val="single"/>
          <w:lang w:val="vi-VN"/>
        </w:rPr>
        <w:t xml:space="preserve">Answer / </w:t>
      </w:r>
      <w:r w:rsidRPr="004373E8">
        <w:rPr>
          <w:rFonts w:ascii="iCiel Avenir LT Std 35 Light" w:hAnsi="iCiel Avenir LT Std 35 Light" w:cs="Arial"/>
          <w:b/>
          <w:bCs/>
          <w:i/>
          <w:iCs/>
          <w:sz w:val="22"/>
          <w:szCs w:val="22"/>
          <w:u w:val="single"/>
          <w:lang w:val="vi-VN"/>
        </w:rPr>
        <w:t>Câu tr</w:t>
      </w:r>
      <w:r w:rsidRPr="004373E8">
        <w:rPr>
          <w:rFonts w:ascii="iCiel Avenir LT Std 35 Light" w:hAnsi="iCiel Avenir LT Std 35 Light" w:cs="Calibri"/>
          <w:b/>
          <w:bCs/>
          <w:i/>
          <w:iCs/>
          <w:sz w:val="22"/>
          <w:szCs w:val="22"/>
          <w:u w:val="single"/>
          <w:lang w:val="vi-VN"/>
        </w:rPr>
        <w:t>ả</w:t>
      </w:r>
      <w:r w:rsidRPr="004373E8">
        <w:rPr>
          <w:rFonts w:ascii="iCiel Avenir LT Std 35 Light" w:hAnsi="iCiel Avenir LT Std 35 Light" w:cs="Arial"/>
          <w:b/>
          <w:bCs/>
          <w:i/>
          <w:iCs/>
          <w:sz w:val="22"/>
          <w:szCs w:val="22"/>
          <w:u w:val="single"/>
          <w:lang w:val="vi-VN"/>
        </w:rPr>
        <w:t xml:space="preserve"> l</w:t>
      </w:r>
      <w:r w:rsidRPr="004373E8">
        <w:rPr>
          <w:rFonts w:ascii="iCiel Avenir LT Std 35 Light" w:hAnsi="iCiel Avenir LT Std 35 Light" w:cs="Calibri"/>
          <w:b/>
          <w:bCs/>
          <w:i/>
          <w:iCs/>
          <w:sz w:val="22"/>
          <w:szCs w:val="22"/>
          <w:u w:val="single"/>
          <w:lang w:val="vi-VN"/>
        </w:rPr>
        <w:t>ờ</w:t>
      </w:r>
      <w:r w:rsidRPr="004373E8">
        <w:rPr>
          <w:rFonts w:ascii="iCiel Avenir LT Std 35 Light" w:hAnsi="iCiel Avenir LT Std 35 Light" w:cs="Arial"/>
          <w:b/>
          <w:bCs/>
          <w:i/>
          <w:iCs/>
          <w:sz w:val="22"/>
          <w:szCs w:val="22"/>
          <w:u w:val="single"/>
          <w:lang w:val="vi-VN"/>
        </w:rPr>
        <w:t>i</w:t>
      </w:r>
      <w:r w:rsidRPr="004373E8">
        <w:rPr>
          <w:rFonts w:ascii="iCiel Avenir LT Std 35 Light" w:hAnsi="iCiel Avenir LT Std 35 Light" w:cs="Arial"/>
          <w:b/>
          <w:bCs/>
          <w:sz w:val="22"/>
          <w:szCs w:val="22"/>
          <w:u w:val="single"/>
          <w:lang w:val="vi-VN"/>
        </w:rPr>
        <w:t>:</w:t>
      </w:r>
    </w:p>
    <w:p w14:paraId="48DB63E1" w14:textId="77777777" w:rsidR="008A1BC9" w:rsidRPr="001A5994"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bookmarkStart w:id="2407" w:name="_Toc114065815"/>
      <w:bookmarkStart w:id="2408" w:name="_Toc114219985"/>
      <w:bookmarkStart w:id="2409" w:name="_Toc114220262"/>
      <w:bookmarkStart w:id="2410" w:name="_Toc114220533"/>
      <w:bookmarkStart w:id="2411" w:name="_Toc114220804"/>
      <w:bookmarkStart w:id="2412" w:name="_Toc114221083"/>
      <w:bookmarkStart w:id="2413" w:name="_Toc114226774"/>
      <w:bookmarkStart w:id="2414" w:name="_Toc114227045"/>
      <w:bookmarkStart w:id="2415" w:name="_Toc114227316"/>
      <w:bookmarkStart w:id="2416" w:name="_Toc114228122"/>
      <w:bookmarkStart w:id="2417" w:name="_Toc114228393"/>
      <w:bookmarkStart w:id="2418" w:name="_Toc114228666"/>
      <w:bookmarkStart w:id="2419" w:name="_Toc113975373"/>
      <w:bookmarkStart w:id="2420" w:name="_Toc113975890"/>
      <w:bookmarkStart w:id="2421" w:name="_Toc114065816"/>
      <w:bookmarkStart w:id="2422" w:name="_Toc114219986"/>
      <w:bookmarkStart w:id="2423" w:name="_Toc114220263"/>
      <w:bookmarkStart w:id="2424" w:name="_Toc114220534"/>
      <w:bookmarkStart w:id="2425" w:name="_Toc114220805"/>
      <w:bookmarkStart w:id="2426" w:name="_Toc114221084"/>
      <w:bookmarkStart w:id="2427" w:name="_Toc114226775"/>
      <w:bookmarkStart w:id="2428" w:name="_Toc114227046"/>
      <w:bookmarkStart w:id="2429" w:name="_Toc114227317"/>
      <w:bookmarkStart w:id="2430" w:name="_Toc114228123"/>
      <w:bookmarkStart w:id="2431" w:name="_Toc114228394"/>
      <w:bookmarkStart w:id="2432" w:name="_Toc114228667"/>
      <w:bookmarkStart w:id="2433" w:name="_Toc113975374"/>
      <w:bookmarkStart w:id="2434" w:name="_Toc113975891"/>
      <w:bookmarkStart w:id="2435" w:name="_Toc114065817"/>
      <w:bookmarkStart w:id="2436" w:name="_Toc114219987"/>
      <w:bookmarkStart w:id="2437" w:name="_Toc114220264"/>
      <w:bookmarkStart w:id="2438" w:name="_Toc114220535"/>
      <w:bookmarkStart w:id="2439" w:name="_Toc114220806"/>
      <w:bookmarkStart w:id="2440" w:name="_Toc114221085"/>
      <w:bookmarkStart w:id="2441" w:name="_Toc114226776"/>
      <w:bookmarkStart w:id="2442" w:name="_Toc114227047"/>
      <w:bookmarkStart w:id="2443" w:name="_Toc114227318"/>
      <w:bookmarkStart w:id="2444" w:name="_Toc114228124"/>
      <w:bookmarkStart w:id="2445" w:name="_Toc114228395"/>
      <w:bookmarkStart w:id="2446" w:name="_Toc114228668"/>
      <w:bookmarkStart w:id="2447" w:name="_Toc113975375"/>
      <w:bookmarkStart w:id="2448" w:name="_Toc113975892"/>
      <w:bookmarkStart w:id="2449" w:name="_Toc114065818"/>
      <w:bookmarkStart w:id="2450" w:name="_Toc114219988"/>
      <w:bookmarkStart w:id="2451" w:name="_Toc114220265"/>
      <w:bookmarkStart w:id="2452" w:name="_Toc114220536"/>
      <w:bookmarkStart w:id="2453" w:name="_Toc114220807"/>
      <w:bookmarkStart w:id="2454" w:name="_Toc114221086"/>
      <w:bookmarkStart w:id="2455" w:name="_Toc114226777"/>
      <w:bookmarkStart w:id="2456" w:name="_Toc114227048"/>
      <w:bookmarkStart w:id="2457" w:name="_Toc114227319"/>
      <w:bookmarkStart w:id="2458" w:name="_Toc114228125"/>
      <w:bookmarkStart w:id="2459" w:name="_Toc114228396"/>
      <w:bookmarkStart w:id="2460" w:name="_Toc114228669"/>
      <w:bookmarkStart w:id="2461" w:name="_Toc113975376"/>
      <w:bookmarkStart w:id="2462" w:name="_Toc113975893"/>
      <w:bookmarkStart w:id="2463" w:name="_Toc114065819"/>
      <w:bookmarkStart w:id="2464" w:name="_Toc114219989"/>
      <w:bookmarkStart w:id="2465" w:name="_Toc114220266"/>
      <w:bookmarkStart w:id="2466" w:name="_Toc114220537"/>
      <w:bookmarkStart w:id="2467" w:name="_Toc114220808"/>
      <w:bookmarkStart w:id="2468" w:name="_Toc114221087"/>
      <w:bookmarkStart w:id="2469" w:name="_Toc114226778"/>
      <w:bookmarkStart w:id="2470" w:name="_Toc114227049"/>
      <w:bookmarkStart w:id="2471" w:name="_Toc114227320"/>
      <w:bookmarkStart w:id="2472" w:name="_Toc114228126"/>
      <w:bookmarkStart w:id="2473" w:name="_Toc114228397"/>
      <w:bookmarkStart w:id="2474" w:name="_Toc114228670"/>
      <w:bookmarkStart w:id="2475" w:name="_Toc113975377"/>
      <w:bookmarkStart w:id="2476" w:name="_Toc113975894"/>
      <w:bookmarkStart w:id="2477" w:name="_Toc114065820"/>
      <w:bookmarkStart w:id="2478" w:name="_Toc114219990"/>
      <w:bookmarkStart w:id="2479" w:name="_Toc114220267"/>
      <w:bookmarkStart w:id="2480" w:name="_Toc114220538"/>
      <w:bookmarkStart w:id="2481" w:name="_Toc114220809"/>
      <w:bookmarkStart w:id="2482" w:name="_Toc114221088"/>
      <w:bookmarkStart w:id="2483" w:name="_Toc114226779"/>
      <w:bookmarkStart w:id="2484" w:name="_Toc114227050"/>
      <w:bookmarkStart w:id="2485" w:name="_Toc114227321"/>
      <w:bookmarkStart w:id="2486" w:name="_Toc114228127"/>
      <w:bookmarkStart w:id="2487" w:name="_Toc114228398"/>
      <w:bookmarkStart w:id="2488" w:name="_Toc114228671"/>
      <w:bookmarkStart w:id="2489" w:name="_Toc113975378"/>
      <w:bookmarkStart w:id="2490" w:name="_Toc113975895"/>
      <w:bookmarkStart w:id="2491" w:name="_Toc114065821"/>
      <w:bookmarkStart w:id="2492" w:name="_Toc114219991"/>
      <w:bookmarkStart w:id="2493" w:name="_Toc114220268"/>
      <w:bookmarkStart w:id="2494" w:name="_Toc114220539"/>
      <w:bookmarkStart w:id="2495" w:name="_Toc114220810"/>
      <w:bookmarkStart w:id="2496" w:name="_Toc114221089"/>
      <w:bookmarkStart w:id="2497" w:name="_Toc114226780"/>
      <w:bookmarkStart w:id="2498" w:name="_Toc114227051"/>
      <w:bookmarkStart w:id="2499" w:name="_Toc114227322"/>
      <w:bookmarkStart w:id="2500" w:name="_Toc114228128"/>
      <w:bookmarkStart w:id="2501" w:name="_Toc114228399"/>
      <w:bookmarkStart w:id="2502" w:name="_Toc114228672"/>
      <w:bookmarkStart w:id="2503" w:name="_Toc113975379"/>
      <w:bookmarkStart w:id="2504" w:name="_Toc113975896"/>
      <w:bookmarkStart w:id="2505" w:name="_Toc114065822"/>
      <w:bookmarkStart w:id="2506" w:name="_Toc114219992"/>
      <w:bookmarkStart w:id="2507" w:name="_Toc114220269"/>
      <w:bookmarkStart w:id="2508" w:name="_Toc114220540"/>
      <w:bookmarkStart w:id="2509" w:name="_Toc114220811"/>
      <w:bookmarkStart w:id="2510" w:name="_Toc114221090"/>
      <w:bookmarkStart w:id="2511" w:name="_Toc114226781"/>
      <w:bookmarkStart w:id="2512" w:name="_Toc114227052"/>
      <w:bookmarkStart w:id="2513" w:name="_Toc114227323"/>
      <w:bookmarkStart w:id="2514" w:name="_Toc114228129"/>
      <w:bookmarkStart w:id="2515" w:name="_Toc114228400"/>
      <w:bookmarkStart w:id="2516" w:name="_Toc114228673"/>
      <w:bookmarkStart w:id="2517" w:name="_Toc113975380"/>
      <w:bookmarkStart w:id="2518" w:name="_Toc113975897"/>
      <w:bookmarkStart w:id="2519" w:name="_Toc114065823"/>
      <w:bookmarkStart w:id="2520" w:name="_Toc114219993"/>
      <w:bookmarkStart w:id="2521" w:name="_Toc114220270"/>
      <w:bookmarkStart w:id="2522" w:name="_Toc114220541"/>
      <w:bookmarkStart w:id="2523" w:name="_Toc114220812"/>
      <w:bookmarkStart w:id="2524" w:name="_Toc114221091"/>
      <w:bookmarkStart w:id="2525" w:name="_Toc114226782"/>
      <w:bookmarkStart w:id="2526" w:name="_Toc114227053"/>
      <w:bookmarkStart w:id="2527" w:name="_Toc114227324"/>
      <w:bookmarkStart w:id="2528" w:name="_Toc114228130"/>
      <w:bookmarkStart w:id="2529" w:name="_Toc114228401"/>
      <w:bookmarkStart w:id="2530" w:name="_Toc114228674"/>
      <w:bookmarkStart w:id="2531" w:name="_Toc113975381"/>
      <w:bookmarkStart w:id="2532" w:name="_Toc113975898"/>
      <w:bookmarkStart w:id="2533" w:name="_Toc114065824"/>
      <w:bookmarkStart w:id="2534" w:name="_Toc114219994"/>
      <w:bookmarkStart w:id="2535" w:name="_Toc114220271"/>
      <w:bookmarkStart w:id="2536" w:name="_Toc114220542"/>
      <w:bookmarkStart w:id="2537" w:name="_Toc114220813"/>
      <w:bookmarkStart w:id="2538" w:name="_Toc114221092"/>
      <w:bookmarkStart w:id="2539" w:name="_Toc114226783"/>
      <w:bookmarkStart w:id="2540" w:name="_Toc114227054"/>
      <w:bookmarkStart w:id="2541" w:name="_Toc114227325"/>
      <w:bookmarkStart w:id="2542" w:name="_Toc114228131"/>
      <w:bookmarkStart w:id="2543" w:name="_Toc114228402"/>
      <w:bookmarkStart w:id="2544" w:name="_Toc114228675"/>
      <w:bookmarkStart w:id="2545" w:name="_Toc113975382"/>
      <w:bookmarkStart w:id="2546" w:name="_Toc113975899"/>
      <w:bookmarkStart w:id="2547" w:name="_Toc114065825"/>
      <w:bookmarkStart w:id="2548" w:name="_Toc114219995"/>
      <w:bookmarkStart w:id="2549" w:name="_Toc114220272"/>
      <w:bookmarkStart w:id="2550" w:name="_Toc114220543"/>
      <w:bookmarkStart w:id="2551" w:name="_Toc114220814"/>
      <w:bookmarkStart w:id="2552" w:name="_Toc114221093"/>
      <w:bookmarkStart w:id="2553" w:name="_Toc114226784"/>
      <w:bookmarkStart w:id="2554" w:name="_Toc114227055"/>
      <w:bookmarkStart w:id="2555" w:name="_Toc114227326"/>
      <w:bookmarkStart w:id="2556" w:name="_Toc114228132"/>
      <w:bookmarkStart w:id="2557" w:name="_Toc114228403"/>
      <w:bookmarkStart w:id="2558" w:name="_Toc114228676"/>
      <w:bookmarkStart w:id="2559" w:name="_Toc113975383"/>
      <w:bookmarkStart w:id="2560" w:name="_Toc113975900"/>
      <w:bookmarkStart w:id="2561" w:name="_Toc114065826"/>
      <w:bookmarkStart w:id="2562" w:name="_Toc114219996"/>
      <w:bookmarkStart w:id="2563" w:name="_Toc114220273"/>
      <w:bookmarkStart w:id="2564" w:name="_Toc114220544"/>
      <w:bookmarkStart w:id="2565" w:name="_Toc114220815"/>
      <w:bookmarkStart w:id="2566" w:name="_Toc114221094"/>
      <w:bookmarkStart w:id="2567" w:name="_Toc114226785"/>
      <w:bookmarkStart w:id="2568" w:name="_Toc114227056"/>
      <w:bookmarkStart w:id="2569" w:name="_Toc114227327"/>
      <w:bookmarkStart w:id="2570" w:name="_Toc114228133"/>
      <w:bookmarkStart w:id="2571" w:name="_Toc114228404"/>
      <w:bookmarkStart w:id="2572" w:name="_Toc114228677"/>
      <w:bookmarkStart w:id="2573" w:name="_Toc113975384"/>
      <w:bookmarkStart w:id="2574" w:name="_Toc113975901"/>
      <w:bookmarkStart w:id="2575" w:name="_Toc114065827"/>
      <w:bookmarkStart w:id="2576" w:name="_Toc114219997"/>
      <w:bookmarkStart w:id="2577" w:name="_Toc114220274"/>
      <w:bookmarkStart w:id="2578" w:name="_Toc114220545"/>
      <w:bookmarkStart w:id="2579" w:name="_Toc114220816"/>
      <w:bookmarkStart w:id="2580" w:name="_Toc114221095"/>
      <w:bookmarkStart w:id="2581" w:name="_Toc114226786"/>
      <w:bookmarkStart w:id="2582" w:name="_Toc114227057"/>
      <w:bookmarkStart w:id="2583" w:name="_Toc114227328"/>
      <w:bookmarkStart w:id="2584" w:name="_Toc114228134"/>
      <w:bookmarkStart w:id="2585" w:name="_Toc114228405"/>
      <w:bookmarkStart w:id="2586" w:name="_Toc114228678"/>
      <w:bookmarkStart w:id="2587" w:name="_Toc113975385"/>
      <w:bookmarkStart w:id="2588" w:name="_Toc113975902"/>
      <w:bookmarkStart w:id="2589" w:name="_Toc114065828"/>
      <w:bookmarkStart w:id="2590" w:name="_Toc114219998"/>
      <w:bookmarkStart w:id="2591" w:name="_Toc114220275"/>
      <w:bookmarkStart w:id="2592" w:name="_Toc114220546"/>
      <w:bookmarkStart w:id="2593" w:name="_Toc114220817"/>
      <w:bookmarkStart w:id="2594" w:name="_Toc114221096"/>
      <w:bookmarkStart w:id="2595" w:name="_Toc114226787"/>
      <w:bookmarkStart w:id="2596" w:name="_Toc114227058"/>
      <w:bookmarkStart w:id="2597" w:name="_Toc114227329"/>
      <w:bookmarkStart w:id="2598" w:name="_Toc114228135"/>
      <w:bookmarkStart w:id="2599" w:name="_Toc114228406"/>
      <w:bookmarkStart w:id="2600" w:name="_Toc114228679"/>
      <w:bookmarkStart w:id="2601" w:name="_Toc113975386"/>
      <w:bookmarkStart w:id="2602" w:name="_Toc113975903"/>
      <w:bookmarkStart w:id="2603" w:name="_Toc114065829"/>
      <w:bookmarkStart w:id="2604" w:name="_Toc114219999"/>
      <w:bookmarkStart w:id="2605" w:name="_Toc114220276"/>
      <w:bookmarkStart w:id="2606" w:name="_Toc114220547"/>
      <w:bookmarkStart w:id="2607" w:name="_Toc114220818"/>
      <w:bookmarkStart w:id="2608" w:name="_Toc114221097"/>
      <w:bookmarkStart w:id="2609" w:name="_Toc114226788"/>
      <w:bookmarkStart w:id="2610" w:name="_Toc114227059"/>
      <w:bookmarkStart w:id="2611" w:name="_Toc114227330"/>
      <w:bookmarkStart w:id="2612" w:name="_Toc114228136"/>
      <w:bookmarkStart w:id="2613" w:name="_Toc114228407"/>
      <w:bookmarkStart w:id="2614" w:name="_Toc114228680"/>
      <w:bookmarkStart w:id="2615" w:name="_Toc113975387"/>
      <w:bookmarkStart w:id="2616" w:name="_Toc113975904"/>
      <w:bookmarkStart w:id="2617" w:name="_Toc114065830"/>
      <w:bookmarkStart w:id="2618" w:name="_Toc114220000"/>
      <w:bookmarkStart w:id="2619" w:name="_Toc114220277"/>
      <w:bookmarkStart w:id="2620" w:name="_Toc114220548"/>
      <w:bookmarkStart w:id="2621" w:name="_Toc114220819"/>
      <w:bookmarkStart w:id="2622" w:name="_Toc114221098"/>
      <w:bookmarkStart w:id="2623" w:name="_Toc114226789"/>
      <w:bookmarkStart w:id="2624" w:name="_Toc114227060"/>
      <w:bookmarkStart w:id="2625" w:name="_Toc114227331"/>
      <w:bookmarkStart w:id="2626" w:name="_Toc114228137"/>
      <w:bookmarkStart w:id="2627" w:name="_Toc114228408"/>
      <w:bookmarkStart w:id="2628" w:name="_Toc114228681"/>
      <w:bookmarkStart w:id="2629" w:name="_Toc113975388"/>
      <w:bookmarkStart w:id="2630" w:name="_Toc113975905"/>
      <w:bookmarkStart w:id="2631" w:name="_Toc114065831"/>
      <w:bookmarkStart w:id="2632" w:name="_Toc114220001"/>
      <w:bookmarkStart w:id="2633" w:name="_Toc114220278"/>
      <w:bookmarkStart w:id="2634" w:name="_Toc114220549"/>
      <w:bookmarkStart w:id="2635" w:name="_Toc114220820"/>
      <w:bookmarkStart w:id="2636" w:name="_Toc114221099"/>
      <w:bookmarkStart w:id="2637" w:name="_Toc114226790"/>
      <w:bookmarkStart w:id="2638" w:name="_Toc114227061"/>
      <w:bookmarkStart w:id="2639" w:name="_Toc114227332"/>
      <w:bookmarkStart w:id="2640" w:name="_Toc114228138"/>
      <w:bookmarkStart w:id="2641" w:name="_Toc114228409"/>
      <w:bookmarkStart w:id="2642" w:name="_Toc114228682"/>
      <w:bookmarkStart w:id="2643" w:name="_Toc113975389"/>
      <w:bookmarkStart w:id="2644" w:name="_Toc113975906"/>
      <w:bookmarkStart w:id="2645" w:name="_Toc114065832"/>
      <w:bookmarkStart w:id="2646" w:name="_Toc114220002"/>
      <w:bookmarkStart w:id="2647" w:name="_Toc114220279"/>
      <w:bookmarkStart w:id="2648" w:name="_Toc114220550"/>
      <w:bookmarkStart w:id="2649" w:name="_Toc114220821"/>
      <w:bookmarkStart w:id="2650" w:name="_Toc114221100"/>
      <w:bookmarkStart w:id="2651" w:name="_Toc114226791"/>
      <w:bookmarkStart w:id="2652" w:name="_Toc114227062"/>
      <w:bookmarkStart w:id="2653" w:name="_Toc114227333"/>
      <w:bookmarkStart w:id="2654" w:name="_Toc114228139"/>
      <w:bookmarkStart w:id="2655" w:name="_Toc114228410"/>
      <w:bookmarkStart w:id="2656" w:name="_Toc114228683"/>
      <w:bookmarkStart w:id="2657" w:name="_Toc113975390"/>
      <w:bookmarkStart w:id="2658" w:name="_Toc113975907"/>
      <w:bookmarkStart w:id="2659" w:name="_Toc114065833"/>
      <w:bookmarkStart w:id="2660" w:name="_Toc114220003"/>
      <w:bookmarkStart w:id="2661" w:name="_Toc114220280"/>
      <w:bookmarkStart w:id="2662" w:name="_Toc114220551"/>
      <w:bookmarkStart w:id="2663" w:name="_Toc114220822"/>
      <w:bookmarkStart w:id="2664" w:name="_Toc114221101"/>
      <w:bookmarkStart w:id="2665" w:name="_Toc114226792"/>
      <w:bookmarkStart w:id="2666" w:name="_Toc114227063"/>
      <w:bookmarkStart w:id="2667" w:name="_Toc114227334"/>
      <w:bookmarkStart w:id="2668" w:name="_Toc114228140"/>
      <w:bookmarkStart w:id="2669" w:name="_Toc114228411"/>
      <w:bookmarkStart w:id="2670" w:name="_Toc114228684"/>
      <w:bookmarkStart w:id="2671" w:name="_Toc113975391"/>
      <w:bookmarkStart w:id="2672" w:name="_Toc113975908"/>
      <w:bookmarkStart w:id="2673" w:name="_Toc114065834"/>
      <w:bookmarkStart w:id="2674" w:name="_Toc114220004"/>
      <w:bookmarkStart w:id="2675" w:name="_Toc114220281"/>
      <w:bookmarkStart w:id="2676" w:name="_Toc114220552"/>
      <w:bookmarkStart w:id="2677" w:name="_Toc114220823"/>
      <w:bookmarkStart w:id="2678" w:name="_Toc114221102"/>
      <w:bookmarkStart w:id="2679" w:name="_Toc114226793"/>
      <w:bookmarkStart w:id="2680" w:name="_Toc114227064"/>
      <w:bookmarkStart w:id="2681" w:name="_Toc114227335"/>
      <w:bookmarkStart w:id="2682" w:name="_Toc114228141"/>
      <w:bookmarkStart w:id="2683" w:name="_Toc114228412"/>
      <w:bookmarkStart w:id="2684" w:name="_Toc114228685"/>
      <w:bookmarkStart w:id="2685" w:name="_Toc113975392"/>
      <w:bookmarkStart w:id="2686" w:name="_Toc113975909"/>
      <w:bookmarkStart w:id="2687" w:name="_Toc114065835"/>
      <w:bookmarkStart w:id="2688" w:name="_Toc114220005"/>
      <w:bookmarkStart w:id="2689" w:name="_Toc114220282"/>
      <w:bookmarkStart w:id="2690" w:name="_Toc114220553"/>
      <w:bookmarkStart w:id="2691" w:name="_Toc114220824"/>
      <w:bookmarkStart w:id="2692" w:name="_Toc114221103"/>
      <w:bookmarkStart w:id="2693" w:name="_Toc114226794"/>
      <w:bookmarkStart w:id="2694" w:name="_Toc114227065"/>
      <w:bookmarkStart w:id="2695" w:name="_Toc114227336"/>
      <w:bookmarkStart w:id="2696" w:name="_Toc114228142"/>
      <w:bookmarkStart w:id="2697" w:name="_Toc114228413"/>
      <w:bookmarkStart w:id="2698" w:name="_Toc114228686"/>
      <w:bookmarkStart w:id="2699" w:name="_Toc113975393"/>
      <w:bookmarkStart w:id="2700" w:name="_Toc113975910"/>
      <w:bookmarkStart w:id="2701" w:name="_Toc114065836"/>
      <w:bookmarkStart w:id="2702" w:name="_Toc114220006"/>
      <w:bookmarkStart w:id="2703" w:name="_Toc114220283"/>
      <w:bookmarkStart w:id="2704" w:name="_Toc114220554"/>
      <w:bookmarkStart w:id="2705" w:name="_Toc114220825"/>
      <w:bookmarkStart w:id="2706" w:name="_Toc114221104"/>
      <w:bookmarkStart w:id="2707" w:name="_Toc114226795"/>
      <w:bookmarkStart w:id="2708" w:name="_Toc114227066"/>
      <w:bookmarkStart w:id="2709" w:name="_Toc114227337"/>
      <w:bookmarkStart w:id="2710" w:name="_Toc114228143"/>
      <w:bookmarkStart w:id="2711" w:name="_Toc114228414"/>
      <w:bookmarkStart w:id="2712" w:name="_Toc114228687"/>
      <w:bookmarkStart w:id="2713" w:name="_Toc113975394"/>
      <w:bookmarkStart w:id="2714" w:name="_Toc113975911"/>
      <w:bookmarkStart w:id="2715" w:name="_Toc114065837"/>
      <w:bookmarkStart w:id="2716" w:name="_Toc114220007"/>
      <w:bookmarkStart w:id="2717" w:name="_Toc114220284"/>
      <w:bookmarkStart w:id="2718" w:name="_Toc114220555"/>
      <w:bookmarkStart w:id="2719" w:name="_Toc114220826"/>
      <w:bookmarkStart w:id="2720" w:name="_Toc114221105"/>
      <w:bookmarkStart w:id="2721" w:name="_Toc114226796"/>
      <w:bookmarkStart w:id="2722" w:name="_Toc114227067"/>
      <w:bookmarkStart w:id="2723" w:name="_Toc114227338"/>
      <w:bookmarkStart w:id="2724" w:name="_Toc114228144"/>
      <w:bookmarkStart w:id="2725" w:name="_Toc114228415"/>
      <w:bookmarkStart w:id="2726" w:name="_Toc114228688"/>
      <w:bookmarkStart w:id="2727" w:name="_Toc113975395"/>
      <w:bookmarkStart w:id="2728" w:name="_Toc113975912"/>
      <w:bookmarkStart w:id="2729" w:name="_Toc114065838"/>
      <w:bookmarkStart w:id="2730" w:name="_Toc114220008"/>
      <w:bookmarkStart w:id="2731" w:name="_Toc114220285"/>
      <w:bookmarkStart w:id="2732" w:name="_Toc114220556"/>
      <w:bookmarkStart w:id="2733" w:name="_Toc114220827"/>
      <w:bookmarkStart w:id="2734" w:name="_Toc114221106"/>
      <w:bookmarkStart w:id="2735" w:name="_Toc114226797"/>
      <w:bookmarkStart w:id="2736" w:name="_Toc114227068"/>
      <w:bookmarkStart w:id="2737" w:name="_Toc114227339"/>
      <w:bookmarkStart w:id="2738" w:name="_Toc114228145"/>
      <w:bookmarkStart w:id="2739" w:name="_Toc114228416"/>
      <w:bookmarkStart w:id="2740" w:name="_Toc114228689"/>
      <w:bookmarkStart w:id="2741" w:name="_Toc113975396"/>
      <w:bookmarkStart w:id="2742" w:name="_Toc113975913"/>
      <w:bookmarkStart w:id="2743" w:name="_Toc114065839"/>
      <w:bookmarkStart w:id="2744" w:name="_Toc114220009"/>
      <w:bookmarkStart w:id="2745" w:name="_Toc114220286"/>
      <w:bookmarkStart w:id="2746" w:name="_Toc114220557"/>
      <w:bookmarkStart w:id="2747" w:name="_Toc114220828"/>
      <w:bookmarkStart w:id="2748" w:name="_Toc114221107"/>
      <w:bookmarkStart w:id="2749" w:name="_Toc114226798"/>
      <w:bookmarkStart w:id="2750" w:name="_Toc114227069"/>
      <w:bookmarkStart w:id="2751" w:name="_Toc114227340"/>
      <w:bookmarkStart w:id="2752" w:name="_Toc114228146"/>
      <w:bookmarkStart w:id="2753" w:name="_Toc114228417"/>
      <w:bookmarkStart w:id="2754" w:name="_Toc114228690"/>
      <w:bookmarkStart w:id="2755" w:name="_Toc113975397"/>
      <w:bookmarkStart w:id="2756" w:name="_Toc113975914"/>
      <w:bookmarkStart w:id="2757" w:name="_Toc114065840"/>
      <w:bookmarkStart w:id="2758" w:name="_Toc114220010"/>
      <w:bookmarkStart w:id="2759" w:name="_Toc114220287"/>
      <w:bookmarkStart w:id="2760" w:name="_Toc114220558"/>
      <w:bookmarkStart w:id="2761" w:name="_Toc114220829"/>
      <w:bookmarkStart w:id="2762" w:name="_Toc114221108"/>
      <w:bookmarkStart w:id="2763" w:name="_Toc114226799"/>
      <w:bookmarkStart w:id="2764" w:name="_Toc114227070"/>
      <w:bookmarkStart w:id="2765" w:name="_Toc114227341"/>
      <w:bookmarkStart w:id="2766" w:name="_Toc114228147"/>
      <w:bookmarkStart w:id="2767" w:name="_Toc114228418"/>
      <w:bookmarkStart w:id="2768" w:name="_Toc114228691"/>
      <w:bookmarkStart w:id="2769" w:name="_Toc113975398"/>
      <w:bookmarkStart w:id="2770" w:name="_Toc113975915"/>
      <w:bookmarkStart w:id="2771" w:name="_Toc114065841"/>
      <w:bookmarkStart w:id="2772" w:name="_Toc114220011"/>
      <w:bookmarkStart w:id="2773" w:name="_Toc114220288"/>
      <w:bookmarkStart w:id="2774" w:name="_Toc114220559"/>
      <w:bookmarkStart w:id="2775" w:name="_Toc114220830"/>
      <w:bookmarkStart w:id="2776" w:name="_Toc114221109"/>
      <w:bookmarkStart w:id="2777" w:name="_Toc114226800"/>
      <w:bookmarkStart w:id="2778" w:name="_Toc114227071"/>
      <w:bookmarkStart w:id="2779" w:name="_Toc114227342"/>
      <w:bookmarkStart w:id="2780" w:name="_Toc114228148"/>
      <w:bookmarkStart w:id="2781" w:name="_Toc114228419"/>
      <w:bookmarkStart w:id="2782" w:name="_Toc114228692"/>
      <w:bookmarkStart w:id="2783" w:name="_Toc113975399"/>
      <w:bookmarkStart w:id="2784" w:name="_Toc113975916"/>
      <w:bookmarkStart w:id="2785" w:name="_Toc114065842"/>
      <w:bookmarkStart w:id="2786" w:name="_Toc114220012"/>
      <w:bookmarkStart w:id="2787" w:name="_Toc114220289"/>
      <w:bookmarkStart w:id="2788" w:name="_Toc114220560"/>
      <w:bookmarkStart w:id="2789" w:name="_Toc114220831"/>
      <w:bookmarkStart w:id="2790" w:name="_Toc114221110"/>
      <w:bookmarkStart w:id="2791" w:name="_Toc114226801"/>
      <w:bookmarkStart w:id="2792" w:name="_Toc114227072"/>
      <w:bookmarkStart w:id="2793" w:name="_Toc114227343"/>
      <w:bookmarkStart w:id="2794" w:name="_Toc114228149"/>
      <w:bookmarkStart w:id="2795" w:name="_Toc114228420"/>
      <w:bookmarkStart w:id="2796" w:name="_Toc114228693"/>
      <w:bookmarkStart w:id="2797" w:name="_Toc113975400"/>
      <w:bookmarkStart w:id="2798" w:name="_Toc113975917"/>
      <w:bookmarkStart w:id="2799" w:name="_Toc114065843"/>
      <w:bookmarkStart w:id="2800" w:name="_Toc114220013"/>
      <w:bookmarkStart w:id="2801" w:name="_Toc114220290"/>
      <w:bookmarkStart w:id="2802" w:name="_Toc114220561"/>
      <w:bookmarkStart w:id="2803" w:name="_Toc114220832"/>
      <w:bookmarkStart w:id="2804" w:name="_Toc114221111"/>
      <w:bookmarkStart w:id="2805" w:name="_Toc114226802"/>
      <w:bookmarkStart w:id="2806" w:name="_Toc114227073"/>
      <w:bookmarkStart w:id="2807" w:name="_Toc114227344"/>
      <w:bookmarkStart w:id="2808" w:name="_Toc114228150"/>
      <w:bookmarkStart w:id="2809" w:name="_Toc114228421"/>
      <w:bookmarkStart w:id="2810" w:name="_Toc114228694"/>
      <w:bookmarkStart w:id="2811" w:name="_Toc113975401"/>
      <w:bookmarkStart w:id="2812" w:name="_Toc113975918"/>
      <w:bookmarkStart w:id="2813" w:name="_Toc114065844"/>
      <w:bookmarkStart w:id="2814" w:name="_Toc114220014"/>
      <w:bookmarkStart w:id="2815" w:name="_Toc114220291"/>
      <w:bookmarkStart w:id="2816" w:name="_Toc114220562"/>
      <w:bookmarkStart w:id="2817" w:name="_Toc114220833"/>
      <w:bookmarkStart w:id="2818" w:name="_Toc114221112"/>
      <w:bookmarkStart w:id="2819" w:name="_Toc114226803"/>
      <w:bookmarkStart w:id="2820" w:name="_Toc114227074"/>
      <w:bookmarkStart w:id="2821" w:name="_Toc114227345"/>
      <w:bookmarkStart w:id="2822" w:name="_Toc114228151"/>
      <w:bookmarkStart w:id="2823" w:name="_Toc114228422"/>
      <w:bookmarkStart w:id="2824" w:name="_Toc114228695"/>
      <w:bookmarkStart w:id="2825" w:name="_Toc113975402"/>
      <w:bookmarkStart w:id="2826" w:name="_Toc113975919"/>
      <w:bookmarkStart w:id="2827" w:name="_Toc114065845"/>
      <w:bookmarkStart w:id="2828" w:name="_Toc114220015"/>
      <w:bookmarkStart w:id="2829" w:name="_Toc114220292"/>
      <w:bookmarkStart w:id="2830" w:name="_Toc114220563"/>
      <w:bookmarkStart w:id="2831" w:name="_Toc114220834"/>
      <w:bookmarkStart w:id="2832" w:name="_Toc114221113"/>
      <w:bookmarkStart w:id="2833" w:name="_Toc114226804"/>
      <w:bookmarkStart w:id="2834" w:name="_Toc114227075"/>
      <w:bookmarkStart w:id="2835" w:name="_Toc114227346"/>
      <w:bookmarkStart w:id="2836" w:name="_Toc114228152"/>
      <w:bookmarkStart w:id="2837" w:name="_Toc114228423"/>
      <w:bookmarkStart w:id="2838" w:name="_Toc114228696"/>
      <w:bookmarkStart w:id="2839" w:name="_Toc113975403"/>
      <w:bookmarkStart w:id="2840" w:name="_Toc113975920"/>
      <w:bookmarkStart w:id="2841" w:name="_Toc114065846"/>
      <w:bookmarkStart w:id="2842" w:name="_Toc114220016"/>
      <w:bookmarkStart w:id="2843" w:name="_Toc114220293"/>
      <w:bookmarkStart w:id="2844" w:name="_Toc114220564"/>
      <w:bookmarkStart w:id="2845" w:name="_Toc114220835"/>
      <w:bookmarkStart w:id="2846" w:name="_Toc114221114"/>
      <w:bookmarkStart w:id="2847" w:name="_Toc114226805"/>
      <w:bookmarkStart w:id="2848" w:name="_Toc114227076"/>
      <w:bookmarkStart w:id="2849" w:name="_Toc114227347"/>
      <w:bookmarkStart w:id="2850" w:name="_Toc114228153"/>
      <w:bookmarkStart w:id="2851" w:name="_Toc114228424"/>
      <w:bookmarkStart w:id="2852" w:name="_Toc114228697"/>
      <w:bookmarkStart w:id="2853" w:name="_Toc113975404"/>
      <w:bookmarkStart w:id="2854" w:name="_Toc113975921"/>
      <w:bookmarkStart w:id="2855" w:name="_Toc114065847"/>
      <w:bookmarkStart w:id="2856" w:name="_Toc114220017"/>
      <w:bookmarkStart w:id="2857" w:name="_Toc114220294"/>
      <w:bookmarkStart w:id="2858" w:name="_Toc114220565"/>
      <w:bookmarkStart w:id="2859" w:name="_Toc114220836"/>
      <w:bookmarkStart w:id="2860" w:name="_Toc114221115"/>
      <w:bookmarkStart w:id="2861" w:name="_Toc114226806"/>
      <w:bookmarkStart w:id="2862" w:name="_Toc114227077"/>
      <w:bookmarkStart w:id="2863" w:name="_Toc114227348"/>
      <w:bookmarkStart w:id="2864" w:name="_Toc114228154"/>
      <w:bookmarkStart w:id="2865" w:name="_Toc114228425"/>
      <w:bookmarkStart w:id="2866" w:name="_Toc114228698"/>
      <w:bookmarkStart w:id="2867" w:name="_Toc113975405"/>
      <w:bookmarkStart w:id="2868" w:name="_Toc113975922"/>
      <w:bookmarkStart w:id="2869" w:name="_Toc114065848"/>
      <w:bookmarkStart w:id="2870" w:name="_Toc114220018"/>
      <w:bookmarkStart w:id="2871" w:name="_Toc114220295"/>
      <w:bookmarkStart w:id="2872" w:name="_Toc114220566"/>
      <w:bookmarkStart w:id="2873" w:name="_Toc114220837"/>
      <w:bookmarkStart w:id="2874" w:name="_Toc114221116"/>
      <w:bookmarkStart w:id="2875" w:name="_Toc114226807"/>
      <w:bookmarkStart w:id="2876" w:name="_Toc114227078"/>
      <w:bookmarkStart w:id="2877" w:name="_Toc114227349"/>
      <w:bookmarkStart w:id="2878" w:name="_Toc114228155"/>
      <w:bookmarkStart w:id="2879" w:name="_Toc114228426"/>
      <w:bookmarkStart w:id="2880" w:name="_Toc114228699"/>
      <w:bookmarkStart w:id="2881" w:name="_Toc113975406"/>
      <w:bookmarkStart w:id="2882" w:name="_Toc113975923"/>
      <w:bookmarkStart w:id="2883" w:name="_Toc114065849"/>
      <w:bookmarkStart w:id="2884" w:name="_Toc114220019"/>
      <w:bookmarkStart w:id="2885" w:name="_Toc114220296"/>
      <w:bookmarkStart w:id="2886" w:name="_Toc114220567"/>
      <w:bookmarkStart w:id="2887" w:name="_Toc114220838"/>
      <w:bookmarkStart w:id="2888" w:name="_Toc114221117"/>
      <w:bookmarkStart w:id="2889" w:name="_Toc114226808"/>
      <w:bookmarkStart w:id="2890" w:name="_Toc114227079"/>
      <w:bookmarkStart w:id="2891" w:name="_Toc114227350"/>
      <w:bookmarkStart w:id="2892" w:name="_Toc114228156"/>
      <w:bookmarkStart w:id="2893" w:name="_Toc114228427"/>
      <w:bookmarkStart w:id="2894" w:name="_Toc114228700"/>
      <w:bookmarkStart w:id="2895" w:name="_Toc113975407"/>
      <w:bookmarkStart w:id="2896" w:name="_Toc113975924"/>
      <w:bookmarkStart w:id="2897" w:name="_Toc114065850"/>
      <w:bookmarkStart w:id="2898" w:name="_Toc114220020"/>
      <w:bookmarkStart w:id="2899" w:name="_Toc114220297"/>
      <w:bookmarkStart w:id="2900" w:name="_Toc114220568"/>
      <w:bookmarkStart w:id="2901" w:name="_Toc114220839"/>
      <w:bookmarkStart w:id="2902" w:name="_Toc114221118"/>
      <w:bookmarkStart w:id="2903" w:name="_Toc114226809"/>
      <w:bookmarkStart w:id="2904" w:name="_Toc114227080"/>
      <w:bookmarkStart w:id="2905" w:name="_Toc114227351"/>
      <w:bookmarkStart w:id="2906" w:name="_Toc114228157"/>
      <w:bookmarkStart w:id="2907" w:name="_Toc114228428"/>
      <w:bookmarkStart w:id="2908" w:name="_Toc114228701"/>
      <w:bookmarkStart w:id="2909" w:name="_Toc113975408"/>
      <w:bookmarkStart w:id="2910" w:name="_Toc113975925"/>
      <w:bookmarkStart w:id="2911" w:name="_Toc114065851"/>
      <w:bookmarkStart w:id="2912" w:name="_Toc114220021"/>
      <w:bookmarkStart w:id="2913" w:name="_Toc114220298"/>
      <w:bookmarkStart w:id="2914" w:name="_Toc114220569"/>
      <w:bookmarkStart w:id="2915" w:name="_Toc114220840"/>
      <w:bookmarkStart w:id="2916" w:name="_Toc114221119"/>
      <w:bookmarkStart w:id="2917" w:name="_Toc114226810"/>
      <w:bookmarkStart w:id="2918" w:name="_Toc114227081"/>
      <w:bookmarkStart w:id="2919" w:name="_Toc114227352"/>
      <w:bookmarkStart w:id="2920" w:name="_Toc114228158"/>
      <w:bookmarkStart w:id="2921" w:name="_Toc114228429"/>
      <w:bookmarkStart w:id="2922" w:name="_Toc114228702"/>
      <w:bookmarkStart w:id="2923" w:name="_Toc113975409"/>
      <w:bookmarkStart w:id="2924" w:name="_Toc113975926"/>
      <w:bookmarkStart w:id="2925" w:name="_Toc114065852"/>
      <w:bookmarkStart w:id="2926" w:name="_Toc114220022"/>
      <w:bookmarkStart w:id="2927" w:name="_Toc114220299"/>
      <w:bookmarkStart w:id="2928" w:name="_Toc114220570"/>
      <w:bookmarkStart w:id="2929" w:name="_Toc114220841"/>
      <w:bookmarkStart w:id="2930" w:name="_Toc114221120"/>
      <w:bookmarkStart w:id="2931" w:name="_Toc114226811"/>
      <w:bookmarkStart w:id="2932" w:name="_Toc114227082"/>
      <w:bookmarkStart w:id="2933" w:name="_Toc114227353"/>
      <w:bookmarkStart w:id="2934" w:name="_Toc114228159"/>
      <w:bookmarkStart w:id="2935" w:name="_Toc114228430"/>
      <w:bookmarkStart w:id="2936" w:name="_Toc114228703"/>
      <w:bookmarkStart w:id="2937" w:name="_Toc113975410"/>
      <w:bookmarkStart w:id="2938" w:name="_Toc113975927"/>
      <w:bookmarkStart w:id="2939" w:name="_Toc114065853"/>
      <w:bookmarkStart w:id="2940" w:name="_Toc114220023"/>
      <w:bookmarkStart w:id="2941" w:name="_Toc114220300"/>
      <w:bookmarkStart w:id="2942" w:name="_Toc114220571"/>
      <w:bookmarkStart w:id="2943" w:name="_Toc114220842"/>
      <w:bookmarkStart w:id="2944" w:name="_Toc114221121"/>
      <w:bookmarkStart w:id="2945" w:name="_Toc114226812"/>
      <w:bookmarkStart w:id="2946" w:name="_Toc114227083"/>
      <w:bookmarkStart w:id="2947" w:name="_Toc114227354"/>
      <w:bookmarkStart w:id="2948" w:name="_Toc114228160"/>
      <w:bookmarkStart w:id="2949" w:name="_Toc114228431"/>
      <w:bookmarkStart w:id="2950" w:name="_Toc114228704"/>
      <w:bookmarkStart w:id="2951" w:name="_Toc113975411"/>
      <w:bookmarkStart w:id="2952" w:name="_Toc113975928"/>
      <w:bookmarkStart w:id="2953" w:name="_Toc114065854"/>
      <w:bookmarkStart w:id="2954" w:name="_Toc114220024"/>
      <w:bookmarkStart w:id="2955" w:name="_Toc114220301"/>
      <w:bookmarkStart w:id="2956" w:name="_Toc114220572"/>
      <w:bookmarkStart w:id="2957" w:name="_Toc114220843"/>
      <w:bookmarkStart w:id="2958" w:name="_Toc114221122"/>
      <w:bookmarkStart w:id="2959" w:name="_Toc114226813"/>
      <w:bookmarkStart w:id="2960" w:name="_Toc114227084"/>
      <w:bookmarkStart w:id="2961" w:name="_Toc114227355"/>
      <w:bookmarkStart w:id="2962" w:name="_Toc114228161"/>
      <w:bookmarkStart w:id="2963" w:name="_Toc114228432"/>
      <w:bookmarkStart w:id="2964" w:name="_Toc114228705"/>
      <w:bookmarkStart w:id="2965" w:name="_Toc113975412"/>
      <w:bookmarkStart w:id="2966" w:name="_Toc113975929"/>
      <w:bookmarkStart w:id="2967" w:name="_Toc114065855"/>
      <w:bookmarkStart w:id="2968" w:name="_Toc114220025"/>
      <w:bookmarkStart w:id="2969" w:name="_Toc114220302"/>
      <w:bookmarkStart w:id="2970" w:name="_Toc114220573"/>
      <w:bookmarkStart w:id="2971" w:name="_Toc114220844"/>
      <w:bookmarkStart w:id="2972" w:name="_Toc114221123"/>
      <w:bookmarkStart w:id="2973" w:name="_Toc114226814"/>
      <w:bookmarkStart w:id="2974" w:name="_Toc114227085"/>
      <w:bookmarkStart w:id="2975" w:name="_Toc114227356"/>
      <w:bookmarkStart w:id="2976" w:name="_Toc114228162"/>
      <w:bookmarkStart w:id="2977" w:name="_Toc114228433"/>
      <w:bookmarkStart w:id="2978" w:name="_Toc114228706"/>
      <w:bookmarkStart w:id="2979" w:name="_Toc113975413"/>
      <w:bookmarkStart w:id="2980" w:name="_Toc113975930"/>
      <w:bookmarkStart w:id="2981" w:name="_Toc114065856"/>
      <w:bookmarkStart w:id="2982" w:name="_Toc114220026"/>
      <w:bookmarkStart w:id="2983" w:name="_Toc114220303"/>
      <w:bookmarkStart w:id="2984" w:name="_Toc114220574"/>
      <w:bookmarkStart w:id="2985" w:name="_Toc114220845"/>
      <w:bookmarkStart w:id="2986" w:name="_Toc114221124"/>
      <w:bookmarkStart w:id="2987" w:name="_Toc114226815"/>
      <w:bookmarkStart w:id="2988" w:name="_Toc114227086"/>
      <w:bookmarkStart w:id="2989" w:name="_Toc114227357"/>
      <w:bookmarkStart w:id="2990" w:name="_Toc114228163"/>
      <w:bookmarkStart w:id="2991" w:name="_Toc114228434"/>
      <w:bookmarkStart w:id="2992" w:name="_Toc114228707"/>
      <w:bookmarkStart w:id="2993" w:name="_Toc113975414"/>
      <w:bookmarkStart w:id="2994" w:name="_Toc113975931"/>
      <w:bookmarkStart w:id="2995" w:name="_Toc114065857"/>
      <w:bookmarkStart w:id="2996" w:name="_Toc114220027"/>
      <w:bookmarkStart w:id="2997" w:name="_Toc114220304"/>
      <w:bookmarkStart w:id="2998" w:name="_Toc114220575"/>
      <w:bookmarkStart w:id="2999" w:name="_Toc114220846"/>
      <w:bookmarkStart w:id="3000" w:name="_Toc114221125"/>
      <w:bookmarkStart w:id="3001" w:name="_Toc114226816"/>
      <w:bookmarkStart w:id="3002" w:name="_Toc114227087"/>
      <w:bookmarkStart w:id="3003" w:name="_Toc114227358"/>
      <w:bookmarkStart w:id="3004" w:name="_Toc114228164"/>
      <w:bookmarkStart w:id="3005" w:name="_Toc114228435"/>
      <w:bookmarkStart w:id="3006" w:name="_Toc114228708"/>
      <w:bookmarkStart w:id="3007" w:name="_Toc113975415"/>
      <w:bookmarkStart w:id="3008" w:name="_Toc113975932"/>
      <w:bookmarkStart w:id="3009" w:name="_Toc114065858"/>
      <w:bookmarkStart w:id="3010" w:name="_Toc114220028"/>
      <w:bookmarkStart w:id="3011" w:name="_Toc114220305"/>
      <w:bookmarkStart w:id="3012" w:name="_Toc114220576"/>
      <w:bookmarkStart w:id="3013" w:name="_Toc114220847"/>
      <w:bookmarkStart w:id="3014" w:name="_Toc114221126"/>
      <w:bookmarkStart w:id="3015" w:name="_Toc114226817"/>
      <w:bookmarkStart w:id="3016" w:name="_Toc114227088"/>
      <w:bookmarkStart w:id="3017" w:name="_Toc114227359"/>
      <w:bookmarkStart w:id="3018" w:name="_Toc114228165"/>
      <w:bookmarkStart w:id="3019" w:name="_Toc114228436"/>
      <w:bookmarkStart w:id="3020" w:name="_Toc114228709"/>
      <w:bookmarkStart w:id="3021" w:name="_Toc113975416"/>
      <w:bookmarkStart w:id="3022" w:name="_Toc113975933"/>
      <w:bookmarkStart w:id="3023" w:name="_Toc114065859"/>
      <w:bookmarkStart w:id="3024" w:name="_Toc114220029"/>
      <w:bookmarkStart w:id="3025" w:name="_Toc114220306"/>
      <w:bookmarkStart w:id="3026" w:name="_Toc114220577"/>
      <w:bookmarkStart w:id="3027" w:name="_Toc114220848"/>
      <w:bookmarkStart w:id="3028" w:name="_Toc114221127"/>
      <w:bookmarkStart w:id="3029" w:name="_Toc114226818"/>
      <w:bookmarkStart w:id="3030" w:name="_Toc114227089"/>
      <w:bookmarkStart w:id="3031" w:name="_Toc114227360"/>
      <w:bookmarkStart w:id="3032" w:name="_Toc114228166"/>
      <w:bookmarkStart w:id="3033" w:name="_Toc114228437"/>
      <w:bookmarkStart w:id="3034" w:name="_Toc114228710"/>
      <w:bookmarkStart w:id="3035" w:name="_Toc113975417"/>
      <w:bookmarkStart w:id="3036" w:name="_Toc113975934"/>
      <w:bookmarkStart w:id="3037" w:name="_Toc114065860"/>
      <w:bookmarkStart w:id="3038" w:name="_Toc114220030"/>
      <w:bookmarkStart w:id="3039" w:name="_Toc114220307"/>
      <w:bookmarkStart w:id="3040" w:name="_Toc114220578"/>
      <w:bookmarkStart w:id="3041" w:name="_Toc114220849"/>
      <w:bookmarkStart w:id="3042" w:name="_Toc114221128"/>
      <w:bookmarkStart w:id="3043" w:name="_Toc114226819"/>
      <w:bookmarkStart w:id="3044" w:name="_Toc114227090"/>
      <w:bookmarkStart w:id="3045" w:name="_Toc114227361"/>
      <w:bookmarkStart w:id="3046" w:name="_Toc114228167"/>
      <w:bookmarkStart w:id="3047" w:name="_Toc114228438"/>
      <w:bookmarkStart w:id="3048" w:name="_Toc114228711"/>
      <w:bookmarkStart w:id="3049" w:name="_Toc113975418"/>
      <w:bookmarkStart w:id="3050" w:name="_Toc113975935"/>
      <w:bookmarkStart w:id="3051" w:name="_Toc114065861"/>
      <w:bookmarkStart w:id="3052" w:name="_Toc114220031"/>
      <w:bookmarkStart w:id="3053" w:name="_Toc114220308"/>
      <w:bookmarkStart w:id="3054" w:name="_Toc114220579"/>
      <w:bookmarkStart w:id="3055" w:name="_Toc114220850"/>
      <w:bookmarkStart w:id="3056" w:name="_Toc114221129"/>
      <w:bookmarkStart w:id="3057" w:name="_Toc114226820"/>
      <w:bookmarkStart w:id="3058" w:name="_Toc114227091"/>
      <w:bookmarkStart w:id="3059" w:name="_Toc114227362"/>
      <w:bookmarkStart w:id="3060" w:name="_Toc114228168"/>
      <w:bookmarkStart w:id="3061" w:name="_Toc114228439"/>
      <w:bookmarkStart w:id="3062" w:name="_Toc114228712"/>
      <w:bookmarkStart w:id="3063" w:name="_Toc113975419"/>
      <w:bookmarkStart w:id="3064" w:name="_Toc113975936"/>
      <w:bookmarkStart w:id="3065" w:name="_Toc114065862"/>
      <w:bookmarkStart w:id="3066" w:name="_Toc114220032"/>
      <w:bookmarkStart w:id="3067" w:name="_Toc114220309"/>
      <w:bookmarkStart w:id="3068" w:name="_Toc114220580"/>
      <w:bookmarkStart w:id="3069" w:name="_Toc114220851"/>
      <w:bookmarkStart w:id="3070" w:name="_Toc114221130"/>
      <w:bookmarkStart w:id="3071" w:name="_Toc114226821"/>
      <w:bookmarkStart w:id="3072" w:name="_Toc114227092"/>
      <w:bookmarkStart w:id="3073" w:name="_Toc114227363"/>
      <w:bookmarkStart w:id="3074" w:name="_Toc114228169"/>
      <w:bookmarkStart w:id="3075" w:name="_Toc114228440"/>
      <w:bookmarkStart w:id="3076" w:name="_Toc114228713"/>
      <w:bookmarkStart w:id="3077" w:name="_Toc113975420"/>
      <w:bookmarkStart w:id="3078" w:name="_Toc113975937"/>
      <w:bookmarkStart w:id="3079" w:name="_Toc114065863"/>
      <w:bookmarkStart w:id="3080" w:name="_Toc114220033"/>
      <w:bookmarkStart w:id="3081" w:name="_Toc114220310"/>
      <w:bookmarkStart w:id="3082" w:name="_Toc114220581"/>
      <w:bookmarkStart w:id="3083" w:name="_Toc114220852"/>
      <w:bookmarkStart w:id="3084" w:name="_Toc114221131"/>
      <w:bookmarkStart w:id="3085" w:name="_Toc114226822"/>
      <w:bookmarkStart w:id="3086" w:name="_Toc114227093"/>
      <w:bookmarkStart w:id="3087" w:name="_Toc114227364"/>
      <w:bookmarkStart w:id="3088" w:name="_Toc114228170"/>
      <w:bookmarkStart w:id="3089" w:name="_Toc114228441"/>
      <w:bookmarkStart w:id="3090" w:name="_Toc114228714"/>
      <w:bookmarkStart w:id="3091" w:name="_Toc113975421"/>
      <w:bookmarkStart w:id="3092" w:name="_Toc113975938"/>
      <w:bookmarkStart w:id="3093" w:name="_Toc114065864"/>
      <w:bookmarkStart w:id="3094" w:name="_Toc114220034"/>
      <w:bookmarkStart w:id="3095" w:name="_Toc114220311"/>
      <w:bookmarkStart w:id="3096" w:name="_Toc114220582"/>
      <w:bookmarkStart w:id="3097" w:name="_Toc114220853"/>
      <w:bookmarkStart w:id="3098" w:name="_Toc114221132"/>
      <w:bookmarkStart w:id="3099" w:name="_Toc114226823"/>
      <w:bookmarkStart w:id="3100" w:name="_Toc114227094"/>
      <w:bookmarkStart w:id="3101" w:name="_Toc114227365"/>
      <w:bookmarkStart w:id="3102" w:name="_Toc114228171"/>
      <w:bookmarkStart w:id="3103" w:name="_Toc114228442"/>
      <w:bookmarkStart w:id="3104" w:name="_Toc114228715"/>
      <w:bookmarkStart w:id="3105" w:name="_Toc113975422"/>
      <w:bookmarkStart w:id="3106" w:name="_Toc113975939"/>
      <w:bookmarkStart w:id="3107" w:name="_Toc114065865"/>
      <w:bookmarkStart w:id="3108" w:name="_Toc114220035"/>
      <w:bookmarkStart w:id="3109" w:name="_Toc114220312"/>
      <w:bookmarkStart w:id="3110" w:name="_Toc114220583"/>
      <w:bookmarkStart w:id="3111" w:name="_Toc114220854"/>
      <w:bookmarkStart w:id="3112" w:name="_Toc114221133"/>
      <w:bookmarkStart w:id="3113" w:name="_Toc114226824"/>
      <w:bookmarkStart w:id="3114" w:name="_Toc114227095"/>
      <w:bookmarkStart w:id="3115" w:name="_Toc114227366"/>
      <w:bookmarkStart w:id="3116" w:name="_Toc114228172"/>
      <w:bookmarkStart w:id="3117" w:name="_Toc114228443"/>
      <w:bookmarkStart w:id="3118" w:name="_Toc114228716"/>
      <w:bookmarkStart w:id="3119" w:name="_Toc113975423"/>
      <w:bookmarkStart w:id="3120" w:name="_Toc113975940"/>
      <w:bookmarkStart w:id="3121" w:name="_Toc114065866"/>
      <w:bookmarkStart w:id="3122" w:name="_Toc114220036"/>
      <w:bookmarkStart w:id="3123" w:name="_Toc114220313"/>
      <w:bookmarkStart w:id="3124" w:name="_Toc114220584"/>
      <w:bookmarkStart w:id="3125" w:name="_Toc114220855"/>
      <w:bookmarkStart w:id="3126" w:name="_Toc114221134"/>
      <w:bookmarkStart w:id="3127" w:name="_Toc114226825"/>
      <w:bookmarkStart w:id="3128" w:name="_Toc114227096"/>
      <w:bookmarkStart w:id="3129" w:name="_Toc114227367"/>
      <w:bookmarkStart w:id="3130" w:name="_Toc114228173"/>
      <w:bookmarkStart w:id="3131" w:name="_Toc114228444"/>
      <w:bookmarkStart w:id="3132" w:name="_Toc114228717"/>
      <w:bookmarkStart w:id="3133" w:name="_Toc113975424"/>
      <w:bookmarkStart w:id="3134" w:name="_Toc113975941"/>
      <w:bookmarkStart w:id="3135" w:name="_Toc114065867"/>
      <w:bookmarkStart w:id="3136" w:name="_Toc114220037"/>
      <w:bookmarkStart w:id="3137" w:name="_Toc114220314"/>
      <w:bookmarkStart w:id="3138" w:name="_Toc114220585"/>
      <w:bookmarkStart w:id="3139" w:name="_Toc114220856"/>
      <w:bookmarkStart w:id="3140" w:name="_Toc114221135"/>
      <w:bookmarkStart w:id="3141" w:name="_Toc114226826"/>
      <w:bookmarkStart w:id="3142" w:name="_Toc114227097"/>
      <w:bookmarkStart w:id="3143" w:name="_Toc114227368"/>
      <w:bookmarkStart w:id="3144" w:name="_Toc114228174"/>
      <w:bookmarkStart w:id="3145" w:name="_Toc114228445"/>
      <w:bookmarkStart w:id="3146" w:name="_Toc114228718"/>
      <w:bookmarkStart w:id="3147" w:name="_Toc113975425"/>
      <w:bookmarkStart w:id="3148" w:name="_Toc113975942"/>
      <w:bookmarkStart w:id="3149" w:name="_Toc114065868"/>
      <w:bookmarkStart w:id="3150" w:name="_Toc114220038"/>
      <w:bookmarkStart w:id="3151" w:name="_Toc114220315"/>
      <w:bookmarkStart w:id="3152" w:name="_Toc114220586"/>
      <w:bookmarkStart w:id="3153" w:name="_Toc114220857"/>
      <w:bookmarkStart w:id="3154" w:name="_Toc114221136"/>
      <w:bookmarkStart w:id="3155" w:name="_Toc114226827"/>
      <w:bookmarkStart w:id="3156" w:name="_Toc114227098"/>
      <w:bookmarkStart w:id="3157" w:name="_Toc114227369"/>
      <w:bookmarkStart w:id="3158" w:name="_Toc114228175"/>
      <w:bookmarkStart w:id="3159" w:name="_Toc114228446"/>
      <w:bookmarkStart w:id="3160" w:name="_Toc114228719"/>
      <w:bookmarkStart w:id="3161" w:name="_Toc113975426"/>
      <w:bookmarkStart w:id="3162" w:name="_Toc113975943"/>
      <w:bookmarkStart w:id="3163" w:name="_Toc114065869"/>
      <w:bookmarkStart w:id="3164" w:name="_Toc114220039"/>
      <w:bookmarkStart w:id="3165" w:name="_Toc114220316"/>
      <w:bookmarkStart w:id="3166" w:name="_Toc114220587"/>
      <w:bookmarkStart w:id="3167" w:name="_Toc114220858"/>
      <w:bookmarkStart w:id="3168" w:name="_Toc114221137"/>
      <w:bookmarkStart w:id="3169" w:name="_Toc114226828"/>
      <w:bookmarkStart w:id="3170" w:name="_Toc114227099"/>
      <w:bookmarkStart w:id="3171" w:name="_Toc114227370"/>
      <w:bookmarkStart w:id="3172" w:name="_Toc114228176"/>
      <w:bookmarkStart w:id="3173" w:name="_Toc114228447"/>
      <w:bookmarkStart w:id="3174" w:name="_Toc114228720"/>
      <w:bookmarkStart w:id="3175" w:name="_Toc113975427"/>
      <w:bookmarkStart w:id="3176" w:name="_Toc113975944"/>
      <w:bookmarkStart w:id="3177" w:name="_Toc114065870"/>
      <w:bookmarkStart w:id="3178" w:name="_Toc114220040"/>
      <w:bookmarkStart w:id="3179" w:name="_Toc114220317"/>
      <w:bookmarkStart w:id="3180" w:name="_Toc114220588"/>
      <w:bookmarkStart w:id="3181" w:name="_Toc114220859"/>
      <w:bookmarkStart w:id="3182" w:name="_Toc114221138"/>
      <w:bookmarkStart w:id="3183" w:name="_Toc114226829"/>
      <w:bookmarkStart w:id="3184" w:name="_Toc114227100"/>
      <w:bookmarkStart w:id="3185" w:name="_Toc114227371"/>
      <w:bookmarkStart w:id="3186" w:name="_Toc114228177"/>
      <w:bookmarkStart w:id="3187" w:name="_Toc114228448"/>
      <w:bookmarkStart w:id="3188" w:name="_Toc114228721"/>
      <w:bookmarkStart w:id="3189" w:name="_Toc113975428"/>
      <w:bookmarkStart w:id="3190" w:name="_Toc113975945"/>
      <w:bookmarkStart w:id="3191" w:name="_Toc114065871"/>
      <w:bookmarkStart w:id="3192" w:name="_Toc114220041"/>
      <w:bookmarkStart w:id="3193" w:name="_Toc114220318"/>
      <w:bookmarkStart w:id="3194" w:name="_Toc114220589"/>
      <w:bookmarkStart w:id="3195" w:name="_Toc114220860"/>
      <w:bookmarkStart w:id="3196" w:name="_Toc114221139"/>
      <w:bookmarkStart w:id="3197" w:name="_Toc114226830"/>
      <w:bookmarkStart w:id="3198" w:name="_Toc114227101"/>
      <w:bookmarkStart w:id="3199" w:name="_Toc114227372"/>
      <w:bookmarkStart w:id="3200" w:name="_Toc114228178"/>
      <w:bookmarkStart w:id="3201" w:name="_Toc114228449"/>
      <w:bookmarkStart w:id="3202" w:name="_Toc114228722"/>
      <w:bookmarkStart w:id="3203" w:name="_Toc113975429"/>
      <w:bookmarkStart w:id="3204" w:name="_Toc113975946"/>
      <w:bookmarkStart w:id="3205" w:name="_Toc114065872"/>
      <w:bookmarkStart w:id="3206" w:name="_Toc114220042"/>
      <w:bookmarkStart w:id="3207" w:name="_Toc114220319"/>
      <w:bookmarkStart w:id="3208" w:name="_Toc114220590"/>
      <w:bookmarkStart w:id="3209" w:name="_Toc114220861"/>
      <w:bookmarkStart w:id="3210" w:name="_Toc114221140"/>
      <w:bookmarkStart w:id="3211" w:name="_Toc114226831"/>
      <w:bookmarkStart w:id="3212" w:name="_Toc114227102"/>
      <w:bookmarkStart w:id="3213" w:name="_Toc114227373"/>
      <w:bookmarkStart w:id="3214" w:name="_Toc114228179"/>
      <w:bookmarkStart w:id="3215" w:name="_Toc114228450"/>
      <w:bookmarkStart w:id="3216" w:name="_Toc114228723"/>
      <w:bookmarkStart w:id="3217" w:name="_Toc113975430"/>
      <w:bookmarkStart w:id="3218" w:name="_Toc113975947"/>
      <w:bookmarkStart w:id="3219" w:name="_Toc114065873"/>
      <w:bookmarkStart w:id="3220" w:name="_Toc114220043"/>
      <w:bookmarkStart w:id="3221" w:name="_Toc114220320"/>
      <w:bookmarkStart w:id="3222" w:name="_Toc114220591"/>
      <w:bookmarkStart w:id="3223" w:name="_Toc114220862"/>
      <w:bookmarkStart w:id="3224" w:name="_Toc114221141"/>
      <w:bookmarkStart w:id="3225" w:name="_Toc114226832"/>
      <w:bookmarkStart w:id="3226" w:name="_Toc114227103"/>
      <w:bookmarkStart w:id="3227" w:name="_Toc114227374"/>
      <w:bookmarkStart w:id="3228" w:name="_Toc114228180"/>
      <w:bookmarkStart w:id="3229" w:name="_Toc114228451"/>
      <w:bookmarkStart w:id="3230" w:name="_Toc114228724"/>
      <w:bookmarkStart w:id="3231" w:name="_Toc113975431"/>
      <w:bookmarkStart w:id="3232" w:name="_Toc113975948"/>
      <w:bookmarkStart w:id="3233" w:name="_Toc114065874"/>
      <w:bookmarkStart w:id="3234" w:name="_Toc114220044"/>
      <w:bookmarkStart w:id="3235" w:name="_Toc114220321"/>
      <w:bookmarkStart w:id="3236" w:name="_Toc114220592"/>
      <w:bookmarkStart w:id="3237" w:name="_Toc114220863"/>
      <w:bookmarkStart w:id="3238" w:name="_Toc114221142"/>
      <w:bookmarkStart w:id="3239" w:name="_Toc114226833"/>
      <w:bookmarkStart w:id="3240" w:name="_Toc114227104"/>
      <w:bookmarkStart w:id="3241" w:name="_Toc114227375"/>
      <w:bookmarkStart w:id="3242" w:name="_Toc114228181"/>
      <w:bookmarkStart w:id="3243" w:name="_Toc114228452"/>
      <w:bookmarkStart w:id="3244" w:name="_Toc114228725"/>
      <w:bookmarkStart w:id="3245" w:name="_Toc113975432"/>
      <w:bookmarkStart w:id="3246" w:name="_Toc113975949"/>
      <w:bookmarkStart w:id="3247" w:name="_Toc114065875"/>
      <w:bookmarkStart w:id="3248" w:name="_Toc114220045"/>
      <w:bookmarkStart w:id="3249" w:name="_Toc114220322"/>
      <w:bookmarkStart w:id="3250" w:name="_Toc114220593"/>
      <w:bookmarkStart w:id="3251" w:name="_Toc114220864"/>
      <w:bookmarkStart w:id="3252" w:name="_Toc114221143"/>
      <w:bookmarkStart w:id="3253" w:name="_Toc114226834"/>
      <w:bookmarkStart w:id="3254" w:name="_Toc114227105"/>
      <w:bookmarkStart w:id="3255" w:name="_Toc114227376"/>
      <w:bookmarkStart w:id="3256" w:name="_Toc114228182"/>
      <w:bookmarkStart w:id="3257" w:name="_Toc114228453"/>
      <w:bookmarkStart w:id="3258" w:name="_Toc114228726"/>
      <w:bookmarkStart w:id="3259" w:name="_Toc113975433"/>
      <w:bookmarkStart w:id="3260" w:name="_Toc113975950"/>
      <w:bookmarkStart w:id="3261" w:name="_Toc114065876"/>
      <w:bookmarkStart w:id="3262" w:name="_Toc114220046"/>
      <w:bookmarkStart w:id="3263" w:name="_Toc114220323"/>
      <w:bookmarkStart w:id="3264" w:name="_Toc114220594"/>
      <w:bookmarkStart w:id="3265" w:name="_Toc114220865"/>
      <w:bookmarkStart w:id="3266" w:name="_Toc114221144"/>
      <w:bookmarkStart w:id="3267" w:name="_Toc114226835"/>
      <w:bookmarkStart w:id="3268" w:name="_Toc114227106"/>
      <w:bookmarkStart w:id="3269" w:name="_Toc114227377"/>
      <w:bookmarkStart w:id="3270" w:name="_Toc114228183"/>
      <w:bookmarkStart w:id="3271" w:name="_Toc114228454"/>
      <w:bookmarkStart w:id="3272" w:name="_Toc114228727"/>
      <w:bookmarkStart w:id="3273" w:name="_Toc113975434"/>
      <w:bookmarkStart w:id="3274" w:name="_Toc113975951"/>
      <w:bookmarkStart w:id="3275" w:name="_Toc114065877"/>
      <w:bookmarkStart w:id="3276" w:name="_Toc114220047"/>
      <w:bookmarkStart w:id="3277" w:name="_Toc114220324"/>
      <w:bookmarkStart w:id="3278" w:name="_Toc114220595"/>
      <w:bookmarkStart w:id="3279" w:name="_Toc114220866"/>
      <w:bookmarkStart w:id="3280" w:name="_Toc114221145"/>
      <w:bookmarkStart w:id="3281" w:name="_Toc114226836"/>
      <w:bookmarkStart w:id="3282" w:name="_Toc114227107"/>
      <w:bookmarkStart w:id="3283" w:name="_Toc114227378"/>
      <w:bookmarkStart w:id="3284" w:name="_Toc114228184"/>
      <w:bookmarkStart w:id="3285" w:name="_Toc114228455"/>
      <w:bookmarkStart w:id="3286" w:name="_Toc114228728"/>
      <w:bookmarkStart w:id="3287" w:name="_Toc113975435"/>
      <w:bookmarkStart w:id="3288" w:name="_Toc113975952"/>
      <w:bookmarkStart w:id="3289" w:name="_Toc114065878"/>
      <w:bookmarkStart w:id="3290" w:name="_Toc114220048"/>
      <w:bookmarkStart w:id="3291" w:name="_Toc114220325"/>
      <w:bookmarkStart w:id="3292" w:name="_Toc114220596"/>
      <w:bookmarkStart w:id="3293" w:name="_Toc114220867"/>
      <w:bookmarkStart w:id="3294" w:name="_Toc114221146"/>
      <w:bookmarkStart w:id="3295" w:name="_Toc114226837"/>
      <w:bookmarkStart w:id="3296" w:name="_Toc114227108"/>
      <w:bookmarkStart w:id="3297" w:name="_Toc114227379"/>
      <w:bookmarkStart w:id="3298" w:name="_Toc114228185"/>
      <w:bookmarkStart w:id="3299" w:name="_Toc114228456"/>
      <w:bookmarkStart w:id="3300" w:name="_Toc114228729"/>
      <w:bookmarkStart w:id="3301" w:name="_Toc113975436"/>
      <w:bookmarkStart w:id="3302" w:name="_Toc113975953"/>
      <w:bookmarkStart w:id="3303" w:name="_Toc114065879"/>
      <w:bookmarkStart w:id="3304" w:name="_Toc114220049"/>
      <w:bookmarkStart w:id="3305" w:name="_Toc114220326"/>
      <w:bookmarkStart w:id="3306" w:name="_Toc114220597"/>
      <w:bookmarkStart w:id="3307" w:name="_Toc114220868"/>
      <w:bookmarkStart w:id="3308" w:name="_Toc114221147"/>
      <w:bookmarkStart w:id="3309" w:name="_Toc114226838"/>
      <w:bookmarkStart w:id="3310" w:name="_Toc114227109"/>
      <w:bookmarkStart w:id="3311" w:name="_Toc114227380"/>
      <w:bookmarkStart w:id="3312" w:name="_Toc114228186"/>
      <w:bookmarkStart w:id="3313" w:name="_Toc114228457"/>
      <w:bookmarkStart w:id="3314" w:name="_Toc114228730"/>
      <w:bookmarkStart w:id="3315" w:name="_Toc113975437"/>
      <w:bookmarkStart w:id="3316" w:name="_Toc113975954"/>
      <w:bookmarkStart w:id="3317" w:name="_Toc114065880"/>
      <w:bookmarkStart w:id="3318" w:name="_Toc114220050"/>
      <w:bookmarkStart w:id="3319" w:name="_Toc114220327"/>
      <w:bookmarkStart w:id="3320" w:name="_Toc114220598"/>
      <w:bookmarkStart w:id="3321" w:name="_Toc114220869"/>
      <w:bookmarkStart w:id="3322" w:name="_Toc114221148"/>
      <w:bookmarkStart w:id="3323" w:name="_Toc114226839"/>
      <w:bookmarkStart w:id="3324" w:name="_Toc114227110"/>
      <w:bookmarkStart w:id="3325" w:name="_Toc114227381"/>
      <w:bookmarkStart w:id="3326" w:name="_Toc114228187"/>
      <w:bookmarkStart w:id="3327" w:name="_Toc114228458"/>
      <w:bookmarkStart w:id="3328" w:name="_Toc114228731"/>
      <w:bookmarkStart w:id="3329" w:name="_Toc113975438"/>
      <w:bookmarkStart w:id="3330" w:name="_Toc113975955"/>
      <w:bookmarkStart w:id="3331" w:name="_Toc114065881"/>
      <w:bookmarkStart w:id="3332" w:name="_Toc114220051"/>
      <w:bookmarkStart w:id="3333" w:name="_Toc114220328"/>
      <w:bookmarkStart w:id="3334" w:name="_Toc114220599"/>
      <w:bookmarkStart w:id="3335" w:name="_Toc114220870"/>
      <w:bookmarkStart w:id="3336" w:name="_Toc114221149"/>
      <w:bookmarkStart w:id="3337" w:name="_Toc114226840"/>
      <w:bookmarkStart w:id="3338" w:name="_Toc114227111"/>
      <w:bookmarkStart w:id="3339" w:name="_Toc114227382"/>
      <w:bookmarkStart w:id="3340" w:name="_Toc114228188"/>
      <w:bookmarkStart w:id="3341" w:name="_Toc114228459"/>
      <w:bookmarkStart w:id="3342" w:name="_Toc114228732"/>
      <w:bookmarkStart w:id="3343" w:name="_Toc113975439"/>
      <w:bookmarkStart w:id="3344" w:name="_Toc113975956"/>
      <w:bookmarkStart w:id="3345" w:name="_Toc114065882"/>
      <w:bookmarkStart w:id="3346" w:name="_Toc114220052"/>
      <w:bookmarkStart w:id="3347" w:name="_Toc114220329"/>
      <w:bookmarkStart w:id="3348" w:name="_Toc114220600"/>
      <w:bookmarkStart w:id="3349" w:name="_Toc114220871"/>
      <w:bookmarkStart w:id="3350" w:name="_Toc114221150"/>
      <w:bookmarkStart w:id="3351" w:name="_Toc114226841"/>
      <w:bookmarkStart w:id="3352" w:name="_Toc114227112"/>
      <w:bookmarkStart w:id="3353" w:name="_Toc114227383"/>
      <w:bookmarkStart w:id="3354" w:name="_Toc114228189"/>
      <w:bookmarkStart w:id="3355" w:name="_Toc114228460"/>
      <w:bookmarkStart w:id="3356" w:name="_Toc114228733"/>
      <w:bookmarkStart w:id="3357" w:name="_Toc113975440"/>
      <w:bookmarkStart w:id="3358" w:name="_Toc113975957"/>
      <w:bookmarkStart w:id="3359" w:name="_Toc114065883"/>
      <w:bookmarkStart w:id="3360" w:name="_Toc114220053"/>
      <w:bookmarkStart w:id="3361" w:name="_Toc114220330"/>
      <w:bookmarkStart w:id="3362" w:name="_Toc114220601"/>
      <w:bookmarkStart w:id="3363" w:name="_Toc114220872"/>
      <w:bookmarkStart w:id="3364" w:name="_Toc114221151"/>
      <w:bookmarkStart w:id="3365" w:name="_Toc114226842"/>
      <w:bookmarkStart w:id="3366" w:name="_Toc114227113"/>
      <w:bookmarkStart w:id="3367" w:name="_Toc114227384"/>
      <w:bookmarkStart w:id="3368" w:name="_Toc114228190"/>
      <w:bookmarkStart w:id="3369" w:name="_Toc114228461"/>
      <w:bookmarkStart w:id="3370" w:name="_Toc114228734"/>
      <w:bookmarkStart w:id="3371" w:name="_Toc113975441"/>
      <w:bookmarkStart w:id="3372" w:name="_Toc113975958"/>
      <w:bookmarkStart w:id="3373" w:name="_Toc114065884"/>
      <w:bookmarkStart w:id="3374" w:name="_Toc114220054"/>
      <w:bookmarkStart w:id="3375" w:name="_Toc114220331"/>
      <w:bookmarkStart w:id="3376" w:name="_Toc114220602"/>
      <w:bookmarkStart w:id="3377" w:name="_Toc114220873"/>
      <w:bookmarkStart w:id="3378" w:name="_Toc114221152"/>
      <w:bookmarkStart w:id="3379" w:name="_Toc114226843"/>
      <w:bookmarkStart w:id="3380" w:name="_Toc114227114"/>
      <w:bookmarkStart w:id="3381" w:name="_Toc114227385"/>
      <w:bookmarkStart w:id="3382" w:name="_Toc114228191"/>
      <w:bookmarkStart w:id="3383" w:name="_Toc114228462"/>
      <w:bookmarkStart w:id="3384" w:name="_Toc114228735"/>
      <w:bookmarkStart w:id="3385" w:name="_Toc113975442"/>
      <w:bookmarkStart w:id="3386" w:name="_Toc113975959"/>
      <w:bookmarkStart w:id="3387" w:name="_Toc114065885"/>
      <w:bookmarkStart w:id="3388" w:name="_Toc114220055"/>
      <w:bookmarkStart w:id="3389" w:name="_Toc114220332"/>
      <w:bookmarkStart w:id="3390" w:name="_Toc114220603"/>
      <w:bookmarkStart w:id="3391" w:name="_Toc114220874"/>
      <w:bookmarkStart w:id="3392" w:name="_Toc114221153"/>
      <w:bookmarkStart w:id="3393" w:name="_Toc114226844"/>
      <w:bookmarkStart w:id="3394" w:name="_Toc114227115"/>
      <w:bookmarkStart w:id="3395" w:name="_Toc114227386"/>
      <w:bookmarkStart w:id="3396" w:name="_Toc114228192"/>
      <w:bookmarkStart w:id="3397" w:name="_Toc114228463"/>
      <w:bookmarkStart w:id="3398" w:name="_Toc114228736"/>
      <w:bookmarkStart w:id="3399" w:name="_Toc113975443"/>
      <w:bookmarkStart w:id="3400" w:name="_Toc113975960"/>
      <w:bookmarkStart w:id="3401" w:name="_Toc114065886"/>
      <w:bookmarkStart w:id="3402" w:name="_Toc114220056"/>
      <w:bookmarkStart w:id="3403" w:name="_Toc114220333"/>
      <w:bookmarkStart w:id="3404" w:name="_Toc114220604"/>
      <w:bookmarkStart w:id="3405" w:name="_Toc114220875"/>
      <w:bookmarkStart w:id="3406" w:name="_Toc114221154"/>
      <w:bookmarkStart w:id="3407" w:name="_Toc114226845"/>
      <w:bookmarkStart w:id="3408" w:name="_Toc114227116"/>
      <w:bookmarkStart w:id="3409" w:name="_Toc114227387"/>
      <w:bookmarkStart w:id="3410" w:name="_Toc114228193"/>
      <w:bookmarkStart w:id="3411" w:name="_Toc114228464"/>
      <w:bookmarkStart w:id="3412" w:name="_Toc114228737"/>
      <w:bookmarkStart w:id="3413" w:name="_Toc113975444"/>
      <w:bookmarkStart w:id="3414" w:name="_Toc113975961"/>
      <w:bookmarkStart w:id="3415" w:name="_Toc114065887"/>
      <w:bookmarkStart w:id="3416" w:name="_Toc114220057"/>
      <w:bookmarkStart w:id="3417" w:name="_Toc114220334"/>
      <w:bookmarkStart w:id="3418" w:name="_Toc114220605"/>
      <w:bookmarkStart w:id="3419" w:name="_Toc114220876"/>
      <w:bookmarkStart w:id="3420" w:name="_Toc114221155"/>
      <w:bookmarkStart w:id="3421" w:name="_Toc114226846"/>
      <w:bookmarkStart w:id="3422" w:name="_Toc114227117"/>
      <w:bookmarkStart w:id="3423" w:name="_Toc114227388"/>
      <w:bookmarkStart w:id="3424" w:name="_Toc114228194"/>
      <w:bookmarkStart w:id="3425" w:name="_Toc114228465"/>
      <w:bookmarkStart w:id="3426" w:name="_Toc114228738"/>
      <w:bookmarkStart w:id="3427" w:name="_Toc113975445"/>
      <w:bookmarkStart w:id="3428" w:name="_Toc113975962"/>
      <w:bookmarkStart w:id="3429" w:name="_Toc114065888"/>
      <w:bookmarkStart w:id="3430" w:name="_Toc114220058"/>
      <w:bookmarkStart w:id="3431" w:name="_Toc114220335"/>
      <w:bookmarkStart w:id="3432" w:name="_Toc114220606"/>
      <w:bookmarkStart w:id="3433" w:name="_Toc114220877"/>
      <w:bookmarkStart w:id="3434" w:name="_Toc114221156"/>
      <w:bookmarkStart w:id="3435" w:name="_Toc114226847"/>
      <w:bookmarkStart w:id="3436" w:name="_Toc114227118"/>
      <w:bookmarkStart w:id="3437" w:name="_Toc114227389"/>
      <w:bookmarkStart w:id="3438" w:name="_Toc114228195"/>
      <w:bookmarkStart w:id="3439" w:name="_Toc114228466"/>
      <w:bookmarkStart w:id="3440" w:name="_Toc114228739"/>
      <w:bookmarkStart w:id="3441" w:name="_Toc113975446"/>
      <w:bookmarkStart w:id="3442" w:name="_Toc113975963"/>
      <w:bookmarkStart w:id="3443" w:name="_Toc114065889"/>
      <w:bookmarkStart w:id="3444" w:name="_Toc114220059"/>
      <w:bookmarkStart w:id="3445" w:name="_Toc114220336"/>
      <w:bookmarkStart w:id="3446" w:name="_Toc114220607"/>
      <w:bookmarkStart w:id="3447" w:name="_Toc114220878"/>
      <w:bookmarkStart w:id="3448" w:name="_Toc114221157"/>
      <w:bookmarkStart w:id="3449" w:name="_Toc114226848"/>
      <w:bookmarkStart w:id="3450" w:name="_Toc114227119"/>
      <w:bookmarkStart w:id="3451" w:name="_Toc114227390"/>
      <w:bookmarkStart w:id="3452" w:name="_Toc114228196"/>
      <w:bookmarkStart w:id="3453" w:name="_Toc114228467"/>
      <w:bookmarkStart w:id="3454" w:name="_Toc114228740"/>
      <w:bookmarkStart w:id="3455" w:name="_Toc113975447"/>
      <w:bookmarkStart w:id="3456" w:name="_Toc113975964"/>
      <w:bookmarkStart w:id="3457" w:name="_Toc114065890"/>
      <w:bookmarkStart w:id="3458" w:name="_Toc114220060"/>
      <w:bookmarkStart w:id="3459" w:name="_Toc114220337"/>
      <w:bookmarkStart w:id="3460" w:name="_Toc114220608"/>
      <w:bookmarkStart w:id="3461" w:name="_Toc114220879"/>
      <w:bookmarkStart w:id="3462" w:name="_Toc114221158"/>
      <w:bookmarkStart w:id="3463" w:name="_Toc114226849"/>
      <w:bookmarkStart w:id="3464" w:name="_Toc114227120"/>
      <w:bookmarkStart w:id="3465" w:name="_Toc114227391"/>
      <w:bookmarkStart w:id="3466" w:name="_Toc114228197"/>
      <w:bookmarkStart w:id="3467" w:name="_Toc114228468"/>
      <w:bookmarkStart w:id="3468" w:name="_Toc114228741"/>
      <w:bookmarkStart w:id="3469" w:name="_Toc113975448"/>
      <w:bookmarkStart w:id="3470" w:name="_Toc113975965"/>
      <w:bookmarkStart w:id="3471" w:name="_Toc114065891"/>
      <w:bookmarkStart w:id="3472" w:name="_Toc114220061"/>
      <w:bookmarkStart w:id="3473" w:name="_Toc114220338"/>
      <w:bookmarkStart w:id="3474" w:name="_Toc114220609"/>
      <w:bookmarkStart w:id="3475" w:name="_Toc114220880"/>
      <w:bookmarkStart w:id="3476" w:name="_Toc114221159"/>
      <w:bookmarkStart w:id="3477" w:name="_Toc114226850"/>
      <w:bookmarkStart w:id="3478" w:name="_Toc114227121"/>
      <w:bookmarkStart w:id="3479" w:name="_Toc114227392"/>
      <w:bookmarkStart w:id="3480" w:name="_Toc114228198"/>
      <w:bookmarkStart w:id="3481" w:name="_Toc114228469"/>
      <w:bookmarkStart w:id="3482" w:name="_Toc114228742"/>
      <w:bookmarkStart w:id="3483" w:name="_Toc113975449"/>
      <w:bookmarkStart w:id="3484" w:name="_Toc113975966"/>
      <w:bookmarkStart w:id="3485" w:name="_Toc114065892"/>
      <w:bookmarkStart w:id="3486" w:name="_Toc114220062"/>
      <w:bookmarkStart w:id="3487" w:name="_Toc114220339"/>
      <w:bookmarkStart w:id="3488" w:name="_Toc114220610"/>
      <w:bookmarkStart w:id="3489" w:name="_Toc114220881"/>
      <w:bookmarkStart w:id="3490" w:name="_Toc114221160"/>
      <w:bookmarkStart w:id="3491" w:name="_Toc114226851"/>
      <w:bookmarkStart w:id="3492" w:name="_Toc114227122"/>
      <w:bookmarkStart w:id="3493" w:name="_Toc114227393"/>
      <w:bookmarkStart w:id="3494" w:name="_Toc114228199"/>
      <w:bookmarkStart w:id="3495" w:name="_Toc114228470"/>
      <w:bookmarkStart w:id="3496" w:name="_Toc114228743"/>
      <w:bookmarkStart w:id="3497" w:name="_Toc113975450"/>
      <w:bookmarkStart w:id="3498" w:name="_Toc113975967"/>
      <w:bookmarkStart w:id="3499" w:name="_Toc114065893"/>
      <w:bookmarkStart w:id="3500" w:name="_Toc114220063"/>
      <w:bookmarkStart w:id="3501" w:name="_Toc114220340"/>
      <w:bookmarkStart w:id="3502" w:name="_Toc114220611"/>
      <w:bookmarkStart w:id="3503" w:name="_Toc114220882"/>
      <w:bookmarkStart w:id="3504" w:name="_Toc114221161"/>
      <w:bookmarkStart w:id="3505" w:name="_Toc114226852"/>
      <w:bookmarkStart w:id="3506" w:name="_Toc114227123"/>
      <w:bookmarkStart w:id="3507" w:name="_Toc114227394"/>
      <w:bookmarkStart w:id="3508" w:name="_Toc114228200"/>
      <w:bookmarkStart w:id="3509" w:name="_Toc114228471"/>
      <w:bookmarkStart w:id="3510" w:name="_Toc114228744"/>
      <w:bookmarkStart w:id="3511" w:name="_Toc113975451"/>
      <w:bookmarkStart w:id="3512" w:name="_Toc113975968"/>
      <w:bookmarkStart w:id="3513" w:name="_Toc114065894"/>
      <w:bookmarkStart w:id="3514" w:name="_Toc114220064"/>
      <w:bookmarkStart w:id="3515" w:name="_Toc114220341"/>
      <w:bookmarkStart w:id="3516" w:name="_Toc114220612"/>
      <w:bookmarkStart w:id="3517" w:name="_Toc114220883"/>
      <w:bookmarkStart w:id="3518" w:name="_Toc114221162"/>
      <w:bookmarkStart w:id="3519" w:name="_Toc114226853"/>
      <w:bookmarkStart w:id="3520" w:name="_Toc114227124"/>
      <w:bookmarkStart w:id="3521" w:name="_Toc114227395"/>
      <w:bookmarkStart w:id="3522" w:name="_Toc114228201"/>
      <w:bookmarkStart w:id="3523" w:name="_Toc114228472"/>
      <w:bookmarkStart w:id="3524" w:name="_Toc114228745"/>
      <w:bookmarkStart w:id="3525" w:name="_Toc113975452"/>
      <w:bookmarkStart w:id="3526" w:name="_Toc113975969"/>
      <w:bookmarkStart w:id="3527" w:name="_Toc114065895"/>
      <w:bookmarkStart w:id="3528" w:name="_Toc114220065"/>
      <w:bookmarkStart w:id="3529" w:name="_Toc114220342"/>
      <w:bookmarkStart w:id="3530" w:name="_Toc114220613"/>
      <w:bookmarkStart w:id="3531" w:name="_Toc114220884"/>
      <w:bookmarkStart w:id="3532" w:name="_Toc114221163"/>
      <w:bookmarkStart w:id="3533" w:name="_Toc114226854"/>
      <w:bookmarkStart w:id="3534" w:name="_Toc114227125"/>
      <w:bookmarkStart w:id="3535" w:name="_Toc114227396"/>
      <w:bookmarkStart w:id="3536" w:name="_Toc114228202"/>
      <w:bookmarkStart w:id="3537" w:name="_Toc114228473"/>
      <w:bookmarkStart w:id="3538" w:name="_Toc114228746"/>
      <w:bookmarkStart w:id="3539" w:name="_Toc113975453"/>
      <w:bookmarkStart w:id="3540" w:name="_Toc113975970"/>
      <w:bookmarkStart w:id="3541" w:name="_Toc114065896"/>
      <w:bookmarkStart w:id="3542" w:name="_Toc114220066"/>
      <w:bookmarkStart w:id="3543" w:name="_Toc114220343"/>
      <w:bookmarkStart w:id="3544" w:name="_Toc114220614"/>
      <w:bookmarkStart w:id="3545" w:name="_Toc114220885"/>
      <w:bookmarkStart w:id="3546" w:name="_Toc114221164"/>
      <w:bookmarkStart w:id="3547" w:name="_Toc114226855"/>
      <w:bookmarkStart w:id="3548" w:name="_Toc114227126"/>
      <w:bookmarkStart w:id="3549" w:name="_Toc114227397"/>
      <w:bookmarkStart w:id="3550" w:name="_Toc114228203"/>
      <w:bookmarkStart w:id="3551" w:name="_Toc114228474"/>
      <w:bookmarkStart w:id="3552" w:name="_Toc114228747"/>
      <w:bookmarkStart w:id="3553" w:name="_Toc113975454"/>
      <w:bookmarkStart w:id="3554" w:name="_Toc113975971"/>
      <w:bookmarkStart w:id="3555" w:name="_Toc114065897"/>
      <w:bookmarkStart w:id="3556" w:name="_Toc114220067"/>
      <w:bookmarkStart w:id="3557" w:name="_Toc114220344"/>
      <w:bookmarkStart w:id="3558" w:name="_Toc114220615"/>
      <w:bookmarkStart w:id="3559" w:name="_Toc114220886"/>
      <w:bookmarkStart w:id="3560" w:name="_Toc114221165"/>
      <w:bookmarkStart w:id="3561" w:name="_Toc114226856"/>
      <w:bookmarkStart w:id="3562" w:name="_Toc114227127"/>
      <w:bookmarkStart w:id="3563" w:name="_Toc114227398"/>
      <w:bookmarkStart w:id="3564" w:name="_Toc114228204"/>
      <w:bookmarkStart w:id="3565" w:name="_Toc114228475"/>
      <w:bookmarkStart w:id="3566" w:name="_Toc114228748"/>
      <w:bookmarkStart w:id="3567" w:name="_Toc113975455"/>
      <w:bookmarkStart w:id="3568" w:name="_Toc113975972"/>
      <w:bookmarkStart w:id="3569" w:name="_Toc114065898"/>
      <w:bookmarkStart w:id="3570" w:name="_Toc114220068"/>
      <w:bookmarkStart w:id="3571" w:name="_Toc114220345"/>
      <w:bookmarkStart w:id="3572" w:name="_Toc114220616"/>
      <w:bookmarkStart w:id="3573" w:name="_Toc114220887"/>
      <w:bookmarkStart w:id="3574" w:name="_Toc114221166"/>
      <w:bookmarkStart w:id="3575" w:name="_Toc114226857"/>
      <w:bookmarkStart w:id="3576" w:name="_Toc114227128"/>
      <w:bookmarkStart w:id="3577" w:name="_Toc114227399"/>
      <w:bookmarkStart w:id="3578" w:name="_Toc114228205"/>
      <w:bookmarkStart w:id="3579" w:name="_Toc114228476"/>
      <w:bookmarkStart w:id="3580" w:name="_Toc114228749"/>
      <w:bookmarkStart w:id="3581" w:name="_Toc113975456"/>
      <w:bookmarkStart w:id="3582" w:name="_Toc113975973"/>
      <w:bookmarkStart w:id="3583" w:name="_Toc114065899"/>
      <w:bookmarkStart w:id="3584" w:name="_Toc114220069"/>
      <w:bookmarkStart w:id="3585" w:name="_Toc114220346"/>
      <w:bookmarkStart w:id="3586" w:name="_Toc114220617"/>
      <w:bookmarkStart w:id="3587" w:name="_Toc114220888"/>
      <w:bookmarkStart w:id="3588" w:name="_Toc114221167"/>
      <w:bookmarkStart w:id="3589" w:name="_Toc114226858"/>
      <w:bookmarkStart w:id="3590" w:name="_Toc114227129"/>
      <w:bookmarkStart w:id="3591" w:name="_Toc114227400"/>
      <w:bookmarkStart w:id="3592" w:name="_Toc114228206"/>
      <w:bookmarkStart w:id="3593" w:name="_Toc114228477"/>
      <w:bookmarkStart w:id="3594" w:name="_Toc114228750"/>
      <w:bookmarkStart w:id="3595" w:name="_Toc113975457"/>
      <w:bookmarkStart w:id="3596" w:name="_Toc113975974"/>
      <w:bookmarkStart w:id="3597" w:name="_Toc114065900"/>
      <w:bookmarkStart w:id="3598" w:name="_Toc114220070"/>
      <w:bookmarkStart w:id="3599" w:name="_Toc114220347"/>
      <w:bookmarkStart w:id="3600" w:name="_Toc114220618"/>
      <w:bookmarkStart w:id="3601" w:name="_Toc114220889"/>
      <w:bookmarkStart w:id="3602" w:name="_Toc114221168"/>
      <w:bookmarkStart w:id="3603" w:name="_Toc114226859"/>
      <w:bookmarkStart w:id="3604" w:name="_Toc114227130"/>
      <w:bookmarkStart w:id="3605" w:name="_Toc114227401"/>
      <w:bookmarkStart w:id="3606" w:name="_Toc114228207"/>
      <w:bookmarkStart w:id="3607" w:name="_Toc114228478"/>
      <w:bookmarkStart w:id="3608" w:name="_Toc114228751"/>
      <w:bookmarkStart w:id="3609" w:name="_Toc113975458"/>
      <w:bookmarkStart w:id="3610" w:name="_Toc113975975"/>
      <w:bookmarkStart w:id="3611" w:name="_Toc114065901"/>
      <w:bookmarkStart w:id="3612" w:name="_Toc114220071"/>
      <w:bookmarkStart w:id="3613" w:name="_Toc114220348"/>
      <w:bookmarkStart w:id="3614" w:name="_Toc114220619"/>
      <w:bookmarkStart w:id="3615" w:name="_Toc114220890"/>
      <w:bookmarkStart w:id="3616" w:name="_Toc114221169"/>
      <w:bookmarkStart w:id="3617" w:name="_Toc114226860"/>
      <w:bookmarkStart w:id="3618" w:name="_Toc114227131"/>
      <w:bookmarkStart w:id="3619" w:name="_Toc114227402"/>
      <w:bookmarkStart w:id="3620" w:name="_Toc114228208"/>
      <w:bookmarkStart w:id="3621" w:name="_Toc114228479"/>
      <w:bookmarkStart w:id="3622" w:name="_Toc114228752"/>
      <w:bookmarkStart w:id="3623" w:name="_Toc113975459"/>
      <w:bookmarkStart w:id="3624" w:name="_Toc113975976"/>
      <w:bookmarkStart w:id="3625" w:name="_Toc114065902"/>
      <w:bookmarkStart w:id="3626" w:name="_Toc114220072"/>
      <w:bookmarkStart w:id="3627" w:name="_Toc114220349"/>
      <w:bookmarkStart w:id="3628" w:name="_Toc114220620"/>
      <w:bookmarkStart w:id="3629" w:name="_Toc114220891"/>
      <w:bookmarkStart w:id="3630" w:name="_Toc114221170"/>
      <w:bookmarkStart w:id="3631" w:name="_Toc114226861"/>
      <w:bookmarkStart w:id="3632" w:name="_Toc114227132"/>
      <w:bookmarkStart w:id="3633" w:name="_Toc114227403"/>
      <w:bookmarkStart w:id="3634" w:name="_Toc114228209"/>
      <w:bookmarkStart w:id="3635" w:name="_Toc114228480"/>
      <w:bookmarkStart w:id="3636" w:name="_Toc114228753"/>
      <w:bookmarkStart w:id="3637" w:name="_Toc113975460"/>
      <w:bookmarkStart w:id="3638" w:name="_Toc113975977"/>
      <w:bookmarkStart w:id="3639" w:name="_Toc114065903"/>
      <w:bookmarkStart w:id="3640" w:name="_Toc114220073"/>
      <w:bookmarkStart w:id="3641" w:name="_Toc114220350"/>
      <w:bookmarkStart w:id="3642" w:name="_Toc114220621"/>
      <w:bookmarkStart w:id="3643" w:name="_Toc114220892"/>
      <w:bookmarkStart w:id="3644" w:name="_Toc114221171"/>
      <w:bookmarkStart w:id="3645" w:name="_Toc114226862"/>
      <w:bookmarkStart w:id="3646" w:name="_Toc114227133"/>
      <w:bookmarkStart w:id="3647" w:name="_Toc114227404"/>
      <w:bookmarkStart w:id="3648" w:name="_Toc114228210"/>
      <w:bookmarkStart w:id="3649" w:name="_Toc114228481"/>
      <w:bookmarkStart w:id="3650" w:name="_Toc114228754"/>
      <w:bookmarkStart w:id="3651" w:name="_Toc113975461"/>
      <w:bookmarkStart w:id="3652" w:name="_Toc113975978"/>
      <w:bookmarkStart w:id="3653" w:name="_Toc114065904"/>
      <w:bookmarkStart w:id="3654" w:name="_Toc114220074"/>
      <w:bookmarkStart w:id="3655" w:name="_Toc114220351"/>
      <w:bookmarkStart w:id="3656" w:name="_Toc114220622"/>
      <w:bookmarkStart w:id="3657" w:name="_Toc114220893"/>
      <w:bookmarkStart w:id="3658" w:name="_Toc114221172"/>
      <w:bookmarkStart w:id="3659" w:name="_Toc114226863"/>
      <w:bookmarkStart w:id="3660" w:name="_Toc114227134"/>
      <w:bookmarkStart w:id="3661" w:name="_Toc114227405"/>
      <w:bookmarkStart w:id="3662" w:name="_Toc114228211"/>
      <w:bookmarkStart w:id="3663" w:name="_Toc114228482"/>
      <w:bookmarkStart w:id="3664" w:name="_Toc114228755"/>
      <w:bookmarkStart w:id="3665" w:name="_Toc113975462"/>
      <w:bookmarkStart w:id="3666" w:name="_Toc113975979"/>
      <w:bookmarkStart w:id="3667" w:name="_Toc114065905"/>
      <w:bookmarkStart w:id="3668" w:name="_Toc114220075"/>
      <w:bookmarkStart w:id="3669" w:name="_Toc114220352"/>
      <w:bookmarkStart w:id="3670" w:name="_Toc114220623"/>
      <w:bookmarkStart w:id="3671" w:name="_Toc114220894"/>
      <w:bookmarkStart w:id="3672" w:name="_Toc114221173"/>
      <w:bookmarkStart w:id="3673" w:name="_Toc114226864"/>
      <w:bookmarkStart w:id="3674" w:name="_Toc114227135"/>
      <w:bookmarkStart w:id="3675" w:name="_Toc114227406"/>
      <w:bookmarkStart w:id="3676" w:name="_Toc114228212"/>
      <w:bookmarkStart w:id="3677" w:name="_Toc114228483"/>
      <w:bookmarkStart w:id="3678" w:name="_Toc114228756"/>
      <w:bookmarkStart w:id="3679" w:name="_Toc113975463"/>
      <w:bookmarkStart w:id="3680" w:name="_Toc113975980"/>
      <w:bookmarkStart w:id="3681" w:name="_Toc114065906"/>
      <w:bookmarkStart w:id="3682" w:name="_Toc114220076"/>
      <w:bookmarkStart w:id="3683" w:name="_Toc114220353"/>
      <w:bookmarkStart w:id="3684" w:name="_Toc114220624"/>
      <w:bookmarkStart w:id="3685" w:name="_Toc114220895"/>
      <w:bookmarkStart w:id="3686" w:name="_Toc114221174"/>
      <w:bookmarkStart w:id="3687" w:name="_Toc114226865"/>
      <w:bookmarkStart w:id="3688" w:name="_Toc114227136"/>
      <w:bookmarkStart w:id="3689" w:name="_Toc114227407"/>
      <w:bookmarkStart w:id="3690" w:name="_Toc114228213"/>
      <w:bookmarkStart w:id="3691" w:name="_Toc114228484"/>
      <w:bookmarkStart w:id="3692" w:name="_Toc114228757"/>
      <w:bookmarkStart w:id="3693" w:name="_Toc113975464"/>
      <w:bookmarkStart w:id="3694" w:name="_Toc113975981"/>
      <w:bookmarkStart w:id="3695" w:name="_Toc114065907"/>
      <w:bookmarkStart w:id="3696" w:name="_Toc114220077"/>
      <w:bookmarkStart w:id="3697" w:name="_Toc114220354"/>
      <w:bookmarkStart w:id="3698" w:name="_Toc114220625"/>
      <w:bookmarkStart w:id="3699" w:name="_Toc114220896"/>
      <w:bookmarkStart w:id="3700" w:name="_Toc114221175"/>
      <w:bookmarkStart w:id="3701" w:name="_Toc114226866"/>
      <w:bookmarkStart w:id="3702" w:name="_Toc114227137"/>
      <w:bookmarkStart w:id="3703" w:name="_Toc114227408"/>
      <w:bookmarkStart w:id="3704" w:name="_Toc114228214"/>
      <w:bookmarkStart w:id="3705" w:name="_Toc114228485"/>
      <w:bookmarkStart w:id="3706" w:name="_Toc114228758"/>
      <w:bookmarkStart w:id="3707" w:name="_Toc113975465"/>
      <w:bookmarkStart w:id="3708" w:name="_Toc113975982"/>
      <w:bookmarkStart w:id="3709" w:name="_Toc114065908"/>
      <w:bookmarkStart w:id="3710" w:name="_Toc114220078"/>
      <w:bookmarkStart w:id="3711" w:name="_Toc114220355"/>
      <w:bookmarkStart w:id="3712" w:name="_Toc114220626"/>
      <w:bookmarkStart w:id="3713" w:name="_Toc114220897"/>
      <w:bookmarkStart w:id="3714" w:name="_Toc114221176"/>
      <w:bookmarkStart w:id="3715" w:name="_Toc114226867"/>
      <w:bookmarkStart w:id="3716" w:name="_Toc114227138"/>
      <w:bookmarkStart w:id="3717" w:name="_Toc114227409"/>
      <w:bookmarkStart w:id="3718" w:name="_Toc114228215"/>
      <w:bookmarkStart w:id="3719" w:name="_Toc114228486"/>
      <w:bookmarkStart w:id="3720" w:name="_Toc114228759"/>
      <w:bookmarkStart w:id="3721" w:name="_Toc113975466"/>
      <w:bookmarkStart w:id="3722" w:name="_Toc113975983"/>
      <w:bookmarkStart w:id="3723" w:name="_Toc114065909"/>
      <w:bookmarkStart w:id="3724" w:name="_Toc114220079"/>
      <w:bookmarkStart w:id="3725" w:name="_Toc114220356"/>
      <w:bookmarkStart w:id="3726" w:name="_Toc114220627"/>
      <w:bookmarkStart w:id="3727" w:name="_Toc114220898"/>
      <w:bookmarkStart w:id="3728" w:name="_Toc114221177"/>
      <w:bookmarkStart w:id="3729" w:name="_Toc114226868"/>
      <w:bookmarkStart w:id="3730" w:name="_Toc114227139"/>
      <w:bookmarkStart w:id="3731" w:name="_Toc114227410"/>
      <w:bookmarkStart w:id="3732" w:name="_Toc114228216"/>
      <w:bookmarkStart w:id="3733" w:name="_Toc114228487"/>
      <w:bookmarkStart w:id="3734" w:name="_Toc114228760"/>
      <w:bookmarkStart w:id="3735" w:name="_Toc113975467"/>
      <w:bookmarkStart w:id="3736" w:name="_Toc113975984"/>
      <w:bookmarkStart w:id="3737" w:name="_Toc114065910"/>
      <w:bookmarkStart w:id="3738" w:name="_Toc114220080"/>
      <w:bookmarkStart w:id="3739" w:name="_Toc114220357"/>
      <w:bookmarkStart w:id="3740" w:name="_Toc114220628"/>
      <w:bookmarkStart w:id="3741" w:name="_Toc114220899"/>
      <w:bookmarkStart w:id="3742" w:name="_Toc114221178"/>
      <w:bookmarkStart w:id="3743" w:name="_Toc114226869"/>
      <w:bookmarkStart w:id="3744" w:name="_Toc114227140"/>
      <w:bookmarkStart w:id="3745" w:name="_Toc114227411"/>
      <w:bookmarkStart w:id="3746" w:name="_Toc114228217"/>
      <w:bookmarkStart w:id="3747" w:name="_Toc114228488"/>
      <w:bookmarkStart w:id="3748" w:name="_Toc114228761"/>
      <w:bookmarkStart w:id="3749" w:name="_Toc113975468"/>
      <w:bookmarkStart w:id="3750" w:name="_Toc113975985"/>
      <w:bookmarkStart w:id="3751" w:name="_Toc114065911"/>
      <w:bookmarkStart w:id="3752" w:name="_Toc114220081"/>
      <w:bookmarkStart w:id="3753" w:name="_Toc114220358"/>
      <w:bookmarkStart w:id="3754" w:name="_Toc114220629"/>
      <w:bookmarkStart w:id="3755" w:name="_Toc114220900"/>
      <w:bookmarkStart w:id="3756" w:name="_Toc114221179"/>
      <w:bookmarkStart w:id="3757" w:name="_Toc114226870"/>
      <w:bookmarkStart w:id="3758" w:name="_Toc114227141"/>
      <w:bookmarkStart w:id="3759" w:name="_Toc114227412"/>
      <w:bookmarkStart w:id="3760" w:name="_Toc114228218"/>
      <w:bookmarkStart w:id="3761" w:name="_Toc114228489"/>
      <w:bookmarkStart w:id="3762" w:name="_Toc114228762"/>
      <w:bookmarkStart w:id="3763" w:name="_Toc113975469"/>
      <w:bookmarkStart w:id="3764" w:name="_Toc113975986"/>
      <w:bookmarkStart w:id="3765" w:name="_Toc114065912"/>
      <w:bookmarkStart w:id="3766" w:name="_Toc114220082"/>
      <w:bookmarkStart w:id="3767" w:name="_Toc114220359"/>
      <w:bookmarkStart w:id="3768" w:name="_Toc114220630"/>
      <w:bookmarkStart w:id="3769" w:name="_Toc114220901"/>
      <w:bookmarkStart w:id="3770" w:name="_Toc114221180"/>
      <w:bookmarkStart w:id="3771" w:name="_Toc114226871"/>
      <w:bookmarkStart w:id="3772" w:name="_Toc114227142"/>
      <w:bookmarkStart w:id="3773" w:name="_Toc114227413"/>
      <w:bookmarkStart w:id="3774" w:name="_Toc114228219"/>
      <w:bookmarkStart w:id="3775" w:name="_Toc114228490"/>
      <w:bookmarkStart w:id="3776" w:name="_Toc114228763"/>
      <w:bookmarkStart w:id="3777" w:name="_Toc113975470"/>
      <w:bookmarkStart w:id="3778" w:name="_Toc113975987"/>
      <w:bookmarkStart w:id="3779" w:name="_Toc114065913"/>
      <w:bookmarkStart w:id="3780" w:name="_Toc114220083"/>
      <w:bookmarkStart w:id="3781" w:name="_Toc114220360"/>
      <w:bookmarkStart w:id="3782" w:name="_Toc114220631"/>
      <w:bookmarkStart w:id="3783" w:name="_Toc114220902"/>
      <w:bookmarkStart w:id="3784" w:name="_Toc114221181"/>
      <w:bookmarkStart w:id="3785" w:name="_Toc114226872"/>
      <w:bookmarkStart w:id="3786" w:name="_Toc114227143"/>
      <w:bookmarkStart w:id="3787" w:name="_Toc114227414"/>
      <w:bookmarkStart w:id="3788" w:name="_Toc114228220"/>
      <w:bookmarkStart w:id="3789" w:name="_Toc114228491"/>
      <w:bookmarkStart w:id="3790" w:name="_Toc114228764"/>
      <w:bookmarkStart w:id="3791" w:name="_Toc113975471"/>
      <w:bookmarkStart w:id="3792" w:name="_Toc113975988"/>
      <w:bookmarkStart w:id="3793" w:name="_Toc114065914"/>
      <w:bookmarkStart w:id="3794" w:name="_Toc114220084"/>
      <w:bookmarkStart w:id="3795" w:name="_Toc114220361"/>
      <w:bookmarkStart w:id="3796" w:name="_Toc114220632"/>
      <w:bookmarkStart w:id="3797" w:name="_Toc114220903"/>
      <w:bookmarkStart w:id="3798" w:name="_Toc114221182"/>
      <w:bookmarkStart w:id="3799" w:name="_Toc114226873"/>
      <w:bookmarkStart w:id="3800" w:name="_Toc114227144"/>
      <w:bookmarkStart w:id="3801" w:name="_Toc114227415"/>
      <w:bookmarkStart w:id="3802" w:name="_Toc114228221"/>
      <w:bookmarkStart w:id="3803" w:name="_Toc114228492"/>
      <w:bookmarkStart w:id="3804" w:name="_Toc114228765"/>
      <w:bookmarkStart w:id="3805" w:name="_Toc113975472"/>
      <w:bookmarkStart w:id="3806" w:name="_Toc113975989"/>
      <w:bookmarkStart w:id="3807" w:name="_Toc114065915"/>
      <w:bookmarkStart w:id="3808" w:name="_Toc114220085"/>
      <w:bookmarkStart w:id="3809" w:name="_Toc114220362"/>
      <w:bookmarkStart w:id="3810" w:name="_Toc114220633"/>
      <w:bookmarkStart w:id="3811" w:name="_Toc114220904"/>
      <w:bookmarkStart w:id="3812" w:name="_Toc114221183"/>
      <w:bookmarkStart w:id="3813" w:name="_Toc114226874"/>
      <w:bookmarkStart w:id="3814" w:name="_Toc114227145"/>
      <w:bookmarkStart w:id="3815" w:name="_Toc114227416"/>
      <w:bookmarkStart w:id="3816" w:name="_Toc114228222"/>
      <w:bookmarkStart w:id="3817" w:name="_Toc114228493"/>
      <w:bookmarkStart w:id="3818" w:name="_Toc114228766"/>
      <w:bookmarkStart w:id="3819" w:name="_Toc113975473"/>
      <w:bookmarkStart w:id="3820" w:name="_Toc113975990"/>
      <w:bookmarkStart w:id="3821" w:name="_Toc114065916"/>
      <w:bookmarkStart w:id="3822" w:name="_Toc114220086"/>
      <w:bookmarkStart w:id="3823" w:name="_Toc114220363"/>
      <w:bookmarkStart w:id="3824" w:name="_Toc114220634"/>
      <w:bookmarkStart w:id="3825" w:name="_Toc114220905"/>
      <w:bookmarkStart w:id="3826" w:name="_Toc114221184"/>
      <w:bookmarkStart w:id="3827" w:name="_Toc114226875"/>
      <w:bookmarkStart w:id="3828" w:name="_Toc114227146"/>
      <w:bookmarkStart w:id="3829" w:name="_Toc114227417"/>
      <w:bookmarkStart w:id="3830" w:name="_Toc114228223"/>
      <w:bookmarkStart w:id="3831" w:name="_Toc114228494"/>
      <w:bookmarkStart w:id="3832" w:name="_Toc114228767"/>
      <w:bookmarkStart w:id="3833" w:name="_Toc113975474"/>
      <w:bookmarkStart w:id="3834" w:name="_Toc113975991"/>
      <w:bookmarkStart w:id="3835" w:name="_Toc114065917"/>
      <w:bookmarkStart w:id="3836" w:name="_Toc114220087"/>
      <w:bookmarkStart w:id="3837" w:name="_Toc114220364"/>
      <w:bookmarkStart w:id="3838" w:name="_Toc114220635"/>
      <w:bookmarkStart w:id="3839" w:name="_Toc114220906"/>
      <w:bookmarkStart w:id="3840" w:name="_Toc114221185"/>
      <w:bookmarkStart w:id="3841" w:name="_Toc114226876"/>
      <w:bookmarkStart w:id="3842" w:name="_Toc114227147"/>
      <w:bookmarkStart w:id="3843" w:name="_Toc114227418"/>
      <w:bookmarkStart w:id="3844" w:name="_Toc114228224"/>
      <w:bookmarkStart w:id="3845" w:name="_Toc114228495"/>
      <w:bookmarkStart w:id="3846" w:name="_Toc114228768"/>
      <w:bookmarkStart w:id="3847" w:name="_Toc113975475"/>
      <w:bookmarkStart w:id="3848" w:name="_Toc113975992"/>
      <w:bookmarkStart w:id="3849" w:name="_Toc114065918"/>
      <w:bookmarkStart w:id="3850" w:name="_Toc114220088"/>
      <w:bookmarkStart w:id="3851" w:name="_Toc114220365"/>
      <w:bookmarkStart w:id="3852" w:name="_Toc114220636"/>
      <w:bookmarkStart w:id="3853" w:name="_Toc114220907"/>
      <w:bookmarkStart w:id="3854" w:name="_Toc114221186"/>
      <w:bookmarkStart w:id="3855" w:name="_Toc114226877"/>
      <w:bookmarkStart w:id="3856" w:name="_Toc114227148"/>
      <w:bookmarkStart w:id="3857" w:name="_Toc114227419"/>
      <w:bookmarkStart w:id="3858" w:name="_Toc114228225"/>
      <w:bookmarkStart w:id="3859" w:name="_Toc114228496"/>
      <w:bookmarkStart w:id="3860" w:name="_Toc114228769"/>
      <w:bookmarkStart w:id="3861" w:name="_Toc113975476"/>
      <w:bookmarkStart w:id="3862" w:name="_Toc113975993"/>
      <w:bookmarkStart w:id="3863" w:name="_Toc114065919"/>
      <w:bookmarkStart w:id="3864" w:name="_Toc114220089"/>
      <w:bookmarkStart w:id="3865" w:name="_Toc114220366"/>
      <w:bookmarkStart w:id="3866" w:name="_Toc114220637"/>
      <w:bookmarkStart w:id="3867" w:name="_Toc114220908"/>
      <w:bookmarkStart w:id="3868" w:name="_Toc114221187"/>
      <w:bookmarkStart w:id="3869" w:name="_Toc114226878"/>
      <w:bookmarkStart w:id="3870" w:name="_Toc114227149"/>
      <w:bookmarkStart w:id="3871" w:name="_Toc114227420"/>
      <w:bookmarkStart w:id="3872" w:name="_Toc114228226"/>
      <w:bookmarkStart w:id="3873" w:name="_Toc114228497"/>
      <w:bookmarkStart w:id="3874" w:name="_Toc114228770"/>
      <w:bookmarkStart w:id="3875" w:name="_Toc113975477"/>
      <w:bookmarkStart w:id="3876" w:name="_Toc113975994"/>
      <w:bookmarkStart w:id="3877" w:name="_Toc114065920"/>
      <w:bookmarkStart w:id="3878" w:name="_Toc114220090"/>
      <w:bookmarkStart w:id="3879" w:name="_Toc114220367"/>
      <w:bookmarkStart w:id="3880" w:name="_Toc114220638"/>
      <w:bookmarkStart w:id="3881" w:name="_Toc114220909"/>
      <w:bookmarkStart w:id="3882" w:name="_Toc114221188"/>
      <w:bookmarkStart w:id="3883" w:name="_Toc114226879"/>
      <w:bookmarkStart w:id="3884" w:name="_Toc114227150"/>
      <w:bookmarkStart w:id="3885" w:name="_Toc114227421"/>
      <w:bookmarkStart w:id="3886" w:name="_Toc114228227"/>
      <w:bookmarkStart w:id="3887" w:name="_Toc114228498"/>
      <w:bookmarkStart w:id="3888" w:name="_Toc114228771"/>
      <w:bookmarkStart w:id="3889" w:name="_Toc113975478"/>
      <w:bookmarkStart w:id="3890" w:name="_Toc113975995"/>
      <w:bookmarkStart w:id="3891" w:name="_Toc114065921"/>
      <w:bookmarkStart w:id="3892" w:name="_Toc114220091"/>
      <w:bookmarkStart w:id="3893" w:name="_Toc114220368"/>
      <w:bookmarkStart w:id="3894" w:name="_Toc114220639"/>
      <w:bookmarkStart w:id="3895" w:name="_Toc114220910"/>
      <w:bookmarkStart w:id="3896" w:name="_Toc114221189"/>
      <w:bookmarkStart w:id="3897" w:name="_Toc114226880"/>
      <w:bookmarkStart w:id="3898" w:name="_Toc114227151"/>
      <w:bookmarkStart w:id="3899" w:name="_Toc114227422"/>
      <w:bookmarkStart w:id="3900" w:name="_Toc114228228"/>
      <w:bookmarkStart w:id="3901" w:name="_Toc114228499"/>
      <w:bookmarkStart w:id="3902" w:name="_Toc114228772"/>
      <w:bookmarkStart w:id="3903" w:name="_Toc113975479"/>
      <w:bookmarkStart w:id="3904" w:name="_Toc113975996"/>
      <w:bookmarkStart w:id="3905" w:name="_Toc114065922"/>
      <w:bookmarkStart w:id="3906" w:name="_Toc114220092"/>
      <w:bookmarkStart w:id="3907" w:name="_Toc114220369"/>
      <w:bookmarkStart w:id="3908" w:name="_Toc114220640"/>
      <w:bookmarkStart w:id="3909" w:name="_Toc114220911"/>
      <w:bookmarkStart w:id="3910" w:name="_Toc114221190"/>
      <w:bookmarkStart w:id="3911" w:name="_Toc114226881"/>
      <w:bookmarkStart w:id="3912" w:name="_Toc114227152"/>
      <w:bookmarkStart w:id="3913" w:name="_Toc114227423"/>
      <w:bookmarkStart w:id="3914" w:name="_Toc114228229"/>
      <w:bookmarkStart w:id="3915" w:name="_Toc114228500"/>
      <w:bookmarkStart w:id="3916" w:name="_Toc114228773"/>
      <w:bookmarkStart w:id="3917" w:name="_Toc113975480"/>
      <w:bookmarkStart w:id="3918" w:name="_Toc113975997"/>
      <w:bookmarkStart w:id="3919" w:name="_Toc114065923"/>
      <w:bookmarkStart w:id="3920" w:name="_Toc114220093"/>
      <w:bookmarkStart w:id="3921" w:name="_Toc114220370"/>
      <w:bookmarkStart w:id="3922" w:name="_Toc114220641"/>
      <w:bookmarkStart w:id="3923" w:name="_Toc114220912"/>
      <w:bookmarkStart w:id="3924" w:name="_Toc114221191"/>
      <w:bookmarkStart w:id="3925" w:name="_Toc114226882"/>
      <w:bookmarkStart w:id="3926" w:name="_Toc114227153"/>
      <w:bookmarkStart w:id="3927" w:name="_Toc114227424"/>
      <w:bookmarkStart w:id="3928" w:name="_Toc114228230"/>
      <w:bookmarkStart w:id="3929" w:name="_Toc114228501"/>
      <w:bookmarkStart w:id="3930" w:name="_Toc114228774"/>
      <w:bookmarkStart w:id="3931" w:name="_Toc113975481"/>
      <w:bookmarkStart w:id="3932" w:name="_Toc113975998"/>
      <w:bookmarkStart w:id="3933" w:name="_Toc114065924"/>
      <w:bookmarkStart w:id="3934" w:name="_Toc114220094"/>
      <w:bookmarkStart w:id="3935" w:name="_Toc114220371"/>
      <w:bookmarkStart w:id="3936" w:name="_Toc114220642"/>
      <w:bookmarkStart w:id="3937" w:name="_Toc114220913"/>
      <w:bookmarkStart w:id="3938" w:name="_Toc114221192"/>
      <w:bookmarkStart w:id="3939" w:name="_Toc114226883"/>
      <w:bookmarkStart w:id="3940" w:name="_Toc114227154"/>
      <w:bookmarkStart w:id="3941" w:name="_Toc114227425"/>
      <w:bookmarkStart w:id="3942" w:name="_Toc114228231"/>
      <w:bookmarkStart w:id="3943" w:name="_Toc114228502"/>
      <w:bookmarkStart w:id="3944" w:name="_Toc114228775"/>
      <w:bookmarkStart w:id="3945" w:name="_Toc113975482"/>
      <w:bookmarkStart w:id="3946" w:name="_Toc113975999"/>
      <w:bookmarkStart w:id="3947" w:name="_Toc114065925"/>
      <w:bookmarkStart w:id="3948" w:name="_Toc114220095"/>
      <w:bookmarkStart w:id="3949" w:name="_Toc114220372"/>
      <w:bookmarkStart w:id="3950" w:name="_Toc114220643"/>
      <w:bookmarkStart w:id="3951" w:name="_Toc114220914"/>
      <w:bookmarkStart w:id="3952" w:name="_Toc114221193"/>
      <w:bookmarkStart w:id="3953" w:name="_Toc114226884"/>
      <w:bookmarkStart w:id="3954" w:name="_Toc114227155"/>
      <w:bookmarkStart w:id="3955" w:name="_Toc114227426"/>
      <w:bookmarkStart w:id="3956" w:name="_Toc114228232"/>
      <w:bookmarkStart w:id="3957" w:name="_Toc114228503"/>
      <w:bookmarkStart w:id="3958" w:name="_Toc114228776"/>
      <w:bookmarkStart w:id="3959" w:name="_Toc113975483"/>
      <w:bookmarkStart w:id="3960" w:name="_Toc113976000"/>
      <w:bookmarkStart w:id="3961" w:name="_Toc114065926"/>
      <w:bookmarkStart w:id="3962" w:name="_Toc114220096"/>
      <w:bookmarkStart w:id="3963" w:name="_Toc114220373"/>
      <w:bookmarkStart w:id="3964" w:name="_Toc114220644"/>
      <w:bookmarkStart w:id="3965" w:name="_Toc114220915"/>
      <w:bookmarkStart w:id="3966" w:name="_Toc114221194"/>
      <w:bookmarkStart w:id="3967" w:name="_Toc114226885"/>
      <w:bookmarkStart w:id="3968" w:name="_Toc114227156"/>
      <w:bookmarkStart w:id="3969" w:name="_Toc114227427"/>
      <w:bookmarkStart w:id="3970" w:name="_Toc114228233"/>
      <w:bookmarkStart w:id="3971" w:name="_Toc114228504"/>
      <w:bookmarkStart w:id="3972" w:name="_Toc114228777"/>
      <w:bookmarkStart w:id="3973" w:name="_Toc113975484"/>
      <w:bookmarkStart w:id="3974" w:name="_Toc113976001"/>
      <w:bookmarkStart w:id="3975" w:name="_Toc114065927"/>
      <w:bookmarkStart w:id="3976" w:name="_Toc114220097"/>
      <w:bookmarkStart w:id="3977" w:name="_Toc114220374"/>
      <w:bookmarkStart w:id="3978" w:name="_Toc114220645"/>
      <w:bookmarkStart w:id="3979" w:name="_Toc114220916"/>
      <w:bookmarkStart w:id="3980" w:name="_Toc114221195"/>
      <w:bookmarkStart w:id="3981" w:name="_Toc114226886"/>
      <w:bookmarkStart w:id="3982" w:name="_Toc114227157"/>
      <w:bookmarkStart w:id="3983" w:name="_Toc114227428"/>
      <w:bookmarkStart w:id="3984" w:name="_Toc114228234"/>
      <w:bookmarkStart w:id="3985" w:name="_Toc114228505"/>
      <w:bookmarkStart w:id="3986" w:name="_Toc114228778"/>
      <w:bookmarkStart w:id="3987" w:name="_Toc113975485"/>
      <w:bookmarkStart w:id="3988" w:name="_Toc113976002"/>
      <w:bookmarkStart w:id="3989" w:name="_Toc114065928"/>
      <w:bookmarkStart w:id="3990" w:name="_Toc114220098"/>
      <w:bookmarkStart w:id="3991" w:name="_Toc114220375"/>
      <w:bookmarkStart w:id="3992" w:name="_Toc114220646"/>
      <w:bookmarkStart w:id="3993" w:name="_Toc114220917"/>
      <w:bookmarkStart w:id="3994" w:name="_Toc114221196"/>
      <w:bookmarkStart w:id="3995" w:name="_Toc114226887"/>
      <w:bookmarkStart w:id="3996" w:name="_Toc114227158"/>
      <w:bookmarkStart w:id="3997" w:name="_Toc114227429"/>
      <w:bookmarkStart w:id="3998" w:name="_Toc114228235"/>
      <w:bookmarkStart w:id="3999" w:name="_Toc114228506"/>
      <w:bookmarkStart w:id="4000" w:name="_Toc114228779"/>
      <w:bookmarkStart w:id="4001" w:name="_Toc113975486"/>
      <w:bookmarkStart w:id="4002" w:name="_Toc113976003"/>
      <w:bookmarkStart w:id="4003" w:name="_Toc114065929"/>
      <w:bookmarkStart w:id="4004" w:name="_Toc114220099"/>
      <w:bookmarkStart w:id="4005" w:name="_Toc114220376"/>
      <w:bookmarkStart w:id="4006" w:name="_Toc114220647"/>
      <w:bookmarkStart w:id="4007" w:name="_Toc114220918"/>
      <w:bookmarkStart w:id="4008" w:name="_Toc114221197"/>
      <w:bookmarkStart w:id="4009" w:name="_Toc114226888"/>
      <w:bookmarkStart w:id="4010" w:name="_Toc114227159"/>
      <w:bookmarkStart w:id="4011" w:name="_Toc114227430"/>
      <w:bookmarkStart w:id="4012" w:name="_Toc114228236"/>
      <w:bookmarkStart w:id="4013" w:name="_Toc114228507"/>
      <w:bookmarkStart w:id="4014" w:name="_Toc114228780"/>
      <w:bookmarkStart w:id="4015" w:name="_Toc113975487"/>
      <w:bookmarkStart w:id="4016" w:name="_Toc113976004"/>
      <w:bookmarkStart w:id="4017" w:name="_Toc114065930"/>
      <w:bookmarkStart w:id="4018" w:name="_Toc114220100"/>
      <w:bookmarkStart w:id="4019" w:name="_Toc114220377"/>
      <w:bookmarkStart w:id="4020" w:name="_Toc114220648"/>
      <w:bookmarkStart w:id="4021" w:name="_Toc114220919"/>
      <w:bookmarkStart w:id="4022" w:name="_Toc114221198"/>
      <w:bookmarkStart w:id="4023" w:name="_Toc114226889"/>
      <w:bookmarkStart w:id="4024" w:name="_Toc114227160"/>
      <w:bookmarkStart w:id="4025" w:name="_Toc114227431"/>
      <w:bookmarkStart w:id="4026" w:name="_Toc114228237"/>
      <w:bookmarkStart w:id="4027" w:name="_Toc114228508"/>
      <w:bookmarkStart w:id="4028" w:name="_Toc114228781"/>
      <w:bookmarkStart w:id="4029" w:name="_Toc113975488"/>
      <w:bookmarkStart w:id="4030" w:name="_Toc113976005"/>
      <w:bookmarkStart w:id="4031" w:name="_Toc114065931"/>
      <w:bookmarkStart w:id="4032" w:name="_Toc114220101"/>
      <w:bookmarkStart w:id="4033" w:name="_Toc114220378"/>
      <w:bookmarkStart w:id="4034" w:name="_Toc114220649"/>
      <w:bookmarkStart w:id="4035" w:name="_Toc114220920"/>
      <w:bookmarkStart w:id="4036" w:name="_Toc114221199"/>
      <w:bookmarkStart w:id="4037" w:name="_Toc114226890"/>
      <w:bookmarkStart w:id="4038" w:name="_Toc114227161"/>
      <w:bookmarkStart w:id="4039" w:name="_Toc114227432"/>
      <w:bookmarkStart w:id="4040" w:name="_Toc114228238"/>
      <w:bookmarkStart w:id="4041" w:name="_Toc114228509"/>
      <w:bookmarkStart w:id="4042" w:name="_Toc114228782"/>
      <w:bookmarkStart w:id="4043" w:name="_Toc113975489"/>
      <w:bookmarkStart w:id="4044" w:name="_Toc113976006"/>
      <w:bookmarkStart w:id="4045" w:name="_Toc114065932"/>
      <w:bookmarkStart w:id="4046" w:name="_Toc114220102"/>
      <w:bookmarkStart w:id="4047" w:name="_Toc114220379"/>
      <w:bookmarkStart w:id="4048" w:name="_Toc114220650"/>
      <w:bookmarkStart w:id="4049" w:name="_Toc114220921"/>
      <w:bookmarkStart w:id="4050" w:name="_Toc114221200"/>
      <w:bookmarkStart w:id="4051" w:name="_Toc114226891"/>
      <w:bookmarkStart w:id="4052" w:name="_Toc114227162"/>
      <w:bookmarkStart w:id="4053" w:name="_Toc114227433"/>
      <w:bookmarkStart w:id="4054" w:name="_Toc114228239"/>
      <w:bookmarkStart w:id="4055" w:name="_Toc114228510"/>
      <w:bookmarkStart w:id="4056" w:name="_Toc114228783"/>
      <w:bookmarkStart w:id="4057" w:name="_Toc113975490"/>
      <w:bookmarkStart w:id="4058" w:name="_Toc113976007"/>
      <w:bookmarkStart w:id="4059" w:name="_Toc114065933"/>
      <w:bookmarkStart w:id="4060" w:name="_Toc114220103"/>
      <w:bookmarkStart w:id="4061" w:name="_Toc114220380"/>
      <w:bookmarkStart w:id="4062" w:name="_Toc114220651"/>
      <w:bookmarkStart w:id="4063" w:name="_Toc114220922"/>
      <w:bookmarkStart w:id="4064" w:name="_Toc114221201"/>
      <w:bookmarkStart w:id="4065" w:name="_Toc114226892"/>
      <w:bookmarkStart w:id="4066" w:name="_Toc114227163"/>
      <w:bookmarkStart w:id="4067" w:name="_Toc114227434"/>
      <w:bookmarkStart w:id="4068" w:name="_Toc114228240"/>
      <w:bookmarkStart w:id="4069" w:name="_Toc114228511"/>
      <w:bookmarkStart w:id="4070" w:name="_Toc114228784"/>
      <w:bookmarkStart w:id="4071" w:name="_Toc113975491"/>
      <w:bookmarkStart w:id="4072" w:name="_Toc113976008"/>
      <w:bookmarkStart w:id="4073" w:name="_Toc114065934"/>
      <w:bookmarkStart w:id="4074" w:name="_Toc114220104"/>
      <w:bookmarkStart w:id="4075" w:name="_Toc114220381"/>
      <w:bookmarkStart w:id="4076" w:name="_Toc114220652"/>
      <w:bookmarkStart w:id="4077" w:name="_Toc114220923"/>
      <w:bookmarkStart w:id="4078" w:name="_Toc114221202"/>
      <w:bookmarkStart w:id="4079" w:name="_Toc114226893"/>
      <w:bookmarkStart w:id="4080" w:name="_Toc114227164"/>
      <w:bookmarkStart w:id="4081" w:name="_Toc114227435"/>
      <w:bookmarkStart w:id="4082" w:name="_Toc114228241"/>
      <w:bookmarkStart w:id="4083" w:name="_Toc114228512"/>
      <w:bookmarkStart w:id="4084" w:name="_Toc114228785"/>
      <w:bookmarkStart w:id="4085" w:name="_Toc113975492"/>
      <w:bookmarkStart w:id="4086" w:name="_Toc113976009"/>
      <w:bookmarkStart w:id="4087" w:name="_Toc114065935"/>
      <w:bookmarkStart w:id="4088" w:name="_Toc114220105"/>
      <w:bookmarkStart w:id="4089" w:name="_Toc114220382"/>
      <w:bookmarkStart w:id="4090" w:name="_Toc114220653"/>
      <w:bookmarkStart w:id="4091" w:name="_Toc114220924"/>
      <w:bookmarkStart w:id="4092" w:name="_Toc114221203"/>
      <w:bookmarkStart w:id="4093" w:name="_Toc114226894"/>
      <w:bookmarkStart w:id="4094" w:name="_Toc114227165"/>
      <w:bookmarkStart w:id="4095" w:name="_Toc114227436"/>
      <w:bookmarkStart w:id="4096" w:name="_Toc114228242"/>
      <w:bookmarkStart w:id="4097" w:name="_Toc114228513"/>
      <w:bookmarkStart w:id="4098" w:name="_Toc114228786"/>
      <w:bookmarkStart w:id="4099" w:name="_Toc113975493"/>
      <w:bookmarkStart w:id="4100" w:name="_Toc113976010"/>
      <w:bookmarkStart w:id="4101" w:name="_Toc114065936"/>
      <w:bookmarkStart w:id="4102" w:name="_Toc114220106"/>
      <w:bookmarkStart w:id="4103" w:name="_Toc114220383"/>
      <w:bookmarkStart w:id="4104" w:name="_Toc114220654"/>
      <w:bookmarkStart w:id="4105" w:name="_Toc114220925"/>
      <w:bookmarkStart w:id="4106" w:name="_Toc114221204"/>
      <w:bookmarkStart w:id="4107" w:name="_Toc114226895"/>
      <w:bookmarkStart w:id="4108" w:name="_Toc114227166"/>
      <w:bookmarkStart w:id="4109" w:name="_Toc114227437"/>
      <w:bookmarkStart w:id="4110" w:name="_Toc114228243"/>
      <w:bookmarkStart w:id="4111" w:name="_Toc114228514"/>
      <w:bookmarkStart w:id="4112" w:name="_Toc114228787"/>
      <w:bookmarkStart w:id="4113" w:name="_Toc113975494"/>
      <w:bookmarkStart w:id="4114" w:name="_Toc113976011"/>
      <w:bookmarkStart w:id="4115" w:name="_Toc114065937"/>
      <w:bookmarkStart w:id="4116" w:name="_Toc114220107"/>
      <w:bookmarkStart w:id="4117" w:name="_Toc114220384"/>
      <w:bookmarkStart w:id="4118" w:name="_Toc114220655"/>
      <w:bookmarkStart w:id="4119" w:name="_Toc114220926"/>
      <w:bookmarkStart w:id="4120" w:name="_Toc114221205"/>
      <w:bookmarkStart w:id="4121" w:name="_Toc114226896"/>
      <w:bookmarkStart w:id="4122" w:name="_Toc114227167"/>
      <w:bookmarkStart w:id="4123" w:name="_Toc114227438"/>
      <w:bookmarkStart w:id="4124" w:name="_Toc114228244"/>
      <w:bookmarkStart w:id="4125" w:name="_Toc114228515"/>
      <w:bookmarkStart w:id="4126" w:name="_Toc114228788"/>
      <w:bookmarkStart w:id="4127" w:name="_Toc113975495"/>
      <w:bookmarkStart w:id="4128" w:name="_Toc113976012"/>
      <w:bookmarkStart w:id="4129" w:name="_Toc114065938"/>
      <w:bookmarkStart w:id="4130" w:name="_Toc114220108"/>
      <w:bookmarkStart w:id="4131" w:name="_Toc114220385"/>
      <w:bookmarkStart w:id="4132" w:name="_Toc114220656"/>
      <w:bookmarkStart w:id="4133" w:name="_Toc114220927"/>
      <w:bookmarkStart w:id="4134" w:name="_Toc114221206"/>
      <w:bookmarkStart w:id="4135" w:name="_Toc114226897"/>
      <w:bookmarkStart w:id="4136" w:name="_Toc114227168"/>
      <w:bookmarkStart w:id="4137" w:name="_Toc114227439"/>
      <w:bookmarkStart w:id="4138" w:name="_Toc114228245"/>
      <w:bookmarkStart w:id="4139" w:name="_Toc114228516"/>
      <w:bookmarkStart w:id="4140" w:name="_Toc114228789"/>
      <w:bookmarkStart w:id="4141" w:name="_Toc113975496"/>
      <w:bookmarkStart w:id="4142" w:name="_Toc113976013"/>
      <w:bookmarkStart w:id="4143" w:name="_Toc114065939"/>
      <w:bookmarkStart w:id="4144" w:name="_Toc114220109"/>
      <w:bookmarkStart w:id="4145" w:name="_Toc114220386"/>
      <w:bookmarkStart w:id="4146" w:name="_Toc114220657"/>
      <w:bookmarkStart w:id="4147" w:name="_Toc114220928"/>
      <w:bookmarkStart w:id="4148" w:name="_Toc114221207"/>
      <w:bookmarkStart w:id="4149" w:name="_Toc114226898"/>
      <w:bookmarkStart w:id="4150" w:name="_Toc114227169"/>
      <w:bookmarkStart w:id="4151" w:name="_Toc114227440"/>
      <w:bookmarkStart w:id="4152" w:name="_Toc114228246"/>
      <w:bookmarkStart w:id="4153" w:name="_Toc114228517"/>
      <w:bookmarkStart w:id="4154" w:name="_Toc114228790"/>
      <w:bookmarkStart w:id="4155" w:name="_Toc113975497"/>
      <w:bookmarkStart w:id="4156" w:name="_Toc113976014"/>
      <w:bookmarkStart w:id="4157" w:name="_Toc114065940"/>
      <w:bookmarkStart w:id="4158" w:name="_Toc114220110"/>
      <w:bookmarkStart w:id="4159" w:name="_Toc114220387"/>
      <w:bookmarkStart w:id="4160" w:name="_Toc114220658"/>
      <w:bookmarkStart w:id="4161" w:name="_Toc114220929"/>
      <w:bookmarkStart w:id="4162" w:name="_Toc114221208"/>
      <w:bookmarkStart w:id="4163" w:name="_Toc114226899"/>
      <w:bookmarkStart w:id="4164" w:name="_Toc114227170"/>
      <w:bookmarkStart w:id="4165" w:name="_Toc114227441"/>
      <w:bookmarkStart w:id="4166" w:name="_Toc114228247"/>
      <w:bookmarkStart w:id="4167" w:name="_Toc114228518"/>
      <w:bookmarkStart w:id="4168" w:name="_Toc114228791"/>
      <w:bookmarkStart w:id="4169" w:name="_Toc113975498"/>
      <w:bookmarkStart w:id="4170" w:name="_Toc113976015"/>
      <w:bookmarkStart w:id="4171" w:name="_Toc114065941"/>
      <w:bookmarkStart w:id="4172" w:name="_Toc114220111"/>
      <w:bookmarkStart w:id="4173" w:name="_Toc114220388"/>
      <w:bookmarkStart w:id="4174" w:name="_Toc114220659"/>
      <w:bookmarkStart w:id="4175" w:name="_Toc114220930"/>
      <w:bookmarkStart w:id="4176" w:name="_Toc114221209"/>
      <w:bookmarkStart w:id="4177" w:name="_Toc114226900"/>
      <w:bookmarkStart w:id="4178" w:name="_Toc114227171"/>
      <w:bookmarkStart w:id="4179" w:name="_Toc114227442"/>
      <w:bookmarkStart w:id="4180" w:name="_Toc114228248"/>
      <w:bookmarkStart w:id="4181" w:name="_Toc114228519"/>
      <w:bookmarkStart w:id="4182" w:name="_Toc114228792"/>
      <w:bookmarkStart w:id="4183" w:name="_Toc113975499"/>
      <w:bookmarkStart w:id="4184" w:name="_Toc113976016"/>
      <w:bookmarkStart w:id="4185" w:name="_Toc114065942"/>
      <w:bookmarkStart w:id="4186" w:name="_Toc114220112"/>
      <w:bookmarkStart w:id="4187" w:name="_Toc114220389"/>
      <w:bookmarkStart w:id="4188" w:name="_Toc114220660"/>
      <w:bookmarkStart w:id="4189" w:name="_Toc114220931"/>
      <w:bookmarkStart w:id="4190" w:name="_Toc114221210"/>
      <w:bookmarkStart w:id="4191" w:name="_Toc114226901"/>
      <w:bookmarkStart w:id="4192" w:name="_Toc114227172"/>
      <w:bookmarkStart w:id="4193" w:name="_Toc114227443"/>
      <w:bookmarkStart w:id="4194" w:name="_Toc114228249"/>
      <w:bookmarkStart w:id="4195" w:name="_Toc114228520"/>
      <w:bookmarkStart w:id="4196" w:name="_Toc114228793"/>
      <w:bookmarkStart w:id="4197" w:name="_Toc113975500"/>
      <w:bookmarkStart w:id="4198" w:name="_Toc113976017"/>
      <w:bookmarkStart w:id="4199" w:name="_Toc114065943"/>
      <w:bookmarkStart w:id="4200" w:name="_Toc114220113"/>
      <w:bookmarkStart w:id="4201" w:name="_Toc114220390"/>
      <w:bookmarkStart w:id="4202" w:name="_Toc114220661"/>
      <w:bookmarkStart w:id="4203" w:name="_Toc114220932"/>
      <w:bookmarkStart w:id="4204" w:name="_Toc114221211"/>
      <w:bookmarkStart w:id="4205" w:name="_Toc114226902"/>
      <w:bookmarkStart w:id="4206" w:name="_Toc114227173"/>
      <w:bookmarkStart w:id="4207" w:name="_Toc114227444"/>
      <w:bookmarkStart w:id="4208" w:name="_Toc114228250"/>
      <w:bookmarkStart w:id="4209" w:name="_Toc114228521"/>
      <w:bookmarkStart w:id="4210" w:name="_Toc114228794"/>
      <w:bookmarkStart w:id="4211" w:name="_Toc113975501"/>
      <w:bookmarkStart w:id="4212" w:name="_Toc113976018"/>
      <w:bookmarkStart w:id="4213" w:name="_Toc114065944"/>
      <w:bookmarkStart w:id="4214" w:name="_Toc114220114"/>
      <w:bookmarkStart w:id="4215" w:name="_Toc114220391"/>
      <w:bookmarkStart w:id="4216" w:name="_Toc114220662"/>
      <w:bookmarkStart w:id="4217" w:name="_Toc114220933"/>
      <w:bookmarkStart w:id="4218" w:name="_Toc114221212"/>
      <w:bookmarkStart w:id="4219" w:name="_Toc114226903"/>
      <w:bookmarkStart w:id="4220" w:name="_Toc114227174"/>
      <w:bookmarkStart w:id="4221" w:name="_Toc114227445"/>
      <w:bookmarkStart w:id="4222" w:name="_Toc114228251"/>
      <w:bookmarkStart w:id="4223" w:name="_Toc114228522"/>
      <w:bookmarkStart w:id="4224" w:name="_Toc114228795"/>
      <w:bookmarkStart w:id="4225" w:name="_Toc113975502"/>
      <w:bookmarkStart w:id="4226" w:name="_Toc113976019"/>
      <w:bookmarkStart w:id="4227" w:name="_Toc114065945"/>
      <w:bookmarkStart w:id="4228" w:name="_Toc114220115"/>
      <w:bookmarkStart w:id="4229" w:name="_Toc114220392"/>
      <w:bookmarkStart w:id="4230" w:name="_Toc114220663"/>
      <w:bookmarkStart w:id="4231" w:name="_Toc114220934"/>
      <w:bookmarkStart w:id="4232" w:name="_Toc114221213"/>
      <w:bookmarkStart w:id="4233" w:name="_Toc114226904"/>
      <w:bookmarkStart w:id="4234" w:name="_Toc114227175"/>
      <w:bookmarkStart w:id="4235" w:name="_Toc114227446"/>
      <w:bookmarkStart w:id="4236" w:name="_Toc114228252"/>
      <w:bookmarkStart w:id="4237" w:name="_Toc114228523"/>
      <w:bookmarkStart w:id="4238" w:name="_Toc114228796"/>
      <w:bookmarkStart w:id="4239" w:name="_Toc113975503"/>
      <w:bookmarkStart w:id="4240" w:name="_Toc113976020"/>
      <w:bookmarkStart w:id="4241" w:name="_Toc114065946"/>
      <w:bookmarkStart w:id="4242" w:name="_Toc114220116"/>
      <w:bookmarkStart w:id="4243" w:name="_Toc114220393"/>
      <w:bookmarkStart w:id="4244" w:name="_Toc114220664"/>
      <w:bookmarkStart w:id="4245" w:name="_Toc114220935"/>
      <w:bookmarkStart w:id="4246" w:name="_Toc114221214"/>
      <w:bookmarkStart w:id="4247" w:name="_Toc114226905"/>
      <w:bookmarkStart w:id="4248" w:name="_Toc114227176"/>
      <w:bookmarkStart w:id="4249" w:name="_Toc114227447"/>
      <w:bookmarkStart w:id="4250" w:name="_Toc114228253"/>
      <w:bookmarkStart w:id="4251" w:name="_Toc114228524"/>
      <w:bookmarkStart w:id="4252" w:name="_Toc114228797"/>
      <w:bookmarkStart w:id="4253" w:name="_Toc113975504"/>
      <w:bookmarkStart w:id="4254" w:name="_Toc113976021"/>
      <w:bookmarkStart w:id="4255" w:name="_Toc114065947"/>
      <w:bookmarkStart w:id="4256" w:name="_Toc114220117"/>
      <w:bookmarkStart w:id="4257" w:name="_Toc114220394"/>
      <w:bookmarkStart w:id="4258" w:name="_Toc114220665"/>
      <w:bookmarkStart w:id="4259" w:name="_Toc114220936"/>
      <w:bookmarkStart w:id="4260" w:name="_Toc114221215"/>
      <w:bookmarkStart w:id="4261" w:name="_Toc114226906"/>
      <w:bookmarkStart w:id="4262" w:name="_Toc114227177"/>
      <w:bookmarkStart w:id="4263" w:name="_Toc114227448"/>
      <w:bookmarkStart w:id="4264" w:name="_Toc114228254"/>
      <w:bookmarkStart w:id="4265" w:name="_Toc114228525"/>
      <w:bookmarkStart w:id="4266" w:name="_Toc114228798"/>
      <w:bookmarkStart w:id="4267" w:name="_Toc113975505"/>
      <w:bookmarkStart w:id="4268" w:name="_Toc113976022"/>
      <w:bookmarkStart w:id="4269" w:name="_Toc114065948"/>
      <w:bookmarkStart w:id="4270" w:name="_Toc114220118"/>
      <w:bookmarkStart w:id="4271" w:name="_Toc114220395"/>
      <w:bookmarkStart w:id="4272" w:name="_Toc114220666"/>
      <w:bookmarkStart w:id="4273" w:name="_Toc114220937"/>
      <w:bookmarkStart w:id="4274" w:name="_Toc114221216"/>
      <w:bookmarkStart w:id="4275" w:name="_Toc114226907"/>
      <w:bookmarkStart w:id="4276" w:name="_Toc114227178"/>
      <w:bookmarkStart w:id="4277" w:name="_Toc114227449"/>
      <w:bookmarkStart w:id="4278" w:name="_Toc114228255"/>
      <w:bookmarkStart w:id="4279" w:name="_Toc114228526"/>
      <w:bookmarkStart w:id="4280" w:name="_Toc114228799"/>
      <w:bookmarkStart w:id="4281" w:name="_Toc113975506"/>
      <w:bookmarkStart w:id="4282" w:name="_Toc113976023"/>
      <w:bookmarkStart w:id="4283" w:name="_Toc114065949"/>
      <w:bookmarkStart w:id="4284" w:name="_Toc114220119"/>
      <w:bookmarkStart w:id="4285" w:name="_Toc114220396"/>
      <w:bookmarkStart w:id="4286" w:name="_Toc114220667"/>
      <w:bookmarkStart w:id="4287" w:name="_Toc114220938"/>
      <w:bookmarkStart w:id="4288" w:name="_Toc114221217"/>
      <w:bookmarkStart w:id="4289" w:name="_Toc114226908"/>
      <w:bookmarkStart w:id="4290" w:name="_Toc114227179"/>
      <w:bookmarkStart w:id="4291" w:name="_Toc114227450"/>
      <w:bookmarkStart w:id="4292" w:name="_Toc114228256"/>
      <w:bookmarkStart w:id="4293" w:name="_Toc114228527"/>
      <w:bookmarkStart w:id="4294" w:name="_Toc114228800"/>
      <w:bookmarkStart w:id="4295" w:name="_Toc113975507"/>
      <w:bookmarkStart w:id="4296" w:name="_Toc113976024"/>
      <w:bookmarkStart w:id="4297" w:name="_Toc114065950"/>
      <w:bookmarkStart w:id="4298" w:name="_Toc114220120"/>
      <w:bookmarkStart w:id="4299" w:name="_Toc114220397"/>
      <w:bookmarkStart w:id="4300" w:name="_Toc114220668"/>
      <w:bookmarkStart w:id="4301" w:name="_Toc114220939"/>
      <w:bookmarkStart w:id="4302" w:name="_Toc114221218"/>
      <w:bookmarkStart w:id="4303" w:name="_Toc114226909"/>
      <w:bookmarkStart w:id="4304" w:name="_Toc114227180"/>
      <w:bookmarkStart w:id="4305" w:name="_Toc114227451"/>
      <w:bookmarkStart w:id="4306" w:name="_Toc114228257"/>
      <w:bookmarkStart w:id="4307" w:name="_Toc114228528"/>
      <w:bookmarkStart w:id="4308" w:name="_Toc114228801"/>
      <w:bookmarkStart w:id="4309" w:name="_Toc113975508"/>
      <w:bookmarkStart w:id="4310" w:name="_Toc113976025"/>
      <w:bookmarkStart w:id="4311" w:name="_Toc114065951"/>
      <w:bookmarkStart w:id="4312" w:name="_Toc114220121"/>
      <w:bookmarkStart w:id="4313" w:name="_Toc114220398"/>
      <w:bookmarkStart w:id="4314" w:name="_Toc114220669"/>
      <w:bookmarkStart w:id="4315" w:name="_Toc114220940"/>
      <w:bookmarkStart w:id="4316" w:name="_Toc114221219"/>
      <w:bookmarkStart w:id="4317" w:name="_Toc114226910"/>
      <w:bookmarkStart w:id="4318" w:name="_Toc114227181"/>
      <w:bookmarkStart w:id="4319" w:name="_Toc114227452"/>
      <w:bookmarkStart w:id="4320" w:name="_Toc114228258"/>
      <w:bookmarkStart w:id="4321" w:name="_Toc114228529"/>
      <w:bookmarkStart w:id="4322" w:name="_Toc114228802"/>
      <w:bookmarkStart w:id="4323" w:name="_Toc113975509"/>
      <w:bookmarkStart w:id="4324" w:name="_Toc113976026"/>
      <w:bookmarkStart w:id="4325" w:name="_Toc114065952"/>
      <w:bookmarkStart w:id="4326" w:name="_Toc114220122"/>
      <w:bookmarkStart w:id="4327" w:name="_Toc114220399"/>
      <w:bookmarkStart w:id="4328" w:name="_Toc114220670"/>
      <w:bookmarkStart w:id="4329" w:name="_Toc114220941"/>
      <w:bookmarkStart w:id="4330" w:name="_Toc114221220"/>
      <w:bookmarkStart w:id="4331" w:name="_Toc114226911"/>
      <w:bookmarkStart w:id="4332" w:name="_Toc114227182"/>
      <w:bookmarkStart w:id="4333" w:name="_Toc114227453"/>
      <w:bookmarkStart w:id="4334" w:name="_Toc114228259"/>
      <w:bookmarkStart w:id="4335" w:name="_Toc114228530"/>
      <w:bookmarkStart w:id="4336" w:name="_Toc114228803"/>
      <w:bookmarkStart w:id="4337" w:name="_Toc113975510"/>
      <w:bookmarkStart w:id="4338" w:name="_Toc113976027"/>
      <w:bookmarkStart w:id="4339" w:name="_Toc114065953"/>
      <w:bookmarkStart w:id="4340" w:name="_Toc114220123"/>
      <w:bookmarkStart w:id="4341" w:name="_Toc114220400"/>
      <w:bookmarkStart w:id="4342" w:name="_Toc114220671"/>
      <w:bookmarkStart w:id="4343" w:name="_Toc114220942"/>
      <w:bookmarkStart w:id="4344" w:name="_Toc114221221"/>
      <w:bookmarkStart w:id="4345" w:name="_Toc114226912"/>
      <w:bookmarkStart w:id="4346" w:name="_Toc114227183"/>
      <w:bookmarkStart w:id="4347" w:name="_Toc114227454"/>
      <w:bookmarkStart w:id="4348" w:name="_Toc114228260"/>
      <w:bookmarkStart w:id="4349" w:name="_Toc114228531"/>
      <w:bookmarkStart w:id="4350" w:name="_Toc114228804"/>
      <w:bookmarkStart w:id="4351" w:name="_Toc113975511"/>
      <w:bookmarkStart w:id="4352" w:name="_Toc113976028"/>
      <w:bookmarkStart w:id="4353" w:name="_Toc114065954"/>
      <w:bookmarkStart w:id="4354" w:name="_Toc114220124"/>
      <w:bookmarkStart w:id="4355" w:name="_Toc114220401"/>
      <w:bookmarkStart w:id="4356" w:name="_Toc114220672"/>
      <w:bookmarkStart w:id="4357" w:name="_Toc114220943"/>
      <w:bookmarkStart w:id="4358" w:name="_Toc114221222"/>
      <w:bookmarkStart w:id="4359" w:name="_Toc114226913"/>
      <w:bookmarkStart w:id="4360" w:name="_Toc114227184"/>
      <w:bookmarkStart w:id="4361" w:name="_Toc114227455"/>
      <w:bookmarkStart w:id="4362" w:name="_Toc114228261"/>
      <w:bookmarkStart w:id="4363" w:name="_Toc114228532"/>
      <w:bookmarkStart w:id="4364" w:name="_Toc114228805"/>
      <w:bookmarkStart w:id="4365" w:name="_Toc113975512"/>
      <w:bookmarkStart w:id="4366" w:name="_Toc113976029"/>
      <w:bookmarkStart w:id="4367" w:name="_Toc114065955"/>
      <w:bookmarkStart w:id="4368" w:name="_Toc114220125"/>
      <w:bookmarkStart w:id="4369" w:name="_Toc114220402"/>
      <w:bookmarkStart w:id="4370" w:name="_Toc114220673"/>
      <w:bookmarkStart w:id="4371" w:name="_Toc114220944"/>
      <w:bookmarkStart w:id="4372" w:name="_Toc114221223"/>
      <w:bookmarkStart w:id="4373" w:name="_Toc114226914"/>
      <w:bookmarkStart w:id="4374" w:name="_Toc114227185"/>
      <w:bookmarkStart w:id="4375" w:name="_Toc114227456"/>
      <w:bookmarkStart w:id="4376" w:name="_Toc114228262"/>
      <w:bookmarkStart w:id="4377" w:name="_Toc114228533"/>
      <w:bookmarkStart w:id="4378" w:name="_Toc114228806"/>
      <w:bookmarkStart w:id="4379" w:name="_Toc113975513"/>
      <w:bookmarkStart w:id="4380" w:name="_Toc113976030"/>
      <w:bookmarkStart w:id="4381" w:name="_Toc114065956"/>
      <w:bookmarkStart w:id="4382" w:name="_Toc114220126"/>
      <w:bookmarkStart w:id="4383" w:name="_Toc114220403"/>
      <w:bookmarkStart w:id="4384" w:name="_Toc114220674"/>
      <w:bookmarkStart w:id="4385" w:name="_Toc114220945"/>
      <w:bookmarkStart w:id="4386" w:name="_Toc114221224"/>
      <w:bookmarkStart w:id="4387" w:name="_Toc114226915"/>
      <w:bookmarkStart w:id="4388" w:name="_Toc114227186"/>
      <w:bookmarkStart w:id="4389" w:name="_Toc114227457"/>
      <w:bookmarkStart w:id="4390" w:name="_Toc114228263"/>
      <w:bookmarkStart w:id="4391" w:name="_Toc114228534"/>
      <w:bookmarkStart w:id="4392" w:name="_Toc114228807"/>
      <w:bookmarkStart w:id="4393" w:name="_Toc113975514"/>
      <w:bookmarkStart w:id="4394" w:name="_Toc113976031"/>
      <w:bookmarkStart w:id="4395" w:name="_Toc114065957"/>
      <w:bookmarkStart w:id="4396" w:name="_Toc114220127"/>
      <w:bookmarkStart w:id="4397" w:name="_Toc114220404"/>
      <w:bookmarkStart w:id="4398" w:name="_Toc114220675"/>
      <w:bookmarkStart w:id="4399" w:name="_Toc114220946"/>
      <w:bookmarkStart w:id="4400" w:name="_Toc114221225"/>
      <w:bookmarkStart w:id="4401" w:name="_Toc114226916"/>
      <w:bookmarkStart w:id="4402" w:name="_Toc114227187"/>
      <w:bookmarkStart w:id="4403" w:name="_Toc114227458"/>
      <w:bookmarkStart w:id="4404" w:name="_Toc114228264"/>
      <w:bookmarkStart w:id="4405" w:name="_Toc114228535"/>
      <w:bookmarkStart w:id="4406" w:name="_Toc114228808"/>
      <w:bookmarkStart w:id="4407" w:name="_Toc113975515"/>
      <w:bookmarkStart w:id="4408" w:name="_Toc113976032"/>
      <w:bookmarkStart w:id="4409" w:name="_Toc114065958"/>
      <w:bookmarkStart w:id="4410" w:name="_Toc114220128"/>
      <w:bookmarkStart w:id="4411" w:name="_Toc114220405"/>
      <w:bookmarkStart w:id="4412" w:name="_Toc114220676"/>
      <w:bookmarkStart w:id="4413" w:name="_Toc114220947"/>
      <w:bookmarkStart w:id="4414" w:name="_Toc114221226"/>
      <w:bookmarkStart w:id="4415" w:name="_Toc114226917"/>
      <w:bookmarkStart w:id="4416" w:name="_Toc114227188"/>
      <w:bookmarkStart w:id="4417" w:name="_Toc114227459"/>
      <w:bookmarkStart w:id="4418" w:name="_Toc114228265"/>
      <w:bookmarkStart w:id="4419" w:name="_Toc114228536"/>
      <w:bookmarkStart w:id="4420" w:name="_Toc114228809"/>
      <w:bookmarkStart w:id="4421" w:name="_Toc113975516"/>
      <w:bookmarkStart w:id="4422" w:name="_Toc113976033"/>
      <w:bookmarkStart w:id="4423" w:name="_Toc114065959"/>
      <w:bookmarkStart w:id="4424" w:name="_Toc114220129"/>
      <w:bookmarkStart w:id="4425" w:name="_Toc114220406"/>
      <w:bookmarkStart w:id="4426" w:name="_Toc114220677"/>
      <w:bookmarkStart w:id="4427" w:name="_Toc114220948"/>
      <w:bookmarkStart w:id="4428" w:name="_Toc114221227"/>
      <w:bookmarkStart w:id="4429" w:name="_Toc114226918"/>
      <w:bookmarkStart w:id="4430" w:name="_Toc114227189"/>
      <w:bookmarkStart w:id="4431" w:name="_Toc114227460"/>
      <w:bookmarkStart w:id="4432" w:name="_Toc114228266"/>
      <w:bookmarkStart w:id="4433" w:name="_Toc114228537"/>
      <w:bookmarkStart w:id="4434" w:name="_Toc114228810"/>
      <w:bookmarkStart w:id="4435" w:name="_Toc113975517"/>
      <w:bookmarkStart w:id="4436" w:name="_Toc113976034"/>
      <w:bookmarkStart w:id="4437" w:name="_Toc114065960"/>
      <w:bookmarkStart w:id="4438" w:name="_Toc114220130"/>
      <w:bookmarkStart w:id="4439" w:name="_Toc114220407"/>
      <w:bookmarkStart w:id="4440" w:name="_Toc114220678"/>
      <w:bookmarkStart w:id="4441" w:name="_Toc114220949"/>
      <w:bookmarkStart w:id="4442" w:name="_Toc114221228"/>
      <w:bookmarkStart w:id="4443" w:name="_Toc114226919"/>
      <w:bookmarkStart w:id="4444" w:name="_Toc114227190"/>
      <w:bookmarkStart w:id="4445" w:name="_Toc114227461"/>
      <w:bookmarkStart w:id="4446" w:name="_Toc114228267"/>
      <w:bookmarkStart w:id="4447" w:name="_Toc114228538"/>
      <w:bookmarkStart w:id="4448" w:name="_Toc114228811"/>
      <w:bookmarkStart w:id="4449" w:name="_Toc113975518"/>
      <w:bookmarkStart w:id="4450" w:name="_Toc113976035"/>
      <w:bookmarkStart w:id="4451" w:name="_Toc114065961"/>
      <w:bookmarkStart w:id="4452" w:name="_Toc114220131"/>
      <w:bookmarkStart w:id="4453" w:name="_Toc114220408"/>
      <w:bookmarkStart w:id="4454" w:name="_Toc114220679"/>
      <w:bookmarkStart w:id="4455" w:name="_Toc114220950"/>
      <w:bookmarkStart w:id="4456" w:name="_Toc114221229"/>
      <w:bookmarkStart w:id="4457" w:name="_Toc114226920"/>
      <w:bookmarkStart w:id="4458" w:name="_Toc114227191"/>
      <w:bookmarkStart w:id="4459" w:name="_Toc114227462"/>
      <w:bookmarkStart w:id="4460" w:name="_Toc114228268"/>
      <w:bookmarkStart w:id="4461" w:name="_Toc114228539"/>
      <w:bookmarkStart w:id="4462" w:name="_Toc114228812"/>
      <w:bookmarkStart w:id="4463" w:name="_Toc113975519"/>
      <w:bookmarkStart w:id="4464" w:name="_Toc113976036"/>
      <w:bookmarkStart w:id="4465" w:name="_Toc114065962"/>
      <w:bookmarkStart w:id="4466" w:name="_Toc114220132"/>
      <w:bookmarkStart w:id="4467" w:name="_Toc114220409"/>
      <w:bookmarkStart w:id="4468" w:name="_Toc114220680"/>
      <w:bookmarkStart w:id="4469" w:name="_Toc114220951"/>
      <w:bookmarkStart w:id="4470" w:name="_Toc114221230"/>
      <w:bookmarkStart w:id="4471" w:name="_Toc114226921"/>
      <w:bookmarkStart w:id="4472" w:name="_Toc114227192"/>
      <w:bookmarkStart w:id="4473" w:name="_Toc114227463"/>
      <w:bookmarkStart w:id="4474" w:name="_Toc114228269"/>
      <w:bookmarkStart w:id="4475" w:name="_Toc114228540"/>
      <w:bookmarkStart w:id="4476" w:name="_Toc114228813"/>
      <w:bookmarkStart w:id="4477" w:name="_Toc113975520"/>
      <w:bookmarkStart w:id="4478" w:name="_Toc113976037"/>
      <w:bookmarkStart w:id="4479" w:name="_Toc114065963"/>
      <w:bookmarkStart w:id="4480" w:name="_Toc114220133"/>
      <w:bookmarkStart w:id="4481" w:name="_Toc114220410"/>
      <w:bookmarkStart w:id="4482" w:name="_Toc114220681"/>
      <w:bookmarkStart w:id="4483" w:name="_Toc114220952"/>
      <w:bookmarkStart w:id="4484" w:name="_Toc114221231"/>
      <w:bookmarkStart w:id="4485" w:name="_Toc114226922"/>
      <w:bookmarkStart w:id="4486" w:name="_Toc114227193"/>
      <w:bookmarkStart w:id="4487" w:name="_Toc114227464"/>
      <w:bookmarkStart w:id="4488" w:name="_Toc114228270"/>
      <w:bookmarkStart w:id="4489" w:name="_Toc114228541"/>
      <w:bookmarkStart w:id="4490" w:name="_Toc114228814"/>
      <w:bookmarkStart w:id="4491" w:name="_Toc113975521"/>
      <w:bookmarkStart w:id="4492" w:name="_Toc113976038"/>
      <w:bookmarkStart w:id="4493" w:name="_Toc114065964"/>
      <w:bookmarkStart w:id="4494" w:name="_Toc114220134"/>
      <w:bookmarkStart w:id="4495" w:name="_Toc114220411"/>
      <w:bookmarkStart w:id="4496" w:name="_Toc114220682"/>
      <w:bookmarkStart w:id="4497" w:name="_Toc114220953"/>
      <w:bookmarkStart w:id="4498" w:name="_Toc114221232"/>
      <w:bookmarkStart w:id="4499" w:name="_Toc114226923"/>
      <w:bookmarkStart w:id="4500" w:name="_Toc114227194"/>
      <w:bookmarkStart w:id="4501" w:name="_Toc114227465"/>
      <w:bookmarkStart w:id="4502" w:name="_Toc114228271"/>
      <w:bookmarkStart w:id="4503" w:name="_Toc114228542"/>
      <w:bookmarkStart w:id="4504" w:name="_Toc114228815"/>
      <w:bookmarkStart w:id="4505" w:name="_Toc113975522"/>
      <w:bookmarkStart w:id="4506" w:name="_Toc113976039"/>
      <w:bookmarkStart w:id="4507" w:name="_Toc114065965"/>
      <w:bookmarkStart w:id="4508" w:name="_Toc114220135"/>
      <w:bookmarkStart w:id="4509" w:name="_Toc114220412"/>
      <w:bookmarkStart w:id="4510" w:name="_Toc114220683"/>
      <w:bookmarkStart w:id="4511" w:name="_Toc114220954"/>
      <w:bookmarkStart w:id="4512" w:name="_Toc114221233"/>
      <w:bookmarkStart w:id="4513" w:name="_Toc114226924"/>
      <w:bookmarkStart w:id="4514" w:name="_Toc114227195"/>
      <w:bookmarkStart w:id="4515" w:name="_Toc114227466"/>
      <w:bookmarkStart w:id="4516" w:name="_Toc114228272"/>
      <w:bookmarkStart w:id="4517" w:name="_Toc114228543"/>
      <w:bookmarkStart w:id="4518" w:name="_Toc114228816"/>
      <w:bookmarkStart w:id="4519" w:name="_Toc113977094"/>
      <w:bookmarkEnd w:id="2319"/>
      <w:bookmarkEnd w:id="2403"/>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r w:rsidRPr="004373E8">
        <w:rPr>
          <w:rFonts w:ascii="iCiel Avenir LT Std 35 Light" w:hAnsi="iCiel Avenir LT Std 35 Light" w:cs="Arial"/>
          <w:sz w:val="22"/>
          <w:szCs w:val="22"/>
          <w:lang w:eastAsia="en-US"/>
        </w:rPr>
        <w:t xml:space="preserve">The BUV Bus is a student’s support service without any registration fee. However, at the beginning of semester, new students would be asked to register for BUV bus service so that Transportation Team could understand the demand and arrange the suitable bus routes. BUV provides bus routes from designated points in 04 districts of Hanoi direct to BUV Campus such as Hai Ba Trung, Cau Giay, Tay Ho, Ha Dong and Ecopark area. </w:t>
      </w:r>
      <w:r w:rsidR="008A1BC9" w:rsidRPr="00CD5F90">
        <w:rPr>
          <w:rFonts w:ascii="iCiel Avenir LT Std 35 Light" w:hAnsi="iCiel Avenir LT Std 35 Light" w:cs="Arial"/>
          <w:sz w:val="22"/>
          <w:szCs w:val="22"/>
          <w:lang w:eastAsia="en-US"/>
        </w:rPr>
        <w:t xml:space="preserve">We encourage students to contact the </w:t>
      </w:r>
      <w:r w:rsidR="008A1BC9">
        <w:rPr>
          <w:rFonts w:ascii="iCiel Avenir LT Std 35 Light" w:hAnsi="iCiel Avenir LT Std 35 Light" w:cs="Arial"/>
          <w:sz w:val="22"/>
          <w:szCs w:val="22"/>
          <w:lang w:eastAsia="en-US"/>
        </w:rPr>
        <w:t xml:space="preserve">Transportation team </w:t>
      </w:r>
      <w:r w:rsidR="008A1BC9" w:rsidRPr="00CD5F90">
        <w:rPr>
          <w:rFonts w:ascii="iCiel Avenir LT Std 35 Light" w:hAnsi="iCiel Avenir LT Std 35 Light" w:cs="Arial"/>
          <w:sz w:val="22"/>
          <w:szCs w:val="22"/>
          <w:lang w:eastAsia="en-US"/>
        </w:rPr>
        <w:t>via</w:t>
      </w:r>
      <w:r w:rsidR="008A1BC9">
        <w:rPr>
          <w:rFonts w:ascii="iCiel Avenir LT Std 35 Light" w:hAnsi="iCiel Avenir LT Std 35 Light" w:cs="Arial"/>
          <w:sz w:val="22"/>
          <w:szCs w:val="22"/>
          <w:lang w:eastAsia="en-US"/>
        </w:rPr>
        <w:t xml:space="preserve"> hotline number 0704 068 386 and</w:t>
      </w:r>
      <w:r w:rsidR="008A1BC9" w:rsidRPr="00CD5F90">
        <w:rPr>
          <w:rFonts w:ascii="iCiel Avenir LT Std 35 Light" w:hAnsi="iCiel Avenir LT Std 35 Light" w:cs="Arial"/>
          <w:sz w:val="22"/>
          <w:szCs w:val="22"/>
          <w:lang w:eastAsia="en-US"/>
        </w:rPr>
        <w:t xml:space="preserve"> email </w:t>
      </w:r>
      <w:hyperlink r:id="rId36" w:history="1">
        <w:r w:rsidR="008A1BC9" w:rsidRPr="00F95E36">
          <w:rPr>
            <w:rStyle w:val="Hyperlink"/>
            <w:rFonts w:ascii="iCiel Avenir LT Std 35 Light" w:hAnsi="iCiel Avenir LT Std 35 Light" w:cs="Arial"/>
            <w:sz w:val="22"/>
            <w:szCs w:val="22"/>
            <w:lang w:eastAsia="en-US"/>
          </w:rPr>
          <w:t>transportation@buv.edu.vn</w:t>
        </w:r>
      </w:hyperlink>
      <w:r w:rsidR="008A1BC9">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for more detailed information.</w:t>
      </w:r>
    </w:p>
    <w:p w14:paraId="1F88530C"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Xe buýt của BUV là lựa chọn phổ biển nhất để di chuyển tới BUV và hiện là dịch vụ hỗ trợ của nhà trường, do đó sinh viên BUV sẽ không phải trả thêm bất kỳ khoản phí nào để sử dụng dịch vụ này. Tuy vậy, vào đầu kỳ học, các sinh viên mới sẽ được yêu cầu đăng ký sử dụng dịch vụ để bộ phận Điều phối dịch vụ xe buýt nắm bắt được nhu cầu và có căn cứ sắp xếp các tuyến xe phù hợp. BUV cung cấp các tuyến xe buýt từ các điểm đã chỉ định tại 04 quận của Hà Nội (Hai Bà Trưng, Cầu Giấy, Tây Hồ và Hà Đông) và khu đô thị Ecopark đi tới khuôn viên BUV.</w:t>
      </w:r>
    </w:p>
    <w:p w14:paraId="3E5DE104" w14:textId="77777777" w:rsidR="005B06DA" w:rsidRPr="00C71108"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Bộ phận Transportation qua số hotline 0704 068 386</w:t>
      </w:r>
      <w:r w:rsidRPr="002C711C">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37" w:history="1">
        <w:r w:rsidRPr="00F95E36">
          <w:rPr>
            <w:rStyle w:val="Hyperlink"/>
            <w:rFonts w:ascii="iCiel Avenir LT Std 35 Light" w:hAnsi="iCiel Avenir LT Std 35 Light" w:cs="Arial"/>
            <w:i/>
            <w:iCs/>
            <w:sz w:val="22"/>
            <w:szCs w:val="22"/>
          </w:rPr>
          <w:t>transportation@buv.edu.vn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4BE6B239"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520" w:name="_Toc169968678"/>
      <w:bookmarkStart w:id="4521" w:name="_Toc169969842"/>
      <w:bookmarkStart w:id="4522" w:name="_Toc177146309"/>
      <w:r w:rsidRPr="004373E8">
        <w:rPr>
          <w:rFonts w:cs="Arial"/>
          <w:szCs w:val="22"/>
          <w:lang w:val="vi-VN"/>
        </w:rPr>
        <w:t>How can I receive bus schedule? / Làm thế nào để tôi có thể nhận được lịch xe bus.</w:t>
      </w:r>
      <w:bookmarkEnd w:id="4520"/>
      <w:bookmarkEnd w:id="4521"/>
      <w:bookmarkEnd w:id="4522"/>
    </w:p>
    <w:p w14:paraId="6C501DC1"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Answer / Câu trả lời:</w:t>
      </w:r>
    </w:p>
    <w:p w14:paraId="58926847"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The bus schedules are updated weekly to attending students of current semester through their BUV email. The weekday schedules will be sent to students on Friday weekly with the updated schedule for the week after. The weekend schedules for those attending classes or events only will be sent to relevant people on Tuesday of that week. Bus usage guidelines will be sent to students via their BUV student email before the first day of the semester or whenever there is an adjustment. </w:t>
      </w:r>
    </w:p>
    <w:p w14:paraId="38C05A2F" w14:textId="77777777" w:rsidR="008A1BC9" w:rsidRPr="001A5994"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Besides, you can join our bus communities via QR codes below to be updated on daily information of each route.</w:t>
      </w:r>
      <w:r w:rsidR="005B06DA">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 xml:space="preserve">We encourage students to contact the </w:t>
      </w:r>
      <w:r w:rsidR="008A1BC9">
        <w:rPr>
          <w:rFonts w:ascii="iCiel Avenir LT Std 35 Light" w:hAnsi="iCiel Avenir LT Std 35 Light" w:cs="Arial"/>
          <w:sz w:val="22"/>
          <w:szCs w:val="22"/>
          <w:lang w:eastAsia="en-US"/>
        </w:rPr>
        <w:t xml:space="preserve">Transportation team </w:t>
      </w:r>
      <w:r w:rsidR="008A1BC9" w:rsidRPr="00CD5F90">
        <w:rPr>
          <w:rFonts w:ascii="iCiel Avenir LT Std 35 Light" w:hAnsi="iCiel Avenir LT Std 35 Light" w:cs="Arial"/>
          <w:sz w:val="22"/>
          <w:szCs w:val="22"/>
          <w:lang w:eastAsia="en-US"/>
        </w:rPr>
        <w:t>via</w:t>
      </w:r>
      <w:r w:rsidR="008A1BC9">
        <w:rPr>
          <w:rFonts w:ascii="iCiel Avenir LT Std 35 Light" w:hAnsi="iCiel Avenir LT Std 35 Light" w:cs="Arial"/>
          <w:sz w:val="22"/>
          <w:szCs w:val="22"/>
          <w:lang w:eastAsia="en-US"/>
        </w:rPr>
        <w:t xml:space="preserve"> hotline number 0704 068 386 and</w:t>
      </w:r>
      <w:r w:rsidR="008A1BC9" w:rsidRPr="00CD5F90">
        <w:rPr>
          <w:rFonts w:ascii="iCiel Avenir LT Std 35 Light" w:hAnsi="iCiel Avenir LT Std 35 Light" w:cs="Arial"/>
          <w:sz w:val="22"/>
          <w:szCs w:val="22"/>
          <w:lang w:eastAsia="en-US"/>
        </w:rPr>
        <w:t xml:space="preserve"> email </w:t>
      </w:r>
      <w:hyperlink r:id="rId38" w:history="1">
        <w:r w:rsidR="008A1BC9" w:rsidRPr="00F95E36">
          <w:rPr>
            <w:rStyle w:val="Hyperlink"/>
            <w:rFonts w:ascii="iCiel Avenir LT Std 35 Light" w:hAnsi="iCiel Avenir LT Std 35 Light" w:cs="Arial"/>
            <w:sz w:val="22"/>
            <w:szCs w:val="22"/>
            <w:lang w:eastAsia="en-US"/>
          </w:rPr>
          <w:t>transportation@buv.edu.vn</w:t>
        </w:r>
      </w:hyperlink>
      <w:r w:rsidR="008A1BC9">
        <w:rPr>
          <w:rFonts w:ascii="iCiel Avenir LT Std 35 Light" w:hAnsi="iCiel Avenir LT Std 35 Light" w:cs="Arial"/>
          <w:sz w:val="22"/>
          <w:szCs w:val="22"/>
          <w:lang w:eastAsia="en-US"/>
        </w:rPr>
        <w:t xml:space="preserve"> </w:t>
      </w:r>
      <w:r w:rsidR="008A1BC9" w:rsidRPr="00CD5F90">
        <w:rPr>
          <w:rFonts w:ascii="iCiel Avenir LT Std 35 Light" w:hAnsi="iCiel Avenir LT Std 35 Light" w:cs="Arial"/>
          <w:sz w:val="22"/>
          <w:szCs w:val="22"/>
          <w:lang w:eastAsia="en-US"/>
        </w:rPr>
        <w:t>for more detailed information.</w:t>
      </w:r>
    </w:p>
    <w:p w14:paraId="2A055D5E"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Lịch xe buýt BUV được cập nhật hàng tuần cho các sinh viên có thời khóa biểu và lịch trình trong kỳ học hiện tại qua địa chỉ email BUV cá nhân.  Lịch hoạt động trong tuần của xe buýt BUV sẽ được gửi đến sinh viên vào mỗi thứ Sáu của tuần trước đó. Lịch hoạt động cuối tuần của xe buýt BUV chỉ dành cho sinh viên có lịch học hoặc sự kiện sẽ được gửi đến những người liên quan vào mỗi thứ Ba của tuần đó. Hướng dẫn sử dụng xe buýt sẽ được gửi cho sinh viên qua email trước ngày đầu tiên của kỳ học hoặc bất kỳ khi nào có điều chỉnh.</w:t>
      </w:r>
    </w:p>
    <w:p w14:paraId="2ADBB4CB"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Ngoài ra, bạn còn có thể tham gia vào các nhóm thông tin tuyến qua các mã QR dưới đây để cập nhật lịch xe và thông tin hàng ngày trên các tuyến đường,</w:t>
      </w:r>
    </w:p>
    <w:p w14:paraId="49B39AD3"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noProof/>
          <w:sz w:val="22"/>
          <w:szCs w:val="22"/>
          <w:lang w:eastAsia="en-US"/>
        </w:rPr>
        <w:drawing>
          <wp:anchor distT="0" distB="0" distL="114300" distR="114300" simplePos="0" relativeHeight="251687936" behindDoc="0" locked="0" layoutInCell="1" allowOverlap="1" wp14:anchorId="57F86D5C" wp14:editId="70885416">
            <wp:simplePos x="0" y="0"/>
            <wp:positionH relativeFrom="margin">
              <wp:align>center</wp:align>
            </wp:positionH>
            <wp:positionV relativeFrom="paragraph">
              <wp:posOffset>8255</wp:posOffset>
            </wp:positionV>
            <wp:extent cx="5466522" cy="1488317"/>
            <wp:effectExtent l="0" t="0" r="1270" b="0"/>
            <wp:wrapSquare wrapText="bothSides"/>
            <wp:docPr id="2" name="Picture 1" descr="A qr code on a red and white background&#10;&#10;Description automatically generated">
              <a:extLst xmlns:a="http://schemas.openxmlformats.org/drawingml/2006/main">
                <a:ext uri="{FF2B5EF4-FFF2-40B4-BE49-F238E27FC236}">
                  <a16:creationId xmlns:a16="http://schemas.microsoft.com/office/drawing/2014/main" id="{29D1FF5A-DA66-4613-BA39-A6981D5E9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qr code on a red and white background&#10;&#10;Description automatically generated">
                      <a:extLst>
                        <a:ext uri="{FF2B5EF4-FFF2-40B4-BE49-F238E27FC236}">
                          <a16:creationId xmlns:a16="http://schemas.microsoft.com/office/drawing/2014/main" id="{29D1FF5A-DA66-4613-BA39-A6981D5E925B}"/>
                        </a:ext>
                      </a:extLst>
                    </pic:cNvPr>
                    <pic:cNvPicPr>
                      <a:picLocks noChangeAspect="1"/>
                    </pic:cNvPicPr>
                  </pic:nvPicPr>
                  <pic:blipFill rotWithShape="1">
                    <a:blip r:embed="rId39">
                      <a:extLst>
                        <a:ext uri="{28A0092B-C50C-407E-A947-70E740481C1C}">
                          <a14:useLocalDpi xmlns:a14="http://schemas.microsoft.com/office/drawing/2010/main" val="0"/>
                        </a:ext>
                      </a:extLst>
                    </a:blip>
                    <a:srcRect l="1" t="46626" r="-220" b="14754"/>
                    <a:stretch/>
                  </pic:blipFill>
                  <pic:spPr bwMode="auto">
                    <a:xfrm>
                      <a:off x="0" y="0"/>
                      <a:ext cx="5466522" cy="1488317"/>
                    </a:xfrm>
                    <a:prstGeom prst="rect">
                      <a:avLst/>
                    </a:prstGeom>
                    <a:noFill/>
                    <a:ln>
                      <a:noFill/>
                    </a:ln>
                    <a:extLst>
                      <a:ext uri="{53640926-AAD7-44D8-BBD7-CCE9431645EC}">
                        <a14:shadowObscured xmlns:a14="http://schemas.microsoft.com/office/drawing/2010/main"/>
                      </a:ext>
                    </a:extLst>
                  </pic:spPr>
                </pic:pic>
              </a:graphicData>
            </a:graphic>
          </wp:anchor>
        </w:drawing>
      </w:r>
    </w:p>
    <w:p w14:paraId="0A476AA5"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612C4E2F" w14:textId="77777777" w:rsidR="005B06DA"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B5B7542" w14:textId="77777777" w:rsidR="005B06DA"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32B3A3D8" w14:textId="77777777" w:rsidR="005B06DA" w:rsidRPr="00C71108"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2C711C">
        <w:rPr>
          <w:rFonts w:ascii="iCiel Avenir LT Std 35 Light" w:hAnsi="iCiel Avenir LT Std 35 Light" w:cs="Arial"/>
          <w:i/>
          <w:iCs/>
          <w:sz w:val="22"/>
          <w:szCs w:val="22"/>
          <w:lang w:val="vi-VN"/>
        </w:rPr>
        <w:t>Nhà tr</w:t>
      </w:r>
      <w:r w:rsidRPr="002C711C">
        <w:rPr>
          <w:rFonts w:ascii="iCiel Avenir LT Std 35 Light" w:hAnsi="iCiel Avenir LT Std 35 Light" w:cs="Calibri"/>
          <w:i/>
          <w:iCs/>
          <w:sz w:val="22"/>
          <w:szCs w:val="22"/>
          <w:lang w:val="vi-VN"/>
        </w:rPr>
        <w:t>ườ</w:t>
      </w:r>
      <w:r w:rsidRPr="002C711C">
        <w:rPr>
          <w:rFonts w:ascii="iCiel Avenir LT Std 35 Light" w:hAnsi="iCiel Avenir LT Std 35 Light" w:cs="Arial"/>
          <w:i/>
          <w:iCs/>
          <w:sz w:val="22"/>
          <w:szCs w:val="22"/>
          <w:lang w:val="vi-VN"/>
        </w:rPr>
        <w:t>ng khuy</w:t>
      </w:r>
      <w:r w:rsidRPr="002C711C">
        <w:rPr>
          <w:rFonts w:ascii="iCiel Avenir LT Std 35 Light" w:hAnsi="iCiel Avenir LT Std 35 Light" w:cs="Calibri"/>
          <w:i/>
          <w:iCs/>
          <w:sz w:val="22"/>
          <w:szCs w:val="22"/>
          <w:lang w:val="vi-VN"/>
        </w:rPr>
        <w:t>ế</w:t>
      </w:r>
      <w:r w:rsidRPr="002C711C">
        <w:rPr>
          <w:rFonts w:ascii="iCiel Avenir LT Std 35 Light" w:hAnsi="iCiel Avenir LT Std 35 Light" w:cs="Arial"/>
          <w:i/>
          <w:iCs/>
          <w:sz w:val="22"/>
          <w:szCs w:val="22"/>
          <w:lang w:val="vi-VN"/>
        </w:rPr>
        <w:t>n kh</w:t>
      </w:r>
      <w:r w:rsidRPr="002C711C">
        <w:rPr>
          <w:rFonts w:ascii="iCiel Avenir LT Std 35 Light" w:hAnsi="iCiel Avenir LT Std 35 Light" w:cs="Avenir Next LT Pro"/>
          <w:i/>
          <w:iCs/>
          <w:sz w:val="22"/>
          <w:szCs w:val="22"/>
          <w:lang w:val="vi-VN"/>
        </w:rPr>
        <w:t>í</w:t>
      </w:r>
      <w:r w:rsidRPr="002C711C">
        <w:rPr>
          <w:rFonts w:ascii="iCiel Avenir LT Std 35 Light" w:hAnsi="iCiel Avenir LT Std 35 Light" w:cs="Arial"/>
          <w:i/>
          <w:iCs/>
          <w:sz w:val="22"/>
          <w:szCs w:val="22"/>
          <w:lang w:val="vi-VN"/>
        </w:rPr>
        <w:t>ch sinh vi</w:t>
      </w:r>
      <w:r w:rsidRPr="002C711C">
        <w:rPr>
          <w:rFonts w:ascii="iCiel Avenir LT Std 35 Light" w:hAnsi="iCiel Avenir LT Std 35 Light" w:cs="Avenir Next LT Pro"/>
          <w:i/>
          <w:iCs/>
          <w:sz w:val="22"/>
          <w:szCs w:val="22"/>
          <w:lang w:val="vi-VN"/>
        </w:rPr>
        <w:t>ê</w:t>
      </w:r>
      <w:r w:rsidRPr="002C711C">
        <w:rPr>
          <w:rFonts w:ascii="iCiel Avenir LT Std 35 Light" w:hAnsi="iCiel Avenir LT Std 35 Light" w:cs="Arial"/>
          <w:i/>
          <w:iCs/>
          <w:sz w:val="22"/>
          <w:szCs w:val="22"/>
          <w:lang w:val="vi-VN"/>
        </w:rPr>
        <w:t xml:space="preserve">n trao </w:t>
      </w:r>
      <w:r w:rsidRPr="002C711C">
        <w:rPr>
          <w:rFonts w:ascii="iCiel Avenir LT Std 35 Light" w:hAnsi="iCiel Avenir LT Std 35 Light" w:cs="Avenir Next LT Pro"/>
          <w:i/>
          <w:iCs/>
          <w:sz w:val="22"/>
          <w:szCs w:val="22"/>
          <w:lang w:val="vi-VN"/>
        </w:rPr>
        <w:t>đ</w:t>
      </w:r>
      <w:r w:rsidRPr="002C711C">
        <w:rPr>
          <w:rFonts w:ascii="iCiel Avenir LT Std 35 Light" w:hAnsi="iCiel Avenir LT Std 35 Light" w:cs="Calibri"/>
          <w:i/>
          <w:iCs/>
          <w:sz w:val="22"/>
          <w:szCs w:val="22"/>
          <w:lang w:val="vi-VN"/>
        </w:rPr>
        <w:t>ổ</w:t>
      </w:r>
      <w:r w:rsidRPr="002C711C">
        <w:rPr>
          <w:rFonts w:ascii="iCiel Avenir LT Std 35 Light" w:hAnsi="iCiel Avenir LT Std 35 Light" w:cs="Arial"/>
          <w:i/>
          <w:iCs/>
          <w:sz w:val="22"/>
          <w:szCs w:val="22"/>
          <w:lang w:val="vi-VN"/>
        </w:rPr>
        <w:t>i v</w:t>
      </w:r>
      <w:r w:rsidRPr="002C711C">
        <w:rPr>
          <w:rFonts w:ascii="iCiel Avenir LT Std 35 Light" w:hAnsi="iCiel Avenir LT Std 35 Light" w:cs="Calibri"/>
          <w:i/>
          <w:iCs/>
          <w:sz w:val="22"/>
          <w:szCs w:val="22"/>
          <w:lang w:val="vi-VN"/>
        </w:rPr>
        <w:t>ớ</w:t>
      </w:r>
      <w:r w:rsidRPr="002C711C">
        <w:rPr>
          <w:rFonts w:ascii="iCiel Avenir LT Std 35 Light" w:hAnsi="iCiel Avenir LT Std 35 Light" w:cs="Arial"/>
          <w:i/>
          <w:iCs/>
          <w:sz w:val="22"/>
          <w:szCs w:val="22"/>
          <w:lang w:val="vi-VN"/>
        </w:rPr>
        <w:t xml:space="preserve">i </w:t>
      </w:r>
      <w:r>
        <w:rPr>
          <w:rFonts w:ascii="iCiel Avenir LT Std 35 Light" w:hAnsi="iCiel Avenir LT Std 35 Light" w:cs="Arial"/>
          <w:i/>
          <w:iCs/>
          <w:sz w:val="22"/>
          <w:szCs w:val="22"/>
        </w:rPr>
        <w:t>Bộ phận Transportation qua số hotline 0704 068 386</w:t>
      </w:r>
      <w:r w:rsidRPr="002C711C">
        <w:rPr>
          <w:rFonts w:ascii="iCiel Avenir LT Std 35 Light" w:hAnsi="iCiel Avenir LT Std 35 Light" w:cs="Arial"/>
          <w:i/>
          <w:iCs/>
          <w:sz w:val="22"/>
          <w:szCs w:val="22"/>
          <w:lang w:val="vi-VN"/>
        </w:rPr>
        <w:t xml:space="preserve"> </w:t>
      </w:r>
      <w:r>
        <w:rPr>
          <w:rFonts w:ascii="iCiel Avenir LT Std 35 Light" w:hAnsi="iCiel Avenir LT Std 35 Light" w:cs="Arial"/>
          <w:i/>
          <w:iCs/>
          <w:sz w:val="22"/>
          <w:szCs w:val="22"/>
        </w:rPr>
        <w:t>hoặc thông qua</w:t>
      </w:r>
      <w:r w:rsidRPr="002C711C">
        <w:rPr>
          <w:rFonts w:ascii="iCiel Avenir LT Std 35 Light" w:hAnsi="iCiel Avenir LT Std 35 Light" w:cs="Arial"/>
          <w:i/>
          <w:iCs/>
          <w:sz w:val="22"/>
          <w:szCs w:val="22"/>
          <w:lang w:val="vi-VN"/>
        </w:rPr>
        <w:t xml:space="preserve"> email </w:t>
      </w:r>
      <w:hyperlink r:id="rId40" w:history="1">
        <w:r w:rsidRPr="00F95E36">
          <w:rPr>
            <w:rStyle w:val="Hyperlink"/>
            <w:rFonts w:ascii="iCiel Avenir LT Std 35 Light" w:hAnsi="iCiel Avenir LT Std 35 Light" w:cs="Arial"/>
            <w:i/>
            <w:iCs/>
            <w:sz w:val="22"/>
            <w:szCs w:val="22"/>
          </w:rPr>
          <w:t>transportation@buv.edu.vn</w:t>
        </w:r>
      </w:hyperlink>
      <w:r w:rsidRPr="002C711C">
        <w:rPr>
          <w:rStyle w:val="Hyperlink"/>
          <w:rFonts w:ascii="iCiel Avenir LT Std 35 Light" w:hAnsi="iCiel Avenir LT Std 35 Light" w:cs="Arial"/>
          <w:sz w:val="22"/>
          <w:szCs w:val="22"/>
        </w:rPr>
        <w:t xml:space="preserve"> </w:t>
      </w:r>
      <w:r>
        <w:rPr>
          <w:rFonts w:ascii="iCiel Avenir LT Std 35 Light" w:hAnsi="iCiel Avenir LT Std 35 Light" w:cs="Arial"/>
          <w:i/>
          <w:iCs/>
          <w:sz w:val="22"/>
          <w:szCs w:val="22"/>
        </w:rPr>
        <w:t>để có thêm thông tin chi tiết.</w:t>
      </w:r>
    </w:p>
    <w:p w14:paraId="70D2F52F"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523" w:name="_Toc122601742"/>
      <w:bookmarkStart w:id="4524" w:name="_Toc140506939"/>
      <w:bookmarkStart w:id="4525" w:name="_Toc169968679"/>
      <w:bookmarkStart w:id="4526" w:name="_Toc169969843"/>
      <w:bookmarkStart w:id="4527" w:name="_Toc177146310"/>
      <w:r w:rsidRPr="004373E8">
        <w:rPr>
          <w:rFonts w:cs="Arial"/>
          <w:szCs w:val="22"/>
          <w:lang w:val="vi-VN"/>
        </w:rPr>
        <w:t>What should students do if the bus does not arrive on time at the pick-up point? / Sinh viên cần làm gì nếu xe buýt không đến đúng giờ tại điểm đón?</w:t>
      </w:r>
      <w:bookmarkEnd w:id="4523"/>
      <w:bookmarkEnd w:id="4524"/>
      <w:bookmarkEnd w:id="4525"/>
      <w:bookmarkEnd w:id="4526"/>
      <w:bookmarkEnd w:id="4527"/>
    </w:p>
    <w:p w14:paraId="68150395"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0937608C"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School buses may arrive late at the pick-up/drop-off points due to traffic jams, accidents, prior run delays, etc. Students should arrive at the stop at least 05 - 10 minutes before the scheduled time and please notify the Transportation Team via hotline 0704 068 386 immediately if the bus is not found at the departure time for prompt assistance. For any feedback and further support kindly send email to </w:t>
      </w:r>
      <w:hyperlink r:id="rId41" w:history="1">
        <w:r w:rsidRPr="004373E8">
          <w:rPr>
            <w:rFonts w:ascii="iCiel Avenir LT Std 35 Light" w:hAnsi="iCiel Avenir LT Std 35 Light" w:cs="Arial"/>
            <w:color w:val="0563C1" w:themeColor="hyperlink"/>
            <w:sz w:val="22"/>
            <w:szCs w:val="22"/>
            <w:u w:val="single"/>
            <w:lang w:eastAsia="en-US"/>
          </w:rPr>
          <w:t>transportation@buv.edu.vn</w:t>
        </w:r>
      </w:hyperlink>
      <w:r w:rsidRPr="004373E8">
        <w:rPr>
          <w:rFonts w:ascii="iCiel Avenir LT Std 35 Light" w:hAnsi="iCiel Avenir LT Std 35 Light" w:cs="Arial"/>
          <w:sz w:val="22"/>
          <w:szCs w:val="22"/>
          <w:lang w:eastAsia="en-US"/>
        </w:rPr>
        <w:t>.</w:t>
      </w:r>
    </w:p>
    <w:p w14:paraId="2C7F802D"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Students are recommended to join the appropriate bus route information group by scanning </w:t>
      </w:r>
      <w:proofErr w:type="gramStart"/>
      <w:r w:rsidRPr="004373E8">
        <w:rPr>
          <w:rFonts w:ascii="iCiel Avenir LT Std 35 Light" w:hAnsi="iCiel Avenir LT Std 35 Light" w:cs="Arial"/>
          <w:sz w:val="22"/>
          <w:szCs w:val="22"/>
          <w:lang w:eastAsia="en-US"/>
        </w:rPr>
        <w:t>QR</w:t>
      </w:r>
      <w:proofErr w:type="gramEnd"/>
      <w:r w:rsidRPr="004373E8">
        <w:rPr>
          <w:rFonts w:ascii="iCiel Avenir LT Std 35 Light" w:hAnsi="iCiel Avenir LT Std 35 Light" w:cs="Arial"/>
          <w:sz w:val="22"/>
          <w:szCs w:val="22"/>
          <w:lang w:eastAsia="en-US"/>
        </w:rPr>
        <w:t xml:space="preserve"> code which is mentioned in each bus schedule to be promptly informed on the daily updated traffic situation of each route.</w:t>
      </w:r>
    </w:p>
    <w:p w14:paraId="3265035C"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 xml:space="preserve">Xe buýt của trường có thể đến điểm đón/trả muộn do tắc đường, tai nạn, trễ chuyến trước, v.v. Sinh viên cần có mặt tại điểm đón trước ít nhất từ 05 đến 10 phút và vui lòng liên hệ ngay cho Bộ phận phụ trách xe buýt qua số hotline 0704 068 386 nếu không thấy xe có mặt theo giờ quy định. Sinh viên có thể liên hệ số hotline 0704 068 386 để được hỗ trợ kịp thời hoặc để lại phản hồi và yêu cầu các hỗ trợ khác đến hòm thư  </w:t>
      </w:r>
      <w:hyperlink r:id="rId42" w:history="1">
        <w:r w:rsidRPr="004373E8">
          <w:rPr>
            <w:rFonts w:ascii="iCiel Avenir LT Std 35 Light" w:hAnsi="iCiel Avenir LT Std 35 Light" w:cs="Arial"/>
            <w:i/>
            <w:iCs/>
            <w:color w:val="0563C1" w:themeColor="hyperlink"/>
            <w:sz w:val="22"/>
            <w:szCs w:val="22"/>
            <w:u w:val="single"/>
            <w:lang w:eastAsia="en-US"/>
          </w:rPr>
          <w:t>transportation@buv.edu.vn</w:t>
        </w:r>
      </w:hyperlink>
      <w:r w:rsidRPr="004373E8">
        <w:rPr>
          <w:rFonts w:ascii="iCiel Avenir LT Std 35 Light" w:hAnsi="iCiel Avenir LT Std 35 Light" w:cs="Arial"/>
          <w:i/>
          <w:iCs/>
          <w:sz w:val="22"/>
          <w:szCs w:val="22"/>
          <w:lang w:eastAsia="en-US"/>
        </w:rPr>
        <w:t>.</w:t>
      </w:r>
    </w:p>
    <w:p w14:paraId="683E9F0F" w14:textId="77777777"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Sinh viên được khuyến khích tham gia vào các nhóm thông tin của các tuyến xe mà sinh viên quan tâm bằng cách quét mã QR trong lịch xe buýt gửi hàng tuần mà Bộ phận phụ trách xe buýt đã lập ra để nhận được những thông tin cập nhật kịp thời nhất.</w:t>
      </w:r>
    </w:p>
    <w:p w14:paraId="4568FCF5"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528" w:name="_Toc140506940"/>
      <w:bookmarkStart w:id="4529" w:name="_Toc169968680"/>
      <w:bookmarkStart w:id="4530" w:name="_Toc169969844"/>
      <w:bookmarkStart w:id="4531" w:name="_Toc177146311"/>
      <w:r w:rsidRPr="004373E8">
        <w:rPr>
          <w:rFonts w:cs="Arial"/>
          <w:szCs w:val="22"/>
          <w:lang w:val="vi-VN"/>
        </w:rPr>
        <w:t>Can BUV adjust the bus schedule to suit the student's classes? / Nhà trường có thể điều chỉnh lịch trình xe buýt theo lịch học của sinh viên?</w:t>
      </w:r>
      <w:bookmarkEnd w:id="4528"/>
      <w:bookmarkEnd w:id="4529"/>
      <w:bookmarkEnd w:id="4530"/>
      <w:bookmarkEnd w:id="4531"/>
    </w:p>
    <w:p w14:paraId="67BD1C2B"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w:t>
      </w:r>
      <w:r w:rsidRPr="004373E8">
        <w:rPr>
          <w:rFonts w:ascii="iCiel Avenir LT Std 35 Light" w:hAnsi="iCiel Avenir LT Std 35 Light" w:cs="Calibri"/>
          <w:b/>
          <w:bCs/>
          <w:i/>
          <w:iCs/>
          <w:sz w:val="22"/>
          <w:szCs w:val="22"/>
          <w:u w:val="single"/>
        </w:rPr>
        <w:t>ả</w:t>
      </w:r>
      <w:r w:rsidRPr="004373E8">
        <w:rPr>
          <w:rFonts w:ascii="iCiel Avenir LT Std 35 Light" w:hAnsi="iCiel Avenir LT Std 35 Light" w:cs="Arial"/>
          <w:b/>
          <w:bCs/>
          <w:i/>
          <w:iCs/>
          <w:sz w:val="22"/>
          <w:szCs w:val="22"/>
          <w:u w:val="single"/>
        </w:rPr>
        <w:t xml:space="preserve"> l</w:t>
      </w:r>
      <w:r w:rsidRPr="004373E8">
        <w:rPr>
          <w:rFonts w:ascii="iCiel Avenir LT Std 35 Light" w:hAnsi="iCiel Avenir LT Std 35 Light" w:cs="Calibri"/>
          <w:b/>
          <w:bCs/>
          <w:i/>
          <w:iCs/>
          <w:sz w:val="22"/>
          <w:szCs w:val="22"/>
          <w:u w:val="single"/>
        </w:rPr>
        <w:t>ờ</w:t>
      </w:r>
      <w:r w:rsidRPr="004373E8">
        <w:rPr>
          <w:rFonts w:ascii="iCiel Avenir LT Std 35 Light" w:hAnsi="iCiel Avenir LT Std 35 Light" w:cs="Arial"/>
          <w:b/>
          <w:bCs/>
          <w:i/>
          <w:iCs/>
          <w:sz w:val="22"/>
          <w:szCs w:val="22"/>
          <w:u w:val="single"/>
        </w:rPr>
        <w:t>i</w:t>
      </w:r>
      <w:r w:rsidRPr="004373E8">
        <w:rPr>
          <w:rFonts w:ascii="iCiel Avenir LT Std 35 Light" w:hAnsi="iCiel Avenir LT Std 35 Light" w:cs="Arial"/>
          <w:b/>
          <w:bCs/>
          <w:sz w:val="22"/>
          <w:szCs w:val="22"/>
          <w:u w:val="single"/>
        </w:rPr>
        <w:t>:</w:t>
      </w:r>
    </w:p>
    <w:p w14:paraId="49056EB5" w14:textId="78DCEC1C" w:rsidR="005B06DA" w:rsidRPr="001A5994" w:rsidRDefault="007C590E" w:rsidP="005B06DA">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 xml:space="preserve">Our bus is a shuttle bus service, and the schedule is arranged according to the certain number of students having class or scheduled activities on campus with minimum changes </w:t>
      </w:r>
      <w:bookmarkStart w:id="4532" w:name="_Hlk124847475"/>
      <w:r w:rsidRPr="004373E8">
        <w:rPr>
          <w:rFonts w:ascii="iCiel Avenir LT Std 35 Light" w:hAnsi="iCiel Avenir LT Std 35 Light" w:cs="Arial"/>
          <w:sz w:val="22"/>
          <w:szCs w:val="22"/>
          <w:lang w:eastAsia="en-US"/>
        </w:rPr>
        <w:t>through the semester</w:t>
      </w:r>
      <w:bookmarkEnd w:id="4532"/>
      <w:r w:rsidRPr="004373E8">
        <w:rPr>
          <w:rFonts w:ascii="iCiel Avenir LT Std 35 Light" w:hAnsi="iCiel Avenir LT Std 35 Light" w:cs="Arial"/>
          <w:sz w:val="22"/>
          <w:szCs w:val="22"/>
          <w:lang w:eastAsia="en-US"/>
        </w:rPr>
        <w:t>. It is provided on a first come first served basis and students should use the nearest bus slot for their class start/end time. Unfortunately, we are not providing a bus service for individual schedules or a small number of students but for the majority. You can utilise campus facilities for self-study or extracurricular activities outside while waiting for the bus. Besides, you can use Eco bus to travel from Hanoi to BUV and vice versa.</w:t>
      </w:r>
      <w:r w:rsidR="005B06DA">
        <w:rPr>
          <w:rFonts w:ascii="iCiel Avenir LT Std 35 Light" w:hAnsi="iCiel Avenir LT Std 35 Light" w:cs="Arial"/>
          <w:sz w:val="22"/>
          <w:szCs w:val="22"/>
          <w:lang w:eastAsia="en-US"/>
        </w:rPr>
        <w:t xml:space="preserve"> </w:t>
      </w:r>
      <w:bookmarkStart w:id="4533" w:name="_Hlk171671016"/>
      <w:r w:rsidR="005B06DA" w:rsidRPr="00CD5F90">
        <w:rPr>
          <w:rFonts w:ascii="iCiel Avenir LT Std 35 Light" w:hAnsi="iCiel Avenir LT Std 35 Light" w:cs="Arial"/>
          <w:sz w:val="22"/>
          <w:szCs w:val="22"/>
          <w:lang w:eastAsia="en-US"/>
        </w:rPr>
        <w:t xml:space="preserve">We encourage students to contact the </w:t>
      </w:r>
      <w:r w:rsidR="005B06DA">
        <w:rPr>
          <w:rFonts w:ascii="iCiel Avenir LT Std 35 Light" w:hAnsi="iCiel Avenir LT Std 35 Light" w:cs="Arial"/>
          <w:sz w:val="22"/>
          <w:szCs w:val="22"/>
          <w:lang w:eastAsia="en-US"/>
        </w:rPr>
        <w:t xml:space="preserve">Transportation team </w:t>
      </w:r>
      <w:r w:rsidR="005B06DA" w:rsidRPr="00CD5F90">
        <w:rPr>
          <w:rFonts w:ascii="iCiel Avenir LT Std 35 Light" w:hAnsi="iCiel Avenir LT Std 35 Light" w:cs="Arial"/>
          <w:sz w:val="22"/>
          <w:szCs w:val="22"/>
          <w:lang w:eastAsia="en-US"/>
        </w:rPr>
        <w:t>via</w:t>
      </w:r>
      <w:r w:rsidR="005B06DA">
        <w:rPr>
          <w:rFonts w:ascii="iCiel Avenir LT Std 35 Light" w:hAnsi="iCiel Avenir LT Std 35 Light" w:cs="Arial"/>
          <w:sz w:val="22"/>
          <w:szCs w:val="22"/>
          <w:lang w:eastAsia="en-US"/>
        </w:rPr>
        <w:t xml:space="preserve"> hotline number 0704</w:t>
      </w:r>
      <w:r w:rsidR="008A1BC9">
        <w:rPr>
          <w:rFonts w:ascii="iCiel Avenir LT Std 35 Light" w:hAnsi="iCiel Avenir LT Std 35 Light" w:cs="Arial"/>
          <w:sz w:val="22"/>
          <w:szCs w:val="22"/>
          <w:lang w:eastAsia="en-US"/>
        </w:rPr>
        <w:t xml:space="preserve"> 068 386 and</w:t>
      </w:r>
      <w:r w:rsidR="005B06DA" w:rsidRPr="00CD5F90">
        <w:rPr>
          <w:rFonts w:ascii="iCiel Avenir LT Std 35 Light" w:hAnsi="iCiel Avenir LT Std 35 Light" w:cs="Arial"/>
          <w:sz w:val="22"/>
          <w:szCs w:val="22"/>
          <w:lang w:eastAsia="en-US"/>
        </w:rPr>
        <w:t xml:space="preserve"> email </w:t>
      </w:r>
      <w:hyperlink r:id="rId43" w:history="1">
        <w:r w:rsidR="005B06DA" w:rsidRPr="00F95E36">
          <w:rPr>
            <w:rStyle w:val="Hyperlink"/>
            <w:rFonts w:ascii="iCiel Avenir LT Std 35 Light" w:hAnsi="iCiel Avenir LT Std 35 Light" w:cs="Arial"/>
            <w:sz w:val="22"/>
            <w:szCs w:val="22"/>
            <w:lang w:eastAsia="en-US"/>
          </w:rPr>
          <w:t>transportation@buv.edu.vn</w:t>
        </w:r>
      </w:hyperlink>
      <w:r w:rsidR="005B06DA">
        <w:rPr>
          <w:rFonts w:ascii="iCiel Avenir LT Std 35 Light" w:hAnsi="iCiel Avenir LT Std 35 Light" w:cs="Arial"/>
          <w:sz w:val="22"/>
          <w:szCs w:val="22"/>
          <w:lang w:eastAsia="en-US"/>
        </w:rPr>
        <w:t xml:space="preserve"> </w:t>
      </w:r>
      <w:r w:rsidR="005B06DA" w:rsidRPr="00CD5F90">
        <w:rPr>
          <w:rFonts w:ascii="iCiel Avenir LT Std 35 Light" w:hAnsi="iCiel Avenir LT Std 35 Light" w:cs="Arial"/>
          <w:sz w:val="22"/>
          <w:szCs w:val="22"/>
          <w:lang w:eastAsia="en-US"/>
        </w:rPr>
        <w:t>for more detailed information.</w:t>
      </w:r>
      <w:bookmarkEnd w:id="4533"/>
    </w:p>
    <w:p w14:paraId="5CEE7D4E" w14:textId="7074E626"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p>
    <w:p w14:paraId="2BC88F74" w14:textId="77777777" w:rsidR="005B06DA" w:rsidRPr="00C71108" w:rsidRDefault="007C590E" w:rsidP="005B06DA">
      <w:pPr>
        <w:tabs>
          <w:tab w:val="left" w:pos="630"/>
          <w:tab w:val="left" w:pos="720"/>
          <w:tab w:val="left" w:pos="1080"/>
        </w:tabs>
        <w:ind w:firstLine="0"/>
        <w:rPr>
          <w:rFonts w:ascii="iCiel Avenir LT Std 35 Light" w:hAnsi="iCiel Avenir LT Std 35 Light" w:cs="Arial"/>
          <w:i/>
          <w:iCs/>
          <w:sz w:val="22"/>
          <w:szCs w:val="22"/>
        </w:rPr>
      </w:pPr>
      <w:r w:rsidRPr="004373E8">
        <w:rPr>
          <w:rFonts w:ascii="iCiel Avenir LT Std 35 Light" w:hAnsi="iCiel Avenir LT Std 35 Light" w:cs="Arial"/>
          <w:i/>
          <w:iCs/>
          <w:sz w:val="22"/>
          <w:szCs w:val="22"/>
          <w:lang w:eastAsia="en-US"/>
        </w:rPr>
        <w:t>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nh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v</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n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nh theo chuy</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x</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p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ph</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thu</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o s</w:t>
      </w:r>
      <w:r w:rsidRPr="004373E8">
        <w:rPr>
          <w:rFonts w:ascii="iCiel Avenir LT Std 35 Light" w:hAnsi="iCiel Avenir LT Std 35 Light" w:cs="Calibri"/>
          <w:i/>
          <w:iCs/>
          <w:sz w:val="22"/>
          <w:szCs w:val="22"/>
          <w:lang w:eastAsia="en-US"/>
        </w:rPr>
        <w:t>ố</w:t>
      </w:r>
      <w:r w:rsidRPr="004373E8">
        <w:rPr>
          <w:rFonts w:ascii="iCiel Avenir LT Std 35 Light" w:hAnsi="iCiel Avenir LT Std 35 Light" w:cs="Arial"/>
          <w:i/>
          <w:iCs/>
          <w:sz w:val="22"/>
          <w:szCs w:val="22"/>
          <w:lang w:eastAsia="en-US"/>
        </w:rPr>
        <w:t xml:space="preserve"> l</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ng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tham gia 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c t</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p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sinh ho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t t</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cũng.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xe s</w:t>
      </w:r>
      <w:r w:rsidRPr="004373E8">
        <w:rPr>
          <w:rFonts w:ascii="iCiel Avenir LT Std 35 Light" w:hAnsi="iCiel Avenir LT Std 35 Light" w:cs="Calibri"/>
          <w:i/>
          <w:iCs/>
          <w:sz w:val="22"/>
          <w:szCs w:val="22"/>
          <w:lang w:eastAsia="en-US"/>
        </w:rPr>
        <w:t>ẽ</w:t>
      </w:r>
      <w:r w:rsidRPr="004373E8">
        <w:rPr>
          <w:rFonts w:ascii="iCiel Avenir LT Std 35 Light" w:hAnsi="iCiel Avenir LT Std 35 Light" w:cs="Arial"/>
          <w:i/>
          <w:iCs/>
          <w:sz w:val="22"/>
          <w:szCs w:val="22"/>
          <w:lang w:eastAsia="en-US"/>
        </w:rPr>
        <w:t xml:space="preserve"> h</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n ch</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 xml:space="preserve"> t</w:t>
      </w:r>
      <w:r w:rsidRPr="004373E8">
        <w:rPr>
          <w:rFonts w:ascii="iCiel Avenir LT Std 35 Light" w:hAnsi="iCiel Avenir LT Std 35 Light" w:cs="Calibri"/>
          <w:i/>
          <w:iCs/>
          <w:sz w:val="22"/>
          <w:szCs w:val="22"/>
          <w:lang w:eastAsia="en-US"/>
        </w:rPr>
        <w:t>ố</w:t>
      </w:r>
      <w:r w:rsidRPr="004373E8">
        <w:rPr>
          <w:rFonts w:ascii="iCiel Avenir LT Std 35 Light" w:hAnsi="iCiel Avenir LT Std 35 Light" w:cs="Arial"/>
          <w:i/>
          <w:iCs/>
          <w:sz w:val="22"/>
          <w:szCs w:val="22"/>
          <w:lang w:eastAsia="en-US"/>
        </w:rPr>
        <w:t>i thi</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u vi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 xml:space="preserve">c thay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ổ</w:t>
      </w:r>
      <w:r w:rsidRPr="004373E8">
        <w:rPr>
          <w:rFonts w:ascii="iCiel Avenir LT Std 35 Light" w:hAnsi="iCiel Avenir LT Std 35 Light" w:cs="Arial"/>
          <w:i/>
          <w:iCs/>
          <w:sz w:val="22"/>
          <w:szCs w:val="22"/>
          <w:lang w:eastAsia="en-US"/>
        </w:rPr>
        <w:t>i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tr</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 xml:space="preserve">nh </w:t>
      </w:r>
      <w:bookmarkStart w:id="4534" w:name="_Hlk124847521"/>
      <w:r w:rsidRPr="004373E8">
        <w:rPr>
          <w:rFonts w:ascii="iCiel Avenir LT Std 35 Light" w:hAnsi="iCiel Avenir LT Std 35 Light" w:cs="Arial"/>
          <w:i/>
          <w:iCs/>
          <w:sz w:val="22"/>
          <w:szCs w:val="22"/>
          <w:lang w:eastAsia="en-US"/>
        </w:rPr>
        <w:t>trong suốt kỳ học</w:t>
      </w:r>
      <w:bookmarkEnd w:id="4534"/>
      <w:r w:rsidRPr="004373E8">
        <w:rPr>
          <w:rFonts w:ascii="iCiel Avenir LT Std 35 Light" w:hAnsi="iCiel Avenir LT Std 35 Light" w:cs="Arial"/>
          <w:i/>
          <w:iCs/>
          <w:sz w:val="22"/>
          <w:szCs w:val="22"/>
          <w:lang w:eastAsia="en-US"/>
        </w:rPr>
        <w:t>.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 xml:space="preserve">t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Calibri"/>
          <w:i/>
          <w:iCs/>
          <w:sz w:val="22"/>
          <w:szCs w:val="22"/>
          <w:lang w:eastAsia="en-US"/>
        </w:rPr>
        <w:t>ậ</w:t>
      </w:r>
      <w:r w:rsidRPr="004373E8">
        <w:rPr>
          <w:rFonts w:ascii="iCiel Avenir LT Std 35 Light" w:hAnsi="iCiel Avenir LT Std 35 Light" w:cs="Arial"/>
          <w:i/>
          <w:iCs/>
          <w:sz w:val="22"/>
          <w:szCs w:val="22"/>
          <w:lang w:eastAsia="en-US"/>
        </w:rPr>
        <w:t>n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nh theo nguy</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ắ</w:t>
      </w:r>
      <w:r w:rsidRPr="004373E8">
        <w:rPr>
          <w:rFonts w:ascii="iCiel Avenir LT Std 35 Light" w:hAnsi="iCiel Avenir LT Std 35 Light" w:cs="Arial"/>
          <w:i/>
          <w:iCs/>
          <w:sz w:val="22"/>
          <w:szCs w:val="22"/>
          <w:lang w:eastAsia="en-US"/>
        </w:rPr>
        <w:t xml:space="preserve">c </w:t>
      </w:r>
      <w:r w:rsidRPr="004373E8">
        <w:rPr>
          <w:rFonts w:ascii="iCiel Avenir LT Std 35 Light" w:hAnsi="iCiel Avenir LT Std 35 Light" w:cs="Avenir Next LT Pro"/>
          <w:i/>
          <w:iCs/>
          <w:sz w:val="22"/>
          <w:szCs w:val="22"/>
          <w:lang w:eastAsia="en-US"/>
        </w:rPr>
        <w:t>“</w:t>
      </w:r>
      <w:r w:rsidRPr="004373E8">
        <w:rPr>
          <w:rFonts w:ascii="iCiel Avenir LT Std 35 Light" w:hAnsi="iCiel Avenir LT Std 35 Light" w:cs="Arial"/>
          <w:i/>
          <w:iCs/>
          <w:sz w:val="22"/>
          <w:szCs w:val="22"/>
          <w:lang w:eastAsia="en-US"/>
        </w:rPr>
        <w:t xml:space="preserve">Ai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tr</w:t>
      </w:r>
      <w:r w:rsidRPr="004373E8">
        <w:rPr>
          <w:rFonts w:ascii="iCiel Avenir LT Std 35 Light" w:hAnsi="iCiel Avenir LT Std 35 Light" w:cs="Calibri"/>
          <w:i/>
          <w:iCs/>
          <w:sz w:val="22"/>
          <w:szCs w:val="22"/>
          <w:lang w:eastAsia="en-US"/>
        </w:rPr>
        <w:t>ướ</w:t>
      </w:r>
      <w:r w:rsidRPr="004373E8">
        <w:rPr>
          <w:rFonts w:ascii="iCiel Avenir LT Std 35 Light" w:hAnsi="iCiel Avenir LT Std 35 Light" w:cs="Arial"/>
          <w:i/>
          <w:iCs/>
          <w:sz w:val="22"/>
          <w:szCs w:val="22"/>
          <w:lang w:eastAsia="en-US"/>
        </w:rPr>
        <w:t xml:space="preserve">c,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ph</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c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ướ</w:t>
      </w:r>
      <w:r w:rsidRPr="004373E8">
        <w:rPr>
          <w:rFonts w:ascii="iCiel Avenir LT Std 35 Light" w:hAnsi="iCiel Avenir LT Std 35 Light" w:cs="Arial"/>
          <w:i/>
          <w:iCs/>
          <w:sz w:val="22"/>
          <w:szCs w:val="22"/>
          <w:lang w:eastAsia="en-US"/>
        </w:rPr>
        <w:t>c</w:t>
      </w:r>
      <w:r w:rsidRPr="004373E8">
        <w:rPr>
          <w:rFonts w:ascii="iCiel Avenir LT Std 35 Light" w:hAnsi="iCiel Avenir LT Std 35 Light" w:cs="Avenir Next LT Pro"/>
          <w:i/>
          <w:iCs/>
          <w:sz w:val="22"/>
          <w:szCs w:val="22"/>
          <w:lang w:eastAsia="en-US"/>
        </w:rPr>
        <w:t>”</w:t>
      </w:r>
      <w:r w:rsidRPr="004373E8">
        <w:rPr>
          <w:rFonts w:ascii="iCiel Avenir LT Std 35 Light" w:hAnsi="iCiel Avenir LT Std 35 Light" w:cs="Arial"/>
          <w:i/>
          <w:iCs/>
          <w:sz w:val="22"/>
          <w:szCs w:val="22"/>
          <w:lang w:eastAsia="en-US"/>
        </w:rPr>
        <w:t xml:space="preserve"> n</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a ch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tr</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nh g</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n nh</w:t>
      </w:r>
      <w:r w:rsidRPr="004373E8">
        <w:rPr>
          <w:rFonts w:ascii="iCiel Avenir LT Std 35 Light" w:hAnsi="iCiel Avenir LT Std 35 Light" w:cs="Calibri"/>
          <w:i/>
          <w:iCs/>
          <w:sz w:val="22"/>
          <w:szCs w:val="22"/>
          <w:lang w:eastAsia="en-US"/>
        </w:rPr>
        <w:t>ấ</w:t>
      </w:r>
      <w:r w:rsidRPr="004373E8">
        <w:rPr>
          <w:rFonts w:ascii="iCiel Avenir LT Std 35 Light" w:hAnsi="iCiel Avenir LT Std 35 Light" w:cs="Arial"/>
          <w:i/>
          <w:iCs/>
          <w:sz w:val="22"/>
          <w:szCs w:val="22"/>
          <w:lang w:eastAsia="en-US"/>
        </w:rPr>
        <w:t>t v</w:t>
      </w:r>
      <w:r w:rsidRPr="004373E8">
        <w:rPr>
          <w:rFonts w:ascii="iCiel Avenir LT Std 35 Light" w:hAnsi="iCiel Avenir LT Std 35 Light" w:cs="Calibri"/>
          <w:i/>
          <w:iCs/>
          <w:sz w:val="22"/>
          <w:szCs w:val="22"/>
          <w:lang w:eastAsia="en-US"/>
        </w:rPr>
        <w:t>ớ</w:t>
      </w:r>
      <w:r w:rsidRPr="004373E8">
        <w:rPr>
          <w:rFonts w:ascii="iCiel Avenir LT Std 35 Light" w:hAnsi="iCiel Avenir LT Std 35 Light" w:cs="Arial"/>
          <w:i/>
          <w:iCs/>
          <w:sz w:val="22"/>
          <w:szCs w:val="22"/>
          <w:lang w:eastAsia="en-US"/>
        </w:rPr>
        <w:t>i gi</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l</w:t>
      </w:r>
      <w:r w:rsidRPr="004373E8">
        <w:rPr>
          <w:rFonts w:ascii="iCiel Avenir LT Std 35 Light" w:hAnsi="iCiel Avenir LT Std 35 Light" w:cs="Calibri"/>
          <w:i/>
          <w:iCs/>
          <w:sz w:val="22"/>
          <w:szCs w:val="22"/>
          <w:lang w:eastAsia="en-US"/>
        </w:rPr>
        <w:t>ớ</w:t>
      </w:r>
      <w:r w:rsidRPr="004373E8">
        <w:rPr>
          <w:rFonts w:ascii="iCiel Avenir LT Std 35 Light" w:hAnsi="iCiel Avenir LT Std 35 Light" w:cs="Arial"/>
          <w:i/>
          <w:iCs/>
          <w:sz w:val="22"/>
          <w:szCs w:val="22"/>
          <w:lang w:eastAsia="en-US"/>
        </w:rPr>
        <w:t>p/gi</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tan 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c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m</w:t>
      </w:r>
      <w:r w:rsidRPr="004373E8">
        <w:rPr>
          <w:rFonts w:ascii="iCiel Avenir LT Std 35 Light" w:hAnsi="iCiel Avenir LT Std 35 Light" w:cs="Avenir Next LT Pro"/>
          <w:i/>
          <w:iCs/>
          <w:sz w:val="22"/>
          <w:szCs w:val="22"/>
          <w:lang w:eastAsia="en-US"/>
        </w:rPr>
        <w:t>ì</w:t>
      </w:r>
      <w:r w:rsidRPr="004373E8">
        <w:rPr>
          <w:rFonts w:ascii="iCiel Avenir LT Std 35 Light" w:hAnsi="iCiel Avenir LT Std 35 Light" w:cs="Arial"/>
          <w:i/>
          <w:iCs/>
          <w:sz w:val="22"/>
          <w:szCs w:val="22"/>
          <w:lang w:eastAsia="en-US"/>
        </w:rPr>
        <w:t>nh. Nh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hi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ch</w:t>
      </w:r>
      <w:r w:rsidRPr="004373E8">
        <w:rPr>
          <w:rFonts w:ascii="iCiel Avenir LT Std 35 Light" w:hAnsi="iCiel Avenir LT Std 35 Light" w:cs="Calibri"/>
          <w:i/>
          <w:iCs/>
          <w:sz w:val="22"/>
          <w:szCs w:val="22"/>
          <w:lang w:eastAsia="en-US"/>
        </w:rPr>
        <w:t>ư</w:t>
      </w:r>
      <w:r w:rsidRPr="004373E8">
        <w:rPr>
          <w:rFonts w:ascii="iCiel Avenir LT Std 35 Light" w:hAnsi="iCiel Avenir LT Std 35 Light" w:cs="Arial"/>
          <w:i/>
          <w:iCs/>
          <w:sz w:val="22"/>
          <w:szCs w:val="22"/>
          <w:lang w:eastAsia="en-US"/>
        </w:rPr>
        <w:t>a th</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c hi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n 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theo nhu c</w:t>
      </w:r>
      <w:r w:rsidRPr="004373E8">
        <w:rPr>
          <w:rFonts w:ascii="iCiel Avenir LT Std 35 Light" w:hAnsi="iCiel Avenir LT Std 35 Light" w:cs="Calibri"/>
          <w:i/>
          <w:iCs/>
          <w:sz w:val="22"/>
          <w:szCs w:val="22"/>
          <w:lang w:eastAsia="en-US"/>
        </w:rPr>
        <w:t>ầ</w:t>
      </w:r>
      <w:r w:rsidRPr="004373E8">
        <w:rPr>
          <w:rFonts w:ascii="iCiel Avenir LT Std 35 Light" w:hAnsi="iCiel Avenir LT Std 35 Light" w:cs="Arial"/>
          <w:i/>
          <w:iCs/>
          <w:sz w:val="22"/>
          <w:szCs w:val="22"/>
          <w:lang w:eastAsia="en-US"/>
        </w:rPr>
        <w:t>u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 xml:space="preserve"> nh</w:t>
      </w:r>
      <w:r w:rsidRPr="004373E8">
        <w:rPr>
          <w:rFonts w:ascii="iCiel Avenir LT Std 35 Light" w:hAnsi="iCiel Avenir LT Std 35 Light" w:cs="Avenir Next LT Pro"/>
          <w:i/>
          <w:iCs/>
          <w:sz w:val="22"/>
          <w:szCs w:val="22"/>
          <w:lang w:eastAsia="en-US"/>
        </w:rPr>
        <w:t>â</w:t>
      </w:r>
      <w:r w:rsidRPr="004373E8">
        <w:rPr>
          <w:rFonts w:ascii="iCiel Avenir LT Std 35 Light" w:hAnsi="iCiel Avenir LT Std 35 Light" w:cs="Arial"/>
          <w:i/>
          <w:iCs/>
          <w:sz w:val="22"/>
          <w:szCs w:val="22"/>
          <w:lang w:eastAsia="en-US"/>
        </w:rPr>
        <w:t>n ho</w:t>
      </w:r>
      <w:r w:rsidRPr="004373E8">
        <w:rPr>
          <w:rFonts w:ascii="iCiel Avenir LT Std 35 Light" w:hAnsi="iCiel Avenir LT Std 35 Light" w:cs="Calibri"/>
          <w:i/>
          <w:iCs/>
          <w:sz w:val="22"/>
          <w:szCs w:val="22"/>
          <w:lang w:eastAsia="en-US"/>
        </w:rPr>
        <w:t>ặ</w:t>
      </w:r>
      <w:r w:rsidRPr="004373E8">
        <w:rPr>
          <w:rFonts w:ascii="iCiel Avenir LT Std 35 Light" w:hAnsi="iCiel Avenir LT Std 35 Light" w:cs="Arial"/>
          <w:i/>
          <w:iCs/>
          <w:sz w:val="22"/>
          <w:szCs w:val="22"/>
          <w:lang w:eastAsia="en-US"/>
        </w:rPr>
        <w:t>c m</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t nh</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m nh</w:t>
      </w:r>
      <w:r w:rsidRPr="004373E8">
        <w:rPr>
          <w:rFonts w:ascii="iCiel Avenir LT Std 35 Light" w:hAnsi="iCiel Avenir LT Std 35 Light" w:cs="Calibri"/>
          <w:i/>
          <w:iCs/>
          <w:sz w:val="22"/>
          <w:szCs w:val="22"/>
          <w:lang w:eastAsia="en-US"/>
        </w:rPr>
        <w:t>ỏ</w:t>
      </w:r>
      <w:r w:rsidRPr="004373E8">
        <w:rPr>
          <w:rFonts w:ascii="iCiel Avenir LT Std 35 Light" w:hAnsi="iCiel Avenir LT Std 35 Light" w:cs="Arial"/>
          <w:i/>
          <w:iCs/>
          <w:sz w:val="22"/>
          <w:szCs w:val="22"/>
          <w:lang w:eastAsia="en-US"/>
        </w:rPr>
        <w:t xml:space="preserve">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 xml:space="preserve"> th</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s</w:t>
      </w:r>
      <w:r w:rsidRPr="004373E8">
        <w:rPr>
          <w:rFonts w:ascii="iCiel Avenir LT Std 35 Light" w:hAnsi="iCiel Avenir LT Std 35 Light" w:cs="Calibri"/>
          <w:i/>
          <w:iCs/>
          <w:sz w:val="22"/>
          <w:szCs w:val="22"/>
          <w:lang w:eastAsia="en-US"/>
        </w:rPr>
        <w:t>ử</w:t>
      </w:r>
      <w:r w:rsidRPr="004373E8">
        <w:rPr>
          <w:rFonts w:ascii="iCiel Avenir LT Std 35 Light" w:hAnsi="iCiel Avenir LT Std 35 Light" w:cs="Arial"/>
          <w:i/>
          <w:iCs/>
          <w:sz w:val="22"/>
          <w:szCs w:val="22"/>
          <w:lang w:eastAsia="en-US"/>
        </w:rPr>
        <w:t xml:space="preserve"> d</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ng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ti</w:t>
      </w:r>
      <w:r w:rsidRPr="004373E8">
        <w:rPr>
          <w:rFonts w:ascii="iCiel Avenir LT Std 35 Light" w:hAnsi="iCiel Avenir LT Std 35 Light" w:cs="Calibri"/>
          <w:i/>
          <w:iCs/>
          <w:sz w:val="22"/>
          <w:szCs w:val="22"/>
          <w:lang w:eastAsia="en-US"/>
        </w:rPr>
        <w:t>ệ</w:t>
      </w:r>
      <w:r w:rsidRPr="004373E8">
        <w:rPr>
          <w:rFonts w:ascii="iCiel Avenir LT Std 35 Light" w:hAnsi="iCiel Avenir LT Std 35 Light" w:cs="Arial"/>
          <w:i/>
          <w:iCs/>
          <w:sz w:val="22"/>
          <w:szCs w:val="22"/>
          <w:lang w:eastAsia="en-US"/>
        </w:rPr>
        <w:t xml:space="preserve">n </w:t>
      </w:r>
      <w:r w:rsidRPr="004373E8">
        <w:rPr>
          <w:rFonts w:ascii="iCiel Avenir LT Std 35 Light" w:hAnsi="iCiel Avenir LT Std 35 Light" w:cs="Avenir Next LT Pro"/>
          <w:i/>
          <w:iCs/>
          <w:sz w:val="22"/>
          <w:szCs w:val="22"/>
          <w:lang w:eastAsia="en-US"/>
        </w:rPr>
        <w:t>í</w:t>
      </w:r>
      <w:r w:rsidRPr="004373E8">
        <w:rPr>
          <w:rFonts w:ascii="iCiel Avenir LT Std 35 Light" w:hAnsi="iCiel Avenir LT Std 35 Light" w:cs="Arial"/>
          <w:i/>
          <w:iCs/>
          <w:sz w:val="22"/>
          <w:szCs w:val="22"/>
          <w:lang w:eastAsia="en-US"/>
        </w:rPr>
        <w:t>ch kh</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a tr</w:t>
      </w:r>
      <w:r w:rsidRPr="004373E8">
        <w:rPr>
          <w:rFonts w:ascii="iCiel Avenir LT Std 35 Light" w:hAnsi="iCiel Avenir LT Std 35 Light" w:cs="Calibri"/>
          <w:i/>
          <w:iCs/>
          <w:sz w:val="22"/>
          <w:szCs w:val="22"/>
          <w:lang w:eastAsia="en-US"/>
        </w:rPr>
        <w:t>ườ</w:t>
      </w:r>
      <w:r w:rsidRPr="004373E8">
        <w:rPr>
          <w:rFonts w:ascii="iCiel Avenir LT Std 35 Light" w:hAnsi="iCiel Avenir LT Std 35 Light" w:cs="Arial"/>
          <w:i/>
          <w:iCs/>
          <w:sz w:val="22"/>
          <w:szCs w:val="22"/>
          <w:lang w:eastAsia="en-US"/>
        </w:rPr>
        <w:t>ng ho</w:t>
      </w:r>
      <w:r w:rsidRPr="004373E8">
        <w:rPr>
          <w:rFonts w:ascii="iCiel Avenir LT Std 35 Light" w:hAnsi="iCiel Avenir LT Std 35 Light" w:cs="Calibri"/>
          <w:i/>
          <w:iCs/>
          <w:sz w:val="22"/>
          <w:szCs w:val="22"/>
          <w:lang w:eastAsia="en-US"/>
        </w:rPr>
        <w:t>ặ</w:t>
      </w:r>
      <w:r w:rsidRPr="004373E8">
        <w:rPr>
          <w:rFonts w:ascii="iCiel Avenir LT Std 35 Light" w:hAnsi="iCiel Avenir LT Std 35 Light" w:cs="Arial"/>
          <w:i/>
          <w:iCs/>
          <w:sz w:val="22"/>
          <w:szCs w:val="22"/>
          <w:lang w:eastAsia="en-US"/>
        </w:rPr>
        <w:t>c tham gia c</w:t>
      </w:r>
      <w:r w:rsidRPr="004373E8">
        <w:rPr>
          <w:rFonts w:ascii="iCiel Avenir LT Std 35 Light" w:hAnsi="iCiel Avenir LT Std 35 Light" w:cs="Avenir Next LT Pro"/>
          <w:i/>
          <w:iCs/>
          <w:sz w:val="22"/>
          <w:szCs w:val="22"/>
          <w:lang w:eastAsia="en-US"/>
        </w:rPr>
        <w:t>á</w:t>
      </w:r>
      <w:r w:rsidRPr="004373E8">
        <w:rPr>
          <w:rFonts w:ascii="iCiel Avenir LT Std 35 Light" w:hAnsi="iCiel Avenir LT Std 35 Light" w:cs="Arial"/>
          <w:i/>
          <w:iCs/>
          <w:sz w:val="22"/>
          <w:szCs w:val="22"/>
          <w:lang w:eastAsia="en-US"/>
        </w:rPr>
        <w:t>c ho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 xml:space="preserve">t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ng ngo</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 kh</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a trong th</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i gian ch</w:t>
      </w:r>
      <w:r w:rsidRPr="004373E8">
        <w:rPr>
          <w:rFonts w:ascii="iCiel Avenir LT Std 35 Light" w:hAnsi="iCiel Avenir LT Std 35 Light" w:cs="Calibri"/>
          <w:i/>
          <w:iCs/>
          <w:sz w:val="22"/>
          <w:szCs w:val="22"/>
          <w:lang w:eastAsia="en-US"/>
        </w:rPr>
        <w:t>ờ</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Ngo</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i ra, sinh vi</w:t>
      </w:r>
      <w:r w:rsidRPr="004373E8">
        <w:rPr>
          <w:rFonts w:ascii="iCiel Avenir LT Std 35 Light" w:hAnsi="iCiel Avenir LT Std 35 Light" w:cs="Avenir Next LT Pro"/>
          <w:i/>
          <w:iCs/>
          <w:sz w:val="22"/>
          <w:szCs w:val="22"/>
          <w:lang w:eastAsia="en-US"/>
        </w:rPr>
        <w:t>ê</w:t>
      </w:r>
      <w:r w:rsidRPr="004373E8">
        <w:rPr>
          <w:rFonts w:ascii="iCiel Avenir LT Std 35 Light" w:hAnsi="iCiel Avenir LT Std 35 Light" w:cs="Arial"/>
          <w:i/>
          <w:iCs/>
          <w:sz w:val="22"/>
          <w:szCs w:val="22"/>
          <w:lang w:eastAsia="en-US"/>
        </w:rPr>
        <w:t>n c</w:t>
      </w:r>
      <w:r w:rsidRPr="004373E8">
        <w:rPr>
          <w:rFonts w:ascii="iCiel Avenir LT Std 35 Light" w:hAnsi="iCiel Avenir LT Std 35 Light" w:cs="Avenir Next LT Pro"/>
          <w:i/>
          <w:iCs/>
          <w:sz w:val="22"/>
          <w:szCs w:val="22"/>
          <w:lang w:eastAsia="en-US"/>
        </w:rPr>
        <w:t>ó</w:t>
      </w:r>
      <w:r w:rsidRPr="004373E8">
        <w:rPr>
          <w:rFonts w:ascii="iCiel Avenir LT Std 35 Light" w:hAnsi="iCiel Avenir LT Std 35 Light" w:cs="Arial"/>
          <w:i/>
          <w:iCs/>
          <w:sz w:val="22"/>
          <w:szCs w:val="22"/>
          <w:lang w:eastAsia="en-US"/>
        </w:rPr>
        <w:t xml:space="preserve"> th</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l</w:t>
      </w:r>
      <w:r w:rsidRPr="004373E8">
        <w:rPr>
          <w:rFonts w:ascii="iCiel Avenir LT Std 35 Light" w:hAnsi="iCiel Avenir LT Std 35 Light" w:cs="Calibri"/>
          <w:i/>
          <w:iCs/>
          <w:sz w:val="22"/>
          <w:szCs w:val="22"/>
          <w:lang w:eastAsia="en-US"/>
        </w:rPr>
        <w:t>ự</w:t>
      </w:r>
      <w:r w:rsidRPr="004373E8">
        <w:rPr>
          <w:rFonts w:ascii="iCiel Avenir LT Std 35 Light" w:hAnsi="iCiel Avenir LT Std 35 Light" w:cs="Arial"/>
          <w:i/>
          <w:iCs/>
          <w:sz w:val="22"/>
          <w:szCs w:val="22"/>
          <w:lang w:eastAsia="en-US"/>
        </w:rPr>
        <w:t>a ch</w:t>
      </w:r>
      <w:r w:rsidRPr="004373E8">
        <w:rPr>
          <w:rFonts w:ascii="iCiel Avenir LT Std 35 Light" w:hAnsi="iCiel Avenir LT Std 35 Light" w:cs="Calibri"/>
          <w:i/>
          <w:iCs/>
          <w:sz w:val="22"/>
          <w:szCs w:val="22"/>
          <w:lang w:eastAsia="en-US"/>
        </w:rPr>
        <w:t>ọ</w:t>
      </w:r>
      <w:r w:rsidRPr="004373E8">
        <w:rPr>
          <w:rFonts w:ascii="iCiel Avenir LT Std 35 Light" w:hAnsi="iCiel Avenir LT Std 35 Light" w:cs="Arial"/>
          <w:i/>
          <w:iCs/>
          <w:sz w:val="22"/>
          <w:szCs w:val="22"/>
          <w:lang w:eastAsia="en-US"/>
        </w:rPr>
        <w:t>n s</w:t>
      </w:r>
      <w:r w:rsidRPr="004373E8">
        <w:rPr>
          <w:rFonts w:ascii="iCiel Avenir LT Std 35 Light" w:hAnsi="iCiel Avenir LT Std 35 Light" w:cs="Calibri"/>
          <w:i/>
          <w:iCs/>
          <w:sz w:val="22"/>
          <w:szCs w:val="22"/>
          <w:lang w:eastAsia="en-US"/>
        </w:rPr>
        <w:t>ử</w:t>
      </w:r>
      <w:r w:rsidRPr="004373E8">
        <w:rPr>
          <w:rFonts w:ascii="iCiel Avenir LT Std 35 Light" w:hAnsi="iCiel Avenir LT Std 35 Light" w:cs="Arial"/>
          <w:i/>
          <w:iCs/>
          <w:sz w:val="22"/>
          <w:szCs w:val="22"/>
          <w:lang w:eastAsia="en-US"/>
        </w:rPr>
        <w:t xml:space="preserve"> d</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ng d</w:t>
      </w:r>
      <w:r w:rsidRPr="004373E8">
        <w:rPr>
          <w:rFonts w:ascii="iCiel Avenir LT Std 35 Light" w:hAnsi="iCiel Avenir LT Std 35 Light" w:cs="Calibri"/>
          <w:i/>
          <w:iCs/>
          <w:sz w:val="22"/>
          <w:szCs w:val="22"/>
          <w:lang w:eastAsia="en-US"/>
        </w:rPr>
        <w:t>ị</w:t>
      </w:r>
      <w:r w:rsidRPr="004373E8">
        <w:rPr>
          <w:rFonts w:ascii="iCiel Avenir LT Std 35 Light" w:hAnsi="iCiel Avenir LT Std 35 Light" w:cs="Arial"/>
          <w:i/>
          <w:iCs/>
          <w:sz w:val="22"/>
          <w:szCs w:val="22"/>
          <w:lang w:eastAsia="en-US"/>
        </w:rPr>
        <w:t>ch v</w:t>
      </w:r>
      <w:r w:rsidRPr="004373E8">
        <w:rPr>
          <w:rFonts w:ascii="iCiel Avenir LT Std 35 Light" w:hAnsi="iCiel Avenir LT Std 35 Light" w:cs="Calibri"/>
          <w:i/>
          <w:iCs/>
          <w:sz w:val="22"/>
          <w:szCs w:val="22"/>
          <w:lang w:eastAsia="en-US"/>
        </w:rPr>
        <w:t>ụ</w:t>
      </w:r>
      <w:r w:rsidRPr="004373E8">
        <w:rPr>
          <w:rFonts w:ascii="iCiel Avenir LT Std 35 Light" w:hAnsi="iCiel Avenir LT Std 35 Light" w:cs="Arial"/>
          <w:i/>
          <w:iCs/>
          <w:sz w:val="22"/>
          <w:szCs w:val="22"/>
          <w:lang w:eastAsia="en-US"/>
        </w:rPr>
        <w:t xml:space="preserve"> xe bu</w:t>
      </w:r>
      <w:r w:rsidRPr="004373E8">
        <w:rPr>
          <w:rFonts w:ascii="iCiel Avenir LT Std 35 Light" w:hAnsi="iCiel Avenir LT Std 35 Light" w:cs="Avenir Next LT Pro"/>
          <w:i/>
          <w:iCs/>
          <w:sz w:val="22"/>
          <w:szCs w:val="22"/>
          <w:lang w:eastAsia="en-US"/>
        </w:rPr>
        <w:t>ý</w:t>
      </w:r>
      <w:r w:rsidRPr="004373E8">
        <w:rPr>
          <w:rFonts w:ascii="iCiel Avenir LT Std 35 Light" w:hAnsi="iCiel Avenir LT Std 35 Light" w:cs="Arial"/>
          <w:i/>
          <w:iCs/>
          <w:sz w:val="22"/>
          <w:szCs w:val="22"/>
          <w:lang w:eastAsia="en-US"/>
        </w:rPr>
        <w:t>t c</w:t>
      </w:r>
      <w:r w:rsidRPr="004373E8">
        <w:rPr>
          <w:rFonts w:ascii="iCiel Avenir LT Std 35 Light" w:hAnsi="iCiel Avenir LT Std 35 Light" w:cs="Calibri"/>
          <w:i/>
          <w:iCs/>
          <w:sz w:val="22"/>
          <w:szCs w:val="22"/>
          <w:lang w:eastAsia="en-US"/>
        </w:rPr>
        <w:t>ủ</w:t>
      </w:r>
      <w:r w:rsidRPr="004373E8">
        <w:rPr>
          <w:rFonts w:ascii="iCiel Avenir LT Std 35 Light" w:hAnsi="iCiel Avenir LT Std 35 Light" w:cs="Arial"/>
          <w:i/>
          <w:iCs/>
          <w:sz w:val="22"/>
          <w:szCs w:val="22"/>
          <w:lang w:eastAsia="en-US"/>
        </w:rPr>
        <w:t xml:space="preserve">a Ecopark (Ecobus)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 xml:space="preserve"> di chuy</w:t>
      </w:r>
      <w:r w:rsidRPr="004373E8">
        <w:rPr>
          <w:rFonts w:ascii="iCiel Avenir LT Std 35 Light" w:hAnsi="iCiel Avenir LT Std 35 Light" w:cs="Calibri"/>
          <w:i/>
          <w:iCs/>
          <w:sz w:val="22"/>
          <w:szCs w:val="22"/>
          <w:lang w:eastAsia="en-US"/>
        </w:rPr>
        <w:t>ể</w:t>
      </w:r>
      <w:r w:rsidRPr="004373E8">
        <w:rPr>
          <w:rFonts w:ascii="iCiel Avenir LT Std 35 Light" w:hAnsi="iCiel Avenir LT Std 35 Light" w:cs="Arial"/>
          <w:i/>
          <w:iCs/>
          <w:sz w:val="22"/>
          <w:szCs w:val="22"/>
          <w:lang w:eastAsia="en-US"/>
        </w:rPr>
        <w:t>n t</w:t>
      </w:r>
      <w:r w:rsidRPr="004373E8">
        <w:rPr>
          <w:rFonts w:ascii="iCiel Avenir LT Std 35 Light" w:hAnsi="iCiel Avenir LT Std 35 Light" w:cs="Calibri"/>
          <w:i/>
          <w:iCs/>
          <w:sz w:val="22"/>
          <w:szCs w:val="22"/>
          <w:lang w:eastAsia="en-US"/>
        </w:rPr>
        <w:t>ừ</w:t>
      </w:r>
      <w:r w:rsidRPr="004373E8">
        <w:rPr>
          <w:rFonts w:ascii="iCiel Avenir LT Std 35 Light" w:hAnsi="iCiel Avenir LT Std 35 Light" w:cs="Arial"/>
          <w:i/>
          <w:iCs/>
          <w:sz w:val="22"/>
          <w:szCs w:val="22"/>
          <w:lang w:eastAsia="en-US"/>
        </w:rPr>
        <w:t xml:space="preserve"> H</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N</w:t>
      </w:r>
      <w:r w:rsidRPr="004373E8">
        <w:rPr>
          <w:rFonts w:ascii="iCiel Avenir LT Std 35 Light" w:hAnsi="iCiel Avenir LT Std 35 Light" w:cs="Calibri"/>
          <w:i/>
          <w:iCs/>
          <w:sz w:val="22"/>
          <w:szCs w:val="22"/>
          <w:lang w:eastAsia="en-US"/>
        </w:rPr>
        <w:t>ộ</w:t>
      </w:r>
      <w:r w:rsidRPr="004373E8">
        <w:rPr>
          <w:rFonts w:ascii="iCiel Avenir LT Std 35 Light" w:hAnsi="iCiel Avenir LT Std 35 Light" w:cs="Arial"/>
          <w:i/>
          <w:iCs/>
          <w:sz w:val="22"/>
          <w:szCs w:val="22"/>
          <w:lang w:eastAsia="en-US"/>
        </w:rPr>
        <w:t xml:space="preserve">i </w:t>
      </w:r>
      <w:r w:rsidRPr="004373E8">
        <w:rPr>
          <w:rFonts w:ascii="iCiel Avenir LT Std 35 Light" w:hAnsi="iCiel Avenir LT Std 35 Light" w:cs="Avenir Next LT Pro"/>
          <w:i/>
          <w:iCs/>
          <w:sz w:val="22"/>
          <w:szCs w:val="22"/>
          <w:lang w:eastAsia="en-US"/>
        </w:rPr>
        <w:t>đ</w:t>
      </w:r>
      <w:r w:rsidRPr="004373E8">
        <w:rPr>
          <w:rFonts w:ascii="iCiel Avenir LT Std 35 Light" w:hAnsi="iCiel Avenir LT Std 35 Light" w:cs="Calibri"/>
          <w:i/>
          <w:iCs/>
          <w:sz w:val="22"/>
          <w:szCs w:val="22"/>
          <w:lang w:eastAsia="en-US"/>
        </w:rPr>
        <w:t>ế</w:t>
      </w:r>
      <w:r w:rsidRPr="004373E8">
        <w:rPr>
          <w:rFonts w:ascii="iCiel Avenir LT Std 35 Light" w:hAnsi="iCiel Avenir LT Std 35 Light" w:cs="Arial"/>
          <w:i/>
          <w:iCs/>
          <w:sz w:val="22"/>
          <w:szCs w:val="22"/>
          <w:lang w:eastAsia="en-US"/>
        </w:rPr>
        <w:t>n BUV v</w:t>
      </w:r>
      <w:r w:rsidRPr="004373E8">
        <w:rPr>
          <w:rFonts w:ascii="iCiel Avenir LT Std 35 Light" w:hAnsi="iCiel Avenir LT Std 35 Light" w:cs="Avenir Next LT Pro"/>
          <w:i/>
          <w:iCs/>
          <w:sz w:val="22"/>
          <w:szCs w:val="22"/>
          <w:lang w:eastAsia="en-US"/>
        </w:rPr>
        <w:t>à</w:t>
      </w:r>
      <w:r w:rsidRPr="004373E8">
        <w:rPr>
          <w:rFonts w:ascii="iCiel Avenir LT Std 35 Light" w:hAnsi="iCiel Avenir LT Std 35 Light" w:cs="Arial"/>
          <w:i/>
          <w:iCs/>
          <w:sz w:val="22"/>
          <w:szCs w:val="22"/>
          <w:lang w:eastAsia="en-US"/>
        </w:rPr>
        <w:t xml:space="preserve"> ng</w:t>
      </w:r>
      <w:r w:rsidRPr="004373E8">
        <w:rPr>
          <w:rFonts w:ascii="iCiel Avenir LT Std 35 Light" w:hAnsi="iCiel Avenir LT Std 35 Light" w:cs="Calibri"/>
          <w:i/>
          <w:iCs/>
          <w:sz w:val="22"/>
          <w:szCs w:val="22"/>
          <w:lang w:eastAsia="en-US"/>
        </w:rPr>
        <w:t>ượ</w:t>
      </w:r>
      <w:r w:rsidRPr="004373E8">
        <w:rPr>
          <w:rFonts w:ascii="iCiel Avenir LT Std 35 Light" w:hAnsi="iCiel Avenir LT Std 35 Light" w:cs="Arial"/>
          <w:i/>
          <w:iCs/>
          <w:sz w:val="22"/>
          <w:szCs w:val="22"/>
          <w:lang w:eastAsia="en-US"/>
        </w:rPr>
        <w:t>c l</w:t>
      </w:r>
      <w:r w:rsidRPr="004373E8">
        <w:rPr>
          <w:rFonts w:ascii="iCiel Avenir LT Std 35 Light" w:hAnsi="iCiel Avenir LT Std 35 Light" w:cs="Calibri"/>
          <w:i/>
          <w:iCs/>
          <w:sz w:val="22"/>
          <w:szCs w:val="22"/>
          <w:lang w:eastAsia="en-US"/>
        </w:rPr>
        <w:t>ạ</w:t>
      </w:r>
      <w:r w:rsidRPr="004373E8">
        <w:rPr>
          <w:rFonts w:ascii="iCiel Avenir LT Std 35 Light" w:hAnsi="iCiel Avenir LT Std 35 Light" w:cs="Arial"/>
          <w:i/>
          <w:iCs/>
          <w:sz w:val="22"/>
          <w:szCs w:val="22"/>
          <w:lang w:eastAsia="en-US"/>
        </w:rPr>
        <w:t>i.</w:t>
      </w:r>
      <w:r w:rsidR="005B06DA">
        <w:rPr>
          <w:rFonts w:ascii="iCiel Avenir LT Std 35 Light" w:hAnsi="iCiel Avenir LT Std 35 Light" w:cs="Arial"/>
          <w:i/>
          <w:iCs/>
          <w:sz w:val="22"/>
          <w:szCs w:val="22"/>
          <w:lang w:eastAsia="en-US"/>
        </w:rPr>
        <w:t xml:space="preserve"> </w:t>
      </w:r>
      <w:bookmarkStart w:id="4535" w:name="_Hlk171671033"/>
      <w:r w:rsidR="005B06DA" w:rsidRPr="002C711C">
        <w:rPr>
          <w:rFonts w:ascii="iCiel Avenir LT Std 35 Light" w:hAnsi="iCiel Avenir LT Std 35 Light" w:cs="Arial"/>
          <w:i/>
          <w:iCs/>
          <w:sz w:val="22"/>
          <w:szCs w:val="22"/>
          <w:lang w:val="vi-VN"/>
        </w:rPr>
        <w:t>Nhà tr</w:t>
      </w:r>
      <w:r w:rsidR="005B06DA" w:rsidRPr="002C711C">
        <w:rPr>
          <w:rFonts w:ascii="iCiel Avenir LT Std 35 Light" w:hAnsi="iCiel Avenir LT Std 35 Light" w:cs="Calibri"/>
          <w:i/>
          <w:iCs/>
          <w:sz w:val="22"/>
          <w:szCs w:val="22"/>
          <w:lang w:val="vi-VN"/>
        </w:rPr>
        <w:t>ườ</w:t>
      </w:r>
      <w:r w:rsidR="005B06DA" w:rsidRPr="002C711C">
        <w:rPr>
          <w:rFonts w:ascii="iCiel Avenir LT Std 35 Light" w:hAnsi="iCiel Avenir LT Std 35 Light" w:cs="Arial"/>
          <w:i/>
          <w:iCs/>
          <w:sz w:val="22"/>
          <w:szCs w:val="22"/>
          <w:lang w:val="vi-VN"/>
        </w:rPr>
        <w:t>ng khuy</w:t>
      </w:r>
      <w:r w:rsidR="005B06DA" w:rsidRPr="002C711C">
        <w:rPr>
          <w:rFonts w:ascii="iCiel Avenir LT Std 35 Light" w:hAnsi="iCiel Avenir LT Std 35 Light" w:cs="Calibri"/>
          <w:i/>
          <w:iCs/>
          <w:sz w:val="22"/>
          <w:szCs w:val="22"/>
          <w:lang w:val="vi-VN"/>
        </w:rPr>
        <w:t>ế</w:t>
      </w:r>
      <w:r w:rsidR="005B06DA" w:rsidRPr="002C711C">
        <w:rPr>
          <w:rFonts w:ascii="iCiel Avenir LT Std 35 Light" w:hAnsi="iCiel Avenir LT Std 35 Light" w:cs="Arial"/>
          <w:i/>
          <w:iCs/>
          <w:sz w:val="22"/>
          <w:szCs w:val="22"/>
          <w:lang w:val="vi-VN"/>
        </w:rPr>
        <w:t>n kh</w:t>
      </w:r>
      <w:r w:rsidR="005B06DA" w:rsidRPr="002C711C">
        <w:rPr>
          <w:rFonts w:ascii="iCiel Avenir LT Std 35 Light" w:hAnsi="iCiel Avenir LT Std 35 Light" w:cs="Avenir Next LT Pro"/>
          <w:i/>
          <w:iCs/>
          <w:sz w:val="22"/>
          <w:szCs w:val="22"/>
          <w:lang w:val="vi-VN"/>
        </w:rPr>
        <w:t>í</w:t>
      </w:r>
      <w:r w:rsidR="005B06DA" w:rsidRPr="002C711C">
        <w:rPr>
          <w:rFonts w:ascii="iCiel Avenir LT Std 35 Light" w:hAnsi="iCiel Avenir LT Std 35 Light" w:cs="Arial"/>
          <w:i/>
          <w:iCs/>
          <w:sz w:val="22"/>
          <w:szCs w:val="22"/>
          <w:lang w:val="vi-VN"/>
        </w:rPr>
        <w:t>ch sinh vi</w:t>
      </w:r>
      <w:r w:rsidR="005B06DA" w:rsidRPr="002C711C">
        <w:rPr>
          <w:rFonts w:ascii="iCiel Avenir LT Std 35 Light" w:hAnsi="iCiel Avenir LT Std 35 Light" w:cs="Avenir Next LT Pro"/>
          <w:i/>
          <w:iCs/>
          <w:sz w:val="22"/>
          <w:szCs w:val="22"/>
          <w:lang w:val="vi-VN"/>
        </w:rPr>
        <w:t>ê</w:t>
      </w:r>
      <w:r w:rsidR="005B06DA" w:rsidRPr="002C711C">
        <w:rPr>
          <w:rFonts w:ascii="iCiel Avenir LT Std 35 Light" w:hAnsi="iCiel Avenir LT Std 35 Light" w:cs="Arial"/>
          <w:i/>
          <w:iCs/>
          <w:sz w:val="22"/>
          <w:szCs w:val="22"/>
          <w:lang w:val="vi-VN"/>
        </w:rPr>
        <w:t xml:space="preserve">n trao </w:t>
      </w:r>
      <w:r w:rsidR="005B06DA" w:rsidRPr="002C711C">
        <w:rPr>
          <w:rFonts w:ascii="iCiel Avenir LT Std 35 Light" w:hAnsi="iCiel Avenir LT Std 35 Light" w:cs="Avenir Next LT Pro"/>
          <w:i/>
          <w:iCs/>
          <w:sz w:val="22"/>
          <w:szCs w:val="22"/>
          <w:lang w:val="vi-VN"/>
        </w:rPr>
        <w:t>đ</w:t>
      </w:r>
      <w:r w:rsidR="005B06DA" w:rsidRPr="002C711C">
        <w:rPr>
          <w:rFonts w:ascii="iCiel Avenir LT Std 35 Light" w:hAnsi="iCiel Avenir LT Std 35 Light" w:cs="Calibri"/>
          <w:i/>
          <w:iCs/>
          <w:sz w:val="22"/>
          <w:szCs w:val="22"/>
          <w:lang w:val="vi-VN"/>
        </w:rPr>
        <w:t>ổ</w:t>
      </w:r>
      <w:r w:rsidR="005B06DA" w:rsidRPr="002C711C">
        <w:rPr>
          <w:rFonts w:ascii="iCiel Avenir LT Std 35 Light" w:hAnsi="iCiel Avenir LT Std 35 Light" w:cs="Arial"/>
          <w:i/>
          <w:iCs/>
          <w:sz w:val="22"/>
          <w:szCs w:val="22"/>
          <w:lang w:val="vi-VN"/>
        </w:rPr>
        <w:t>i v</w:t>
      </w:r>
      <w:r w:rsidR="005B06DA" w:rsidRPr="002C711C">
        <w:rPr>
          <w:rFonts w:ascii="iCiel Avenir LT Std 35 Light" w:hAnsi="iCiel Avenir LT Std 35 Light" w:cs="Calibri"/>
          <w:i/>
          <w:iCs/>
          <w:sz w:val="22"/>
          <w:szCs w:val="22"/>
          <w:lang w:val="vi-VN"/>
        </w:rPr>
        <w:t>ớ</w:t>
      </w:r>
      <w:r w:rsidR="005B06DA" w:rsidRPr="002C711C">
        <w:rPr>
          <w:rFonts w:ascii="iCiel Avenir LT Std 35 Light" w:hAnsi="iCiel Avenir LT Std 35 Light" w:cs="Arial"/>
          <w:i/>
          <w:iCs/>
          <w:sz w:val="22"/>
          <w:szCs w:val="22"/>
          <w:lang w:val="vi-VN"/>
        </w:rPr>
        <w:t xml:space="preserve">i </w:t>
      </w:r>
      <w:r w:rsidR="005B06DA">
        <w:rPr>
          <w:rFonts w:ascii="iCiel Avenir LT Std 35 Light" w:hAnsi="iCiel Avenir LT Std 35 Light" w:cs="Arial"/>
          <w:i/>
          <w:iCs/>
          <w:sz w:val="22"/>
          <w:szCs w:val="22"/>
        </w:rPr>
        <w:t>Bộ phận Transportation qua số hotline 0704 068 386</w:t>
      </w:r>
      <w:r w:rsidR="005B06DA" w:rsidRPr="002C711C">
        <w:rPr>
          <w:rFonts w:ascii="iCiel Avenir LT Std 35 Light" w:hAnsi="iCiel Avenir LT Std 35 Light" w:cs="Arial"/>
          <w:i/>
          <w:iCs/>
          <w:sz w:val="22"/>
          <w:szCs w:val="22"/>
          <w:lang w:val="vi-VN"/>
        </w:rPr>
        <w:t xml:space="preserve"> </w:t>
      </w:r>
      <w:r w:rsidR="005B06DA">
        <w:rPr>
          <w:rFonts w:ascii="iCiel Avenir LT Std 35 Light" w:hAnsi="iCiel Avenir LT Std 35 Light" w:cs="Arial"/>
          <w:i/>
          <w:iCs/>
          <w:sz w:val="22"/>
          <w:szCs w:val="22"/>
        </w:rPr>
        <w:t>hoặc thông qua</w:t>
      </w:r>
      <w:r w:rsidR="005B06DA" w:rsidRPr="002C711C">
        <w:rPr>
          <w:rFonts w:ascii="iCiel Avenir LT Std 35 Light" w:hAnsi="iCiel Avenir LT Std 35 Light" w:cs="Arial"/>
          <w:i/>
          <w:iCs/>
          <w:sz w:val="22"/>
          <w:szCs w:val="22"/>
          <w:lang w:val="vi-VN"/>
        </w:rPr>
        <w:t xml:space="preserve"> email </w:t>
      </w:r>
      <w:hyperlink r:id="rId44" w:history="1">
        <w:r w:rsidR="005B06DA" w:rsidRPr="00F95E36">
          <w:rPr>
            <w:rStyle w:val="Hyperlink"/>
            <w:rFonts w:ascii="iCiel Avenir LT Std 35 Light" w:hAnsi="iCiel Avenir LT Std 35 Light" w:cs="Arial"/>
            <w:i/>
            <w:iCs/>
            <w:sz w:val="22"/>
            <w:szCs w:val="22"/>
          </w:rPr>
          <w:t>transportation@buv.edu.vn</w:t>
        </w:r>
      </w:hyperlink>
      <w:r w:rsidR="005B06DA" w:rsidRPr="002C711C">
        <w:rPr>
          <w:rStyle w:val="Hyperlink"/>
          <w:rFonts w:ascii="iCiel Avenir LT Std 35 Light" w:hAnsi="iCiel Avenir LT Std 35 Light" w:cs="Arial"/>
          <w:sz w:val="22"/>
          <w:szCs w:val="22"/>
        </w:rPr>
        <w:t xml:space="preserve"> </w:t>
      </w:r>
      <w:r w:rsidR="005B06DA">
        <w:rPr>
          <w:rFonts w:ascii="iCiel Avenir LT Std 35 Light" w:hAnsi="iCiel Avenir LT Std 35 Light" w:cs="Arial"/>
          <w:i/>
          <w:iCs/>
          <w:sz w:val="22"/>
          <w:szCs w:val="22"/>
        </w:rPr>
        <w:t>để có thêm thông tin chi tiết.</w:t>
      </w:r>
    </w:p>
    <w:p w14:paraId="63C0B9FE"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536" w:name="_Toc169968681"/>
      <w:bookmarkStart w:id="4537" w:name="_Toc169969845"/>
      <w:bookmarkStart w:id="4538" w:name="_Toc177146312"/>
      <w:bookmarkEnd w:id="4535"/>
      <w:r w:rsidRPr="004373E8">
        <w:rPr>
          <w:rFonts w:cs="Arial"/>
          <w:szCs w:val="22"/>
          <w:lang w:val="vi-VN"/>
        </w:rPr>
        <w:t>What should I do in the event of “inclement weather”? / Tôi nên làm gì khi gặp phải thời tiết khác nghiệt khi đứng chờ xe buýt.</w:t>
      </w:r>
      <w:bookmarkEnd w:id="4536"/>
      <w:bookmarkEnd w:id="4537"/>
      <w:bookmarkEnd w:id="4538"/>
    </w:p>
    <w:p w14:paraId="73AC30B8"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 xml:space="preserve">Answer / </w:t>
      </w:r>
      <w:r w:rsidRPr="004373E8">
        <w:rPr>
          <w:rFonts w:ascii="iCiel Avenir LT Std 35 Light" w:hAnsi="iCiel Avenir LT Std 35 Light" w:cs="Arial"/>
          <w:b/>
          <w:bCs/>
          <w:i/>
          <w:iCs/>
          <w:sz w:val="22"/>
          <w:szCs w:val="22"/>
          <w:u w:val="single"/>
        </w:rPr>
        <w:t>Câu trả lời:</w:t>
      </w:r>
    </w:p>
    <w:p w14:paraId="2FD5EED1" w14:textId="3BFA0DA3" w:rsidR="007C590E" w:rsidRPr="004373E8"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691BD53B">
        <w:rPr>
          <w:rFonts w:ascii="iCiel Avenir LT Std 35 Light" w:hAnsi="iCiel Avenir LT Std 35 Light" w:cs="Arial"/>
          <w:sz w:val="22"/>
          <w:szCs w:val="22"/>
          <w:lang w:eastAsia="en-US"/>
        </w:rPr>
        <w:t xml:space="preserve">During harsh weather conditions, drivers are instructed to follow certain procedures to ensure the safety of the trips that could result in the bus being delayed. Students should arrive at the stop at least 05 minutes before the scheduled time and wait for at least 15 minutes after the scheduled time. While waiting for the bus, students should </w:t>
      </w:r>
      <w:r w:rsidR="0F890824" w:rsidRPr="691BD53B">
        <w:rPr>
          <w:rFonts w:ascii="iCiel Avenir LT Std 35 Light" w:hAnsi="iCiel Avenir LT Std 35 Light" w:cs="Arial"/>
          <w:sz w:val="22"/>
          <w:szCs w:val="22"/>
          <w:lang w:eastAsia="en-US"/>
        </w:rPr>
        <w:t xml:space="preserve">stay </w:t>
      </w:r>
      <w:bookmarkStart w:id="4539" w:name="_Hlk172722135"/>
      <w:r w:rsidR="0F890824" w:rsidRPr="691BD53B">
        <w:rPr>
          <w:rFonts w:ascii="iCiel Avenir LT Std 35 Light" w:hAnsi="iCiel Avenir LT Std 35 Light" w:cs="Arial"/>
          <w:sz w:val="22"/>
          <w:szCs w:val="22"/>
          <w:lang w:eastAsia="en-US"/>
        </w:rPr>
        <w:t>indoors</w:t>
      </w:r>
      <w:bookmarkEnd w:id="4539"/>
      <w:r w:rsidRPr="691BD53B">
        <w:rPr>
          <w:rFonts w:ascii="iCiel Avenir LT Std 35 Light" w:hAnsi="iCiel Avenir LT Std 35 Light" w:cs="Arial"/>
          <w:sz w:val="22"/>
          <w:szCs w:val="22"/>
          <w:lang w:eastAsia="en-US"/>
        </w:rPr>
        <w:t xml:space="preserve"> near the pick-up point and only go outside when the bus arrives. Should you need any immediate support, please contact </w:t>
      </w:r>
      <w:r w:rsidR="00425DEC" w:rsidRPr="691BD53B">
        <w:rPr>
          <w:rFonts w:ascii="iCiel Avenir LT Std 35 Light" w:hAnsi="iCiel Avenir LT Std 35 Light" w:cs="Arial"/>
          <w:sz w:val="22"/>
          <w:szCs w:val="22"/>
          <w:lang w:eastAsia="en-US"/>
        </w:rPr>
        <w:t>the transportation</w:t>
      </w:r>
      <w:r w:rsidRPr="691BD53B">
        <w:rPr>
          <w:rFonts w:ascii="iCiel Avenir LT Std 35 Light" w:hAnsi="iCiel Avenir LT Std 35 Light" w:cs="Arial"/>
          <w:sz w:val="22"/>
          <w:szCs w:val="22"/>
          <w:lang w:eastAsia="en-US"/>
        </w:rPr>
        <w:t xml:space="preserve"> team </w:t>
      </w:r>
      <w:proofErr w:type="gramStart"/>
      <w:r w:rsidRPr="691BD53B">
        <w:rPr>
          <w:rFonts w:ascii="iCiel Avenir LT Std 35 Light" w:hAnsi="iCiel Avenir LT Std 35 Light" w:cs="Arial"/>
          <w:sz w:val="22"/>
          <w:szCs w:val="22"/>
          <w:lang w:eastAsia="en-US"/>
        </w:rPr>
        <w:t>at</w:t>
      </w:r>
      <w:proofErr w:type="gramEnd"/>
      <w:r w:rsidRPr="691BD53B">
        <w:rPr>
          <w:rFonts w:ascii="iCiel Avenir LT Std 35 Light" w:hAnsi="iCiel Avenir LT Std 35 Light" w:cs="Arial"/>
          <w:sz w:val="22"/>
          <w:szCs w:val="22"/>
          <w:lang w:eastAsia="en-US"/>
        </w:rPr>
        <w:t xml:space="preserve"> 0704 068 386.</w:t>
      </w:r>
    </w:p>
    <w:p w14:paraId="3D379806" w14:textId="77777777" w:rsidR="007C590E"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4373E8">
        <w:rPr>
          <w:rFonts w:ascii="iCiel Avenir LT Std 35 Light" w:hAnsi="iCiel Avenir LT Std 35 Light" w:cs="Arial"/>
          <w:i/>
          <w:iCs/>
          <w:sz w:val="22"/>
          <w:szCs w:val="22"/>
          <w:lang w:eastAsia="en-US"/>
        </w:rPr>
        <w:t>Trong điều kiện thời thiết khắc nghiệt, lái xe phải tuần thủ các quy trình nhất định để đảm bảo sự an toàn cho hành trình dẫn đến việc xe có thể đến điểm đón muộn hơn so với lịch trình. Sinh viên nên có mặt tại điểm đón trước 05 phút và chờ ít nhất 15 phút sau giờ khởi hành. Trong thời gian đợi xe buýt, sinh viên nên ở trong nhà nơi có mái che gần với điểm đón và chỉ ra ngoài khi thấy xe tới. Sinh viên có thể liên hệ số hotline 0704 068 386 để được hỗ trợ kịp thời.</w:t>
      </w:r>
    </w:p>
    <w:p w14:paraId="584FCE0B" w14:textId="77777777" w:rsidR="00425DEC" w:rsidRPr="004373E8" w:rsidRDefault="00425DEC"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8CFFEB1" w14:textId="77777777" w:rsidR="007C590E" w:rsidRPr="004373E8"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4540" w:name="_Toc169968682"/>
      <w:bookmarkStart w:id="4541" w:name="_Toc169969846"/>
      <w:bookmarkStart w:id="4542" w:name="_Toc177146313"/>
      <w:r w:rsidRPr="004373E8">
        <w:rPr>
          <w:rFonts w:cs="Arial"/>
          <w:szCs w:val="22"/>
          <w:lang w:val="vi-VN"/>
        </w:rPr>
        <w:t>If I have left an item on the bus, how do I get it returned? / Nếu tôi để quên đồ trên xe buýt, làm sao để có thể lấy lại?</w:t>
      </w:r>
      <w:bookmarkEnd w:id="4540"/>
      <w:bookmarkEnd w:id="4541"/>
      <w:bookmarkEnd w:id="4542"/>
    </w:p>
    <w:p w14:paraId="7E6A7DFA" w14:textId="77777777" w:rsidR="007C590E" w:rsidRPr="004373E8"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4373E8">
        <w:rPr>
          <w:rFonts w:ascii="iCiel Avenir LT Std 35 Light" w:hAnsi="iCiel Avenir LT Std 35 Light" w:cs="Arial"/>
          <w:b/>
          <w:bCs/>
          <w:sz w:val="22"/>
          <w:szCs w:val="22"/>
          <w:u w:val="single"/>
        </w:rPr>
        <w:t>Answer / Câu trả lời:</w:t>
      </w:r>
    </w:p>
    <w:p w14:paraId="568C4771" w14:textId="1DA71C6C" w:rsidR="00425DEC" w:rsidRDefault="007C590E" w:rsidP="00425DEC">
      <w:pPr>
        <w:tabs>
          <w:tab w:val="left" w:pos="630"/>
          <w:tab w:val="left" w:pos="720"/>
          <w:tab w:val="left" w:pos="1080"/>
        </w:tabs>
        <w:ind w:firstLine="0"/>
        <w:rPr>
          <w:rFonts w:ascii="iCiel Avenir LT Std 35 Light" w:hAnsi="iCiel Avenir LT Std 35 Light" w:cs="Arial"/>
          <w:sz w:val="22"/>
          <w:szCs w:val="22"/>
          <w:lang w:eastAsia="en-US"/>
        </w:rPr>
      </w:pPr>
      <w:r w:rsidRPr="004373E8">
        <w:rPr>
          <w:rFonts w:ascii="iCiel Avenir LT Std 35 Light" w:hAnsi="iCiel Avenir LT Std 35 Light" w:cs="Arial"/>
          <w:sz w:val="22"/>
          <w:szCs w:val="22"/>
          <w:lang w:eastAsia="en-US"/>
        </w:rPr>
        <w:t>If have left an item on the bus, please go to the lost &amp; found counter at the reception on the 1st floor to fill in a lost &amp; found report. Once the lost item is found, you will be contacted to come and collect your belonging if it matches your description.</w:t>
      </w:r>
      <w:r w:rsidR="00425DEC">
        <w:rPr>
          <w:rFonts w:ascii="iCiel Avenir LT Std 35 Light" w:hAnsi="iCiel Avenir LT Std 35 Light" w:cs="Arial"/>
          <w:sz w:val="22"/>
          <w:szCs w:val="22"/>
          <w:lang w:eastAsia="en-US"/>
        </w:rPr>
        <w:t xml:space="preserve"> </w:t>
      </w:r>
      <w:r w:rsidR="00425DEC" w:rsidRPr="00425DEC">
        <w:rPr>
          <w:rFonts w:ascii="iCiel Avenir LT Std 35 Light" w:hAnsi="iCiel Avenir LT Std 35 Light" w:cs="Arial"/>
          <w:sz w:val="22"/>
          <w:szCs w:val="22"/>
          <w:lang w:eastAsia="en-US"/>
        </w:rPr>
        <w:t xml:space="preserve">We encourage students to contact the Transportation team via hotline number 0704 068 386 and email </w:t>
      </w:r>
      <w:hyperlink r:id="rId45" w:history="1">
        <w:r w:rsidR="00425DEC" w:rsidRPr="00F95E36">
          <w:rPr>
            <w:rStyle w:val="Hyperlink"/>
            <w:rFonts w:ascii="iCiel Avenir LT Std 35 Light" w:hAnsi="iCiel Avenir LT Std 35 Light" w:cs="Arial"/>
            <w:sz w:val="22"/>
            <w:szCs w:val="22"/>
            <w:lang w:eastAsia="en-US"/>
          </w:rPr>
          <w:t>transportation@buv.edu.vn</w:t>
        </w:r>
      </w:hyperlink>
      <w:r w:rsidR="00425DEC">
        <w:rPr>
          <w:rFonts w:ascii="iCiel Avenir LT Std 35 Light" w:hAnsi="iCiel Avenir LT Std 35 Light" w:cs="Arial"/>
          <w:sz w:val="22"/>
          <w:szCs w:val="22"/>
          <w:lang w:eastAsia="en-US"/>
        </w:rPr>
        <w:t xml:space="preserve"> </w:t>
      </w:r>
      <w:r w:rsidR="00425DEC" w:rsidRPr="00425DEC">
        <w:rPr>
          <w:rFonts w:ascii="iCiel Avenir LT Std 35 Light" w:hAnsi="iCiel Avenir LT Std 35 Light" w:cs="Arial"/>
          <w:sz w:val="22"/>
          <w:szCs w:val="22"/>
          <w:lang w:eastAsia="en-US"/>
        </w:rPr>
        <w:t xml:space="preserve">for </w:t>
      </w:r>
      <w:r w:rsidR="00425DEC">
        <w:rPr>
          <w:rFonts w:ascii="iCiel Avenir LT Std 35 Light" w:hAnsi="iCiel Avenir LT Std 35 Light" w:cs="Arial"/>
          <w:sz w:val="22"/>
          <w:szCs w:val="22"/>
          <w:lang w:eastAsia="en-US"/>
        </w:rPr>
        <w:t>further instructions.</w:t>
      </w:r>
    </w:p>
    <w:p w14:paraId="52DB1BF5" w14:textId="2DA113EE" w:rsidR="00665F8A" w:rsidRPr="004373E8" w:rsidRDefault="007C590E" w:rsidP="00425DEC">
      <w:pPr>
        <w:tabs>
          <w:tab w:val="left" w:pos="630"/>
          <w:tab w:val="left" w:pos="720"/>
          <w:tab w:val="left" w:pos="1080"/>
        </w:tabs>
        <w:ind w:firstLine="0"/>
        <w:rPr>
          <w:rFonts w:ascii="iCiel Avenir LT Std 35 Light" w:eastAsiaTheme="majorEastAsia" w:hAnsi="iCiel Avenir LT Std 35 Light" w:cs="Arial"/>
          <w:b/>
          <w:color w:val="2F5496" w:themeColor="accent1" w:themeShade="BF"/>
          <w:sz w:val="22"/>
          <w:szCs w:val="22"/>
          <w:lang w:val="vi-VN" w:eastAsia="ko-KR"/>
        </w:rPr>
      </w:pPr>
      <w:r w:rsidRPr="004373E8">
        <w:rPr>
          <w:rFonts w:ascii="iCiel Avenir LT Std 35 Light" w:hAnsi="iCiel Avenir LT Std 35 Light" w:cs="Arial"/>
          <w:i/>
          <w:iCs/>
          <w:sz w:val="22"/>
          <w:szCs w:val="22"/>
        </w:rPr>
        <w:t>Nếu bạn để quên đồ trên xe buýt, vui lòng điền vào đơn báo đồ thất lạc tại quầy lễ tân tầng 1. Khi đồ thất lạc được tìm thấy khớp với miêu tả của bạn, chúng tôi sẽ liên lạc với bạn để tiến hành thủ tục nhận lại đồ.</w:t>
      </w:r>
      <w:r w:rsidR="00425DEC">
        <w:rPr>
          <w:rFonts w:ascii="iCiel Avenir LT Std 35 Light" w:hAnsi="iCiel Avenir LT Std 35 Light" w:cs="Arial"/>
          <w:i/>
          <w:iCs/>
          <w:sz w:val="22"/>
          <w:szCs w:val="22"/>
        </w:rPr>
        <w:t xml:space="preserve"> </w:t>
      </w:r>
      <w:r w:rsidR="00425DEC" w:rsidRPr="002C711C">
        <w:rPr>
          <w:rFonts w:ascii="iCiel Avenir LT Std 35 Light" w:hAnsi="iCiel Avenir LT Std 35 Light" w:cs="Arial"/>
          <w:i/>
          <w:iCs/>
          <w:sz w:val="22"/>
          <w:szCs w:val="22"/>
          <w:lang w:val="vi-VN"/>
        </w:rPr>
        <w:t>Nhà tr</w:t>
      </w:r>
      <w:r w:rsidR="00425DEC" w:rsidRPr="002C711C">
        <w:rPr>
          <w:rFonts w:ascii="iCiel Avenir LT Std 35 Light" w:hAnsi="iCiel Avenir LT Std 35 Light" w:cs="Calibri"/>
          <w:i/>
          <w:iCs/>
          <w:sz w:val="22"/>
          <w:szCs w:val="22"/>
          <w:lang w:val="vi-VN"/>
        </w:rPr>
        <w:t>ườ</w:t>
      </w:r>
      <w:r w:rsidR="00425DEC" w:rsidRPr="002C711C">
        <w:rPr>
          <w:rFonts w:ascii="iCiel Avenir LT Std 35 Light" w:hAnsi="iCiel Avenir LT Std 35 Light" w:cs="Arial"/>
          <w:i/>
          <w:iCs/>
          <w:sz w:val="22"/>
          <w:szCs w:val="22"/>
          <w:lang w:val="vi-VN"/>
        </w:rPr>
        <w:t>ng khuy</w:t>
      </w:r>
      <w:r w:rsidR="00425DEC" w:rsidRPr="002C711C">
        <w:rPr>
          <w:rFonts w:ascii="iCiel Avenir LT Std 35 Light" w:hAnsi="iCiel Avenir LT Std 35 Light" w:cs="Calibri"/>
          <w:i/>
          <w:iCs/>
          <w:sz w:val="22"/>
          <w:szCs w:val="22"/>
          <w:lang w:val="vi-VN"/>
        </w:rPr>
        <w:t>ế</w:t>
      </w:r>
      <w:r w:rsidR="00425DEC" w:rsidRPr="002C711C">
        <w:rPr>
          <w:rFonts w:ascii="iCiel Avenir LT Std 35 Light" w:hAnsi="iCiel Avenir LT Std 35 Light" w:cs="Arial"/>
          <w:i/>
          <w:iCs/>
          <w:sz w:val="22"/>
          <w:szCs w:val="22"/>
          <w:lang w:val="vi-VN"/>
        </w:rPr>
        <w:t>n kh</w:t>
      </w:r>
      <w:r w:rsidR="00425DEC" w:rsidRPr="002C711C">
        <w:rPr>
          <w:rFonts w:ascii="iCiel Avenir LT Std 35 Light" w:hAnsi="iCiel Avenir LT Std 35 Light" w:cs="Avenir Next LT Pro"/>
          <w:i/>
          <w:iCs/>
          <w:sz w:val="22"/>
          <w:szCs w:val="22"/>
          <w:lang w:val="vi-VN"/>
        </w:rPr>
        <w:t>í</w:t>
      </w:r>
      <w:r w:rsidR="00425DEC" w:rsidRPr="002C711C">
        <w:rPr>
          <w:rFonts w:ascii="iCiel Avenir LT Std 35 Light" w:hAnsi="iCiel Avenir LT Std 35 Light" w:cs="Arial"/>
          <w:i/>
          <w:iCs/>
          <w:sz w:val="22"/>
          <w:szCs w:val="22"/>
          <w:lang w:val="vi-VN"/>
        </w:rPr>
        <w:t>ch sinh vi</w:t>
      </w:r>
      <w:r w:rsidR="00425DEC" w:rsidRPr="002C711C">
        <w:rPr>
          <w:rFonts w:ascii="iCiel Avenir LT Std 35 Light" w:hAnsi="iCiel Avenir LT Std 35 Light" w:cs="Avenir Next LT Pro"/>
          <w:i/>
          <w:iCs/>
          <w:sz w:val="22"/>
          <w:szCs w:val="22"/>
          <w:lang w:val="vi-VN"/>
        </w:rPr>
        <w:t>ê</w:t>
      </w:r>
      <w:r w:rsidR="00425DEC" w:rsidRPr="002C711C">
        <w:rPr>
          <w:rFonts w:ascii="iCiel Avenir LT Std 35 Light" w:hAnsi="iCiel Avenir LT Std 35 Light" w:cs="Arial"/>
          <w:i/>
          <w:iCs/>
          <w:sz w:val="22"/>
          <w:szCs w:val="22"/>
          <w:lang w:val="vi-VN"/>
        </w:rPr>
        <w:t xml:space="preserve">n trao </w:t>
      </w:r>
      <w:r w:rsidR="00425DEC" w:rsidRPr="002C711C">
        <w:rPr>
          <w:rFonts w:ascii="iCiel Avenir LT Std 35 Light" w:hAnsi="iCiel Avenir LT Std 35 Light" w:cs="Avenir Next LT Pro"/>
          <w:i/>
          <w:iCs/>
          <w:sz w:val="22"/>
          <w:szCs w:val="22"/>
          <w:lang w:val="vi-VN"/>
        </w:rPr>
        <w:t>đ</w:t>
      </w:r>
      <w:r w:rsidR="00425DEC" w:rsidRPr="002C711C">
        <w:rPr>
          <w:rFonts w:ascii="iCiel Avenir LT Std 35 Light" w:hAnsi="iCiel Avenir LT Std 35 Light" w:cs="Calibri"/>
          <w:i/>
          <w:iCs/>
          <w:sz w:val="22"/>
          <w:szCs w:val="22"/>
          <w:lang w:val="vi-VN"/>
        </w:rPr>
        <w:t>ổ</w:t>
      </w:r>
      <w:r w:rsidR="00425DEC" w:rsidRPr="002C711C">
        <w:rPr>
          <w:rFonts w:ascii="iCiel Avenir LT Std 35 Light" w:hAnsi="iCiel Avenir LT Std 35 Light" w:cs="Arial"/>
          <w:i/>
          <w:iCs/>
          <w:sz w:val="22"/>
          <w:szCs w:val="22"/>
          <w:lang w:val="vi-VN"/>
        </w:rPr>
        <w:t>i v</w:t>
      </w:r>
      <w:r w:rsidR="00425DEC" w:rsidRPr="002C711C">
        <w:rPr>
          <w:rFonts w:ascii="iCiel Avenir LT Std 35 Light" w:hAnsi="iCiel Avenir LT Std 35 Light" w:cs="Calibri"/>
          <w:i/>
          <w:iCs/>
          <w:sz w:val="22"/>
          <w:szCs w:val="22"/>
          <w:lang w:val="vi-VN"/>
        </w:rPr>
        <w:t>ớ</w:t>
      </w:r>
      <w:r w:rsidR="00425DEC" w:rsidRPr="002C711C">
        <w:rPr>
          <w:rFonts w:ascii="iCiel Avenir LT Std 35 Light" w:hAnsi="iCiel Avenir LT Std 35 Light" w:cs="Arial"/>
          <w:i/>
          <w:iCs/>
          <w:sz w:val="22"/>
          <w:szCs w:val="22"/>
          <w:lang w:val="vi-VN"/>
        </w:rPr>
        <w:t xml:space="preserve">i </w:t>
      </w:r>
      <w:r w:rsidR="00425DEC">
        <w:rPr>
          <w:rFonts w:ascii="iCiel Avenir LT Std 35 Light" w:hAnsi="iCiel Avenir LT Std 35 Light" w:cs="Arial"/>
          <w:i/>
          <w:iCs/>
          <w:sz w:val="22"/>
          <w:szCs w:val="22"/>
        </w:rPr>
        <w:t>Bộ phận Transportation qua số hotline 0704 068 386</w:t>
      </w:r>
      <w:r w:rsidR="00425DEC" w:rsidRPr="002C711C">
        <w:rPr>
          <w:rFonts w:ascii="iCiel Avenir LT Std 35 Light" w:hAnsi="iCiel Avenir LT Std 35 Light" w:cs="Arial"/>
          <w:i/>
          <w:iCs/>
          <w:sz w:val="22"/>
          <w:szCs w:val="22"/>
          <w:lang w:val="vi-VN"/>
        </w:rPr>
        <w:t xml:space="preserve"> </w:t>
      </w:r>
      <w:r w:rsidR="00425DEC">
        <w:rPr>
          <w:rFonts w:ascii="iCiel Avenir LT Std 35 Light" w:hAnsi="iCiel Avenir LT Std 35 Light" w:cs="Arial"/>
          <w:i/>
          <w:iCs/>
          <w:sz w:val="22"/>
          <w:szCs w:val="22"/>
        </w:rPr>
        <w:t>hoặc thông qua</w:t>
      </w:r>
      <w:r w:rsidR="00425DEC" w:rsidRPr="002C711C">
        <w:rPr>
          <w:rFonts w:ascii="iCiel Avenir LT Std 35 Light" w:hAnsi="iCiel Avenir LT Std 35 Light" w:cs="Arial"/>
          <w:i/>
          <w:iCs/>
          <w:sz w:val="22"/>
          <w:szCs w:val="22"/>
          <w:lang w:val="vi-VN"/>
        </w:rPr>
        <w:t xml:space="preserve"> email </w:t>
      </w:r>
      <w:hyperlink r:id="rId46" w:history="1">
        <w:r w:rsidR="00425DEC" w:rsidRPr="00F95E36">
          <w:rPr>
            <w:rStyle w:val="Hyperlink"/>
            <w:rFonts w:ascii="iCiel Avenir LT Std 35 Light" w:hAnsi="iCiel Avenir LT Std 35 Light" w:cs="Arial"/>
            <w:i/>
            <w:iCs/>
            <w:sz w:val="22"/>
            <w:szCs w:val="22"/>
          </w:rPr>
          <w:t>transportation@buv.edu.vn</w:t>
        </w:r>
      </w:hyperlink>
      <w:r w:rsidR="00425DEC" w:rsidRPr="002C711C">
        <w:rPr>
          <w:rStyle w:val="Hyperlink"/>
          <w:rFonts w:ascii="iCiel Avenir LT Std 35 Light" w:hAnsi="iCiel Avenir LT Std 35 Light" w:cs="Arial"/>
          <w:sz w:val="22"/>
          <w:szCs w:val="22"/>
        </w:rPr>
        <w:t xml:space="preserve"> </w:t>
      </w:r>
      <w:r w:rsidR="00425DEC">
        <w:rPr>
          <w:rFonts w:ascii="iCiel Avenir LT Std 35 Light" w:hAnsi="iCiel Avenir LT Std 35 Light" w:cs="Arial"/>
          <w:i/>
          <w:iCs/>
          <w:sz w:val="22"/>
          <w:szCs w:val="22"/>
        </w:rPr>
        <w:t>để được hướng dẫn thêm.</w:t>
      </w:r>
      <w:r w:rsidR="00665F8A" w:rsidRPr="004373E8">
        <w:rPr>
          <w:rFonts w:ascii="iCiel Avenir LT Std 35 Light" w:hAnsi="iCiel Avenir LT Std 35 Light" w:cs="Arial"/>
          <w:sz w:val="22"/>
          <w:szCs w:val="22"/>
          <w:lang w:val="vi-VN"/>
        </w:rPr>
        <w:br w:type="page"/>
      </w:r>
    </w:p>
    <w:p w14:paraId="47B1453B" w14:textId="0C9C6AC3" w:rsidR="00D9034C" w:rsidRPr="004373E8" w:rsidDel="00EA54BA" w:rsidRDefault="00BF43A2" w:rsidP="00D85019">
      <w:pPr>
        <w:pStyle w:val="Department"/>
        <w:numPr>
          <w:ilvl w:val="0"/>
          <w:numId w:val="5"/>
        </w:numPr>
        <w:tabs>
          <w:tab w:val="left" w:pos="1260"/>
        </w:tabs>
        <w:spacing w:before="100" w:after="100" w:line="400" w:lineRule="exact"/>
        <w:rPr>
          <w:del w:id="4543" w:author="An Tran, ACA (BUV)" w:date="2024-09-13T11:27:00Z" w16du:dateUtc="2024-09-13T04:27:00Z"/>
          <w:rFonts w:ascii="iCiel Avenir LT Std 35 Light" w:hAnsi="iCiel Avenir LT Std 35 Light" w:cs="Arial"/>
          <w:sz w:val="32"/>
          <w:lang w:val="vi-VN"/>
        </w:rPr>
      </w:pPr>
      <w:bookmarkStart w:id="4544" w:name="_Hlk171671325"/>
      <w:del w:id="4545" w:author="An Tran, ACA (BUV)" w:date="2024-09-13T11:27:00Z" w16du:dateUtc="2024-09-13T04:27:00Z">
        <w:r w:rsidRPr="004373E8" w:rsidDel="00EA54BA">
          <w:rPr>
            <w:rFonts w:ascii="iCiel Avenir LT Std 35 Light" w:hAnsi="iCiel Avenir LT Std 35 Light" w:cs="Arial"/>
            <w:sz w:val="32"/>
            <w:lang w:val="vi-VN"/>
          </w:rPr>
          <w:delText>REGISTRY</w:delText>
        </w:r>
        <w:bookmarkStart w:id="4546" w:name="_Toc177119335"/>
        <w:bookmarkStart w:id="4547" w:name="_Toc177119747"/>
        <w:bookmarkStart w:id="4548" w:name="_Toc177145905"/>
        <w:bookmarkStart w:id="4549" w:name="_Toc177146314"/>
        <w:bookmarkEnd w:id="4519"/>
        <w:bookmarkEnd w:id="4546"/>
        <w:bookmarkEnd w:id="4547"/>
        <w:bookmarkEnd w:id="4548"/>
        <w:bookmarkEnd w:id="4549"/>
      </w:del>
    </w:p>
    <w:p w14:paraId="14E9F517" w14:textId="5E2F960E" w:rsidR="00D9034C" w:rsidRPr="004373E8" w:rsidDel="00EA54BA" w:rsidRDefault="00D9034C" w:rsidP="00D85019">
      <w:pPr>
        <w:pStyle w:val="Question"/>
        <w:numPr>
          <w:ilvl w:val="0"/>
          <w:numId w:val="44"/>
        </w:numPr>
        <w:tabs>
          <w:tab w:val="left" w:pos="630"/>
          <w:tab w:val="left" w:pos="990"/>
        </w:tabs>
        <w:spacing w:before="100" w:line="400" w:lineRule="exact"/>
        <w:ind w:left="0" w:firstLine="720"/>
        <w:rPr>
          <w:del w:id="4550" w:author="An Tran, ACA (BUV)" w:date="2024-09-13T11:27:00Z" w16du:dateUtc="2024-09-13T04:27:00Z"/>
          <w:rFonts w:cs="Arial"/>
          <w:szCs w:val="22"/>
          <w:lang w:val="vi-VN"/>
        </w:rPr>
      </w:pPr>
      <w:bookmarkStart w:id="4551" w:name="_Toc113977095"/>
      <w:bookmarkStart w:id="4552" w:name="_Toc122700173"/>
      <w:bookmarkEnd w:id="4544"/>
      <w:del w:id="4553" w:author="An Tran, ACA (BUV)" w:date="2024-09-13T11:27:00Z" w16du:dateUtc="2024-09-13T04:27:00Z">
        <w:r w:rsidRPr="004373E8" w:rsidDel="00EA54BA">
          <w:rPr>
            <w:rFonts w:cs="Arial"/>
            <w:szCs w:val="22"/>
            <w:lang w:val="vi-VN"/>
          </w:rPr>
          <w:delText>When &amp; how can I receive student’s result this semester? / Khi nào sinh viên có kết quả học kì này và có thể xem kết quả đó ở đâu?</w:delText>
        </w:r>
        <w:bookmarkStart w:id="4554" w:name="_Toc177119336"/>
        <w:bookmarkStart w:id="4555" w:name="_Toc177119748"/>
        <w:bookmarkStart w:id="4556" w:name="_Toc177145906"/>
        <w:bookmarkStart w:id="4557" w:name="_Toc177146315"/>
        <w:bookmarkEnd w:id="4554"/>
        <w:bookmarkEnd w:id="4555"/>
        <w:bookmarkEnd w:id="4556"/>
        <w:bookmarkEnd w:id="4557"/>
        <w:bookmarkEnd w:id="4551"/>
        <w:bookmarkEnd w:id="4552"/>
      </w:del>
    </w:p>
    <w:p w14:paraId="6E6C2CAC" w14:textId="49CD461C" w:rsidR="00D9034C" w:rsidRPr="004373E8" w:rsidDel="00EA54BA" w:rsidRDefault="00D9034C" w:rsidP="003E1B62">
      <w:pPr>
        <w:pStyle w:val="ListParagraph"/>
        <w:tabs>
          <w:tab w:val="left" w:pos="630"/>
          <w:tab w:val="left" w:pos="720"/>
          <w:tab w:val="left" w:pos="1080"/>
        </w:tabs>
        <w:ind w:left="0"/>
        <w:contextualSpacing w:val="0"/>
        <w:rPr>
          <w:del w:id="4558" w:author="An Tran, ACA (BUV)" w:date="2024-09-13T11:27:00Z" w16du:dateUtc="2024-09-13T04:27:00Z"/>
          <w:rFonts w:ascii="iCiel Avenir LT Std 35 Light" w:hAnsi="iCiel Avenir LT Std 35 Light" w:cs="Arial"/>
          <w:b/>
          <w:bCs/>
          <w:sz w:val="22"/>
          <w:szCs w:val="22"/>
          <w:u w:val="single"/>
          <w:lang w:val="vi-VN"/>
        </w:rPr>
      </w:pPr>
      <w:del w:id="4559"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r w:rsidRPr="004373E8" w:rsidDel="00EA54BA">
          <w:rPr>
            <w:rFonts w:ascii="iCiel Avenir LT Std 35 Light" w:hAnsi="iCiel Avenir LT Std 35 Light" w:cs="Arial"/>
            <w:sz w:val="22"/>
            <w:szCs w:val="22"/>
            <w:lang w:val="vi-VN"/>
          </w:rPr>
          <w:tab/>
        </w:r>
        <w:bookmarkStart w:id="4560" w:name="_Toc177119337"/>
        <w:bookmarkStart w:id="4561" w:name="_Toc177119749"/>
        <w:bookmarkStart w:id="4562" w:name="_Toc177145907"/>
        <w:bookmarkStart w:id="4563" w:name="_Toc177146316"/>
        <w:bookmarkEnd w:id="4560"/>
        <w:bookmarkEnd w:id="4561"/>
        <w:bookmarkEnd w:id="4562"/>
        <w:bookmarkEnd w:id="4563"/>
      </w:del>
    </w:p>
    <w:p w14:paraId="01E85923" w14:textId="73BD8470" w:rsidR="00A22B01" w:rsidRPr="004373E8" w:rsidDel="0087612D" w:rsidRDefault="00A22B01" w:rsidP="0087612D">
      <w:pPr>
        <w:tabs>
          <w:tab w:val="left" w:pos="630"/>
          <w:tab w:val="left" w:pos="720"/>
          <w:tab w:val="left" w:pos="1080"/>
        </w:tabs>
        <w:ind w:firstLine="0"/>
        <w:rPr>
          <w:del w:id="4564" w:author="An Tran, ACA (BUV)" w:date="2024-09-13T00:44:00Z" w16du:dateUtc="2024-09-12T17:44:00Z"/>
          <w:rFonts w:ascii="iCiel Avenir LT Std 35 Light" w:hAnsi="iCiel Avenir LT Std 35 Light" w:cs="Arial"/>
          <w:sz w:val="22"/>
          <w:szCs w:val="22"/>
          <w:lang w:val="vi-VN"/>
        </w:rPr>
      </w:pPr>
      <w:del w:id="4565" w:author="An Tran, ACA (BUV)" w:date="2024-09-13T00:44:00Z" w16du:dateUtc="2024-09-12T17:44:00Z">
        <w:r w:rsidRPr="004373E8" w:rsidDel="0087612D">
          <w:rPr>
            <w:rFonts w:ascii="iCiel Avenir LT Std 35 Light" w:hAnsi="iCiel Avenir LT Std 35 Light" w:cs="Arial"/>
            <w:sz w:val="22"/>
            <w:szCs w:val="22"/>
            <w:lang w:val="vi-VN"/>
          </w:rPr>
          <w:delText xml:space="preserve">If students study </w:delText>
        </w:r>
        <w:r w:rsidR="000C1CE4" w:rsidRPr="004373E8" w:rsidDel="0087612D">
          <w:rPr>
            <w:rFonts w:ascii="iCiel Avenir LT Std 35 Light" w:hAnsi="iCiel Avenir LT Std 35 Light" w:cs="Arial"/>
            <w:sz w:val="22"/>
            <w:szCs w:val="22"/>
            <w:lang w:val="vi-VN"/>
          </w:rPr>
          <w:delText>Staffordshire</w:delText>
        </w:r>
        <w:r w:rsidRPr="004373E8" w:rsidDel="0087612D">
          <w:rPr>
            <w:rFonts w:ascii="iCiel Avenir LT Std 35 Light" w:hAnsi="iCiel Avenir LT Std 35 Light" w:cs="Arial"/>
            <w:sz w:val="22"/>
            <w:szCs w:val="22"/>
            <w:lang w:val="vi-VN"/>
          </w:rPr>
          <w:delText xml:space="preserve"> University (SU) programme, student’s grades are published on their SU student portal around 10 weeks after the semester’s final assessments period. Parents will also receive students’ results via email. </w:delText>
        </w:r>
        <w:bookmarkStart w:id="4566" w:name="_Toc177119338"/>
        <w:bookmarkStart w:id="4567" w:name="_Toc177119750"/>
        <w:bookmarkStart w:id="4568" w:name="_Toc177145908"/>
        <w:bookmarkStart w:id="4569" w:name="_Toc177146317"/>
        <w:bookmarkEnd w:id="4566"/>
        <w:bookmarkEnd w:id="4567"/>
        <w:bookmarkEnd w:id="4568"/>
        <w:bookmarkEnd w:id="4569"/>
      </w:del>
    </w:p>
    <w:p w14:paraId="49B04E4F" w14:textId="7D325414" w:rsidR="00A22B01" w:rsidRPr="004373E8" w:rsidDel="0087612D" w:rsidRDefault="00A22B01" w:rsidP="003E1B62">
      <w:pPr>
        <w:pStyle w:val="ListParagraph"/>
        <w:tabs>
          <w:tab w:val="left" w:pos="630"/>
          <w:tab w:val="left" w:pos="720"/>
          <w:tab w:val="left" w:pos="1080"/>
        </w:tabs>
        <w:ind w:left="0" w:firstLine="0"/>
        <w:contextualSpacing w:val="0"/>
        <w:rPr>
          <w:del w:id="4570" w:author="An Tran, ACA (BUV)" w:date="2024-09-13T00:44:00Z" w16du:dateUtc="2024-09-12T17:44:00Z"/>
          <w:rFonts w:ascii="iCiel Avenir LT Std 35 Light" w:hAnsi="iCiel Avenir LT Std 35 Light" w:cs="Arial"/>
          <w:sz w:val="22"/>
          <w:szCs w:val="22"/>
          <w:lang w:val="vi-VN"/>
        </w:rPr>
      </w:pPr>
      <w:del w:id="4571" w:author="An Tran, ACA (BUV)" w:date="2024-09-13T00:44:00Z" w16du:dateUtc="2024-09-12T17:44:00Z">
        <w:r w:rsidRPr="004373E8" w:rsidDel="0087612D">
          <w:rPr>
            <w:rFonts w:ascii="iCiel Avenir LT Std 35 Light" w:hAnsi="iCiel Avenir LT Std 35 Light" w:cs="Arial"/>
            <w:sz w:val="22"/>
            <w:szCs w:val="22"/>
            <w:lang w:val="vi-VN"/>
          </w:rPr>
          <w:delText xml:space="preserve">For graduating students who are waiting for official graduate documents, students &amp; parents can also request a  duplicate academic results that presents all results up to date and a confirmation letter of completion by using your registered email at BUV to write an email to Student Information Office at </w:delText>
        </w:r>
        <w:r w:rsidR="00A1692C" w:rsidDel="0087612D">
          <w:fldChar w:fldCharType="begin"/>
        </w:r>
        <w:r w:rsidR="00A1692C" w:rsidDel="0087612D">
          <w:delInstrText>HYPERLINK "mailto:studentservice@buv.edu.vn"</w:delInstrText>
        </w:r>
        <w:r w:rsidR="00A1692C" w:rsidDel="0087612D">
          <w:fldChar w:fldCharType="separate"/>
        </w:r>
        <w:r w:rsidRPr="004373E8" w:rsidDel="0087612D">
          <w:rPr>
            <w:rStyle w:val="Hyperlink"/>
            <w:rFonts w:ascii="iCiel Avenir LT Std 35 Light" w:hAnsi="iCiel Avenir LT Std 35 Light" w:cs="Arial"/>
            <w:sz w:val="22"/>
            <w:szCs w:val="22"/>
            <w:lang w:val="vi-VN"/>
          </w:rPr>
          <w:delText>studentservice@buv.edu.vn</w:delText>
        </w:r>
        <w:r w:rsidR="00A1692C" w:rsidDel="0087612D">
          <w:rPr>
            <w:rStyle w:val="Hyperlink"/>
            <w:rFonts w:ascii="iCiel Avenir LT Std 35 Light" w:hAnsi="iCiel Avenir LT Std 35 Light" w:cs="Arial"/>
            <w:sz w:val="22"/>
            <w:szCs w:val="22"/>
            <w:lang w:val="vi-VN"/>
          </w:rPr>
          <w:fldChar w:fldCharType="end"/>
        </w:r>
        <w:r w:rsidRPr="004373E8" w:rsidDel="0087612D">
          <w:rPr>
            <w:rFonts w:ascii="iCiel Avenir LT Std 35 Light" w:hAnsi="iCiel Avenir LT Std 35 Light" w:cs="Arial"/>
            <w:sz w:val="22"/>
            <w:szCs w:val="22"/>
            <w:lang w:val="vi-VN"/>
          </w:rPr>
          <w:delText xml:space="preserve">. The process to generate a duplicate academic result and a confirmation letter will take up to 5 working days and we will inform students when they are ready to pick up. </w:delText>
        </w:r>
        <w:bookmarkStart w:id="4572" w:name="_Toc177119339"/>
        <w:bookmarkStart w:id="4573" w:name="_Toc177119751"/>
        <w:bookmarkStart w:id="4574" w:name="_Toc177145909"/>
        <w:bookmarkStart w:id="4575" w:name="_Toc177146318"/>
        <w:bookmarkEnd w:id="4572"/>
        <w:bookmarkEnd w:id="4573"/>
        <w:bookmarkEnd w:id="4574"/>
        <w:bookmarkEnd w:id="4575"/>
      </w:del>
    </w:p>
    <w:p w14:paraId="0BB90831" w14:textId="716457EC" w:rsidR="00A22B01" w:rsidRPr="004373E8" w:rsidDel="0087612D" w:rsidRDefault="00A22B01" w:rsidP="003E1B62">
      <w:pPr>
        <w:tabs>
          <w:tab w:val="left" w:pos="630"/>
          <w:tab w:val="left" w:pos="720"/>
          <w:tab w:val="left" w:pos="1080"/>
        </w:tabs>
        <w:ind w:firstLine="0"/>
        <w:rPr>
          <w:del w:id="4576" w:author="An Tran, ACA (BUV)" w:date="2024-09-13T00:44:00Z" w16du:dateUtc="2024-09-12T17:44:00Z"/>
          <w:rFonts w:ascii="iCiel Avenir LT Std 35 Light" w:hAnsi="iCiel Avenir LT Std 35 Light" w:cs="Arial"/>
          <w:i/>
          <w:iCs/>
          <w:sz w:val="22"/>
          <w:szCs w:val="22"/>
          <w:lang w:val="vi-VN"/>
        </w:rPr>
      </w:pPr>
      <w:del w:id="4577" w:author="An Tran, ACA (BUV)" w:date="2024-09-13T00:44:00Z" w16du:dateUtc="2024-09-12T17:44:00Z">
        <w:r w:rsidRPr="004373E8" w:rsidDel="0087612D">
          <w:rPr>
            <w:rFonts w:ascii="iCiel Avenir LT Std 35 Light" w:hAnsi="iCiel Avenir LT Std 35 Light" w:cs="Arial"/>
            <w:i/>
            <w:iCs/>
            <w:sz w:val="22"/>
            <w:szCs w:val="22"/>
            <w:lang w:val="vi-VN"/>
          </w:rPr>
          <w:delText>Nếu sinh viên theo học chương trình của Đại học Stafffordshire (SU), kết quả của sinh viên mỗi kỳ sẽ được công bố trên cổng thông tin sinh viên của SU khoảng 10 tuần sau đợt thi cuối kỳ của sinh viên. Phụ huynh cũng sẽ được nhận bảng kết quả qua email.</w:delText>
        </w:r>
        <w:bookmarkStart w:id="4578" w:name="_Toc177119340"/>
        <w:bookmarkStart w:id="4579" w:name="_Toc177119752"/>
        <w:bookmarkStart w:id="4580" w:name="_Toc177145910"/>
        <w:bookmarkStart w:id="4581" w:name="_Toc177146319"/>
        <w:bookmarkEnd w:id="4578"/>
        <w:bookmarkEnd w:id="4579"/>
        <w:bookmarkEnd w:id="4580"/>
        <w:bookmarkEnd w:id="4581"/>
      </w:del>
    </w:p>
    <w:p w14:paraId="56DB2122" w14:textId="44E203A2" w:rsidR="008356F1" w:rsidRPr="004373E8" w:rsidDel="0087612D" w:rsidRDefault="00A22B01" w:rsidP="003E1B62">
      <w:pPr>
        <w:pStyle w:val="ListParagraph"/>
        <w:tabs>
          <w:tab w:val="left" w:pos="630"/>
          <w:tab w:val="left" w:pos="720"/>
          <w:tab w:val="left" w:pos="1080"/>
        </w:tabs>
        <w:ind w:left="0" w:firstLine="0"/>
        <w:contextualSpacing w:val="0"/>
        <w:rPr>
          <w:del w:id="4582" w:author="An Tran, ACA (BUV)" w:date="2024-09-13T00:44:00Z" w16du:dateUtc="2024-09-12T17:44:00Z"/>
          <w:rFonts w:ascii="iCiel Avenir LT Std 35 Light" w:hAnsi="iCiel Avenir LT Std 35 Light" w:cs="Arial"/>
          <w:i/>
          <w:iCs/>
          <w:sz w:val="22"/>
          <w:szCs w:val="22"/>
          <w:lang w:val="vi-VN"/>
        </w:rPr>
      </w:pPr>
      <w:del w:id="4583" w:author="An Tran, ACA (BUV)" w:date="2024-09-13T00:44:00Z" w16du:dateUtc="2024-09-12T17:44:00Z">
        <w:r w:rsidRPr="004373E8" w:rsidDel="0087612D">
          <w:rPr>
            <w:rFonts w:ascii="iCiel Avenir LT Std 35 Light" w:hAnsi="iCiel Avenir LT Std 35 Light" w:cs="Arial"/>
            <w:i/>
            <w:iCs/>
            <w:sz w:val="22"/>
            <w:szCs w:val="22"/>
            <w:lang w:val="vi-VN"/>
          </w:rPr>
          <w:delText xml:space="preserve">Đối với sinh viên sắp tốt nghiệp đang chờ cấp bằng và bảng điểm chính thức, sinh viên và phụ huynh có thể yêu cầu được cấp kết quả học tập có đóng dấu BUV với toàn bộ kết quả tính đến thời điểm đó của sinh viên, cùng với giấy xác nhận hoàn thành khóa học của nhà trường bằng cách sử dụng email đã đăng ký với BUV để gửi thư yêu cầu cho Bộ phận Thông tin Sinh viên tại địa chỉ </w:delText>
        </w:r>
        <w:r w:rsidR="00A1692C" w:rsidDel="0087612D">
          <w:fldChar w:fldCharType="begin"/>
        </w:r>
        <w:r w:rsidR="00A1692C" w:rsidDel="0087612D">
          <w:delInstrText>HYPERLINK "mailto:studentservice@buv.edu.vn"</w:delInstrText>
        </w:r>
        <w:r w:rsidR="00A1692C" w:rsidDel="0087612D">
          <w:fldChar w:fldCharType="separate"/>
        </w:r>
        <w:r w:rsidRPr="004373E8" w:rsidDel="0087612D">
          <w:rPr>
            <w:rStyle w:val="Hyperlink"/>
            <w:rFonts w:ascii="iCiel Avenir LT Std 35 Light" w:hAnsi="iCiel Avenir LT Std 35 Light" w:cs="Arial"/>
            <w:i/>
            <w:iCs/>
            <w:sz w:val="22"/>
            <w:szCs w:val="22"/>
            <w:lang w:val="vi-VN"/>
          </w:rPr>
          <w:delText>studentservice@buv.edu.vn</w:delText>
        </w:r>
        <w:r w:rsidR="00A1692C" w:rsidDel="0087612D">
          <w:rPr>
            <w:rStyle w:val="Hyperlink"/>
            <w:rFonts w:ascii="iCiel Avenir LT Std 35 Light" w:hAnsi="iCiel Avenir LT Std 35 Light" w:cs="Arial"/>
            <w:i/>
            <w:iCs/>
            <w:sz w:val="22"/>
            <w:szCs w:val="22"/>
            <w:lang w:val="vi-VN"/>
          </w:rPr>
          <w:fldChar w:fldCharType="end"/>
        </w:r>
        <w:r w:rsidRPr="004373E8" w:rsidDel="0087612D">
          <w:rPr>
            <w:rFonts w:ascii="iCiel Avenir LT Std 35 Light" w:hAnsi="iCiel Avenir LT Std 35 Light" w:cs="Arial"/>
            <w:i/>
            <w:iCs/>
            <w:sz w:val="22"/>
            <w:szCs w:val="22"/>
            <w:lang w:val="vi-VN"/>
          </w:rPr>
          <w:delText>. Quy trình cấp kết quả học tập có đóng dấu BUV và giấy xác nhận sinh viên cần khoảng 5 ngày làm việc và nhà trường sẽ thông báo qua email ngay khi sinh viên có thể đến nhận bảng điểm và giấy xác nhận.</w:delText>
        </w:r>
        <w:bookmarkStart w:id="4584" w:name="_Toc177119341"/>
        <w:bookmarkStart w:id="4585" w:name="_Toc177119753"/>
        <w:bookmarkStart w:id="4586" w:name="_Toc177145911"/>
        <w:bookmarkStart w:id="4587" w:name="_Toc177146320"/>
        <w:bookmarkEnd w:id="4584"/>
        <w:bookmarkEnd w:id="4585"/>
        <w:bookmarkEnd w:id="4586"/>
        <w:bookmarkEnd w:id="4587"/>
      </w:del>
    </w:p>
    <w:p w14:paraId="77512A3E" w14:textId="488EBDF0" w:rsidR="008356F1" w:rsidRPr="004373E8" w:rsidDel="00EA54BA" w:rsidRDefault="008356F1">
      <w:pPr>
        <w:pStyle w:val="ListParagraph"/>
        <w:tabs>
          <w:tab w:val="left" w:pos="630"/>
          <w:tab w:val="left" w:pos="720"/>
          <w:tab w:val="left" w:pos="1080"/>
        </w:tabs>
        <w:ind w:left="0" w:firstLine="0"/>
        <w:contextualSpacing w:val="0"/>
        <w:rPr>
          <w:del w:id="4588" w:author="An Tran, ACA (BUV)" w:date="2024-09-13T11:27:00Z" w16du:dateUtc="2024-09-13T04:27:00Z"/>
          <w:rFonts w:ascii="iCiel Avenir LT Std 35 Light" w:hAnsi="iCiel Avenir LT Std 35 Light" w:cs="Arial"/>
          <w:i/>
          <w:iCs/>
          <w:sz w:val="22"/>
          <w:szCs w:val="22"/>
          <w:lang w:val="vi-VN"/>
        </w:rPr>
        <w:pPrChange w:id="4589" w:author="An Tran, ACA (BUV)" w:date="2024-09-13T00:44:00Z" w16du:dateUtc="2024-09-12T17:44:00Z">
          <w:pPr/>
        </w:pPrChange>
      </w:pPr>
      <w:del w:id="4590" w:author="An Tran, ACA (BUV)" w:date="2024-09-13T00:44:00Z" w16du:dateUtc="2024-09-12T17:44:00Z">
        <w:r w:rsidRPr="004373E8" w:rsidDel="0087612D">
          <w:rPr>
            <w:rFonts w:ascii="iCiel Avenir LT Std 35 Light" w:hAnsi="iCiel Avenir LT Std 35 Light" w:cs="Arial"/>
            <w:i/>
            <w:iCs/>
            <w:sz w:val="22"/>
            <w:szCs w:val="22"/>
            <w:lang w:val="vi-VN"/>
          </w:rPr>
          <w:br w:type="page"/>
        </w:r>
      </w:del>
    </w:p>
    <w:p w14:paraId="6094E0F1" w14:textId="00CC1EF0" w:rsidR="003F7769" w:rsidRPr="004373E8" w:rsidDel="00EA54BA" w:rsidRDefault="008356F1" w:rsidP="00D85019">
      <w:pPr>
        <w:pStyle w:val="Question"/>
        <w:numPr>
          <w:ilvl w:val="0"/>
          <w:numId w:val="44"/>
        </w:numPr>
        <w:tabs>
          <w:tab w:val="left" w:pos="630"/>
          <w:tab w:val="left" w:pos="990"/>
        </w:tabs>
        <w:spacing w:before="100" w:line="400" w:lineRule="exact"/>
        <w:ind w:left="0" w:firstLine="720"/>
        <w:rPr>
          <w:del w:id="4591" w:author="An Tran, ACA (BUV)" w:date="2024-09-13T11:27:00Z" w16du:dateUtc="2024-09-13T04:27:00Z"/>
          <w:rFonts w:cs="Arial"/>
          <w:i/>
          <w:iCs/>
          <w:szCs w:val="22"/>
          <w:lang w:val="vi-VN"/>
        </w:rPr>
      </w:pPr>
      <w:del w:id="4592" w:author="An Tran, ACA (BUV)" w:date="2024-09-13T11:27:00Z" w16du:dateUtc="2024-09-13T04:27:00Z">
        <w:r w:rsidRPr="004373E8" w:rsidDel="00EA54BA">
          <w:rPr>
            <w:rFonts w:cs="Arial"/>
            <w:szCs w:val="22"/>
            <w:lang w:val="vi-VN"/>
          </w:rPr>
          <w:delText xml:space="preserve">Can the undergraduate students request an official transcript?/ </w:delText>
        </w:r>
        <w:r w:rsidRPr="004373E8" w:rsidDel="00EA54BA">
          <w:rPr>
            <w:rFonts w:cs="Arial"/>
            <w:i/>
            <w:iCs/>
            <w:szCs w:val="22"/>
            <w:lang w:val="vi-VN"/>
          </w:rPr>
          <w:delText>Sinh viên chưa tốt nghiệp có thể xin cấp bảng điểm chính thức không?</w:delText>
        </w:r>
        <w:bookmarkStart w:id="4593" w:name="_Toc177119342"/>
        <w:bookmarkStart w:id="4594" w:name="_Toc177119754"/>
        <w:bookmarkStart w:id="4595" w:name="_Toc177145912"/>
        <w:bookmarkStart w:id="4596" w:name="_Toc177146321"/>
        <w:bookmarkEnd w:id="4593"/>
        <w:bookmarkEnd w:id="4594"/>
        <w:bookmarkEnd w:id="4595"/>
        <w:bookmarkEnd w:id="4596"/>
      </w:del>
    </w:p>
    <w:p w14:paraId="7494AF5A" w14:textId="080AB28A" w:rsidR="003F7769" w:rsidRPr="004373E8" w:rsidDel="00EA54BA" w:rsidRDefault="003F7769" w:rsidP="003E1B62">
      <w:pPr>
        <w:tabs>
          <w:tab w:val="left" w:pos="630"/>
          <w:tab w:val="left" w:pos="720"/>
          <w:tab w:val="left" w:pos="1080"/>
        </w:tabs>
        <w:rPr>
          <w:del w:id="4597" w:author="An Tran, ACA (BUV)" w:date="2024-09-13T11:27:00Z" w16du:dateUtc="2024-09-13T04:27:00Z"/>
          <w:rFonts w:ascii="iCiel Avenir LT Std 35 Light" w:hAnsi="iCiel Avenir LT Std 35 Light" w:cs="Arial"/>
          <w:b/>
          <w:bCs/>
          <w:sz w:val="22"/>
          <w:szCs w:val="22"/>
          <w:u w:val="single"/>
          <w:lang w:val="vi-VN"/>
        </w:rPr>
      </w:pPr>
      <w:del w:id="4598"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4599" w:name="_Toc177119343"/>
        <w:bookmarkStart w:id="4600" w:name="_Toc177119755"/>
        <w:bookmarkStart w:id="4601" w:name="_Toc177145913"/>
        <w:bookmarkStart w:id="4602" w:name="_Toc177146322"/>
        <w:bookmarkEnd w:id="4599"/>
        <w:bookmarkEnd w:id="4600"/>
        <w:bookmarkEnd w:id="4601"/>
        <w:bookmarkEnd w:id="4602"/>
      </w:del>
    </w:p>
    <w:p w14:paraId="41B0B618" w14:textId="2E9CACB8" w:rsidR="003F7769" w:rsidRPr="004373E8" w:rsidDel="0087612D" w:rsidRDefault="003F7769" w:rsidP="0087612D">
      <w:pPr>
        <w:tabs>
          <w:tab w:val="left" w:pos="630"/>
          <w:tab w:val="left" w:pos="720"/>
          <w:tab w:val="left" w:pos="1080"/>
        </w:tabs>
        <w:ind w:firstLine="0"/>
        <w:rPr>
          <w:del w:id="4603" w:author="An Tran, ACA (BUV)" w:date="2024-09-13T00:45:00Z" w16du:dateUtc="2024-09-12T17:45:00Z"/>
          <w:rFonts w:ascii="iCiel Avenir LT Std 35 Light" w:hAnsi="iCiel Avenir LT Std 35 Light" w:cs="Arial"/>
          <w:sz w:val="22"/>
          <w:szCs w:val="22"/>
          <w:lang w:val="vi-VN"/>
        </w:rPr>
      </w:pPr>
      <w:del w:id="4604" w:author="An Tran, ACA (BUV)" w:date="2024-09-13T00:45:00Z" w16du:dateUtc="2024-09-12T17:45:00Z">
        <w:r w:rsidRPr="004373E8" w:rsidDel="0087612D">
          <w:rPr>
            <w:rFonts w:ascii="iCiel Avenir LT Std 35 Light" w:hAnsi="iCiel Avenir LT Std 35 Light" w:cs="Arial"/>
            <w:sz w:val="22"/>
            <w:szCs w:val="22"/>
            <w:lang w:val="vi-VN"/>
          </w:rPr>
          <w:delText xml:space="preserve">Staffordshire University only issues the official final transcript to the students who complete the program. For the students who haven’t completed the program, they can request a duplicate academic results that presents all results up to date. The duplicate version is printed on BUV letter head and hanged BUV stamp. To make a request, they need to write an email to Central Academic Information Services via </w:delText>
        </w:r>
        <w:r w:rsidR="00A1692C" w:rsidDel="0087612D">
          <w:fldChar w:fldCharType="begin"/>
        </w:r>
        <w:r w:rsidR="00A1692C" w:rsidDel="0087612D">
          <w:delInstrText>HYPERLINK "mailto:cais@buv.edu.vn"</w:delInstrText>
        </w:r>
        <w:r w:rsidR="00A1692C" w:rsidDel="0087612D">
          <w:fldChar w:fldCharType="separate"/>
        </w:r>
        <w:r w:rsidRPr="004373E8" w:rsidDel="0087612D">
          <w:rPr>
            <w:rStyle w:val="Hyperlink"/>
            <w:rFonts w:ascii="iCiel Avenir LT Std 35 Light" w:hAnsi="iCiel Avenir LT Std 35 Light" w:cs="Arial"/>
            <w:sz w:val="22"/>
            <w:szCs w:val="22"/>
            <w:lang w:val="vi-VN"/>
          </w:rPr>
          <w:delText>cais@buv.edu.vn</w:delText>
        </w:r>
        <w:r w:rsidR="00A1692C" w:rsidDel="0087612D">
          <w:rPr>
            <w:rStyle w:val="Hyperlink"/>
            <w:rFonts w:ascii="iCiel Avenir LT Std 35 Light" w:hAnsi="iCiel Avenir LT Std 35 Light" w:cs="Arial"/>
            <w:sz w:val="22"/>
            <w:szCs w:val="22"/>
            <w:lang w:val="vi-VN"/>
          </w:rPr>
          <w:fldChar w:fldCharType="end"/>
        </w:r>
        <w:r w:rsidRPr="004373E8" w:rsidDel="0087612D">
          <w:rPr>
            <w:rFonts w:ascii="iCiel Avenir LT Std 35 Light" w:hAnsi="iCiel Avenir LT Std 35 Light" w:cs="Arial"/>
            <w:sz w:val="22"/>
            <w:szCs w:val="22"/>
            <w:lang w:val="vi-VN"/>
          </w:rPr>
          <w:delText xml:space="preserve">. There is a duplicate fee to execute the process. Central Academic Information Services will send further guidance upon receiving the student’s request. </w:delText>
        </w:r>
        <w:bookmarkStart w:id="4605" w:name="_Toc177119344"/>
        <w:bookmarkStart w:id="4606" w:name="_Toc177119756"/>
        <w:bookmarkStart w:id="4607" w:name="_Toc177145914"/>
        <w:bookmarkStart w:id="4608" w:name="_Toc177146323"/>
        <w:bookmarkEnd w:id="4605"/>
        <w:bookmarkEnd w:id="4606"/>
        <w:bookmarkEnd w:id="4607"/>
        <w:bookmarkEnd w:id="4608"/>
      </w:del>
    </w:p>
    <w:p w14:paraId="5EFE3793" w14:textId="1158EDB0" w:rsidR="003F7769" w:rsidRPr="004373E8" w:rsidDel="00EA54BA" w:rsidRDefault="003F7769" w:rsidP="003E1B62">
      <w:pPr>
        <w:tabs>
          <w:tab w:val="left" w:pos="630"/>
          <w:tab w:val="left" w:pos="720"/>
          <w:tab w:val="left" w:pos="1080"/>
        </w:tabs>
        <w:ind w:firstLine="0"/>
        <w:rPr>
          <w:del w:id="4609" w:author="An Tran, ACA (BUV)" w:date="2024-09-13T11:27:00Z" w16du:dateUtc="2024-09-13T04:27:00Z"/>
          <w:rFonts w:ascii="iCiel Avenir LT Std 35 Light" w:hAnsi="iCiel Avenir LT Std 35 Light" w:cs="Arial"/>
          <w:i/>
          <w:iCs/>
          <w:sz w:val="22"/>
          <w:szCs w:val="22"/>
          <w:lang w:val="vi-VN"/>
        </w:rPr>
      </w:pPr>
      <w:del w:id="4610" w:author="An Tran, ACA (BUV)" w:date="2024-09-13T00:45:00Z" w16du:dateUtc="2024-09-12T17:45:00Z">
        <w:r w:rsidRPr="004373E8" w:rsidDel="0087612D">
          <w:rPr>
            <w:rFonts w:ascii="iCiel Avenir LT Std 35 Light" w:hAnsi="iCiel Avenir LT Std 35 Light" w:cs="Arial"/>
            <w:i/>
            <w:iCs/>
            <w:sz w:val="22"/>
            <w:szCs w:val="22"/>
            <w:lang w:val="vi-VN"/>
          </w:rPr>
          <w:delText xml:space="preserve">Đại học Staffordshire chỉ cấp bảng điểm chính thức cho sinh viên hoàn thành chương trình học. Đối với sinh viên chưa hoàn thành chương trình, sinh viên có thể yêu cầu một bản sao kết quả học tập bao gồm điểm các môn học từ năm đầu tiên cập nhật đến kỳ học gần nhất của sinh viên. Bản sao kết quả học tập được in trên giấy logo BUV và đóng dấu đỏ treo của BUV. Sinh viên sẽ cần gửi email yêu cầu cấp Bản sao kết quả học tập đến bộ phận Trung tâm Dữ liệu Sinh viên đến </w:delText>
        </w:r>
        <w:r w:rsidR="0086292C" w:rsidRPr="004373E8" w:rsidDel="0087612D">
          <w:rPr>
            <w:rFonts w:ascii="iCiel Avenir LT Std 35 Light" w:hAnsi="iCiel Avenir LT Std 35 Light" w:cs="Arial"/>
            <w:i/>
            <w:iCs/>
            <w:sz w:val="22"/>
            <w:szCs w:val="22"/>
            <w:lang w:val="vi-VN"/>
          </w:rPr>
          <w:delText>hòm thư</w:delText>
        </w:r>
        <w:r w:rsidRPr="004373E8" w:rsidDel="0087612D">
          <w:rPr>
            <w:rFonts w:ascii="iCiel Avenir LT Std 35 Light" w:hAnsi="iCiel Avenir LT Std 35 Light" w:cs="Arial"/>
            <w:i/>
            <w:iCs/>
            <w:sz w:val="22"/>
            <w:szCs w:val="22"/>
            <w:lang w:val="vi-VN"/>
          </w:rPr>
          <w:delText xml:space="preserve"> </w:delText>
        </w:r>
        <w:r w:rsidR="00A1692C" w:rsidDel="0087612D">
          <w:fldChar w:fldCharType="begin"/>
        </w:r>
        <w:r w:rsidR="00A1692C" w:rsidDel="0087612D">
          <w:delInstrText>HYPERLINK "mailto:cais@buv.edu.vn"</w:delInstrText>
        </w:r>
        <w:r w:rsidR="00A1692C" w:rsidDel="0087612D">
          <w:fldChar w:fldCharType="separate"/>
        </w:r>
        <w:r w:rsidRPr="004373E8" w:rsidDel="0087612D">
          <w:rPr>
            <w:rStyle w:val="Hyperlink"/>
            <w:rFonts w:ascii="iCiel Avenir LT Std 35 Light" w:hAnsi="iCiel Avenir LT Std 35 Light" w:cs="Arial"/>
            <w:i/>
            <w:iCs/>
            <w:sz w:val="22"/>
            <w:szCs w:val="22"/>
            <w:lang w:val="vi-VN"/>
          </w:rPr>
          <w:delText>cais@buv.edu.vn</w:delText>
        </w:r>
        <w:r w:rsidR="00A1692C" w:rsidDel="0087612D">
          <w:rPr>
            <w:rStyle w:val="Hyperlink"/>
            <w:rFonts w:ascii="iCiel Avenir LT Std 35 Light" w:hAnsi="iCiel Avenir LT Std 35 Light" w:cs="Arial"/>
            <w:i/>
            <w:iCs/>
            <w:sz w:val="22"/>
            <w:szCs w:val="22"/>
            <w:lang w:val="vi-VN"/>
          </w:rPr>
          <w:fldChar w:fldCharType="end"/>
        </w:r>
        <w:r w:rsidRPr="004373E8" w:rsidDel="0087612D">
          <w:rPr>
            <w:rFonts w:ascii="iCiel Avenir LT Std 35 Light" w:hAnsi="iCiel Avenir LT Std 35 Light" w:cs="Arial"/>
            <w:i/>
            <w:iCs/>
            <w:sz w:val="22"/>
            <w:szCs w:val="22"/>
            <w:lang w:val="vi-VN"/>
          </w:rPr>
          <w:delText xml:space="preserve"> và nộp 1 khoản phí để thực hiện yêu cầu này. Trung tâm Dữ liệu Sinh viên sẽ gửi thêm hướng dẫn khi nhận được yêu cầu của sinh viên.</w:delText>
        </w:r>
      </w:del>
      <w:del w:id="4611" w:author="An Tran, ACA (BUV)" w:date="2024-09-13T11:27:00Z" w16du:dateUtc="2024-09-13T04:27:00Z">
        <w:r w:rsidRPr="004373E8" w:rsidDel="00EA54BA">
          <w:rPr>
            <w:rFonts w:ascii="iCiel Avenir LT Std 35 Light" w:hAnsi="iCiel Avenir LT Std 35 Light" w:cs="Arial"/>
            <w:i/>
            <w:iCs/>
            <w:sz w:val="22"/>
            <w:szCs w:val="22"/>
            <w:lang w:val="vi-VN"/>
          </w:rPr>
          <w:delText xml:space="preserve"> </w:delText>
        </w:r>
        <w:bookmarkStart w:id="4612" w:name="_Toc177119345"/>
        <w:bookmarkStart w:id="4613" w:name="_Toc177119757"/>
        <w:bookmarkStart w:id="4614" w:name="_Toc177145915"/>
        <w:bookmarkStart w:id="4615" w:name="_Toc177146324"/>
        <w:bookmarkEnd w:id="4612"/>
        <w:bookmarkEnd w:id="4613"/>
        <w:bookmarkEnd w:id="4614"/>
        <w:bookmarkEnd w:id="4615"/>
      </w:del>
    </w:p>
    <w:p w14:paraId="3CEE4EF7" w14:textId="6E0B6B16" w:rsidR="00D9034C" w:rsidRPr="004373E8" w:rsidDel="00EA54BA" w:rsidRDefault="00D9034C" w:rsidP="00D85019">
      <w:pPr>
        <w:pStyle w:val="Question"/>
        <w:numPr>
          <w:ilvl w:val="0"/>
          <w:numId w:val="44"/>
        </w:numPr>
        <w:tabs>
          <w:tab w:val="left" w:pos="630"/>
          <w:tab w:val="left" w:pos="990"/>
        </w:tabs>
        <w:spacing w:before="100" w:line="400" w:lineRule="exact"/>
        <w:ind w:left="0" w:firstLine="720"/>
        <w:rPr>
          <w:del w:id="4616" w:author="An Tran, ACA (BUV)" w:date="2024-09-13T11:27:00Z" w16du:dateUtc="2024-09-13T04:27:00Z"/>
          <w:rFonts w:cs="Arial"/>
          <w:i/>
          <w:iCs/>
          <w:szCs w:val="22"/>
          <w:lang w:val="vi-VN"/>
        </w:rPr>
      </w:pPr>
      <w:bookmarkStart w:id="4617" w:name="_Toc113977096"/>
      <w:bookmarkStart w:id="4618" w:name="_Toc122700174"/>
      <w:del w:id="4619" w:author="An Tran, ACA (BUV)" w:date="2024-09-13T11:27:00Z" w16du:dateUtc="2024-09-13T04:27:00Z">
        <w:r w:rsidRPr="004373E8" w:rsidDel="00EA54BA">
          <w:rPr>
            <w:rFonts w:cs="Arial"/>
            <w:szCs w:val="22"/>
            <w:lang w:val="vi-VN"/>
          </w:rPr>
          <w:delText xml:space="preserve">How can I read and understand students’ transcript? / </w:delText>
        </w:r>
        <w:r w:rsidRPr="004373E8" w:rsidDel="00EA54BA">
          <w:rPr>
            <w:rFonts w:cs="Arial"/>
            <w:i/>
            <w:iCs/>
            <w:szCs w:val="22"/>
            <w:lang w:val="vi-VN"/>
          </w:rPr>
          <w:delText>Làm thế nào để đọc và hiểu bảng điểm của sinh viên?</w:delText>
        </w:r>
        <w:bookmarkStart w:id="4620" w:name="_Toc177119346"/>
        <w:bookmarkStart w:id="4621" w:name="_Toc177119758"/>
        <w:bookmarkStart w:id="4622" w:name="_Toc177145916"/>
        <w:bookmarkStart w:id="4623" w:name="_Toc177146325"/>
        <w:bookmarkEnd w:id="4617"/>
        <w:bookmarkEnd w:id="4618"/>
        <w:bookmarkEnd w:id="4620"/>
        <w:bookmarkEnd w:id="4621"/>
        <w:bookmarkEnd w:id="4622"/>
        <w:bookmarkEnd w:id="4623"/>
      </w:del>
    </w:p>
    <w:p w14:paraId="1D5831C6" w14:textId="0F6CCA87" w:rsidR="00D9034C" w:rsidRPr="004373E8" w:rsidDel="00EA54BA" w:rsidRDefault="00D9034C" w:rsidP="003E1B62">
      <w:pPr>
        <w:tabs>
          <w:tab w:val="left" w:pos="630"/>
          <w:tab w:val="left" w:pos="720"/>
          <w:tab w:val="left" w:pos="1080"/>
        </w:tabs>
        <w:ind w:left="630" w:firstLine="0"/>
        <w:rPr>
          <w:del w:id="4624" w:author="An Tran, ACA (BUV)" w:date="2024-09-13T11:27:00Z" w16du:dateUtc="2024-09-13T04:27:00Z"/>
          <w:rFonts w:ascii="iCiel Avenir LT Std 35 Light" w:hAnsi="iCiel Avenir LT Std 35 Light" w:cs="Arial"/>
          <w:sz w:val="22"/>
          <w:szCs w:val="22"/>
          <w:lang w:val="vi-VN"/>
        </w:rPr>
      </w:pPr>
      <w:del w:id="4625"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r w:rsidRPr="004373E8" w:rsidDel="00EA54BA">
          <w:rPr>
            <w:rFonts w:ascii="iCiel Avenir LT Std 35 Light" w:hAnsi="iCiel Avenir LT Std 35 Light" w:cs="Arial"/>
            <w:sz w:val="22"/>
            <w:szCs w:val="22"/>
            <w:lang w:val="vi-VN"/>
          </w:rPr>
          <w:tab/>
        </w:r>
        <w:bookmarkStart w:id="4626" w:name="_Toc177119347"/>
        <w:bookmarkStart w:id="4627" w:name="_Toc177119759"/>
        <w:bookmarkStart w:id="4628" w:name="_Toc177145917"/>
        <w:bookmarkStart w:id="4629" w:name="_Toc177146326"/>
        <w:bookmarkEnd w:id="4626"/>
        <w:bookmarkEnd w:id="4627"/>
        <w:bookmarkEnd w:id="4628"/>
        <w:bookmarkEnd w:id="4629"/>
      </w:del>
    </w:p>
    <w:p w14:paraId="243915FA" w14:textId="603CD7CB" w:rsidR="00AA14EC" w:rsidRPr="00001F8A" w:rsidDel="0087612D" w:rsidRDefault="00AA14EC" w:rsidP="0087612D">
      <w:pPr>
        <w:shd w:val="clear" w:color="auto" w:fill="FFFFFF" w:themeFill="background1"/>
        <w:tabs>
          <w:tab w:val="left" w:pos="630"/>
          <w:tab w:val="left" w:pos="720"/>
          <w:tab w:val="left" w:pos="1080"/>
        </w:tabs>
        <w:ind w:firstLine="0"/>
        <w:rPr>
          <w:del w:id="4630" w:author="An Tran, ACA (BUV)" w:date="2024-09-13T00:45:00Z" w16du:dateUtc="2024-09-12T17:45:00Z"/>
          <w:rFonts w:ascii="iCiel Avenir LT Std 35 Light" w:hAnsi="iCiel Avenir LT Std 35 Light" w:cs="Arial"/>
          <w:sz w:val="22"/>
          <w:szCs w:val="22"/>
        </w:rPr>
      </w:pPr>
      <w:del w:id="4631" w:author="An Tran, ACA (BUV)" w:date="2024-09-13T00:45:00Z" w16du:dateUtc="2024-09-12T17:45:00Z">
        <w:r w:rsidRPr="00001F8A" w:rsidDel="0087612D">
          <w:rPr>
            <w:rFonts w:ascii="iCiel Avenir LT Std 35 Light" w:hAnsi="iCiel Avenir LT Std 35 Light" w:cs="Arial"/>
            <w:sz w:val="22"/>
            <w:szCs w:val="22"/>
          </w:rPr>
          <w:delText xml:space="preserve">The official results are issued to students in English as BUV is an international university.  Parents also receive the same transcript as the one sent to students, and we will include in the email body a Vietnamese explanation of terminology &amp; symbols used in the transcript. Please use this explanation for your reference to read and understand the transcript. If you would like a more detailed explanation and overview of the transcript, please contact our Central Academic Information Services (CAIS) team at </w:delText>
        </w:r>
        <w:r w:rsidR="00A1692C" w:rsidDel="0087612D">
          <w:fldChar w:fldCharType="begin"/>
        </w:r>
        <w:r w:rsidR="00A1692C" w:rsidDel="0087612D">
          <w:delInstrText>HYPERLINK "mailto:cais@buv.edu.vn"</w:delInstrText>
        </w:r>
        <w:r w:rsidR="00A1692C" w:rsidDel="0087612D">
          <w:fldChar w:fldCharType="separate"/>
        </w:r>
        <w:r w:rsidRPr="00001F8A" w:rsidDel="0087612D">
          <w:rPr>
            <w:rStyle w:val="Hyperlink"/>
            <w:rFonts w:ascii="iCiel Avenir LT Std 35 Light" w:hAnsi="iCiel Avenir LT Std 35 Light" w:cs="Arial"/>
            <w:sz w:val="22"/>
            <w:szCs w:val="22"/>
          </w:rPr>
          <w:delText>cais@buv.edu.vn</w:delText>
        </w:r>
        <w:r w:rsidR="00A1692C" w:rsidDel="0087612D">
          <w:rPr>
            <w:rStyle w:val="Hyperlink"/>
            <w:rFonts w:ascii="iCiel Avenir LT Std 35 Light" w:hAnsi="iCiel Avenir LT Std 35 Light" w:cs="Arial"/>
            <w:sz w:val="22"/>
            <w:szCs w:val="22"/>
          </w:rPr>
          <w:fldChar w:fldCharType="end"/>
        </w:r>
        <w:r w:rsidDel="0087612D">
          <w:rPr>
            <w:rFonts w:ascii="iCiel Avenir LT Std 35 Light" w:hAnsi="iCiel Avenir LT Std 35 Light" w:cs="Arial"/>
            <w:i/>
            <w:iCs/>
            <w:sz w:val="22"/>
            <w:szCs w:val="22"/>
          </w:rPr>
          <w:delText xml:space="preserve">, </w:delText>
        </w:r>
        <w:r w:rsidDel="0087612D">
          <w:rPr>
            <w:rStyle w:val="Hyperlink"/>
            <w:rFonts w:ascii="iCiel Avenir LT Std 35 Light" w:hAnsi="iCiel Avenir LT Std 35 Light" w:cs="Arial"/>
            <w:sz w:val="22"/>
            <w:szCs w:val="22"/>
          </w:rPr>
          <w:delText>so</w:delText>
        </w:r>
        <w:r w:rsidRPr="00313221" w:rsidDel="0087612D">
          <w:rPr>
            <w:rFonts w:ascii="iCiel Avenir LT Std 35 Light" w:hAnsi="iCiel Avenir LT Std 35 Light" w:cs="Arial"/>
            <w:i/>
            <w:iCs/>
            <w:sz w:val="22"/>
            <w:szCs w:val="22"/>
          </w:rPr>
          <w:delText xml:space="preserve"> </w:delText>
        </w:r>
        <w:r w:rsidRPr="00313221" w:rsidDel="0087612D">
          <w:rPr>
            <w:rFonts w:ascii="iCiel Avenir LT Std 35 Light" w:hAnsi="iCiel Avenir LT Std 35 Light" w:cs="Arial"/>
            <w:sz w:val="22"/>
            <w:szCs w:val="22"/>
          </w:rPr>
          <w:delText>CAIS team will contact you within 1 working day to provide further explanation</w:delText>
        </w:r>
        <w:r w:rsidRPr="00001F8A" w:rsidDel="0087612D">
          <w:rPr>
            <w:rFonts w:ascii="iCiel Avenir LT Std 35 Light" w:hAnsi="iCiel Avenir LT Std 35 Light" w:cs="Arial"/>
            <w:sz w:val="22"/>
            <w:szCs w:val="22"/>
          </w:rPr>
          <w:delText xml:space="preserve"> . </w:delText>
        </w:r>
        <w:bookmarkStart w:id="4632" w:name="_Toc177119348"/>
        <w:bookmarkStart w:id="4633" w:name="_Toc177119760"/>
        <w:bookmarkStart w:id="4634" w:name="_Toc177145918"/>
        <w:bookmarkStart w:id="4635" w:name="_Toc177146327"/>
        <w:bookmarkEnd w:id="4632"/>
        <w:bookmarkEnd w:id="4633"/>
        <w:bookmarkEnd w:id="4634"/>
        <w:bookmarkEnd w:id="4635"/>
      </w:del>
    </w:p>
    <w:p w14:paraId="41CA61C4" w14:textId="640F3587" w:rsidR="00FD78E5" w:rsidRPr="004373E8" w:rsidDel="00150A32" w:rsidRDefault="00AA14EC" w:rsidP="00AA14EC">
      <w:pPr>
        <w:shd w:val="clear" w:color="auto" w:fill="FFFFFF" w:themeFill="background1"/>
        <w:tabs>
          <w:tab w:val="left" w:pos="630"/>
          <w:tab w:val="left" w:pos="720"/>
          <w:tab w:val="left" w:pos="1080"/>
        </w:tabs>
        <w:ind w:firstLine="0"/>
        <w:rPr>
          <w:del w:id="4636" w:author="An Tran, ACA (BUV)" w:date="2024-09-13T01:17:00Z" w16du:dateUtc="2024-09-12T18:17:00Z"/>
          <w:rFonts w:ascii="iCiel Avenir LT Std 35 Light" w:hAnsi="iCiel Avenir LT Std 35 Light" w:cs="Arial"/>
          <w:i/>
          <w:iCs/>
          <w:sz w:val="22"/>
          <w:szCs w:val="22"/>
          <w:lang w:val="vi-VN"/>
        </w:rPr>
      </w:pPr>
      <w:del w:id="4637" w:author="An Tran, ACA (BUV)" w:date="2024-09-13T00:45:00Z" w16du:dateUtc="2024-09-12T17:45:00Z">
        <w:r w:rsidRPr="00001F8A" w:rsidDel="0087612D">
          <w:rPr>
            <w:rFonts w:ascii="iCiel Avenir LT Std 35 Light" w:hAnsi="iCiel Avenir LT Std 35 Light" w:cs="Arial"/>
            <w:i/>
            <w:iCs/>
            <w:sz w:val="22"/>
            <w:szCs w:val="22"/>
          </w:rPr>
          <w:delText xml:space="preserve">Như Quý phụ huynh đã biết, trường Đại học Anh quốc Việt Nam là đại học quốc tế và bảng điểm được cấp cho sinh viên phải sử dụng tiếng Anh. Do đó, phụ huynh cũng sẽ nhận được bảng điểm giống sinh viên qua email, cùng với bảng chú thích Tiếng Việt các thuật ngữ và ký hiệu chính trong bảng điểm. Phụ huynh có thể sử dụng bảng chú thích này để đọc bảng điểm của sinh viên. </w:delText>
        </w:r>
        <w:r w:rsidRPr="00313221" w:rsidDel="0087612D">
          <w:rPr>
            <w:rFonts w:ascii="iCiel Avenir LT Std 35 Light" w:hAnsi="iCiel Avenir LT Std 35 Light" w:cs="Arial"/>
            <w:i/>
            <w:iCs/>
            <w:sz w:val="22"/>
            <w:szCs w:val="22"/>
          </w:rPr>
          <w:delText>N</w:delText>
        </w:r>
        <w:r w:rsidRPr="00313221" w:rsidDel="0087612D">
          <w:rPr>
            <w:rFonts w:ascii="iCiel Avenir LT Std 35 Light" w:hAnsi="iCiel Avenir LT Std 35 Light" w:cs="Calibri"/>
            <w:i/>
            <w:iCs/>
            <w:sz w:val="22"/>
            <w:szCs w:val="22"/>
          </w:rPr>
          <w:delText>ế</w:delText>
        </w:r>
        <w:r w:rsidRPr="00313221" w:rsidDel="0087612D">
          <w:rPr>
            <w:rFonts w:ascii="iCiel Avenir LT Std 35 Light" w:hAnsi="iCiel Avenir LT Std 35 Light" w:cs="Arial"/>
            <w:i/>
            <w:iCs/>
            <w:sz w:val="22"/>
            <w:szCs w:val="22"/>
          </w:rPr>
          <w:delText>u ph</w:delText>
        </w:r>
        <w:r w:rsidRPr="00313221" w:rsidDel="0087612D">
          <w:rPr>
            <w:rFonts w:ascii="iCiel Avenir LT Std 35 Light" w:hAnsi="iCiel Avenir LT Std 35 Light" w:cs="Calibri"/>
            <w:i/>
            <w:iCs/>
            <w:sz w:val="22"/>
            <w:szCs w:val="22"/>
          </w:rPr>
          <w:delText>ụ</w:delText>
        </w:r>
        <w:r w:rsidRPr="00313221" w:rsidDel="0087612D">
          <w:rPr>
            <w:rFonts w:ascii="iCiel Avenir LT Std 35 Light" w:hAnsi="iCiel Avenir LT Std 35 Light" w:cs="Arial"/>
            <w:i/>
            <w:iCs/>
            <w:sz w:val="22"/>
            <w:szCs w:val="22"/>
          </w:rPr>
          <w:delText xml:space="preserve"> huynh c</w:delText>
        </w:r>
        <w:r w:rsidRPr="00313221" w:rsidDel="0087612D">
          <w:rPr>
            <w:rFonts w:ascii="iCiel Avenir LT Std 35 Light" w:hAnsi="iCiel Avenir LT Std 35 Light" w:cs="Calibri"/>
            <w:i/>
            <w:iCs/>
            <w:sz w:val="22"/>
            <w:szCs w:val="22"/>
          </w:rPr>
          <w:delText>ầ</w:delText>
        </w:r>
        <w:r w:rsidRPr="00313221" w:rsidDel="0087612D">
          <w:rPr>
            <w:rFonts w:ascii="iCiel Avenir LT Std 35 Light" w:hAnsi="iCiel Avenir LT Std 35 Light" w:cs="Arial"/>
            <w:i/>
            <w:iCs/>
            <w:sz w:val="22"/>
            <w:szCs w:val="22"/>
          </w:rPr>
          <w:delText>n c</w:delText>
        </w:r>
        <w:r w:rsidRPr="00313221" w:rsidDel="0087612D">
          <w:rPr>
            <w:rFonts w:ascii="iCiel Avenir LT Std 35 Light" w:hAnsi="iCiel Avenir LT Std 35 Light" w:cs="Avenir Next LT Pro"/>
            <w:i/>
            <w:iCs/>
            <w:sz w:val="22"/>
            <w:szCs w:val="22"/>
          </w:rPr>
          <w:delText>á</w:delText>
        </w:r>
        <w:r w:rsidRPr="00313221" w:rsidDel="0087612D">
          <w:rPr>
            <w:rFonts w:ascii="iCiel Avenir LT Std 35 Light" w:hAnsi="iCiel Avenir LT Std 35 Light" w:cs="Arial"/>
            <w:i/>
            <w:iCs/>
            <w:sz w:val="22"/>
            <w:szCs w:val="22"/>
          </w:rPr>
          <w:delText>n b</w:delText>
        </w:r>
        <w:r w:rsidRPr="00313221" w:rsidDel="0087612D">
          <w:rPr>
            <w:rFonts w:ascii="iCiel Avenir LT Std 35 Light" w:hAnsi="iCiel Avenir LT Std 35 Light" w:cs="Calibri"/>
            <w:i/>
            <w:iCs/>
            <w:sz w:val="22"/>
            <w:szCs w:val="22"/>
          </w:rPr>
          <w:delText>ộ</w:delText>
        </w:r>
        <w:r w:rsidRPr="00313221" w:rsidDel="0087612D">
          <w:rPr>
            <w:rFonts w:ascii="iCiel Avenir LT Std 35 Light" w:hAnsi="iCiel Avenir LT Std 35 Light" w:cs="Arial"/>
            <w:i/>
            <w:iCs/>
            <w:sz w:val="22"/>
            <w:szCs w:val="22"/>
          </w:rPr>
          <w:delText xml:space="preserve"> chuy</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n m</w:delText>
        </w:r>
        <w:r w:rsidRPr="00313221" w:rsidDel="0087612D">
          <w:rPr>
            <w:rFonts w:ascii="iCiel Avenir LT Std 35 Light" w:hAnsi="iCiel Avenir LT Std 35 Light" w:cs="Avenir Next LT Pro"/>
            <w:i/>
            <w:iCs/>
            <w:sz w:val="22"/>
            <w:szCs w:val="22"/>
          </w:rPr>
          <w:delText>ô</w:delText>
        </w:r>
        <w:r w:rsidRPr="00313221" w:rsidDel="0087612D">
          <w:rPr>
            <w:rFonts w:ascii="iCiel Avenir LT Std 35 Light" w:hAnsi="iCiel Avenir LT Std 35 Light" w:cs="Arial"/>
            <w:i/>
            <w:iCs/>
            <w:sz w:val="22"/>
            <w:szCs w:val="22"/>
          </w:rPr>
          <w:delText>n c</w:delText>
        </w:r>
        <w:r w:rsidRPr="00313221" w:rsidDel="0087612D">
          <w:rPr>
            <w:rFonts w:ascii="iCiel Avenir LT Std 35 Light" w:hAnsi="iCiel Avenir LT Std 35 Light" w:cs="Calibri"/>
            <w:i/>
            <w:iCs/>
            <w:sz w:val="22"/>
            <w:szCs w:val="22"/>
          </w:rPr>
          <w:delText>ủ</w:delText>
        </w:r>
        <w:r w:rsidRPr="00313221" w:rsidDel="0087612D">
          <w:rPr>
            <w:rFonts w:ascii="iCiel Avenir LT Std 35 Light" w:hAnsi="iCiel Avenir LT Std 35 Light" w:cs="Arial"/>
            <w:i/>
            <w:iCs/>
            <w:sz w:val="22"/>
            <w:szCs w:val="22"/>
          </w:rPr>
          <w:delText>a nh</w:delText>
        </w:r>
        <w:r w:rsidRPr="00313221" w:rsidDel="0087612D">
          <w:rPr>
            <w:rFonts w:ascii="iCiel Avenir LT Std 35 Light" w:hAnsi="iCiel Avenir LT Std 35 Light" w:cs="Avenir Next LT Pro"/>
            <w:i/>
            <w:iCs/>
            <w:sz w:val="22"/>
            <w:szCs w:val="22"/>
          </w:rPr>
          <w:delText>à</w:delText>
        </w:r>
        <w:r w:rsidRPr="00313221" w:rsidDel="0087612D">
          <w:rPr>
            <w:rFonts w:ascii="iCiel Avenir LT Std 35 Light" w:hAnsi="iCiel Avenir LT Std 35 Light" w:cs="Arial"/>
            <w:i/>
            <w:iCs/>
            <w:sz w:val="22"/>
            <w:szCs w:val="22"/>
          </w:rPr>
          <w:delText xml:space="preserve"> tr</w:delText>
        </w:r>
        <w:r w:rsidRPr="00313221" w:rsidDel="0087612D">
          <w:rPr>
            <w:rFonts w:ascii="iCiel Avenir LT Std 35 Light" w:hAnsi="iCiel Avenir LT Std 35 Light" w:cs="Calibri"/>
            <w:i/>
            <w:iCs/>
            <w:sz w:val="22"/>
            <w:szCs w:val="22"/>
          </w:rPr>
          <w:delText>ườ</w:delText>
        </w:r>
        <w:r w:rsidRPr="00313221" w:rsidDel="0087612D">
          <w:rPr>
            <w:rFonts w:ascii="iCiel Avenir LT Std 35 Light" w:hAnsi="iCiel Avenir LT Std 35 Light" w:cs="Arial"/>
            <w:i/>
            <w:iCs/>
            <w:sz w:val="22"/>
            <w:szCs w:val="22"/>
          </w:rPr>
          <w:delText>ng gi</w:delText>
        </w:r>
        <w:r w:rsidRPr="00313221" w:rsidDel="0087612D">
          <w:rPr>
            <w:rFonts w:ascii="iCiel Avenir LT Std 35 Light" w:hAnsi="iCiel Avenir LT Std 35 Light" w:cs="Calibri"/>
            <w:i/>
            <w:iCs/>
            <w:sz w:val="22"/>
            <w:szCs w:val="22"/>
          </w:rPr>
          <w:delText>ả</w:delText>
        </w:r>
        <w:r w:rsidRPr="00313221" w:rsidDel="0087612D">
          <w:rPr>
            <w:rFonts w:ascii="iCiel Avenir LT Std 35 Light" w:hAnsi="iCiel Avenir LT Std 35 Light" w:cs="Arial"/>
            <w:i/>
            <w:iCs/>
            <w:sz w:val="22"/>
            <w:szCs w:val="22"/>
          </w:rPr>
          <w:delText>i th</w:delText>
        </w:r>
        <w:r w:rsidRPr="00313221" w:rsidDel="0087612D">
          <w:rPr>
            <w:rFonts w:ascii="iCiel Avenir LT Std 35 Light" w:hAnsi="iCiel Avenir LT Std 35 Light" w:cs="Avenir Next LT Pro"/>
            <w:i/>
            <w:iCs/>
            <w:sz w:val="22"/>
            <w:szCs w:val="22"/>
          </w:rPr>
          <w:delText>í</w:delText>
        </w:r>
        <w:r w:rsidRPr="00313221" w:rsidDel="0087612D">
          <w:rPr>
            <w:rFonts w:ascii="iCiel Avenir LT Std 35 Light" w:hAnsi="iCiel Avenir LT Std 35 Light" w:cs="Arial"/>
            <w:i/>
            <w:iCs/>
            <w:sz w:val="22"/>
            <w:szCs w:val="22"/>
          </w:rPr>
          <w:delText>ch chi ti</w:delText>
        </w:r>
        <w:r w:rsidRPr="00313221" w:rsidDel="0087612D">
          <w:rPr>
            <w:rFonts w:ascii="iCiel Avenir LT Std 35 Light" w:hAnsi="iCiel Avenir LT Std 35 Light" w:cs="Calibri"/>
            <w:i/>
            <w:iCs/>
            <w:sz w:val="22"/>
            <w:szCs w:val="22"/>
          </w:rPr>
          <w:delText>ế</w:delText>
        </w:r>
        <w:r w:rsidRPr="00313221" w:rsidDel="0087612D">
          <w:rPr>
            <w:rFonts w:ascii="iCiel Avenir LT Std 35 Light" w:hAnsi="iCiel Avenir LT Std 35 Light" w:cs="Arial"/>
            <w:i/>
            <w:iCs/>
            <w:sz w:val="22"/>
            <w:szCs w:val="22"/>
          </w:rPr>
          <w:delText>t b</w:delText>
        </w:r>
        <w:r w:rsidRPr="00313221" w:rsidDel="0087612D">
          <w:rPr>
            <w:rFonts w:ascii="iCiel Avenir LT Std 35 Light" w:hAnsi="iCiel Avenir LT Std 35 Light" w:cs="Calibri"/>
            <w:i/>
            <w:iCs/>
            <w:sz w:val="22"/>
            <w:szCs w:val="22"/>
          </w:rPr>
          <w:delText>ả</w:delText>
        </w:r>
        <w:r w:rsidRPr="00313221" w:rsidDel="0087612D">
          <w:rPr>
            <w:rFonts w:ascii="iCiel Avenir LT Std 35 Light" w:hAnsi="iCiel Avenir LT Std 35 Light" w:cs="Arial"/>
            <w:i/>
            <w:iCs/>
            <w:sz w:val="22"/>
            <w:szCs w:val="22"/>
          </w:rPr>
          <w:delText xml:space="preserve">ng </w:delText>
        </w:r>
        <w:r w:rsidRPr="00313221" w:rsidDel="0087612D">
          <w:rPr>
            <w:rFonts w:ascii="iCiel Avenir LT Std 35 Light" w:hAnsi="iCiel Avenir LT Std 35 Light" w:cs="Avenir Next LT Pro"/>
            <w:i/>
            <w:iCs/>
            <w:sz w:val="22"/>
            <w:szCs w:val="22"/>
          </w:rPr>
          <w:delText>đ</w:delText>
        </w:r>
        <w:r w:rsidRPr="00313221" w:rsidDel="0087612D">
          <w:rPr>
            <w:rFonts w:ascii="iCiel Avenir LT Std 35 Light" w:hAnsi="iCiel Avenir LT Std 35 Light" w:cs="Arial"/>
            <w:i/>
            <w:iCs/>
            <w:sz w:val="22"/>
            <w:szCs w:val="22"/>
          </w:rPr>
          <w:delText>i</w:delText>
        </w:r>
        <w:r w:rsidRPr="00313221" w:rsidDel="0087612D">
          <w:rPr>
            <w:rFonts w:ascii="iCiel Avenir LT Std 35 Light" w:hAnsi="iCiel Avenir LT Std 35 Light" w:cs="Calibri"/>
            <w:i/>
            <w:iCs/>
            <w:sz w:val="22"/>
            <w:szCs w:val="22"/>
          </w:rPr>
          <w:delText>ể</w:delText>
        </w:r>
        <w:r w:rsidRPr="00313221" w:rsidDel="0087612D">
          <w:rPr>
            <w:rFonts w:ascii="iCiel Avenir LT Std 35 Light" w:hAnsi="iCiel Avenir LT Std 35 Light" w:cs="Arial"/>
            <w:i/>
            <w:iCs/>
            <w:sz w:val="22"/>
            <w:szCs w:val="22"/>
          </w:rPr>
          <w:delText>m c</w:delText>
        </w:r>
        <w:r w:rsidRPr="00313221" w:rsidDel="0087612D">
          <w:rPr>
            <w:rFonts w:ascii="iCiel Avenir LT Std 35 Light" w:hAnsi="iCiel Avenir LT Std 35 Light" w:cs="Calibri"/>
            <w:i/>
            <w:iCs/>
            <w:sz w:val="22"/>
            <w:szCs w:val="22"/>
          </w:rPr>
          <w:delText>ủ</w:delText>
        </w:r>
        <w:r w:rsidRPr="00313221" w:rsidDel="0087612D">
          <w:rPr>
            <w:rFonts w:ascii="iCiel Avenir LT Std 35 Light" w:hAnsi="iCiel Avenir LT Std 35 Light" w:cs="Arial"/>
            <w:i/>
            <w:iCs/>
            <w:sz w:val="22"/>
            <w:szCs w:val="22"/>
          </w:rPr>
          <w:delText>a sinh vi</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n b</w:delText>
        </w:r>
        <w:r w:rsidRPr="00313221" w:rsidDel="0087612D">
          <w:rPr>
            <w:rFonts w:ascii="iCiel Avenir LT Std 35 Light" w:hAnsi="iCiel Avenir LT Std 35 Light" w:cs="Calibri"/>
            <w:i/>
            <w:iCs/>
            <w:sz w:val="22"/>
            <w:szCs w:val="22"/>
          </w:rPr>
          <w:delText>ằ</w:delText>
        </w:r>
        <w:r w:rsidRPr="00313221" w:rsidDel="0087612D">
          <w:rPr>
            <w:rFonts w:ascii="iCiel Avenir LT Std 35 Light" w:hAnsi="iCiel Avenir LT Std 35 Light" w:cs="Arial"/>
            <w:i/>
            <w:iCs/>
            <w:sz w:val="22"/>
            <w:szCs w:val="22"/>
          </w:rPr>
          <w:delText>ng ti</w:delText>
        </w:r>
        <w:r w:rsidRPr="00313221" w:rsidDel="0087612D">
          <w:rPr>
            <w:rFonts w:ascii="iCiel Avenir LT Std 35 Light" w:hAnsi="iCiel Avenir LT Std 35 Light" w:cs="Calibri"/>
            <w:i/>
            <w:iCs/>
            <w:sz w:val="22"/>
            <w:szCs w:val="22"/>
          </w:rPr>
          <w:delText>ế</w:delText>
        </w:r>
        <w:r w:rsidRPr="00313221" w:rsidDel="0087612D">
          <w:rPr>
            <w:rFonts w:ascii="iCiel Avenir LT Std 35 Light" w:hAnsi="iCiel Avenir LT Std 35 Light" w:cs="Arial"/>
            <w:i/>
            <w:iCs/>
            <w:sz w:val="22"/>
            <w:szCs w:val="22"/>
          </w:rPr>
          <w:delText>ng Vi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 xml:space="preserve">t qua </w:delText>
        </w:r>
        <w:r w:rsidRPr="00313221" w:rsidDel="0087612D">
          <w:rPr>
            <w:rFonts w:ascii="iCiel Avenir LT Std 35 Light" w:hAnsi="iCiel Avenir LT Std 35 Light" w:cs="Avenir Next LT Pro"/>
            <w:i/>
            <w:iCs/>
            <w:sz w:val="22"/>
            <w:szCs w:val="22"/>
          </w:rPr>
          <w:delText>đ</w:delText>
        </w:r>
        <w:r w:rsidRPr="00313221" w:rsidDel="0087612D">
          <w:rPr>
            <w:rFonts w:ascii="iCiel Avenir LT Std 35 Light" w:hAnsi="iCiel Avenir LT Std 35 Light" w:cs="Arial"/>
            <w:i/>
            <w:iCs/>
            <w:sz w:val="22"/>
            <w:szCs w:val="22"/>
          </w:rPr>
          <w:delText>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n tho</w:delText>
        </w:r>
        <w:r w:rsidRPr="00313221" w:rsidDel="0087612D">
          <w:rPr>
            <w:rFonts w:ascii="iCiel Avenir LT Std 35 Light" w:hAnsi="iCiel Avenir LT Std 35 Light" w:cs="Calibri"/>
            <w:i/>
            <w:iCs/>
            <w:sz w:val="22"/>
            <w:szCs w:val="22"/>
          </w:rPr>
          <w:delText>ạ</w:delText>
        </w:r>
        <w:r w:rsidRPr="00313221" w:rsidDel="0087612D">
          <w:rPr>
            <w:rFonts w:ascii="iCiel Avenir LT Std 35 Light" w:hAnsi="iCiel Avenir LT Std 35 Light" w:cs="Arial"/>
            <w:i/>
            <w:iCs/>
            <w:sz w:val="22"/>
            <w:szCs w:val="22"/>
          </w:rPr>
          <w:delText>i, vui l</w:delText>
        </w:r>
        <w:r w:rsidRPr="00313221" w:rsidDel="0087612D">
          <w:rPr>
            <w:rFonts w:ascii="iCiel Avenir LT Std 35 Light" w:hAnsi="iCiel Avenir LT Std 35 Light" w:cs="Avenir Next LT Pro"/>
            <w:i/>
            <w:iCs/>
            <w:sz w:val="22"/>
            <w:szCs w:val="22"/>
          </w:rPr>
          <w:delText>ò</w:delText>
        </w:r>
        <w:r w:rsidRPr="00313221" w:rsidDel="0087612D">
          <w:rPr>
            <w:rFonts w:ascii="iCiel Avenir LT Std 35 Light" w:hAnsi="iCiel Avenir LT Std 35 Light" w:cs="Arial"/>
            <w:i/>
            <w:iCs/>
            <w:sz w:val="22"/>
            <w:szCs w:val="22"/>
          </w:rPr>
          <w:delText>ng li</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n h</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 xml:space="preserve"> Trung t</w:delText>
        </w:r>
        <w:r w:rsidRPr="00313221" w:rsidDel="0087612D">
          <w:rPr>
            <w:rFonts w:ascii="iCiel Avenir LT Std 35 Light" w:hAnsi="iCiel Avenir LT Std 35 Light" w:cs="Avenir Next LT Pro"/>
            <w:i/>
            <w:iCs/>
            <w:sz w:val="22"/>
            <w:szCs w:val="22"/>
          </w:rPr>
          <w:delText>â</w:delText>
        </w:r>
        <w:r w:rsidRPr="00313221" w:rsidDel="0087612D">
          <w:rPr>
            <w:rFonts w:ascii="iCiel Avenir LT Std 35 Light" w:hAnsi="iCiel Avenir LT Std 35 Light" w:cs="Arial"/>
            <w:i/>
            <w:iCs/>
            <w:sz w:val="22"/>
            <w:szCs w:val="22"/>
          </w:rPr>
          <w:delText>m D</w:delText>
        </w:r>
        <w:r w:rsidRPr="00313221" w:rsidDel="0087612D">
          <w:rPr>
            <w:rFonts w:ascii="iCiel Avenir LT Std 35 Light" w:hAnsi="iCiel Avenir LT Std 35 Light" w:cs="Calibri"/>
            <w:i/>
            <w:iCs/>
            <w:sz w:val="22"/>
            <w:szCs w:val="22"/>
          </w:rPr>
          <w:delText>ữ</w:delText>
        </w:r>
        <w:r w:rsidRPr="00313221" w:rsidDel="0087612D">
          <w:rPr>
            <w:rFonts w:ascii="iCiel Avenir LT Std 35 Light" w:hAnsi="iCiel Avenir LT Std 35 Light" w:cs="Arial"/>
            <w:i/>
            <w:iCs/>
            <w:sz w:val="22"/>
            <w:szCs w:val="22"/>
          </w:rPr>
          <w:delText xml:space="preserve"> li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u Sinh vi</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 xml:space="preserve">n (CAIS) qua </w:delText>
        </w:r>
        <w:r w:rsidRPr="00313221" w:rsidDel="0087612D">
          <w:rPr>
            <w:rFonts w:ascii="iCiel Avenir LT Std 35 Light" w:hAnsi="iCiel Avenir LT Std 35 Light" w:cs="Avenir Next LT Pro"/>
            <w:i/>
            <w:iCs/>
            <w:sz w:val="22"/>
            <w:szCs w:val="22"/>
          </w:rPr>
          <w:delText>đ</w:delText>
        </w:r>
        <w:r w:rsidRPr="00313221" w:rsidDel="0087612D">
          <w:rPr>
            <w:rFonts w:ascii="iCiel Avenir LT Std 35 Light" w:hAnsi="iCiel Avenir LT Std 35 Light" w:cs="Calibri"/>
            <w:i/>
            <w:iCs/>
            <w:sz w:val="22"/>
            <w:szCs w:val="22"/>
          </w:rPr>
          <w:delText>ị</w:delText>
        </w:r>
        <w:r w:rsidRPr="00313221" w:rsidDel="0087612D">
          <w:rPr>
            <w:rFonts w:ascii="iCiel Avenir LT Std 35 Light" w:hAnsi="iCiel Avenir LT Std 35 Light" w:cs="Arial"/>
            <w:i/>
            <w:iCs/>
            <w:sz w:val="22"/>
            <w:szCs w:val="22"/>
          </w:rPr>
          <w:delText>a ch</w:delText>
        </w:r>
        <w:r w:rsidRPr="00313221" w:rsidDel="0087612D">
          <w:rPr>
            <w:rFonts w:ascii="iCiel Avenir LT Std 35 Light" w:hAnsi="iCiel Avenir LT Std 35 Light" w:cs="Calibri"/>
            <w:i/>
            <w:iCs/>
            <w:sz w:val="22"/>
            <w:szCs w:val="22"/>
          </w:rPr>
          <w:delText>ỉ</w:delText>
        </w:r>
        <w:r w:rsidRPr="00313221" w:rsidDel="0087612D">
          <w:rPr>
            <w:rFonts w:ascii="iCiel Avenir LT Std 35 Light" w:hAnsi="iCiel Avenir LT Std 35 Light" w:cs="Arial"/>
            <w:i/>
            <w:iCs/>
            <w:sz w:val="22"/>
            <w:szCs w:val="22"/>
          </w:rPr>
          <w:delText xml:space="preserve"> email </w:delText>
        </w:r>
        <w:r w:rsidR="00A1692C" w:rsidDel="0087612D">
          <w:fldChar w:fldCharType="begin"/>
        </w:r>
        <w:r w:rsidR="00A1692C" w:rsidDel="0087612D">
          <w:delInstrText>HYPERLINK "mailto:cais@buv.edu.vn"</w:delInstrText>
        </w:r>
        <w:r w:rsidR="00A1692C" w:rsidDel="0087612D">
          <w:fldChar w:fldCharType="separate"/>
        </w:r>
        <w:r w:rsidRPr="00313221" w:rsidDel="0087612D">
          <w:rPr>
            <w:rStyle w:val="Hyperlink"/>
            <w:rFonts w:ascii="iCiel Avenir LT Std 35 Light" w:hAnsi="iCiel Avenir LT Std 35 Light" w:cs="Arial"/>
            <w:i/>
            <w:iCs/>
            <w:sz w:val="22"/>
            <w:szCs w:val="22"/>
          </w:rPr>
          <w:delText>cais@buv.edu.vn</w:delText>
        </w:r>
        <w:r w:rsidR="00A1692C" w:rsidDel="0087612D">
          <w:rPr>
            <w:rStyle w:val="Hyperlink"/>
            <w:rFonts w:ascii="iCiel Avenir LT Std 35 Light" w:hAnsi="iCiel Avenir LT Std 35 Light" w:cs="Arial"/>
            <w:i/>
            <w:iCs/>
            <w:sz w:val="22"/>
            <w:szCs w:val="22"/>
          </w:rPr>
          <w:fldChar w:fldCharType="end"/>
        </w:r>
        <w:r w:rsidRPr="00313221" w:rsidDel="0087612D">
          <w:rPr>
            <w:rFonts w:ascii="iCiel Avenir LT Std 35 Light" w:hAnsi="iCiel Avenir LT Std 35 Light" w:cs="Arial"/>
            <w:i/>
            <w:iCs/>
            <w:sz w:val="22"/>
            <w:szCs w:val="22"/>
          </w:rPr>
          <w:delText>. Văn phòng Trung tâm D</w:delText>
        </w:r>
        <w:r w:rsidRPr="00313221" w:rsidDel="0087612D">
          <w:rPr>
            <w:rFonts w:ascii="iCiel Avenir LT Std 35 Light" w:hAnsi="iCiel Avenir LT Std 35 Light" w:cs="Calibri"/>
            <w:i/>
            <w:iCs/>
            <w:sz w:val="22"/>
            <w:szCs w:val="22"/>
          </w:rPr>
          <w:delText>ữ</w:delText>
        </w:r>
        <w:r w:rsidRPr="00313221" w:rsidDel="0087612D">
          <w:rPr>
            <w:rFonts w:ascii="iCiel Avenir LT Std 35 Light" w:hAnsi="iCiel Avenir LT Std 35 Light" w:cs="Arial"/>
            <w:i/>
            <w:iCs/>
            <w:sz w:val="22"/>
            <w:szCs w:val="22"/>
          </w:rPr>
          <w:delText xml:space="preserve"> li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u Sinh vi</w:delText>
        </w:r>
        <w:r w:rsidRPr="00313221" w:rsidDel="0087612D">
          <w:rPr>
            <w:rFonts w:ascii="iCiel Avenir LT Std 35 Light" w:hAnsi="iCiel Avenir LT Std 35 Light" w:cs="Avenir Next LT Pro"/>
            <w:i/>
            <w:iCs/>
            <w:sz w:val="22"/>
            <w:szCs w:val="22"/>
          </w:rPr>
          <w:delText>ê</w:delText>
        </w:r>
        <w:r w:rsidRPr="00313221" w:rsidDel="0087612D">
          <w:rPr>
            <w:rFonts w:ascii="iCiel Avenir LT Std 35 Light" w:hAnsi="iCiel Avenir LT Std 35 Light" w:cs="Arial"/>
            <w:i/>
            <w:iCs/>
            <w:sz w:val="22"/>
            <w:szCs w:val="22"/>
          </w:rPr>
          <w:delText>n s</w:delText>
        </w:r>
        <w:r w:rsidRPr="00313221" w:rsidDel="0087612D">
          <w:rPr>
            <w:rFonts w:ascii="iCiel Avenir LT Std 35 Light" w:hAnsi="iCiel Avenir LT Std 35 Light" w:cs="Calibri"/>
            <w:i/>
            <w:iCs/>
            <w:sz w:val="22"/>
            <w:szCs w:val="22"/>
          </w:rPr>
          <w:delText>ẽ</w:delText>
        </w:r>
        <w:r w:rsidRPr="00313221" w:rsidDel="0087612D">
          <w:rPr>
            <w:rFonts w:ascii="iCiel Avenir LT Std 35 Light" w:hAnsi="iCiel Avenir LT Std 35 Light" w:cs="Arial"/>
            <w:i/>
            <w:iCs/>
            <w:sz w:val="22"/>
            <w:szCs w:val="22"/>
          </w:rPr>
          <w:delText xml:space="preserve"> ti</w:delText>
        </w:r>
        <w:r w:rsidRPr="00313221" w:rsidDel="0087612D">
          <w:rPr>
            <w:rFonts w:ascii="iCiel Avenir LT Std 35 Light" w:hAnsi="iCiel Avenir LT Std 35 Light" w:cs="Calibri"/>
            <w:i/>
            <w:iCs/>
            <w:sz w:val="22"/>
            <w:szCs w:val="22"/>
          </w:rPr>
          <w:delText>ế</w:delText>
        </w:r>
        <w:r w:rsidRPr="00313221" w:rsidDel="0087612D">
          <w:rPr>
            <w:rFonts w:ascii="iCiel Avenir LT Std 35 Light" w:hAnsi="iCiel Avenir LT Std 35 Light" w:cs="Arial"/>
            <w:i/>
            <w:iCs/>
            <w:sz w:val="22"/>
            <w:szCs w:val="22"/>
          </w:rPr>
          <w:delText>p nh</w:delText>
        </w:r>
        <w:r w:rsidRPr="00313221" w:rsidDel="0087612D">
          <w:rPr>
            <w:rFonts w:ascii="iCiel Avenir LT Std 35 Light" w:hAnsi="iCiel Avenir LT Std 35 Light" w:cs="Calibri"/>
            <w:i/>
            <w:iCs/>
            <w:sz w:val="22"/>
            <w:szCs w:val="22"/>
          </w:rPr>
          <w:delText>ậ</w:delText>
        </w:r>
        <w:r w:rsidRPr="00313221" w:rsidDel="0087612D">
          <w:rPr>
            <w:rFonts w:ascii="iCiel Avenir LT Std 35 Light" w:hAnsi="iCiel Avenir LT Std 35 Light" w:cs="Arial"/>
            <w:i/>
            <w:iCs/>
            <w:sz w:val="22"/>
            <w:szCs w:val="22"/>
          </w:rPr>
          <w:delText>n c</w:delText>
        </w:r>
        <w:r w:rsidRPr="00313221" w:rsidDel="0087612D">
          <w:rPr>
            <w:rFonts w:ascii="iCiel Avenir LT Std 35 Light" w:hAnsi="iCiel Avenir LT Std 35 Light" w:cs="Avenir Next LT Pro"/>
            <w:i/>
            <w:iCs/>
            <w:sz w:val="22"/>
            <w:szCs w:val="22"/>
          </w:rPr>
          <w:delText>â</w:delText>
        </w:r>
        <w:r w:rsidRPr="00313221" w:rsidDel="0087612D">
          <w:rPr>
            <w:rFonts w:ascii="iCiel Avenir LT Std 35 Light" w:hAnsi="iCiel Avenir LT Std 35 Light" w:cs="Arial"/>
            <w:i/>
            <w:iCs/>
            <w:sz w:val="22"/>
            <w:szCs w:val="22"/>
          </w:rPr>
          <w:delText>u h</w:delText>
        </w:r>
        <w:r w:rsidRPr="00313221" w:rsidDel="0087612D">
          <w:rPr>
            <w:rFonts w:ascii="iCiel Avenir LT Std 35 Light" w:hAnsi="iCiel Avenir LT Std 35 Light" w:cs="Calibri"/>
            <w:i/>
            <w:iCs/>
            <w:sz w:val="22"/>
            <w:szCs w:val="22"/>
          </w:rPr>
          <w:delText>ỏ</w:delText>
        </w:r>
        <w:r w:rsidRPr="00313221" w:rsidDel="0087612D">
          <w:rPr>
            <w:rFonts w:ascii="iCiel Avenir LT Std 35 Light" w:hAnsi="iCiel Avenir LT Std 35 Light" w:cs="Arial"/>
            <w:i/>
            <w:iCs/>
            <w:sz w:val="22"/>
            <w:szCs w:val="22"/>
          </w:rPr>
          <w:delText>i v</w:delText>
        </w:r>
        <w:r w:rsidRPr="00313221" w:rsidDel="0087612D">
          <w:rPr>
            <w:rFonts w:ascii="iCiel Avenir LT Std 35 Light" w:hAnsi="iCiel Avenir LT Std 35 Light" w:cs="Avenir Next LT Pro"/>
            <w:i/>
            <w:iCs/>
            <w:sz w:val="22"/>
            <w:szCs w:val="22"/>
          </w:rPr>
          <w:delText>à</w:delText>
        </w:r>
        <w:r w:rsidRPr="00313221" w:rsidDel="0087612D">
          <w:rPr>
            <w:rFonts w:ascii="iCiel Avenir LT Std 35 Light" w:hAnsi="iCiel Avenir LT Std 35 Light" w:cs="Arial"/>
            <w:i/>
            <w:iCs/>
            <w:sz w:val="22"/>
            <w:szCs w:val="22"/>
          </w:rPr>
          <w:delText xml:space="preserve"> liên h</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 xml:space="preserve"> l</w:delText>
        </w:r>
        <w:r w:rsidRPr="00313221" w:rsidDel="0087612D">
          <w:rPr>
            <w:rFonts w:ascii="iCiel Avenir LT Std 35 Light" w:hAnsi="iCiel Avenir LT Std 35 Light" w:cs="Calibri"/>
            <w:i/>
            <w:iCs/>
            <w:sz w:val="22"/>
            <w:szCs w:val="22"/>
          </w:rPr>
          <w:delText>ạ</w:delText>
        </w:r>
        <w:r w:rsidRPr="00313221" w:rsidDel="0087612D">
          <w:rPr>
            <w:rFonts w:ascii="iCiel Avenir LT Std 35 Light" w:hAnsi="iCiel Avenir LT Std 35 Light" w:cs="Arial"/>
            <w:i/>
            <w:iCs/>
            <w:sz w:val="22"/>
            <w:szCs w:val="22"/>
          </w:rPr>
          <w:delText>i ph</w:delText>
        </w:r>
        <w:r w:rsidRPr="00313221" w:rsidDel="0087612D">
          <w:rPr>
            <w:rFonts w:ascii="iCiel Avenir LT Std 35 Light" w:hAnsi="iCiel Avenir LT Std 35 Light" w:cs="Calibri"/>
            <w:i/>
            <w:iCs/>
            <w:sz w:val="22"/>
            <w:szCs w:val="22"/>
          </w:rPr>
          <w:delText>ụ</w:delText>
        </w:r>
        <w:r w:rsidRPr="00313221" w:rsidDel="0087612D">
          <w:rPr>
            <w:rFonts w:ascii="iCiel Avenir LT Std 35 Light" w:hAnsi="iCiel Avenir LT Std 35 Light" w:cs="Arial"/>
            <w:i/>
            <w:iCs/>
            <w:sz w:val="22"/>
            <w:szCs w:val="22"/>
          </w:rPr>
          <w:delText xml:space="preserve"> huynh trong v</w:delText>
        </w:r>
        <w:r w:rsidRPr="00313221" w:rsidDel="0087612D">
          <w:rPr>
            <w:rFonts w:ascii="iCiel Avenir LT Std 35 Light" w:hAnsi="iCiel Avenir LT Std 35 Light" w:cs="Avenir Next LT Pro"/>
            <w:i/>
            <w:iCs/>
            <w:sz w:val="22"/>
            <w:szCs w:val="22"/>
          </w:rPr>
          <w:delText>ò</w:delText>
        </w:r>
        <w:r w:rsidRPr="00313221" w:rsidDel="0087612D">
          <w:rPr>
            <w:rFonts w:ascii="iCiel Avenir LT Std 35 Light" w:hAnsi="iCiel Avenir LT Std 35 Light" w:cs="Arial"/>
            <w:i/>
            <w:iCs/>
            <w:sz w:val="22"/>
            <w:szCs w:val="22"/>
          </w:rPr>
          <w:delText>ng 1 ng</w:delText>
        </w:r>
        <w:r w:rsidRPr="00313221" w:rsidDel="0087612D">
          <w:rPr>
            <w:rFonts w:ascii="iCiel Avenir LT Std 35 Light" w:hAnsi="iCiel Avenir LT Std 35 Light" w:cs="Avenir Next LT Pro"/>
            <w:i/>
            <w:iCs/>
            <w:sz w:val="22"/>
            <w:szCs w:val="22"/>
          </w:rPr>
          <w:delText>à</w:delText>
        </w:r>
        <w:r w:rsidRPr="00313221" w:rsidDel="0087612D">
          <w:rPr>
            <w:rFonts w:ascii="iCiel Avenir LT Std 35 Light" w:hAnsi="iCiel Avenir LT Std 35 Light" w:cs="Arial"/>
            <w:i/>
            <w:iCs/>
            <w:sz w:val="22"/>
            <w:szCs w:val="22"/>
          </w:rPr>
          <w:delText>y l</w:delText>
        </w:r>
        <w:r w:rsidRPr="00313221" w:rsidDel="0087612D">
          <w:rPr>
            <w:rFonts w:ascii="iCiel Avenir LT Std 35 Light" w:hAnsi="iCiel Avenir LT Std 35 Light" w:cs="Avenir Next LT Pro"/>
            <w:i/>
            <w:iCs/>
            <w:sz w:val="22"/>
            <w:szCs w:val="22"/>
          </w:rPr>
          <w:delText>à</w:delText>
        </w:r>
        <w:r w:rsidRPr="00313221" w:rsidDel="0087612D">
          <w:rPr>
            <w:rFonts w:ascii="iCiel Avenir LT Std 35 Light" w:hAnsi="iCiel Avenir LT Std 35 Light" w:cs="Arial"/>
            <w:i/>
            <w:iCs/>
            <w:sz w:val="22"/>
            <w:szCs w:val="22"/>
          </w:rPr>
          <w:delText>m vi</w:delText>
        </w:r>
        <w:r w:rsidRPr="00313221" w:rsidDel="0087612D">
          <w:rPr>
            <w:rFonts w:ascii="iCiel Avenir LT Std 35 Light" w:hAnsi="iCiel Avenir LT Std 35 Light" w:cs="Calibri"/>
            <w:i/>
            <w:iCs/>
            <w:sz w:val="22"/>
            <w:szCs w:val="22"/>
          </w:rPr>
          <w:delText>ệ</w:delText>
        </w:r>
        <w:r w:rsidRPr="00313221" w:rsidDel="0087612D">
          <w:rPr>
            <w:rFonts w:ascii="iCiel Avenir LT Std 35 Light" w:hAnsi="iCiel Avenir LT Std 35 Light" w:cs="Arial"/>
            <w:i/>
            <w:iCs/>
            <w:sz w:val="22"/>
            <w:szCs w:val="22"/>
          </w:rPr>
          <w:delText xml:space="preserve">c </w:delText>
        </w:r>
        <w:r w:rsidRPr="00313221" w:rsidDel="0087612D">
          <w:rPr>
            <w:rFonts w:ascii="iCiel Avenir LT Std 35 Light" w:hAnsi="iCiel Avenir LT Std 35 Light" w:cs="Avenir Next LT Pro"/>
            <w:i/>
            <w:iCs/>
            <w:sz w:val="22"/>
            <w:szCs w:val="22"/>
          </w:rPr>
          <w:delText>đ</w:delText>
        </w:r>
        <w:r w:rsidRPr="00313221" w:rsidDel="0087612D">
          <w:rPr>
            <w:rFonts w:ascii="iCiel Avenir LT Std 35 Light" w:hAnsi="iCiel Avenir LT Std 35 Light" w:cs="Calibri"/>
            <w:i/>
            <w:iCs/>
            <w:sz w:val="22"/>
            <w:szCs w:val="22"/>
          </w:rPr>
          <w:delText>ể</w:delText>
        </w:r>
        <w:r w:rsidRPr="00313221" w:rsidDel="0087612D">
          <w:rPr>
            <w:rFonts w:ascii="iCiel Avenir LT Std 35 Light" w:hAnsi="iCiel Avenir LT Std 35 Light" w:cs="Arial"/>
            <w:i/>
            <w:iCs/>
            <w:sz w:val="22"/>
            <w:szCs w:val="22"/>
          </w:rPr>
          <w:delText xml:space="preserve"> h</w:delText>
        </w:r>
        <w:r w:rsidRPr="00313221" w:rsidDel="0087612D">
          <w:rPr>
            <w:rFonts w:ascii="iCiel Avenir LT Std 35 Light" w:hAnsi="iCiel Avenir LT Std 35 Light" w:cs="Calibri"/>
            <w:i/>
            <w:iCs/>
            <w:sz w:val="22"/>
            <w:szCs w:val="22"/>
          </w:rPr>
          <w:delText>ỗ</w:delText>
        </w:r>
        <w:r w:rsidRPr="00313221" w:rsidDel="0087612D">
          <w:rPr>
            <w:rFonts w:ascii="iCiel Avenir LT Std 35 Light" w:hAnsi="iCiel Avenir LT Std 35 Light" w:cs="Arial"/>
            <w:i/>
            <w:iCs/>
            <w:sz w:val="22"/>
            <w:szCs w:val="22"/>
          </w:rPr>
          <w:delText xml:space="preserve"> tr</w:delText>
        </w:r>
        <w:r w:rsidRPr="00313221" w:rsidDel="0087612D">
          <w:rPr>
            <w:rFonts w:ascii="iCiel Avenir LT Std 35 Light" w:hAnsi="iCiel Avenir LT Std 35 Light" w:cs="Calibri"/>
            <w:i/>
            <w:iCs/>
            <w:sz w:val="22"/>
            <w:szCs w:val="22"/>
          </w:rPr>
          <w:delText>ợ</w:delText>
        </w:r>
        <w:r w:rsidRPr="00313221" w:rsidDel="0087612D">
          <w:rPr>
            <w:rFonts w:ascii="iCiel Avenir LT Std 35 Light" w:hAnsi="iCiel Avenir LT Std 35 Light" w:cs="Arial"/>
            <w:i/>
            <w:iCs/>
            <w:sz w:val="22"/>
            <w:szCs w:val="22"/>
          </w:rPr>
          <w:delText>.</w:delText>
        </w:r>
      </w:del>
      <w:bookmarkStart w:id="4638" w:name="_Toc177119349"/>
      <w:bookmarkStart w:id="4639" w:name="_Toc177119761"/>
      <w:bookmarkStart w:id="4640" w:name="_Toc177145919"/>
      <w:bookmarkStart w:id="4641" w:name="_Toc177146328"/>
      <w:bookmarkEnd w:id="4638"/>
      <w:bookmarkEnd w:id="4639"/>
      <w:bookmarkEnd w:id="4640"/>
      <w:bookmarkEnd w:id="4641"/>
    </w:p>
    <w:p w14:paraId="5B5EC895" w14:textId="61E93A72" w:rsidR="00D9034C" w:rsidRPr="00150A32" w:rsidDel="00A1692C" w:rsidRDefault="00D9034C">
      <w:pPr>
        <w:pStyle w:val="Question"/>
        <w:numPr>
          <w:ilvl w:val="0"/>
          <w:numId w:val="44"/>
        </w:numPr>
        <w:tabs>
          <w:tab w:val="left" w:pos="630"/>
          <w:tab w:val="left" w:pos="990"/>
        </w:tabs>
        <w:spacing w:before="100" w:line="400" w:lineRule="exact"/>
        <w:ind w:left="0" w:firstLine="720"/>
        <w:rPr>
          <w:del w:id="4642" w:author="An Tran, ACA (BUV)" w:date="2024-09-13T01:00:00Z" w16du:dateUtc="2024-09-12T18:00:00Z"/>
          <w:rFonts w:cs="Arial"/>
          <w:szCs w:val="22"/>
          <w:lang w:val="vi-VN"/>
          <w:rPrChange w:id="4643" w:author="An Tran, ACA (BUV)" w:date="2024-09-13T01:17:00Z" w16du:dateUtc="2024-09-12T18:17:00Z">
            <w:rPr>
              <w:del w:id="4644" w:author="An Tran, ACA (BUV)" w:date="2024-09-13T01:00:00Z" w16du:dateUtc="2024-09-12T18:00:00Z"/>
              <w:rFonts w:cs="Arial"/>
              <w:i/>
              <w:iCs/>
              <w:szCs w:val="22"/>
              <w:lang w:val="vi-VN"/>
            </w:rPr>
          </w:rPrChange>
        </w:rPr>
        <w:pPrChange w:id="4645" w:author="An Tran, ACA (BUV)" w:date="2024-09-13T01:17:00Z" w16du:dateUtc="2024-09-12T18:17:00Z">
          <w:pPr>
            <w:pStyle w:val="Question"/>
            <w:numPr>
              <w:numId w:val="44"/>
            </w:numPr>
            <w:tabs>
              <w:tab w:val="left" w:pos="630"/>
              <w:tab w:val="left" w:pos="990"/>
            </w:tabs>
            <w:spacing w:before="100" w:line="400" w:lineRule="exact"/>
            <w:ind w:left="1170" w:hanging="360"/>
          </w:pPr>
        </w:pPrChange>
      </w:pPr>
      <w:bookmarkStart w:id="4646" w:name="_Toc133507117"/>
      <w:bookmarkStart w:id="4647" w:name="_Toc133509408"/>
      <w:bookmarkStart w:id="4648" w:name="_Toc134102199"/>
      <w:bookmarkStart w:id="4649" w:name="_Toc134112941"/>
      <w:bookmarkStart w:id="4650" w:name="_Toc134113071"/>
      <w:bookmarkStart w:id="4651" w:name="_Toc133507118"/>
      <w:bookmarkStart w:id="4652" w:name="_Toc133509409"/>
      <w:bookmarkStart w:id="4653" w:name="_Toc134102200"/>
      <w:bookmarkStart w:id="4654" w:name="_Toc134112942"/>
      <w:bookmarkStart w:id="4655" w:name="_Toc134113072"/>
      <w:bookmarkStart w:id="4656" w:name="_Toc107734201"/>
      <w:bookmarkStart w:id="4657" w:name="_Toc107734415"/>
      <w:bookmarkStart w:id="4658" w:name="_Toc107734867"/>
      <w:bookmarkStart w:id="4659" w:name="_Toc107735089"/>
      <w:bookmarkStart w:id="4660" w:name="_Toc107735216"/>
      <w:bookmarkStart w:id="4661" w:name="_Toc107735321"/>
      <w:bookmarkStart w:id="4662" w:name="_Toc107735425"/>
      <w:bookmarkStart w:id="4663" w:name="_Toc107735528"/>
      <w:bookmarkStart w:id="4664" w:name="_Toc107735633"/>
      <w:bookmarkStart w:id="4665" w:name="_Toc107735737"/>
      <w:bookmarkStart w:id="4666" w:name="_Toc107735841"/>
      <w:bookmarkStart w:id="4667" w:name="_Toc107735945"/>
      <w:bookmarkStart w:id="4668" w:name="_Toc107736098"/>
      <w:bookmarkStart w:id="4669" w:name="_Toc107736245"/>
      <w:bookmarkStart w:id="4670" w:name="_Toc107736349"/>
      <w:bookmarkStart w:id="4671" w:name="_Toc107736571"/>
      <w:bookmarkStart w:id="4672" w:name="_Toc107736674"/>
      <w:bookmarkStart w:id="4673" w:name="_Toc107736777"/>
      <w:bookmarkStart w:id="4674" w:name="_Toc107736881"/>
      <w:bookmarkStart w:id="4675" w:name="_Toc107737733"/>
      <w:bookmarkStart w:id="4676" w:name="_Toc108099122"/>
      <w:bookmarkStart w:id="4677" w:name="_Toc113975528"/>
      <w:bookmarkStart w:id="4678" w:name="_Toc113976045"/>
      <w:bookmarkStart w:id="4679" w:name="_Toc114065575"/>
      <w:bookmarkStart w:id="4680" w:name="_Toc114065971"/>
      <w:bookmarkStart w:id="4681" w:name="_Toc113977097"/>
      <w:bookmarkStart w:id="4682" w:name="_Toc12270017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del w:id="4683" w:author="An Tran, ACA (BUV)" w:date="2024-09-13T01:00:00Z" w16du:dateUtc="2024-09-12T18:00:00Z">
        <w:r w:rsidRPr="004373E8" w:rsidDel="00A1692C">
          <w:rPr>
            <w:rFonts w:cs="Arial"/>
            <w:szCs w:val="22"/>
            <w:lang w:val="vi-VN"/>
          </w:rPr>
          <w:delText xml:space="preserve">What is the progression condition at BUV? / </w:delText>
        </w:r>
        <w:r w:rsidRPr="00150A32" w:rsidDel="00A1692C">
          <w:rPr>
            <w:rFonts w:cs="Arial"/>
            <w:szCs w:val="22"/>
            <w:lang w:val="vi-VN"/>
            <w:rPrChange w:id="4684" w:author="An Tran, ACA (BUV)" w:date="2024-09-13T01:17:00Z" w16du:dateUtc="2024-09-12T18:17:00Z">
              <w:rPr>
                <w:rFonts w:cs="Arial"/>
                <w:i/>
                <w:iCs/>
                <w:szCs w:val="22"/>
                <w:lang w:val="vi-VN"/>
              </w:rPr>
            </w:rPrChange>
          </w:rPr>
          <w:delText>Điều kiện được lên lớp ở BUV là gì?</w:delText>
        </w:r>
        <w:bookmarkStart w:id="4685" w:name="_Toc177119350"/>
        <w:bookmarkStart w:id="4686" w:name="_Toc177119762"/>
        <w:bookmarkStart w:id="4687" w:name="_Toc177145920"/>
        <w:bookmarkStart w:id="4688" w:name="_Toc177146329"/>
        <w:bookmarkEnd w:id="4681"/>
        <w:bookmarkEnd w:id="4682"/>
        <w:bookmarkEnd w:id="4685"/>
        <w:bookmarkEnd w:id="4686"/>
        <w:bookmarkEnd w:id="4687"/>
        <w:bookmarkEnd w:id="4688"/>
      </w:del>
    </w:p>
    <w:p w14:paraId="5E41F609" w14:textId="3E2CD798" w:rsidR="00D9034C" w:rsidRPr="00150A32" w:rsidDel="00A1692C" w:rsidRDefault="00D9034C">
      <w:pPr>
        <w:pStyle w:val="Question"/>
        <w:numPr>
          <w:ilvl w:val="0"/>
          <w:numId w:val="44"/>
        </w:numPr>
        <w:tabs>
          <w:tab w:val="left" w:pos="630"/>
          <w:tab w:val="left" w:pos="990"/>
        </w:tabs>
        <w:spacing w:before="100" w:line="400" w:lineRule="exact"/>
        <w:ind w:left="0" w:firstLine="720"/>
        <w:rPr>
          <w:del w:id="4689" w:author="An Tran, ACA (BUV)" w:date="2024-09-13T01:00:00Z" w16du:dateUtc="2024-09-12T18:00:00Z"/>
          <w:rFonts w:cs="Arial"/>
          <w:b w:val="0"/>
          <w:szCs w:val="22"/>
          <w:lang w:val="vi-VN"/>
          <w:rPrChange w:id="4690" w:author="An Tran, ACA (BUV)" w:date="2024-09-13T01:17:00Z" w16du:dateUtc="2024-09-12T18:17:00Z">
            <w:rPr>
              <w:del w:id="4691" w:author="An Tran, ACA (BUV)" w:date="2024-09-13T01:00:00Z" w16du:dateUtc="2024-09-12T18:00:00Z"/>
              <w:rFonts w:ascii="iCiel Avenir LT Std 35 Light" w:hAnsi="iCiel Avenir LT Std 35 Light" w:cs="Arial"/>
              <w:b/>
              <w:bCs/>
              <w:sz w:val="22"/>
              <w:szCs w:val="22"/>
              <w:u w:val="single"/>
              <w:lang w:val="vi-VN"/>
            </w:rPr>
          </w:rPrChange>
        </w:rPr>
        <w:pPrChange w:id="4692" w:author="An Tran, ACA (BUV)" w:date="2024-09-13T01:17:00Z" w16du:dateUtc="2024-09-12T18:17:00Z">
          <w:pPr>
            <w:tabs>
              <w:tab w:val="left" w:pos="630"/>
              <w:tab w:val="left" w:pos="720"/>
              <w:tab w:val="left" w:pos="1080"/>
            </w:tabs>
            <w:ind w:left="630" w:firstLine="0"/>
          </w:pPr>
        </w:pPrChange>
      </w:pPr>
      <w:del w:id="4693" w:author="An Tran, ACA (BUV)" w:date="2024-09-13T01:00:00Z" w16du:dateUtc="2024-09-12T18:00:00Z">
        <w:r w:rsidRPr="00150A32" w:rsidDel="00A1692C">
          <w:rPr>
            <w:rFonts w:cs="Arial"/>
            <w:b w:val="0"/>
            <w:szCs w:val="22"/>
            <w:lang w:val="vi-VN"/>
            <w:rPrChange w:id="4694" w:author="An Tran, ACA (BUV)" w:date="2024-09-13T01:17:00Z" w16du:dateUtc="2024-09-12T18:17:00Z">
              <w:rPr>
                <w:rFonts w:ascii="iCiel Avenir LT Std 35 Light" w:hAnsi="iCiel Avenir LT Std 35 Light" w:cs="Arial"/>
                <w:b/>
                <w:bCs/>
                <w:sz w:val="22"/>
                <w:szCs w:val="22"/>
                <w:u w:val="single"/>
                <w:lang w:val="vi-VN"/>
              </w:rPr>
            </w:rPrChange>
          </w:rPr>
          <w:delText>Answer / Câu trả lời:</w:delText>
        </w:r>
        <w:bookmarkStart w:id="4695" w:name="_Toc177119351"/>
        <w:bookmarkStart w:id="4696" w:name="_Toc177119763"/>
        <w:bookmarkStart w:id="4697" w:name="_Toc177145921"/>
        <w:bookmarkStart w:id="4698" w:name="_Toc177146330"/>
        <w:bookmarkEnd w:id="4695"/>
        <w:bookmarkEnd w:id="4696"/>
        <w:bookmarkEnd w:id="4697"/>
        <w:bookmarkEnd w:id="4698"/>
      </w:del>
    </w:p>
    <w:p w14:paraId="3F7A657F" w14:textId="2AE91075" w:rsidR="006D752C" w:rsidRPr="00150A32" w:rsidDel="00A1692C" w:rsidRDefault="006D752C">
      <w:pPr>
        <w:pStyle w:val="Question"/>
        <w:numPr>
          <w:ilvl w:val="0"/>
          <w:numId w:val="44"/>
        </w:numPr>
        <w:tabs>
          <w:tab w:val="left" w:pos="630"/>
          <w:tab w:val="left" w:pos="990"/>
        </w:tabs>
        <w:spacing w:before="100" w:line="400" w:lineRule="exact"/>
        <w:ind w:left="0" w:firstLine="720"/>
        <w:rPr>
          <w:del w:id="4699" w:author="An Tran, ACA (BUV)" w:date="2024-09-13T01:00:00Z" w16du:dateUtc="2024-09-12T18:00:00Z"/>
          <w:rFonts w:cs="Arial"/>
          <w:szCs w:val="22"/>
          <w:lang w:val="vi-VN"/>
          <w:rPrChange w:id="4700" w:author="An Tran, ACA (BUV)" w:date="2024-09-13T01:17:00Z" w16du:dateUtc="2024-09-12T18:17:00Z">
            <w:rPr>
              <w:del w:id="4701" w:author="An Tran, ACA (BUV)" w:date="2024-09-13T01:00:00Z" w16du:dateUtc="2024-09-12T18:00:00Z"/>
              <w:rFonts w:ascii="iCiel Avenir LT Std 35 Light" w:hAnsi="iCiel Avenir LT Std 35 Light" w:cs="Arial"/>
              <w:sz w:val="22"/>
              <w:szCs w:val="22"/>
            </w:rPr>
          </w:rPrChange>
        </w:rPr>
        <w:pPrChange w:id="4702" w:author="An Tran, ACA (BUV)" w:date="2024-09-13T01:17:00Z" w16du:dateUtc="2024-09-12T18:17:00Z">
          <w:pPr>
            <w:tabs>
              <w:tab w:val="left" w:pos="630"/>
              <w:tab w:val="left" w:pos="720"/>
              <w:tab w:val="left" w:pos="1080"/>
            </w:tabs>
            <w:ind w:firstLine="0"/>
          </w:pPr>
        </w:pPrChange>
      </w:pPr>
      <w:del w:id="4703" w:author="An Tran, ACA (BUV)" w:date="2024-09-13T01:00:00Z" w16du:dateUtc="2024-09-12T18:00:00Z">
        <w:r w:rsidRPr="004373E8" w:rsidDel="00A1692C">
          <w:rPr>
            <w:rFonts w:cs="Arial"/>
            <w:szCs w:val="22"/>
            <w:lang w:val="vi-VN"/>
          </w:rPr>
          <w:delText>According to the academic regulations of BUV and Partner University - Staffordshire University</w:delText>
        </w:r>
        <w:r w:rsidR="00C74918" w:rsidRPr="004373E8" w:rsidDel="00A1692C">
          <w:rPr>
            <w:rFonts w:cs="Arial"/>
            <w:szCs w:val="22"/>
            <w:lang w:val="vi-VN"/>
          </w:rPr>
          <w:delText xml:space="preserve"> (SU)</w:delText>
        </w:r>
        <w:r w:rsidRPr="004373E8" w:rsidDel="00A1692C">
          <w:rPr>
            <w:rFonts w:cs="Arial"/>
            <w:szCs w:val="22"/>
            <w:lang w:val="vi-VN"/>
          </w:rPr>
          <w:delText>, SU students must pass at least 90 credits in each level in order to progress to the next level. However, there will be exceptional circumstances cases which will be considered and subjected to the Board’s decision.</w:delText>
        </w:r>
        <w:bookmarkStart w:id="4704" w:name="_Toc177119352"/>
        <w:bookmarkStart w:id="4705" w:name="_Toc177119764"/>
        <w:bookmarkStart w:id="4706" w:name="_Toc177145922"/>
        <w:bookmarkStart w:id="4707" w:name="_Toc177146331"/>
        <w:bookmarkEnd w:id="4704"/>
        <w:bookmarkEnd w:id="4705"/>
        <w:bookmarkEnd w:id="4706"/>
        <w:bookmarkEnd w:id="4707"/>
      </w:del>
    </w:p>
    <w:p w14:paraId="45F78C60" w14:textId="1CA9DAA1" w:rsidR="001515AE" w:rsidRPr="00150A32" w:rsidDel="00A1692C" w:rsidRDefault="001515AE">
      <w:pPr>
        <w:pStyle w:val="Question"/>
        <w:numPr>
          <w:ilvl w:val="0"/>
          <w:numId w:val="44"/>
        </w:numPr>
        <w:tabs>
          <w:tab w:val="left" w:pos="630"/>
          <w:tab w:val="left" w:pos="990"/>
        </w:tabs>
        <w:spacing w:before="100" w:line="400" w:lineRule="exact"/>
        <w:ind w:left="0" w:firstLine="720"/>
        <w:rPr>
          <w:del w:id="4708" w:author="An Tran, ACA (BUV)" w:date="2024-09-13T01:00:00Z" w16du:dateUtc="2024-09-12T18:00:00Z"/>
          <w:rFonts w:cs="Arial"/>
          <w:szCs w:val="22"/>
          <w:lang w:val="vi-VN"/>
          <w:rPrChange w:id="4709" w:author="An Tran, ACA (BUV)" w:date="2024-09-13T01:17:00Z" w16du:dateUtc="2024-09-12T18:17:00Z">
            <w:rPr>
              <w:del w:id="4710" w:author="An Tran, ACA (BUV)" w:date="2024-09-13T01:00:00Z" w16du:dateUtc="2024-09-12T18:00:00Z"/>
              <w:rFonts w:ascii="iCiel Avenir LT Std 35 Light" w:hAnsi="iCiel Avenir LT Std 35 Light" w:cs="Arial"/>
              <w:sz w:val="22"/>
              <w:szCs w:val="22"/>
            </w:rPr>
          </w:rPrChange>
        </w:rPr>
        <w:pPrChange w:id="4711" w:author="An Tran, ACA (BUV)" w:date="2024-09-13T01:17:00Z" w16du:dateUtc="2024-09-12T18:17:00Z">
          <w:pPr>
            <w:tabs>
              <w:tab w:val="left" w:pos="630"/>
              <w:tab w:val="left" w:pos="720"/>
              <w:tab w:val="left" w:pos="1080"/>
            </w:tabs>
            <w:ind w:firstLine="0"/>
          </w:pPr>
        </w:pPrChange>
      </w:pPr>
      <w:del w:id="4712" w:author="An Tran, ACA (BUV)" w:date="2024-09-13T01:00:00Z" w16du:dateUtc="2024-09-12T18:00:00Z">
        <w:r w:rsidRPr="00150A32" w:rsidDel="00A1692C">
          <w:rPr>
            <w:rFonts w:cs="Arial"/>
            <w:szCs w:val="22"/>
            <w:lang w:val="vi-VN"/>
            <w:rPrChange w:id="4713" w:author="An Tran, ACA (BUV)" w:date="2024-09-13T01:17:00Z" w16du:dateUtc="2024-09-12T18:17:00Z">
              <w:rPr>
                <w:rFonts w:ascii="iCiel Avenir LT Std 35 Light" w:hAnsi="iCiel Avenir LT Std 35 Light" w:cs="Arial"/>
                <w:sz w:val="22"/>
                <w:szCs w:val="22"/>
              </w:rPr>
            </w:rPrChange>
          </w:rPr>
          <w:delText xml:space="preserve">We encourage students to contact the Central Academic Information Services via email </w:delText>
        </w:r>
        <w:r w:rsidR="00A1692C" w:rsidRPr="00150A32" w:rsidDel="00A1692C">
          <w:rPr>
            <w:rFonts w:cs="Arial"/>
            <w:szCs w:val="22"/>
            <w:lang w:val="vi-VN"/>
            <w:rPrChange w:id="4714" w:author="An Tran, ACA (BUV)" w:date="2024-09-13T01:17:00Z" w16du:dateUtc="2024-09-12T18:17:00Z">
              <w:rPr/>
            </w:rPrChange>
          </w:rPr>
          <w:fldChar w:fldCharType="begin"/>
        </w:r>
        <w:r w:rsidR="00A1692C" w:rsidRPr="00150A32" w:rsidDel="00A1692C">
          <w:rPr>
            <w:rFonts w:cs="Arial"/>
            <w:szCs w:val="22"/>
            <w:lang w:val="vi-VN"/>
            <w:rPrChange w:id="4715" w:author="An Tran, ACA (BUV)" w:date="2024-09-13T01:17:00Z" w16du:dateUtc="2024-09-12T18:17:00Z">
              <w:rPr/>
            </w:rPrChange>
          </w:rPr>
          <w:delInstrText>HYPERLINK "mailto:cais@buv.edu.vn"</w:delInstrText>
        </w:r>
        <w:r w:rsidR="00A1692C" w:rsidRPr="0079723D" w:rsidDel="00A1692C">
          <w:rPr>
            <w:rFonts w:cs="Arial"/>
            <w:b w:val="0"/>
            <w:szCs w:val="22"/>
            <w:lang w:val="vi-VN"/>
          </w:rPr>
        </w:r>
        <w:r w:rsidR="00A1692C" w:rsidRPr="00150A32" w:rsidDel="00A1692C">
          <w:rPr>
            <w:lang w:val="vi-VN"/>
            <w:rPrChange w:id="4716" w:author="An Tran, ACA (BUV)" w:date="2024-09-13T01:17:00Z" w16du:dateUtc="2024-09-12T18:17:00Z">
              <w:rPr>
                <w:rStyle w:val="Hyperlink"/>
                <w:rFonts w:ascii="iCiel Avenir LT Std 35 Light" w:hAnsi="iCiel Avenir LT Std 35 Light" w:cs="Arial"/>
                <w:sz w:val="22"/>
                <w:szCs w:val="22"/>
              </w:rPr>
            </w:rPrChange>
          </w:rPr>
          <w:fldChar w:fldCharType="separate"/>
        </w:r>
        <w:r w:rsidRPr="00150A32" w:rsidDel="00A1692C">
          <w:rPr>
            <w:lang w:val="vi-VN"/>
            <w:rPrChange w:id="4717" w:author="An Tran, ACA (BUV)" w:date="2024-09-13T01:17:00Z" w16du:dateUtc="2024-09-12T18:17:00Z">
              <w:rPr>
                <w:rStyle w:val="Hyperlink"/>
                <w:rFonts w:ascii="iCiel Avenir LT Std 35 Light" w:hAnsi="iCiel Avenir LT Std 35 Light" w:cs="Arial"/>
                <w:sz w:val="22"/>
                <w:szCs w:val="22"/>
              </w:rPr>
            </w:rPrChange>
          </w:rPr>
          <w:delText>cais@buv.edu.vn</w:delText>
        </w:r>
        <w:r w:rsidR="00A1692C" w:rsidRPr="00150A32" w:rsidDel="00A1692C">
          <w:rPr>
            <w:lang w:val="vi-VN"/>
            <w:rPrChange w:id="4718" w:author="An Tran, ACA (BUV)" w:date="2024-09-13T01:17:00Z" w16du:dateUtc="2024-09-12T18:17:00Z">
              <w:rPr>
                <w:rStyle w:val="Hyperlink"/>
                <w:rFonts w:ascii="iCiel Avenir LT Std 35 Light" w:hAnsi="iCiel Avenir LT Std 35 Light" w:cs="Arial"/>
                <w:sz w:val="22"/>
                <w:szCs w:val="22"/>
              </w:rPr>
            </w:rPrChange>
          </w:rPr>
          <w:fldChar w:fldCharType="end"/>
        </w:r>
        <w:r w:rsidRPr="00150A32" w:rsidDel="00A1692C">
          <w:rPr>
            <w:rFonts w:cs="Arial"/>
            <w:szCs w:val="22"/>
            <w:lang w:val="vi-VN"/>
            <w:rPrChange w:id="4719" w:author="An Tran, ACA (BUV)" w:date="2024-09-13T01:17:00Z" w16du:dateUtc="2024-09-12T18:17:00Z">
              <w:rPr>
                <w:rFonts w:ascii="iCiel Avenir LT Std 35 Light" w:hAnsi="iCiel Avenir LT Std 35 Light" w:cs="Arial"/>
                <w:sz w:val="22"/>
                <w:szCs w:val="22"/>
              </w:rPr>
            </w:rPrChange>
          </w:rPr>
          <w:delText xml:space="preserve"> for more detailed information.</w:delText>
        </w:r>
        <w:bookmarkStart w:id="4720" w:name="_Toc177119353"/>
        <w:bookmarkStart w:id="4721" w:name="_Toc177119765"/>
        <w:bookmarkStart w:id="4722" w:name="_Toc177145923"/>
        <w:bookmarkStart w:id="4723" w:name="_Toc177146332"/>
        <w:bookmarkEnd w:id="4720"/>
        <w:bookmarkEnd w:id="4721"/>
        <w:bookmarkEnd w:id="4722"/>
        <w:bookmarkEnd w:id="4723"/>
      </w:del>
    </w:p>
    <w:p w14:paraId="5E88161C" w14:textId="3DDBDA1B" w:rsidR="001515AE" w:rsidRPr="00150A32" w:rsidDel="00A1692C" w:rsidRDefault="006D752C">
      <w:pPr>
        <w:pStyle w:val="Question"/>
        <w:numPr>
          <w:ilvl w:val="0"/>
          <w:numId w:val="44"/>
        </w:numPr>
        <w:tabs>
          <w:tab w:val="left" w:pos="630"/>
          <w:tab w:val="left" w:pos="990"/>
        </w:tabs>
        <w:spacing w:before="100" w:line="400" w:lineRule="exact"/>
        <w:ind w:left="0" w:firstLine="720"/>
        <w:rPr>
          <w:del w:id="4724" w:author="An Tran, ACA (BUV)" w:date="2024-09-13T01:00:00Z" w16du:dateUtc="2024-09-12T18:00:00Z"/>
          <w:rFonts w:cs="Arial"/>
          <w:szCs w:val="22"/>
          <w:lang w:val="vi-VN"/>
          <w:rPrChange w:id="4725" w:author="An Tran, ACA (BUV)" w:date="2024-09-13T01:17:00Z" w16du:dateUtc="2024-09-12T18:17:00Z">
            <w:rPr>
              <w:del w:id="4726" w:author="An Tran, ACA (BUV)" w:date="2024-09-13T01:00:00Z" w16du:dateUtc="2024-09-12T18:00:00Z"/>
              <w:rFonts w:ascii="iCiel Avenir LT Std 35 Light" w:hAnsi="iCiel Avenir LT Std 35 Light" w:cs="Arial"/>
              <w:i/>
              <w:iCs/>
              <w:sz w:val="22"/>
              <w:szCs w:val="22"/>
            </w:rPr>
          </w:rPrChange>
        </w:rPr>
        <w:pPrChange w:id="4727" w:author="An Tran, ACA (BUV)" w:date="2024-09-13T01:17:00Z" w16du:dateUtc="2024-09-12T18:17:00Z">
          <w:pPr>
            <w:tabs>
              <w:tab w:val="left" w:pos="630"/>
              <w:tab w:val="left" w:pos="720"/>
              <w:tab w:val="left" w:pos="1080"/>
            </w:tabs>
            <w:ind w:firstLine="0"/>
          </w:pPr>
        </w:pPrChange>
      </w:pPr>
      <w:del w:id="4728" w:author="An Tran, ACA (BUV)" w:date="2024-09-13T01:00:00Z" w16du:dateUtc="2024-09-12T18:00:00Z">
        <w:r w:rsidRPr="00150A32" w:rsidDel="00A1692C">
          <w:rPr>
            <w:rFonts w:cs="Arial"/>
            <w:szCs w:val="22"/>
            <w:lang w:val="vi-VN"/>
            <w:rPrChange w:id="4729" w:author="An Tran, ACA (BUV)" w:date="2024-09-13T01:17:00Z" w16du:dateUtc="2024-09-12T18:17:00Z">
              <w:rPr>
                <w:rFonts w:ascii="iCiel Avenir LT Std 35 Light" w:hAnsi="iCiel Avenir LT Std 35 Light" w:cs="Arial"/>
                <w:i/>
                <w:iCs/>
                <w:sz w:val="22"/>
                <w:szCs w:val="22"/>
                <w:lang w:val="vi-VN"/>
              </w:rPr>
            </w:rPrChange>
          </w:rPr>
          <w:delText xml:space="preserve">Theo quy định học thuật của BUV và trường đối tác </w:delText>
        </w:r>
        <w:r w:rsidR="00F34077" w:rsidRPr="00150A32" w:rsidDel="00A1692C">
          <w:rPr>
            <w:rFonts w:cs="Arial"/>
            <w:szCs w:val="22"/>
            <w:lang w:val="vi-VN"/>
            <w:rPrChange w:id="4730" w:author="An Tran, ACA (BUV)" w:date="2024-09-13T01:17:00Z" w16du:dateUtc="2024-09-12T18:17:00Z">
              <w:rPr>
                <w:rFonts w:ascii="iCiel Avenir LT Std 35 Light" w:hAnsi="iCiel Avenir LT Std 35 Light" w:cs="Arial"/>
                <w:i/>
                <w:iCs/>
                <w:sz w:val="22"/>
                <w:szCs w:val="22"/>
                <w:lang w:val="vi-VN"/>
              </w:rPr>
            </w:rPrChange>
          </w:rPr>
          <w:delText>-</w:delText>
        </w:r>
        <w:r w:rsidRPr="00150A32" w:rsidDel="00A1692C">
          <w:rPr>
            <w:rFonts w:cs="Arial"/>
            <w:szCs w:val="22"/>
            <w:lang w:val="vi-VN"/>
            <w:rPrChange w:id="4731" w:author="An Tran, ACA (BUV)" w:date="2024-09-13T01:17:00Z" w16du:dateUtc="2024-09-12T18:17:00Z">
              <w:rPr>
                <w:rFonts w:ascii="iCiel Avenir LT Std 35 Light" w:hAnsi="iCiel Avenir LT Std 35 Light" w:cs="Arial"/>
                <w:i/>
                <w:iCs/>
                <w:sz w:val="22"/>
                <w:szCs w:val="22"/>
                <w:lang w:val="vi-VN"/>
              </w:rPr>
            </w:rPrChange>
          </w:rPr>
          <w:delText xml:space="preserve"> Đại học Stafffordshire, sinh viên đại học Stafffordshire cần phải đạt được ít nhất 90 tín chỉ của mỗi năm học để được học lên năm tiếp theo trong chương trình (lên lớp). Tuy nhiên đối với một số trường hợp ngoại lệ sẽ được cân nhắc và xem xét lên lớp theo quyết định của Hội đồng Khảo thí.</w:delText>
        </w:r>
        <w:r w:rsidR="001515AE" w:rsidRPr="00150A32" w:rsidDel="00A1692C">
          <w:rPr>
            <w:rFonts w:cs="Arial"/>
            <w:szCs w:val="22"/>
            <w:lang w:val="vi-VN"/>
            <w:rPrChange w:id="4732" w:author="An Tran, ACA (BUV)" w:date="2024-09-13T01:17:00Z" w16du:dateUtc="2024-09-12T18:17:00Z">
              <w:rPr>
                <w:rFonts w:ascii="iCiel Avenir LT Std 35 Light" w:hAnsi="iCiel Avenir LT Std 35 Light" w:cs="Arial"/>
                <w:i/>
                <w:iCs/>
                <w:sz w:val="22"/>
                <w:szCs w:val="22"/>
              </w:rPr>
            </w:rPrChange>
          </w:rPr>
          <w:delText xml:space="preserve"> </w:delText>
        </w:r>
        <w:r w:rsidR="001515AE" w:rsidRPr="00150A32" w:rsidDel="00A1692C">
          <w:rPr>
            <w:rFonts w:cs="Arial"/>
            <w:szCs w:val="22"/>
            <w:lang w:val="vi-VN"/>
            <w:rPrChange w:id="4733" w:author="An Tran, ACA (BUV)" w:date="2024-09-13T01:17:00Z" w16du:dateUtc="2024-09-12T18:17:00Z">
              <w:rPr>
                <w:rFonts w:ascii="iCiel Avenir LT Std 35 Light" w:hAnsi="iCiel Avenir LT Std 35 Light" w:cs="Arial"/>
                <w:i/>
                <w:iCs/>
                <w:sz w:val="22"/>
                <w:szCs w:val="22"/>
                <w:lang w:val="vi-VN"/>
              </w:rPr>
            </w:rPrChange>
          </w:rPr>
          <w:delText>Nhà tr</w:delText>
        </w:r>
        <w:r w:rsidR="001515AE" w:rsidRPr="00150A32" w:rsidDel="00A1692C">
          <w:rPr>
            <w:rFonts w:cs="Arial"/>
            <w:szCs w:val="22"/>
            <w:lang w:val="vi-VN"/>
            <w:rPrChange w:id="4734" w:author="An Tran, ACA (BUV)" w:date="2024-09-13T01:17:00Z" w16du:dateUtc="2024-09-12T18:17:00Z">
              <w:rPr>
                <w:rFonts w:ascii="iCiel Avenir LT Std 35 Light" w:hAnsi="iCiel Avenir LT Std 35 Light" w:cs="Calibri"/>
                <w:i/>
                <w:iCs/>
                <w:sz w:val="22"/>
                <w:szCs w:val="22"/>
                <w:lang w:val="vi-VN"/>
              </w:rPr>
            </w:rPrChange>
          </w:rPr>
          <w:delText>ườ</w:delText>
        </w:r>
        <w:r w:rsidR="001515AE" w:rsidRPr="00150A32" w:rsidDel="00A1692C">
          <w:rPr>
            <w:rFonts w:cs="Arial"/>
            <w:szCs w:val="22"/>
            <w:lang w:val="vi-VN"/>
            <w:rPrChange w:id="4735" w:author="An Tran, ACA (BUV)" w:date="2024-09-13T01:17:00Z" w16du:dateUtc="2024-09-12T18:17:00Z">
              <w:rPr>
                <w:rFonts w:ascii="iCiel Avenir LT Std 35 Light" w:hAnsi="iCiel Avenir LT Std 35 Light" w:cs="Arial"/>
                <w:i/>
                <w:iCs/>
                <w:sz w:val="22"/>
                <w:szCs w:val="22"/>
                <w:lang w:val="vi-VN"/>
              </w:rPr>
            </w:rPrChange>
          </w:rPr>
          <w:delText>ng khuy</w:delText>
        </w:r>
        <w:r w:rsidR="001515AE" w:rsidRPr="00150A32" w:rsidDel="00A1692C">
          <w:rPr>
            <w:rFonts w:cs="Arial"/>
            <w:szCs w:val="22"/>
            <w:lang w:val="vi-VN"/>
            <w:rPrChange w:id="4736" w:author="An Tran, ACA (BUV)" w:date="2024-09-13T01:17:00Z" w16du:dateUtc="2024-09-12T18:17:00Z">
              <w:rPr>
                <w:rFonts w:ascii="iCiel Avenir LT Std 35 Light" w:hAnsi="iCiel Avenir LT Std 35 Light" w:cs="Calibri"/>
                <w:i/>
                <w:iCs/>
                <w:sz w:val="22"/>
                <w:szCs w:val="22"/>
                <w:lang w:val="vi-VN"/>
              </w:rPr>
            </w:rPrChange>
          </w:rPr>
          <w:delText>ế</w:delText>
        </w:r>
        <w:r w:rsidR="001515AE" w:rsidRPr="00150A32" w:rsidDel="00A1692C">
          <w:rPr>
            <w:rFonts w:cs="Arial"/>
            <w:szCs w:val="22"/>
            <w:lang w:val="vi-VN"/>
            <w:rPrChange w:id="4737" w:author="An Tran, ACA (BUV)" w:date="2024-09-13T01:17:00Z" w16du:dateUtc="2024-09-12T18:17:00Z">
              <w:rPr>
                <w:rFonts w:ascii="iCiel Avenir LT Std 35 Light" w:hAnsi="iCiel Avenir LT Std 35 Light" w:cs="Arial"/>
                <w:i/>
                <w:iCs/>
                <w:sz w:val="22"/>
                <w:szCs w:val="22"/>
                <w:lang w:val="vi-VN"/>
              </w:rPr>
            </w:rPrChange>
          </w:rPr>
          <w:delText>n kh</w:delText>
        </w:r>
        <w:r w:rsidR="001515AE" w:rsidRPr="00150A32" w:rsidDel="00A1692C">
          <w:rPr>
            <w:rFonts w:cs="Arial"/>
            <w:szCs w:val="22"/>
            <w:lang w:val="vi-VN"/>
            <w:rPrChange w:id="4738" w:author="An Tran, ACA (BUV)" w:date="2024-09-13T01:17:00Z" w16du:dateUtc="2024-09-12T18:17:00Z">
              <w:rPr>
                <w:rFonts w:ascii="iCiel Avenir LT Std 35 Light" w:hAnsi="iCiel Avenir LT Std 35 Light" w:cs="Avenir Next LT Pro"/>
                <w:i/>
                <w:iCs/>
                <w:sz w:val="22"/>
                <w:szCs w:val="22"/>
                <w:lang w:val="vi-VN"/>
              </w:rPr>
            </w:rPrChange>
          </w:rPr>
          <w:delText>í</w:delText>
        </w:r>
        <w:r w:rsidR="001515AE" w:rsidRPr="00150A32" w:rsidDel="00A1692C">
          <w:rPr>
            <w:rFonts w:cs="Arial"/>
            <w:szCs w:val="22"/>
            <w:lang w:val="vi-VN"/>
            <w:rPrChange w:id="4739" w:author="An Tran, ACA (BUV)" w:date="2024-09-13T01:17:00Z" w16du:dateUtc="2024-09-12T18:17:00Z">
              <w:rPr>
                <w:rFonts w:ascii="iCiel Avenir LT Std 35 Light" w:hAnsi="iCiel Avenir LT Std 35 Light" w:cs="Arial"/>
                <w:i/>
                <w:iCs/>
                <w:sz w:val="22"/>
                <w:szCs w:val="22"/>
                <w:lang w:val="vi-VN"/>
              </w:rPr>
            </w:rPrChange>
          </w:rPr>
          <w:delText>ch sinh vi</w:delText>
        </w:r>
        <w:r w:rsidR="001515AE" w:rsidRPr="00150A32" w:rsidDel="00A1692C">
          <w:rPr>
            <w:rFonts w:cs="Arial"/>
            <w:szCs w:val="22"/>
            <w:lang w:val="vi-VN"/>
            <w:rPrChange w:id="4740" w:author="An Tran, ACA (BUV)" w:date="2024-09-13T01:17:00Z" w16du:dateUtc="2024-09-12T18:17:00Z">
              <w:rPr>
                <w:rFonts w:ascii="iCiel Avenir LT Std 35 Light" w:hAnsi="iCiel Avenir LT Std 35 Light" w:cs="Avenir Next LT Pro"/>
                <w:i/>
                <w:iCs/>
                <w:sz w:val="22"/>
                <w:szCs w:val="22"/>
                <w:lang w:val="vi-VN"/>
              </w:rPr>
            </w:rPrChange>
          </w:rPr>
          <w:delText>ê</w:delText>
        </w:r>
        <w:r w:rsidR="001515AE" w:rsidRPr="00150A32" w:rsidDel="00A1692C">
          <w:rPr>
            <w:rFonts w:cs="Arial"/>
            <w:szCs w:val="22"/>
            <w:lang w:val="vi-VN"/>
            <w:rPrChange w:id="4741" w:author="An Tran, ACA (BUV)" w:date="2024-09-13T01:17:00Z" w16du:dateUtc="2024-09-12T18:17:00Z">
              <w:rPr>
                <w:rFonts w:ascii="iCiel Avenir LT Std 35 Light" w:hAnsi="iCiel Avenir LT Std 35 Light" w:cs="Arial"/>
                <w:i/>
                <w:iCs/>
                <w:sz w:val="22"/>
                <w:szCs w:val="22"/>
                <w:lang w:val="vi-VN"/>
              </w:rPr>
            </w:rPrChange>
          </w:rPr>
          <w:delText xml:space="preserve">n trao </w:delText>
        </w:r>
        <w:r w:rsidR="001515AE" w:rsidRPr="00150A32" w:rsidDel="00A1692C">
          <w:rPr>
            <w:rFonts w:cs="Arial"/>
            <w:szCs w:val="22"/>
            <w:lang w:val="vi-VN"/>
            <w:rPrChange w:id="4742" w:author="An Tran, ACA (BUV)" w:date="2024-09-13T01:17:00Z" w16du:dateUtc="2024-09-12T18:17:00Z">
              <w:rPr>
                <w:rFonts w:ascii="iCiel Avenir LT Std 35 Light" w:hAnsi="iCiel Avenir LT Std 35 Light" w:cs="Avenir Next LT Pro"/>
                <w:i/>
                <w:iCs/>
                <w:sz w:val="22"/>
                <w:szCs w:val="22"/>
                <w:lang w:val="vi-VN"/>
              </w:rPr>
            </w:rPrChange>
          </w:rPr>
          <w:delText>đ</w:delText>
        </w:r>
        <w:r w:rsidR="001515AE" w:rsidRPr="00150A32" w:rsidDel="00A1692C">
          <w:rPr>
            <w:rFonts w:cs="Arial"/>
            <w:szCs w:val="22"/>
            <w:lang w:val="vi-VN"/>
            <w:rPrChange w:id="4743" w:author="An Tran, ACA (BUV)" w:date="2024-09-13T01:17:00Z" w16du:dateUtc="2024-09-12T18:17:00Z">
              <w:rPr>
                <w:rFonts w:ascii="iCiel Avenir LT Std 35 Light" w:hAnsi="iCiel Avenir LT Std 35 Light" w:cs="Calibri"/>
                <w:i/>
                <w:iCs/>
                <w:sz w:val="22"/>
                <w:szCs w:val="22"/>
                <w:lang w:val="vi-VN"/>
              </w:rPr>
            </w:rPrChange>
          </w:rPr>
          <w:delText>ổ</w:delText>
        </w:r>
        <w:r w:rsidR="001515AE" w:rsidRPr="00150A32" w:rsidDel="00A1692C">
          <w:rPr>
            <w:rFonts w:cs="Arial"/>
            <w:szCs w:val="22"/>
            <w:lang w:val="vi-VN"/>
            <w:rPrChange w:id="4744" w:author="An Tran, ACA (BUV)" w:date="2024-09-13T01:17:00Z" w16du:dateUtc="2024-09-12T18:17:00Z">
              <w:rPr>
                <w:rFonts w:ascii="iCiel Avenir LT Std 35 Light" w:hAnsi="iCiel Avenir LT Std 35 Light" w:cs="Arial"/>
                <w:i/>
                <w:iCs/>
                <w:sz w:val="22"/>
                <w:szCs w:val="22"/>
                <w:lang w:val="vi-VN"/>
              </w:rPr>
            </w:rPrChange>
          </w:rPr>
          <w:delText>i v</w:delText>
        </w:r>
        <w:r w:rsidR="001515AE" w:rsidRPr="00150A32" w:rsidDel="00A1692C">
          <w:rPr>
            <w:rFonts w:cs="Arial"/>
            <w:szCs w:val="22"/>
            <w:lang w:val="vi-VN"/>
            <w:rPrChange w:id="4745" w:author="An Tran, ACA (BUV)" w:date="2024-09-13T01:17:00Z" w16du:dateUtc="2024-09-12T18:17:00Z">
              <w:rPr>
                <w:rFonts w:ascii="iCiel Avenir LT Std 35 Light" w:hAnsi="iCiel Avenir LT Std 35 Light" w:cs="Calibri"/>
                <w:i/>
                <w:iCs/>
                <w:sz w:val="22"/>
                <w:szCs w:val="22"/>
                <w:lang w:val="vi-VN"/>
              </w:rPr>
            </w:rPrChange>
          </w:rPr>
          <w:delText>ớ</w:delText>
        </w:r>
        <w:r w:rsidR="001515AE" w:rsidRPr="00150A32" w:rsidDel="00A1692C">
          <w:rPr>
            <w:rFonts w:cs="Arial"/>
            <w:szCs w:val="22"/>
            <w:lang w:val="vi-VN"/>
            <w:rPrChange w:id="4746" w:author="An Tran, ACA (BUV)" w:date="2024-09-13T01:17:00Z" w16du:dateUtc="2024-09-12T18:17:00Z">
              <w:rPr>
                <w:rFonts w:ascii="iCiel Avenir LT Std 35 Light" w:hAnsi="iCiel Avenir LT Std 35 Light" w:cs="Arial"/>
                <w:i/>
                <w:iCs/>
                <w:sz w:val="22"/>
                <w:szCs w:val="22"/>
                <w:lang w:val="vi-VN"/>
              </w:rPr>
            </w:rPrChange>
          </w:rPr>
          <w:delText xml:space="preserve">i </w:delText>
        </w:r>
        <w:r w:rsidR="001515AE" w:rsidRPr="00150A32" w:rsidDel="00A1692C">
          <w:rPr>
            <w:rFonts w:cs="Arial"/>
            <w:szCs w:val="22"/>
            <w:lang w:val="vi-VN"/>
            <w:rPrChange w:id="4747" w:author="An Tran, ACA (BUV)" w:date="2024-09-13T01:17:00Z" w16du:dateUtc="2024-09-12T18:17:00Z">
              <w:rPr>
                <w:rFonts w:ascii="iCiel Avenir LT Std 35 Light" w:hAnsi="iCiel Avenir LT Std 35 Light" w:cs="Arial"/>
                <w:i/>
                <w:iCs/>
                <w:sz w:val="22"/>
                <w:szCs w:val="22"/>
              </w:rPr>
            </w:rPrChange>
          </w:rPr>
          <w:delText>Trung tâm Dữ liệu sinh viên thông qua</w:delText>
        </w:r>
        <w:r w:rsidR="001515AE" w:rsidRPr="00150A32" w:rsidDel="00A1692C">
          <w:rPr>
            <w:rFonts w:cs="Arial"/>
            <w:szCs w:val="22"/>
            <w:lang w:val="vi-VN"/>
            <w:rPrChange w:id="4748" w:author="An Tran, ACA (BUV)" w:date="2024-09-13T01:17:00Z" w16du:dateUtc="2024-09-12T18:17:00Z">
              <w:rPr>
                <w:rFonts w:ascii="iCiel Avenir LT Std 35 Light" w:hAnsi="iCiel Avenir LT Std 35 Light" w:cs="Arial"/>
                <w:i/>
                <w:iCs/>
                <w:sz w:val="22"/>
                <w:szCs w:val="22"/>
                <w:lang w:val="vi-VN"/>
              </w:rPr>
            </w:rPrChange>
          </w:rPr>
          <w:delText xml:space="preserve"> email </w:delText>
        </w:r>
        <w:r w:rsidR="00A1692C" w:rsidRPr="00150A32" w:rsidDel="00A1692C">
          <w:rPr>
            <w:rFonts w:cs="Arial"/>
            <w:szCs w:val="22"/>
            <w:lang w:val="vi-VN"/>
            <w:rPrChange w:id="4749" w:author="An Tran, ACA (BUV)" w:date="2024-09-13T01:17:00Z" w16du:dateUtc="2024-09-12T18:17:00Z">
              <w:rPr/>
            </w:rPrChange>
          </w:rPr>
          <w:fldChar w:fldCharType="begin"/>
        </w:r>
        <w:r w:rsidR="00A1692C" w:rsidRPr="00150A32" w:rsidDel="00A1692C">
          <w:rPr>
            <w:rFonts w:cs="Arial"/>
            <w:szCs w:val="22"/>
            <w:lang w:val="vi-VN"/>
            <w:rPrChange w:id="4750" w:author="An Tran, ACA (BUV)" w:date="2024-09-13T01:17:00Z" w16du:dateUtc="2024-09-12T18:17:00Z">
              <w:rPr/>
            </w:rPrChange>
          </w:rPr>
          <w:delInstrText>HYPERLINK "mailto:cais@buv.edu.vn"</w:delInstrText>
        </w:r>
        <w:r w:rsidR="00A1692C" w:rsidRPr="0079723D" w:rsidDel="00A1692C">
          <w:rPr>
            <w:rFonts w:cs="Arial"/>
            <w:b w:val="0"/>
            <w:szCs w:val="22"/>
            <w:lang w:val="vi-VN"/>
          </w:rPr>
        </w:r>
        <w:r w:rsidR="00A1692C" w:rsidRPr="00150A32" w:rsidDel="00A1692C">
          <w:rPr>
            <w:lang w:val="vi-VN"/>
            <w:rPrChange w:id="4751" w:author="An Tran, ACA (BUV)" w:date="2024-09-13T01:17:00Z" w16du:dateUtc="2024-09-12T18:17:00Z">
              <w:rPr>
                <w:rStyle w:val="Hyperlink"/>
                <w:rFonts w:ascii="iCiel Avenir LT Std 35 Light" w:hAnsi="iCiel Avenir LT Std 35 Light" w:cs="Arial"/>
                <w:i/>
                <w:iCs/>
                <w:sz w:val="22"/>
                <w:szCs w:val="22"/>
              </w:rPr>
            </w:rPrChange>
          </w:rPr>
          <w:fldChar w:fldCharType="separate"/>
        </w:r>
        <w:r w:rsidR="001515AE" w:rsidRPr="00150A32" w:rsidDel="00A1692C">
          <w:rPr>
            <w:lang w:val="vi-VN"/>
            <w:rPrChange w:id="4752" w:author="An Tran, ACA (BUV)" w:date="2024-09-13T01:17:00Z" w16du:dateUtc="2024-09-12T18:17:00Z">
              <w:rPr>
                <w:rStyle w:val="Hyperlink"/>
                <w:rFonts w:ascii="iCiel Avenir LT Std 35 Light" w:hAnsi="iCiel Avenir LT Std 35 Light" w:cs="Arial"/>
                <w:i/>
                <w:iCs/>
                <w:sz w:val="22"/>
                <w:szCs w:val="22"/>
              </w:rPr>
            </w:rPrChange>
          </w:rPr>
          <w:delText>cais@buv.edu.vn</w:delText>
        </w:r>
        <w:r w:rsidR="00A1692C" w:rsidRPr="00150A32" w:rsidDel="00A1692C">
          <w:rPr>
            <w:lang w:val="vi-VN"/>
            <w:rPrChange w:id="4753" w:author="An Tran, ACA (BUV)" w:date="2024-09-13T01:17:00Z" w16du:dateUtc="2024-09-12T18:17:00Z">
              <w:rPr>
                <w:rStyle w:val="Hyperlink"/>
                <w:rFonts w:ascii="iCiel Avenir LT Std 35 Light" w:hAnsi="iCiel Avenir LT Std 35 Light" w:cs="Arial"/>
                <w:i/>
                <w:iCs/>
                <w:sz w:val="22"/>
                <w:szCs w:val="22"/>
              </w:rPr>
            </w:rPrChange>
          </w:rPr>
          <w:fldChar w:fldCharType="end"/>
        </w:r>
        <w:r w:rsidR="001515AE" w:rsidRPr="00150A32" w:rsidDel="00A1692C">
          <w:rPr>
            <w:lang w:val="vi-VN"/>
            <w:rPrChange w:id="4754" w:author="An Tran, ACA (BUV)" w:date="2024-09-13T01:17:00Z" w16du:dateUtc="2024-09-12T18:17:00Z">
              <w:rPr>
                <w:rStyle w:val="Hyperlink"/>
                <w:rFonts w:ascii="iCiel Avenir LT Std 35 Light" w:hAnsi="iCiel Avenir LT Std 35 Light" w:cs="Arial"/>
                <w:sz w:val="22"/>
                <w:szCs w:val="22"/>
              </w:rPr>
            </w:rPrChange>
          </w:rPr>
          <w:delText xml:space="preserve"> </w:delText>
        </w:r>
        <w:r w:rsidR="001515AE" w:rsidRPr="00150A32" w:rsidDel="00A1692C">
          <w:rPr>
            <w:rFonts w:cs="Arial"/>
            <w:szCs w:val="22"/>
            <w:lang w:val="vi-VN"/>
            <w:rPrChange w:id="4755" w:author="An Tran, ACA (BUV)" w:date="2024-09-13T01:17:00Z" w16du:dateUtc="2024-09-12T18:17:00Z">
              <w:rPr>
                <w:rFonts w:ascii="iCiel Avenir LT Std 35 Light" w:hAnsi="iCiel Avenir LT Std 35 Light" w:cs="Arial"/>
                <w:i/>
                <w:iCs/>
                <w:sz w:val="22"/>
                <w:szCs w:val="22"/>
              </w:rPr>
            </w:rPrChange>
          </w:rPr>
          <w:delText>để có thêm thông tin chi tiết.</w:delText>
        </w:r>
        <w:bookmarkStart w:id="4756" w:name="_Toc177119354"/>
        <w:bookmarkStart w:id="4757" w:name="_Toc177119766"/>
        <w:bookmarkStart w:id="4758" w:name="_Toc177145924"/>
        <w:bookmarkStart w:id="4759" w:name="_Toc177146333"/>
        <w:bookmarkEnd w:id="4756"/>
        <w:bookmarkEnd w:id="4757"/>
        <w:bookmarkEnd w:id="4758"/>
        <w:bookmarkEnd w:id="4759"/>
      </w:del>
    </w:p>
    <w:p w14:paraId="562A92FD" w14:textId="287DA623" w:rsidR="007379A7" w:rsidRPr="00150A32" w:rsidDel="00A1692C" w:rsidRDefault="007379A7">
      <w:pPr>
        <w:pStyle w:val="Question"/>
        <w:numPr>
          <w:ilvl w:val="0"/>
          <w:numId w:val="44"/>
        </w:numPr>
        <w:tabs>
          <w:tab w:val="left" w:pos="630"/>
          <w:tab w:val="left" w:pos="990"/>
        </w:tabs>
        <w:spacing w:before="100" w:line="400" w:lineRule="exact"/>
        <w:ind w:left="0" w:firstLine="720"/>
        <w:rPr>
          <w:del w:id="4760" w:author="An Tran, ACA (BUV)" w:date="2024-09-13T01:00:00Z" w16du:dateUtc="2024-09-12T18:00:00Z"/>
          <w:rFonts w:cs="Arial"/>
          <w:szCs w:val="22"/>
          <w:lang w:val="vi-VN"/>
          <w:rPrChange w:id="4761" w:author="An Tran, ACA (BUV)" w:date="2024-09-13T01:17:00Z" w16du:dateUtc="2024-09-12T18:17:00Z">
            <w:rPr>
              <w:del w:id="4762" w:author="An Tran, ACA (BUV)" w:date="2024-09-13T01:00:00Z" w16du:dateUtc="2024-09-12T18:00:00Z"/>
              <w:rFonts w:cs="Arial"/>
              <w:i/>
              <w:iCs/>
              <w:szCs w:val="22"/>
              <w:lang w:val="vi-VN"/>
            </w:rPr>
          </w:rPrChange>
        </w:rPr>
        <w:pPrChange w:id="4763" w:author="An Tran, ACA (BUV)" w:date="2024-09-13T01:17:00Z" w16du:dateUtc="2024-09-12T18:17:00Z">
          <w:pPr>
            <w:pStyle w:val="Question"/>
            <w:numPr>
              <w:numId w:val="44"/>
            </w:numPr>
            <w:tabs>
              <w:tab w:val="left" w:pos="630"/>
              <w:tab w:val="left" w:pos="990"/>
            </w:tabs>
            <w:spacing w:before="100" w:line="400" w:lineRule="exact"/>
            <w:ind w:left="1170" w:hanging="360"/>
          </w:pPr>
        </w:pPrChange>
      </w:pPr>
      <w:bookmarkStart w:id="4764" w:name="_Toc149053838"/>
      <w:bookmarkStart w:id="4765" w:name="_Toc149054098"/>
      <w:bookmarkStart w:id="4766" w:name="_Toc149835246"/>
      <w:bookmarkStart w:id="4767" w:name="_Toc149053839"/>
      <w:bookmarkStart w:id="4768" w:name="_Toc149054099"/>
      <w:bookmarkStart w:id="4769" w:name="_Toc149835247"/>
      <w:bookmarkStart w:id="4770" w:name="_Toc107734203"/>
      <w:bookmarkStart w:id="4771" w:name="_Toc107734417"/>
      <w:bookmarkStart w:id="4772" w:name="_Toc107734869"/>
      <w:bookmarkStart w:id="4773" w:name="_Toc107735091"/>
      <w:bookmarkStart w:id="4774" w:name="_Toc107735218"/>
      <w:bookmarkStart w:id="4775" w:name="_Toc107735323"/>
      <w:bookmarkStart w:id="4776" w:name="_Toc107735427"/>
      <w:bookmarkStart w:id="4777" w:name="_Toc107735530"/>
      <w:bookmarkStart w:id="4778" w:name="_Toc107735635"/>
      <w:bookmarkStart w:id="4779" w:name="_Toc107735739"/>
      <w:bookmarkStart w:id="4780" w:name="_Toc107735843"/>
      <w:bookmarkStart w:id="4781" w:name="_Toc107735947"/>
      <w:bookmarkStart w:id="4782" w:name="_Toc107736100"/>
      <w:bookmarkStart w:id="4783" w:name="_Toc107736247"/>
      <w:bookmarkStart w:id="4784" w:name="_Toc107736351"/>
      <w:bookmarkStart w:id="4785" w:name="_Toc107736573"/>
      <w:bookmarkStart w:id="4786" w:name="_Toc107736676"/>
      <w:bookmarkStart w:id="4787" w:name="_Toc107736779"/>
      <w:bookmarkStart w:id="4788" w:name="_Toc107736883"/>
      <w:bookmarkStart w:id="4789" w:name="_Toc107737735"/>
      <w:bookmarkStart w:id="4790" w:name="_Toc108099124"/>
      <w:bookmarkStart w:id="4791" w:name="_Toc113975530"/>
      <w:bookmarkStart w:id="4792" w:name="_Toc113976047"/>
      <w:bookmarkStart w:id="4793" w:name="_Toc114065577"/>
      <w:bookmarkStart w:id="4794" w:name="_Toc114065973"/>
      <w:bookmarkStart w:id="4795" w:name="_Toc113977098"/>
      <w:bookmarkStart w:id="4796" w:name="_Toc122700176"/>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del w:id="4797" w:author="An Tran, ACA (BUV)" w:date="2024-09-13T01:00:00Z" w16du:dateUtc="2024-09-12T18:00:00Z">
        <w:r w:rsidRPr="004373E8" w:rsidDel="00A1692C">
          <w:rPr>
            <w:rFonts w:cs="Arial"/>
            <w:szCs w:val="22"/>
            <w:lang w:val="vi-VN"/>
          </w:rPr>
          <w:delText>How</w:delText>
        </w:r>
        <w:r w:rsidR="00A73963" w:rsidRPr="004373E8" w:rsidDel="00A1692C">
          <w:rPr>
            <w:rFonts w:cs="Arial"/>
            <w:szCs w:val="22"/>
            <w:lang w:val="vi-VN"/>
          </w:rPr>
          <w:delText xml:space="preserve"> are</w:delText>
        </w:r>
        <w:r w:rsidRPr="004373E8" w:rsidDel="00A1692C">
          <w:rPr>
            <w:rFonts w:cs="Arial"/>
            <w:szCs w:val="22"/>
            <w:lang w:val="vi-VN"/>
          </w:rPr>
          <w:delText xml:space="preserve"> resits at BUV regulated and what would happen if student failed the resit(s)? How many resit</w:delText>
        </w:r>
        <w:r w:rsidR="00482BF2" w:rsidRPr="004373E8" w:rsidDel="00A1692C">
          <w:rPr>
            <w:rFonts w:cs="Arial"/>
            <w:szCs w:val="22"/>
            <w:lang w:val="vi-VN"/>
          </w:rPr>
          <w:delText>s</w:delText>
        </w:r>
        <w:r w:rsidRPr="004373E8" w:rsidDel="00A1692C">
          <w:rPr>
            <w:rFonts w:cs="Arial"/>
            <w:szCs w:val="22"/>
            <w:lang w:val="vi-VN"/>
          </w:rPr>
          <w:delText xml:space="preserve"> can student attempt? / </w:delText>
        </w:r>
        <w:r w:rsidRPr="00150A32" w:rsidDel="00A1692C">
          <w:rPr>
            <w:rFonts w:cs="Arial"/>
            <w:szCs w:val="22"/>
            <w:lang w:val="vi-VN"/>
            <w:rPrChange w:id="4798" w:author="An Tran, ACA (BUV)" w:date="2024-09-13T01:17:00Z" w16du:dateUtc="2024-09-12T18:17:00Z">
              <w:rPr>
                <w:rFonts w:cs="Arial"/>
                <w:i/>
                <w:iCs/>
                <w:szCs w:val="22"/>
                <w:lang w:val="vi-VN"/>
              </w:rPr>
            </w:rPrChange>
          </w:rPr>
          <w:delText>Quy định cho việc thi lại ở BUV như thế nào và nếu con tôi trượt bài thi lại thì chuyện gì sẽ xảy ra</w:delText>
        </w:r>
        <w:bookmarkEnd w:id="4795"/>
        <w:bookmarkEnd w:id="4796"/>
        <w:r w:rsidR="00A17D59" w:rsidRPr="00150A32" w:rsidDel="00A1692C">
          <w:rPr>
            <w:rFonts w:cs="Arial"/>
            <w:szCs w:val="22"/>
            <w:lang w:val="vi-VN"/>
            <w:rPrChange w:id="4799" w:author="An Tran, ACA (BUV)" w:date="2024-09-13T01:17:00Z" w16du:dateUtc="2024-09-12T18:17:00Z">
              <w:rPr>
                <w:rFonts w:cs="Arial"/>
                <w:i/>
                <w:iCs/>
                <w:szCs w:val="22"/>
                <w:lang w:val="vi-VN"/>
              </w:rPr>
            </w:rPrChange>
          </w:rPr>
          <w:delText>? S</w:delText>
        </w:r>
        <w:r w:rsidRPr="00150A32" w:rsidDel="00A1692C">
          <w:rPr>
            <w:rFonts w:cs="Arial"/>
            <w:szCs w:val="22"/>
            <w:lang w:val="vi-VN"/>
            <w:rPrChange w:id="4800" w:author="An Tran, ACA (BUV)" w:date="2024-09-13T01:17:00Z" w16du:dateUtc="2024-09-12T18:17:00Z">
              <w:rPr>
                <w:rFonts w:cs="Arial"/>
                <w:i/>
                <w:iCs/>
                <w:szCs w:val="22"/>
                <w:lang w:val="vi-VN"/>
              </w:rPr>
            </w:rPrChange>
          </w:rPr>
          <w:delText>inh viên có thể thi lại bao nhiêu lần?</w:delText>
        </w:r>
        <w:bookmarkStart w:id="4801" w:name="_Toc177119355"/>
        <w:bookmarkStart w:id="4802" w:name="_Toc177119767"/>
        <w:bookmarkStart w:id="4803" w:name="_Toc177145925"/>
        <w:bookmarkStart w:id="4804" w:name="_Toc177146334"/>
        <w:bookmarkEnd w:id="4801"/>
        <w:bookmarkEnd w:id="4802"/>
        <w:bookmarkEnd w:id="4803"/>
        <w:bookmarkEnd w:id="4804"/>
      </w:del>
    </w:p>
    <w:p w14:paraId="3A55DBE9" w14:textId="21712E86" w:rsidR="007379A7" w:rsidRPr="00150A32" w:rsidDel="00A1692C" w:rsidRDefault="007379A7">
      <w:pPr>
        <w:pStyle w:val="Question"/>
        <w:numPr>
          <w:ilvl w:val="0"/>
          <w:numId w:val="44"/>
        </w:numPr>
        <w:tabs>
          <w:tab w:val="left" w:pos="630"/>
          <w:tab w:val="left" w:pos="990"/>
        </w:tabs>
        <w:spacing w:before="100" w:line="400" w:lineRule="exact"/>
        <w:ind w:left="0" w:firstLine="720"/>
        <w:rPr>
          <w:del w:id="4805" w:author="An Tran, ACA (BUV)" w:date="2024-09-13T01:00:00Z" w16du:dateUtc="2024-09-12T18:00:00Z"/>
          <w:rFonts w:cs="Arial"/>
          <w:b w:val="0"/>
          <w:szCs w:val="22"/>
          <w:lang w:val="vi-VN"/>
          <w:rPrChange w:id="4806" w:author="An Tran, ACA (BUV)" w:date="2024-09-13T01:17:00Z" w16du:dateUtc="2024-09-12T18:17:00Z">
            <w:rPr>
              <w:del w:id="4807" w:author="An Tran, ACA (BUV)" w:date="2024-09-13T01:00:00Z" w16du:dateUtc="2024-09-12T18:00:00Z"/>
              <w:rFonts w:ascii="iCiel Avenir LT Std 35 Light" w:hAnsi="iCiel Avenir LT Std 35 Light" w:cs="Arial"/>
              <w:b/>
              <w:bCs/>
              <w:sz w:val="22"/>
              <w:szCs w:val="22"/>
              <w:u w:val="single"/>
              <w:lang w:val="vi-VN"/>
            </w:rPr>
          </w:rPrChange>
        </w:rPr>
        <w:pPrChange w:id="4808" w:author="An Tran, ACA (BUV)" w:date="2024-09-13T01:17:00Z" w16du:dateUtc="2024-09-12T18:17:00Z">
          <w:pPr>
            <w:pStyle w:val="ListParagraph"/>
            <w:tabs>
              <w:tab w:val="left" w:pos="630"/>
              <w:tab w:val="left" w:pos="720"/>
              <w:tab w:val="left" w:pos="1080"/>
            </w:tabs>
            <w:ind w:left="0"/>
            <w:contextualSpacing w:val="0"/>
          </w:pPr>
        </w:pPrChange>
      </w:pPr>
      <w:del w:id="4809" w:author="An Tran, ACA (BUV)" w:date="2024-09-13T01:00:00Z" w16du:dateUtc="2024-09-12T18:00:00Z">
        <w:r w:rsidRPr="00150A32" w:rsidDel="00A1692C">
          <w:rPr>
            <w:rFonts w:cs="Arial"/>
            <w:b w:val="0"/>
            <w:szCs w:val="22"/>
            <w:lang w:val="vi-VN"/>
            <w:rPrChange w:id="4810" w:author="An Tran, ACA (BUV)" w:date="2024-09-13T01:17:00Z" w16du:dateUtc="2024-09-12T18:17:00Z">
              <w:rPr>
                <w:rFonts w:ascii="iCiel Avenir LT Std 35 Light" w:hAnsi="iCiel Avenir LT Std 35 Light" w:cs="Arial"/>
                <w:b/>
                <w:bCs/>
                <w:sz w:val="22"/>
                <w:szCs w:val="22"/>
                <w:u w:val="single"/>
                <w:lang w:val="vi-VN"/>
              </w:rPr>
            </w:rPrChange>
          </w:rPr>
          <w:delText xml:space="preserve">Answer / </w:delText>
        </w:r>
        <w:r w:rsidRPr="00150A32" w:rsidDel="00A1692C">
          <w:rPr>
            <w:rFonts w:cs="Arial"/>
            <w:b w:val="0"/>
            <w:szCs w:val="22"/>
            <w:lang w:val="vi-VN"/>
            <w:rPrChange w:id="4811" w:author="An Tran, ACA (BUV)" w:date="2024-09-13T01:17:00Z" w16du:dateUtc="2024-09-12T18:17:00Z">
              <w:rPr>
                <w:rFonts w:ascii="iCiel Avenir LT Std 35 Light" w:hAnsi="iCiel Avenir LT Std 35 Light" w:cs="Arial"/>
                <w:b/>
                <w:bCs/>
                <w:i/>
                <w:iCs/>
                <w:sz w:val="22"/>
                <w:szCs w:val="22"/>
                <w:u w:val="single"/>
                <w:lang w:val="vi-VN"/>
              </w:rPr>
            </w:rPrChange>
          </w:rPr>
          <w:delText>Câu trả lời</w:delText>
        </w:r>
        <w:r w:rsidRPr="00150A32" w:rsidDel="00A1692C">
          <w:rPr>
            <w:rFonts w:cs="Arial"/>
            <w:b w:val="0"/>
            <w:szCs w:val="22"/>
            <w:lang w:val="vi-VN"/>
            <w:rPrChange w:id="4812" w:author="An Tran, ACA (BUV)" w:date="2024-09-13T01:17:00Z" w16du:dateUtc="2024-09-12T18:17:00Z">
              <w:rPr>
                <w:rFonts w:ascii="iCiel Avenir LT Std 35 Light" w:hAnsi="iCiel Avenir LT Std 35 Light" w:cs="Arial"/>
                <w:b/>
                <w:bCs/>
                <w:sz w:val="22"/>
                <w:szCs w:val="22"/>
                <w:u w:val="single"/>
                <w:lang w:val="vi-VN"/>
              </w:rPr>
            </w:rPrChange>
          </w:rPr>
          <w:delText>:</w:delText>
        </w:r>
        <w:r w:rsidRPr="004373E8" w:rsidDel="00A1692C">
          <w:rPr>
            <w:rFonts w:cs="Arial"/>
            <w:szCs w:val="22"/>
            <w:lang w:val="vi-VN"/>
          </w:rPr>
          <w:tab/>
        </w:r>
        <w:bookmarkStart w:id="4813" w:name="_Toc177119356"/>
        <w:bookmarkStart w:id="4814" w:name="_Toc177119768"/>
        <w:bookmarkStart w:id="4815" w:name="_Toc177145926"/>
        <w:bookmarkStart w:id="4816" w:name="_Toc177146335"/>
        <w:bookmarkEnd w:id="4813"/>
        <w:bookmarkEnd w:id="4814"/>
        <w:bookmarkEnd w:id="4815"/>
        <w:bookmarkEnd w:id="4816"/>
      </w:del>
    </w:p>
    <w:p w14:paraId="3194C2DE" w14:textId="59A8A5C4" w:rsidR="00AA14EC" w:rsidRPr="00150A32" w:rsidDel="00A1692C" w:rsidRDefault="00AA14EC">
      <w:pPr>
        <w:pStyle w:val="Question"/>
        <w:numPr>
          <w:ilvl w:val="0"/>
          <w:numId w:val="44"/>
        </w:numPr>
        <w:tabs>
          <w:tab w:val="left" w:pos="630"/>
          <w:tab w:val="left" w:pos="990"/>
        </w:tabs>
        <w:spacing w:before="100" w:line="400" w:lineRule="exact"/>
        <w:ind w:left="0" w:firstLine="720"/>
        <w:rPr>
          <w:del w:id="4817" w:author="An Tran, ACA (BUV)" w:date="2024-09-13T01:00:00Z" w16du:dateUtc="2024-09-12T18:00:00Z"/>
          <w:rFonts w:cs="Arial"/>
          <w:szCs w:val="22"/>
          <w:lang w:val="vi-VN"/>
          <w:rPrChange w:id="4818" w:author="An Tran, ACA (BUV)" w:date="2024-09-13T01:17:00Z" w16du:dateUtc="2024-09-12T18:17:00Z">
            <w:rPr>
              <w:del w:id="4819" w:author="An Tran, ACA (BUV)" w:date="2024-09-13T01:00:00Z" w16du:dateUtc="2024-09-12T18:00:00Z"/>
              <w:rFonts w:ascii="iCiel Avenir LT Std 35 Light" w:hAnsi="iCiel Avenir LT Std 35 Light" w:cs="Arial"/>
              <w:sz w:val="22"/>
              <w:szCs w:val="22"/>
            </w:rPr>
          </w:rPrChange>
        </w:rPr>
        <w:pPrChange w:id="4820" w:author="An Tran, ACA (BUV)" w:date="2024-09-13T01:17:00Z" w16du:dateUtc="2024-09-12T18:17:00Z">
          <w:pPr>
            <w:tabs>
              <w:tab w:val="left" w:pos="630"/>
              <w:tab w:val="left" w:pos="720"/>
              <w:tab w:val="left" w:pos="1080"/>
            </w:tabs>
            <w:ind w:firstLine="0"/>
          </w:pPr>
        </w:pPrChange>
      </w:pPr>
      <w:bookmarkStart w:id="4821" w:name="_Hlk139359613"/>
      <w:bookmarkStart w:id="4822" w:name="_Toc113977099"/>
      <w:bookmarkStart w:id="4823" w:name="_Toc122700177"/>
      <w:del w:id="4824" w:author="An Tran, ACA (BUV)" w:date="2024-09-13T01:00:00Z" w16du:dateUtc="2024-09-12T18:00:00Z">
        <w:r w:rsidRPr="00150A32" w:rsidDel="00A1692C">
          <w:rPr>
            <w:rFonts w:cs="Arial"/>
            <w:szCs w:val="22"/>
            <w:lang w:val="vi-VN"/>
            <w:rPrChange w:id="4825" w:author="An Tran, ACA (BUV)" w:date="2024-09-13T01:17:00Z" w16du:dateUtc="2024-09-12T18:17:00Z">
              <w:rPr>
                <w:rFonts w:ascii="iCiel Avenir LT Std 35 Light" w:hAnsi="iCiel Avenir LT Std 35 Light" w:cs="Arial"/>
                <w:sz w:val="22"/>
                <w:szCs w:val="22"/>
              </w:rPr>
            </w:rPrChange>
          </w:rPr>
          <w:delText>If students do not attempt or did not get an average pass mark for the module and the Board decision is that the students are required to complete a referral, he/she would be given a deadline to submit a new assessment task to complete the module. This is called a re-sit. The Central Academic Information Services team will send the resit schedules via email to both the students and parents once the resit schedules are set up.</w:delText>
        </w:r>
        <w:bookmarkStart w:id="4826" w:name="_Toc177119357"/>
        <w:bookmarkStart w:id="4827" w:name="_Toc177119769"/>
        <w:bookmarkStart w:id="4828" w:name="_Toc177145927"/>
        <w:bookmarkStart w:id="4829" w:name="_Toc177146336"/>
        <w:bookmarkEnd w:id="4826"/>
        <w:bookmarkEnd w:id="4827"/>
        <w:bookmarkEnd w:id="4828"/>
        <w:bookmarkEnd w:id="4829"/>
      </w:del>
    </w:p>
    <w:p w14:paraId="33047CBA" w14:textId="32850D4B" w:rsidR="00AA14EC" w:rsidRPr="00150A32" w:rsidDel="00A1692C" w:rsidRDefault="00AA14EC">
      <w:pPr>
        <w:pStyle w:val="Question"/>
        <w:numPr>
          <w:ilvl w:val="0"/>
          <w:numId w:val="44"/>
        </w:numPr>
        <w:tabs>
          <w:tab w:val="left" w:pos="630"/>
          <w:tab w:val="left" w:pos="990"/>
        </w:tabs>
        <w:spacing w:before="100" w:line="400" w:lineRule="exact"/>
        <w:ind w:left="0" w:firstLine="720"/>
        <w:rPr>
          <w:del w:id="4830" w:author="An Tran, ACA (BUV)" w:date="2024-09-13T01:00:00Z" w16du:dateUtc="2024-09-12T18:00:00Z"/>
          <w:rFonts w:cs="Arial"/>
          <w:szCs w:val="22"/>
          <w:lang w:val="vi-VN"/>
          <w:rPrChange w:id="4831" w:author="An Tran, ACA (BUV)" w:date="2024-09-13T01:17:00Z" w16du:dateUtc="2024-09-12T18:17:00Z">
            <w:rPr>
              <w:del w:id="4832" w:author="An Tran, ACA (BUV)" w:date="2024-09-13T01:00:00Z" w16du:dateUtc="2024-09-12T18:00:00Z"/>
              <w:rFonts w:ascii="iCiel Avenir LT Std 35 Light" w:hAnsi="iCiel Avenir LT Std 35 Light" w:cs="Arial"/>
              <w:sz w:val="22"/>
              <w:szCs w:val="22"/>
            </w:rPr>
          </w:rPrChange>
        </w:rPr>
        <w:pPrChange w:id="4833" w:author="An Tran, ACA (BUV)" w:date="2024-09-13T01:17:00Z" w16du:dateUtc="2024-09-12T18:17:00Z">
          <w:pPr>
            <w:tabs>
              <w:tab w:val="left" w:pos="630"/>
              <w:tab w:val="left" w:pos="720"/>
              <w:tab w:val="left" w:pos="1080"/>
            </w:tabs>
            <w:ind w:firstLine="0"/>
          </w:pPr>
        </w:pPrChange>
      </w:pPr>
      <w:del w:id="4834" w:author="An Tran, ACA (BUV)" w:date="2024-09-13T01:00:00Z" w16du:dateUtc="2024-09-12T18:00:00Z">
        <w:r w:rsidRPr="00150A32" w:rsidDel="00A1692C">
          <w:rPr>
            <w:rFonts w:cs="Arial"/>
            <w:szCs w:val="22"/>
            <w:lang w:val="vi-VN"/>
            <w:rPrChange w:id="4835" w:author="An Tran, ACA (BUV)" w:date="2024-09-13T01:17:00Z" w16du:dateUtc="2024-09-12T18:17:00Z">
              <w:rPr>
                <w:rFonts w:ascii="iCiel Avenir LT Std 35 Light" w:hAnsi="iCiel Avenir LT Std 35 Light" w:cs="Arial"/>
                <w:sz w:val="22"/>
                <w:szCs w:val="22"/>
              </w:rPr>
            </w:rPrChange>
          </w:rPr>
          <w:delText>If a student passes</w:delText>
        </w:r>
        <w:r w:rsidRPr="00001F8A" w:rsidDel="00A1692C">
          <w:rPr>
            <w:rFonts w:cs="Arial"/>
            <w:szCs w:val="22"/>
            <w:lang w:val="vi-VN"/>
          </w:rPr>
          <w:delText xml:space="preserve"> the resit</w:delText>
        </w:r>
        <w:r w:rsidRPr="00150A32" w:rsidDel="00A1692C">
          <w:rPr>
            <w:rFonts w:cs="Arial"/>
            <w:szCs w:val="22"/>
            <w:lang w:val="vi-VN"/>
            <w:rPrChange w:id="4836" w:author="An Tran, ACA (BUV)" w:date="2024-09-13T01:17:00Z" w16du:dateUtc="2024-09-12T18:17:00Z">
              <w:rPr>
                <w:rFonts w:ascii="iCiel Avenir LT Std 35 Light" w:hAnsi="iCiel Avenir LT Std 35 Light" w:cs="Arial"/>
                <w:sz w:val="22"/>
                <w:szCs w:val="22"/>
              </w:rPr>
            </w:rPrChange>
          </w:rPr>
          <w:delText>, he/she will be given a basic pass mark of 40% for the resit component. Late submissions will not be accepted. Students must pay the resit fee</w:delText>
        </w:r>
        <w:r w:rsidRPr="00001F8A" w:rsidDel="00A1692C">
          <w:rPr>
            <w:rFonts w:cs="Arial"/>
            <w:szCs w:val="22"/>
            <w:lang w:val="vi-VN"/>
          </w:rPr>
          <w:delText xml:space="preserve"> </w:delText>
        </w:r>
        <w:bookmarkStart w:id="4837" w:name="_Hlk139359571"/>
        <w:r w:rsidRPr="00150A32" w:rsidDel="00A1692C">
          <w:rPr>
            <w:rFonts w:cs="Arial"/>
            <w:szCs w:val="22"/>
            <w:lang w:val="vi-VN"/>
            <w:rPrChange w:id="4838" w:author="An Tran, ACA (BUV)" w:date="2024-09-13T01:17:00Z" w16du:dateUtc="2024-09-12T18:17:00Z">
              <w:rPr>
                <w:rFonts w:ascii="iCiel Avenir LT Std 35 Light" w:hAnsi="iCiel Avenir LT Std 35 Light" w:cs="Arial"/>
                <w:sz w:val="22"/>
                <w:szCs w:val="22"/>
              </w:rPr>
            </w:rPrChange>
          </w:rPr>
          <w:delText>which is sent by the Finance department in line with the normal terms of the student’s account</w:delText>
        </w:r>
        <w:bookmarkEnd w:id="4837"/>
        <w:r w:rsidRPr="00150A32" w:rsidDel="00A1692C">
          <w:rPr>
            <w:rFonts w:cs="Arial"/>
            <w:szCs w:val="22"/>
            <w:lang w:val="vi-VN"/>
            <w:rPrChange w:id="4839" w:author="An Tran, ACA (BUV)" w:date="2024-09-13T01:17:00Z" w16du:dateUtc="2024-09-12T18:17:00Z">
              <w:rPr>
                <w:rFonts w:ascii="iCiel Avenir LT Std 35 Light" w:hAnsi="iCiel Avenir LT Std 35 Light" w:cs="Arial"/>
                <w:sz w:val="22"/>
                <w:szCs w:val="22"/>
              </w:rPr>
            </w:rPrChange>
          </w:rPr>
          <w:delText xml:space="preserve">. </w:delText>
        </w:r>
        <w:bookmarkStart w:id="4840" w:name="_Toc177119358"/>
        <w:bookmarkStart w:id="4841" w:name="_Toc177119770"/>
        <w:bookmarkStart w:id="4842" w:name="_Toc177145928"/>
        <w:bookmarkStart w:id="4843" w:name="_Toc177146337"/>
        <w:bookmarkEnd w:id="4840"/>
        <w:bookmarkEnd w:id="4841"/>
        <w:bookmarkEnd w:id="4842"/>
        <w:bookmarkEnd w:id="4843"/>
      </w:del>
    </w:p>
    <w:p w14:paraId="4E31C4FF" w14:textId="1BE66937" w:rsidR="00AA14EC" w:rsidRPr="00150A32" w:rsidDel="00A1692C" w:rsidRDefault="00AA14EC">
      <w:pPr>
        <w:pStyle w:val="Question"/>
        <w:numPr>
          <w:ilvl w:val="0"/>
          <w:numId w:val="44"/>
        </w:numPr>
        <w:tabs>
          <w:tab w:val="left" w:pos="630"/>
          <w:tab w:val="left" w:pos="990"/>
        </w:tabs>
        <w:spacing w:before="100" w:line="400" w:lineRule="exact"/>
        <w:ind w:left="0" w:firstLine="720"/>
        <w:rPr>
          <w:del w:id="4844" w:author="An Tran, ACA (BUV)" w:date="2024-09-13T01:00:00Z" w16du:dateUtc="2024-09-12T18:00:00Z"/>
          <w:rFonts w:cs="Arial"/>
          <w:szCs w:val="22"/>
          <w:lang w:val="vi-VN"/>
          <w:rPrChange w:id="4845" w:author="An Tran, ACA (BUV)" w:date="2024-09-13T01:17:00Z" w16du:dateUtc="2024-09-12T18:17:00Z">
            <w:rPr>
              <w:del w:id="4846" w:author="An Tran, ACA (BUV)" w:date="2024-09-13T01:00:00Z" w16du:dateUtc="2024-09-12T18:00:00Z"/>
              <w:rFonts w:ascii="iCiel Avenir LT Std 35 Light" w:hAnsi="iCiel Avenir LT Std 35 Light" w:cs="Arial"/>
              <w:sz w:val="22"/>
              <w:szCs w:val="22"/>
            </w:rPr>
          </w:rPrChange>
        </w:rPr>
        <w:pPrChange w:id="4847" w:author="An Tran, ACA (BUV)" w:date="2024-09-13T01:17:00Z" w16du:dateUtc="2024-09-12T18:17:00Z">
          <w:pPr>
            <w:tabs>
              <w:tab w:val="left" w:pos="630"/>
              <w:tab w:val="left" w:pos="720"/>
              <w:tab w:val="left" w:pos="1080"/>
            </w:tabs>
            <w:ind w:firstLine="0"/>
          </w:pPr>
        </w:pPrChange>
      </w:pPr>
      <w:del w:id="4848" w:author="An Tran, ACA (BUV)" w:date="2024-09-13T01:00:00Z" w16du:dateUtc="2024-09-12T18:00:00Z">
        <w:r w:rsidRPr="00150A32" w:rsidDel="00A1692C">
          <w:rPr>
            <w:rFonts w:cs="Arial"/>
            <w:szCs w:val="22"/>
            <w:lang w:val="vi-VN"/>
            <w:rPrChange w:id="4849" w:author="An Tran, ACA (BUV)" w:date="2024-09-13T01:17:00Z" w16du:dateUtc="2024-09-12T18:17:00Z">
              <w:rPr>
                <w:rFonts w:ascii="iCiel Avenir LT Std 35 Light" w:hAnsi="iCiel Avenir LT Std 35 Light" w:cs="Arial"/>
                <w:sz w:val="22"/>
                <w:szCs w:val="22"/>
              </w:rPr>
            </w:rPrChange>
          </w:rPr>
          <w:delText>If students fail their resit, the case will be brought to the External Examination Board to consider, and Chair of the Board will make decision on next action. The External Examination Board will base on the student’s academic performance after student takes the resits and decide student’s study plan, whether student can proceed, resit, retake module(s) or being withdrawn from the programme.</w:delText>
        </w:r>
        <w:bookmarkStart w:id="4850" w:name="_Toc177119359"/>
        <w:bookmarkStart w:id="4851" w:name="_Toc177119771"/>
        <w:bookmarkStart w:id="4852" w:name="_Toc177145929"/>
        <w:bookmarkStart w:id="4853" w:name="_Toc177146338"/>
        <w:bookmarkEnd w:id="4850"/>
        <w:bookmarkEnd w:id="4851"/>
        <w:bookmarkEnd w:id="4852"/>
        <w:bookmarkEnd w:id="4853"/>
      </w:del>
    </w:p>
    <w:p w14:paraId="665F4F87" w14:textId="07BD8AF5" w:rsidR="00AA14EC" w:rsidRPr="00001F8A" w:rsidDel="00A1692C" w:rsidRDefault="00AA14EC">
      <w:pPr>
        <w:pStyle w:val="Question"/>
        <w:numPr>
          <w:ilvl w:val="0"/>
          <w:numId w:val="44"/>
        </w:numPr>
        <w:tabs>
          <w:tab w:val="left" w:pos="630"/>
          <w:tab w:val="left" w:pos="990"/>
        </w:tabs>
        <w:spacing w:before="100" w:line="400" w:lineRule="exact"/>
        <w:ind w:left="0" w:firstLine="720"/>
        <w:rPr>
          <w:del w:id="4854" w:author="An Tran, ACA (BUV)" w:date="2024-09-13T01:00:00Z" w16du:dateUtc="2024-09-12T18:00:00Z"/>
          <w:rFonts w:cs="Arial"/>
          <w:szCs w:val="22"/>
          <w:lang w:val="vi-VN"/>
        </w:rPr>
        <w:pPrChange w:id="4855" w:author="An Tran, ACA (BUV)" w:date="2024-09-13T01:17:00Z" w16du:dateUtc="2024-09-12T18:17:00Z">
          <w:pPr>
            <w:ind w:firstLine="0"/>
          </w:pPr>
        </w:pPrChange>
      </w:pPr>
      <w:bookmarkStart w:id="4856" w:name="_Hlk139359584"/>
      <w:del w:id="4857" w:author="An Tran, ACA (BUV)" w:date="2024-09-13T01:00:00Z" w16du:dateUtc="2024-09-12T18:00:00Z">
        <w:r w:rsidRPr="00001F8A" w:rsidDel="00A1692C">
          <w:rPr>
            <w:rFonts w:cs="Arial"/>
            <w:szCs w:val="22"/>
            <w:lang w:val="vi-VN"/>
          </w:rPr>
          <w:delText>Each student has 4 attempts of submisstion, including: (1) 1</w:delText>
        </w:r>
        <w:r w:rsidRPr="00150A32" w:rsidDel="00A1692C">
          <w:rPr>
            <w:rFonts w:cs="Arial"/>
            <w:szCs w:val="22"/>
            <w:lang w:val="vi-VN"/>
            <w:rPrChange w:id="4858" w:author="An Tran, ACA (BUV)" w:date="2024-09-13T01:17:00Z" w16du:dateUtc="2024-09-12T18:17:00Z">
              <w:rPr>
                <w:rFonts w:ascii="iCiel Avenir LT Std 35 Light" w:hAnsi="iCiel Avenir LT Std 35 Light" w:cs="Arial"/>
                <w:sz w:val="22"/>
                <w:szCs w:val="22"/>
                <w:vertAlign w:val="superscript"/>
              </w:rPr>
            </w:rPrChange>
          </w:rPr>
          <w:delText>st</w:delText>
        </w:r>
        <w:r w:rsidRPr="00001F8A" w:rsidDel="00A1692C">
          <w:rPr>
            <w:rFonts w:cs="Arial"/>
            <w:szCs w:val="22"/>
            <w:lang w:val="vi-VN"/>
          </w:rPr>
          <w:delText xml:space="preserve"> sit of the 1st time study, (2) resit of the 1</w:delText>
        </w:r>
        <w:r w:rsidRPr="00150A32" w:rsidDel="00A1692C">
          <w:rPr>
            <w:rFonts w:cs="Arial"/>
            <w:szCs w:val="22"/>
            <w:lang w:val="vi-VN"/>
            <w:rPrChange w:id="4859" w:author="An Tran, ACA (BUV)" w:date="2024-09-13T01:17:00Z" w16du:dateUtc="2024-09-12T18:17:00Z">
              <w:rPr>
                <w:rFonts w:ascii="iCiel Avenir LT Std 35 Light" w:hAnsi="iCiel Avenir LT Std 35 Light" w:cs="Arial"/>
                <w:sz w:val="22"/>
                <w:szCs w:val="22"/>
                <w:vertAlign w:val="superscript"/>
              </w:rPr>
            </w:rPrChange>
          </w:rPr>
          <w:delText>st</w:delText>
        </w:r>
        <w:r w:rsidRPr="00001F8A" w:rsidDel="00A1692C">
          <w:rPr>
            <w:rFonts w:cs="Arial"/>
            <w:szCs w:val="22"/>
            <w:lang w:val="vi-VN"/>
          </w:rPr>
          <w:delText xml:space="preserve"> time study, (3) restudy, (4) resit of the restudy. If the student fails at the 4</w:delText>
        </w:r>
        <w:r w:rsidRPr="00150A32" w:rsidDel="00A1692C">
          <w:rPr>
            <w:rFonts w:cs="Arial"/>
            <w:szCs w:val="22"/>
            <w:lang w:val="vi-VN"/>
            <w:rPrChange w:id="4860" w:author="An Tran, ACA (BUV)" w:date="2024-09-13T01:17:00Z" w16du:dateUtc="2024-09-12T18:17:00Z">
              <w:rPr>
                <w:rFonts w:ascii="iCiel Avenir LT Std 35 Light" w:hAnsi="iCiel Avenir LT Std 35 Light" w:cs="Arial"/>
                <w:sz w:val="22"/>
                <w:szCs w:val="22"/>
                <w:vertAlign w:val="superscript"/>
              </w:rPr>
            </w:rPrChange>
          </w:rPr>
          <w:delText>th</w:delText>
        </w:r>
        <w:r w:rsidRPr="00001F8A" w:rsidDel="00A1692C">
          <w:rPr>
            <w:rFonts w:cs="Arial"/>
            <w:szCs w:val="22"/>
            <w:lang w:val="vi-VN"/>
          </w:rPr>
          <w:delText xml:space="preserve"> attempt, the student may be fail award as directed by the Examinations Board.</w:delText>
        </w:r>
        <w:bookmarkStart w:id="4861" w:name="_Toc177119360"/>
        <w:bookmarkStart w:id="4862" w:name="_Toc177119772"/>
        <w:bookmarkStart w:id="4863" w:name="_Toc177145930"/>
        <w:bookmarkStart w:id="4864" w:name="_Toc177146339"/>
        <w:bookmarkEnd w:id="4861"/>
        <w:bookmarkEnd w:id="4862"/>
        <w:bookmarkEnd w:id="4863"/>
        <w:bookmarkEnd w:id="4864"/>
      </w:del>
    </w:p>
    <w:bookmarkEnd w:id="4856"/>
    <w:p w14:paraId="717ACAF4" w14:textId="49D2C43E" w:rsidR="00AA14EC" w:rsidRPr="00150A32" w:rsidDel="00A1692C" w:rsidRDefault="00AA14EC">
      <w:pPr>
        <w:pStyle w:val="Question"/>
        <w:numPr>
          <w:ilvl w:val="0"/>
          <w:numId w:val="44"/>
        </w:numPr>
        <w:tabs>
          <w:tab w:val="left" w:pos="630"/>
          <w:tab w:val="left" w:pos="990"/>
        </w:tabs>
        <w:spacing w:before="100" w:line="400" w:lineRule="exact"/>
        <w:ind w:left="0" w:firstLine="720"/>
        <w:rPr>
          <w:del w:id="4865" w:author="An Tran, ACA (BUV)" w:date="2024-09-13T01:00:00Z" w16du:dateUtc="2024-09-12T18:00:00Z"/>
          <w:rFonts w:cs="Arial"/>
          <w:szCs w:val="22"/>
          <w:lang w:val="vi-VN"/>
          <w:rPrChange w:id="4866" w:author="An Tran, ACA (BUV)" w:date="2024-09-13T01:17:00Z" w16du:dateUtc="2024-09-12T18:17:00Z">
            <w:rPr>
              <w:del w:id="4867" w:author="An Tran, ACA (BUV)" w:date="2024-09-13T01:00:00Z" w16du:dateUtc="2024-09-12T18:00:00Z"/>
              <w:rFonts w:ascii="iCiel Avenir LT Std 35 Light" w:hAnsi="iCiel Avenir LT Std 35 Light" w:cs="Arial"/>
              <w:i/>
              <w:iCs/>
              <w:sz w:val="22"/>
              <w:szCs w:val="22"/>
              <w:lang w:val="vi-VN"/>
            </w:rPr>
          </w:rPrChange>
        </w:rPr>
        <w:pPrChange w:id="4868" w:author="An Tran, ACA (BUV)" w:date="2024-09-13T01:17:00Z" w16du:dateUtc="2024-09-12T18:17:00Z">
          <w:pPr>
            <w:tabs>
              <w:tab w:val="left" w:pos="630"/>
              <w:tab w:val="left" w:pos="720"/>
              <w:tab w:val="left" w:pos="1080"/>
            </w:tabs>
            <w:ind w:firstLine="0"/>
          </w:pPr>
        </w:pPrChange>
      </w:pPr>
      <w:del w:id="4869" w:author="An Tran, ACA (BUV)" w:date="2024-09-13T01:00:00Z" w16du:dateUtc="2024-09-12T18:00:00Z">
        <w:r w:rsidRPr="00150A32" w:rsidDel="00A1692C">
          <w:rPr>
            <w:rFonts w:cs="Arial"/>
            <w:szCs w:val="22"/>
            <w:lang w:val="vi-VN"/>
            <w:rPrChange w:id="4870" w:author="An Tran, ACA (BUV)" w:date="2024-09-13T01:17:00Z" w16du:dateUtc="2024-09-12T18:17:00Z">
              <w:rPr>
                <w:rFonts w:ascii="iCiel Avenir LT Std 35 Light" w:hAnsi="iCiel Avenir LT Std 35 Light" w:cs="Arial"/>
                <w:i/>
                <w:iCs/>
                <w:sz w:val="22"/>
                <w:szCs w:val="22"/>
                <w:lang w:val="vi-VN"/>
              </w:rPr>
            </w:rPrChange>
          </w:rPr>
          <w:delText xml:space="preserve">Nếu sinh viên không nộp bài, không đi thi hoặc không đạt được điểm đỗ cho môn học, sinh viên sẽ được giao một đề bài khác cho những thành phần chưa đạt để hoàn thành môn học đó theo quyết định của Hội Đồng Khảo Thí - hay còn gọi là thi lại. Trung tâm Dữ liệu Sinh viên sẽ gửi lịch thi lại qua email tới sinh viên và phụ huynh sau khi lịch thi lại được sắp xếp. </w:delText>
        </w:r>
        <w:bookmarkStart w:id="4871" w:name="_Toc177119361"/>
        <w:bookmarkStart w:id="4872" w:name="_Toc177119773"/>
        <w:bookmarkStart w:id="4873" w:name="_Toc177145931"/>
        <w:bookmarkStart w:id="4874" w:name="_Toc177146340"/>
        <w:bookmarkEnd w:id="4871"/>
        <w:bookmarkEnd w:id="4872"/>
        <w:bookmarkEnd w:id="4873"/>
        <w:bookmarkEnd w:id="4874"/>
      </w:del>
    </w:p>
    <w:p w14:paraId="0EC8D579" w14:textId="222C6596" w:rsidR="00AA14EC" w:rsidRPr="00150A32" w:rsidDel="00A1692C" w:rsidRDefault="00AA14EC">
      <w:pPr>
        <w:pStyle w:val="Question"/>
        <w:numPr>
          <w:ilvl w:val="0"/>
          <w:numId w:val="44"/>
        </w:numPr>
        <w:tabs>
          <w:tab w:val="left" w:pos="630"/>
          <w:tab w:val="left" w:pos="990"/>
        </w:tabs>
        <w:spacing w:before="100" w:line="400" w:lineRule="exact"/>
        <w:ind w:left="0" w:firstLine="720"/>
        <w:rPr>
          <w:del w:id="4875" w:author="An Tran, ACA (BUV)" w:date="2024-09-13T01:00:00Z" w16du:dateUtc="2024-09-12T18:00:00Z"/>
          <w:rFonts w:cs="Arial"/>
          <w:szCs w:val="22"/>
          <w:lang w:val="vi-VN"/>
          <w:rPrChange w:id="4876" w:author="An Tran, ACA (BUV)" w:date="2024-09-13T01:17:00Z" w16du:dateUtc="2024-09-12T18:17:00Z">
            <w:rPr>
              <w:del w:id="4877" w:author="An Tran, ACA (BUV)" w:date="2024-09-13T01:00:00Z" w16du:dateUtc="2024-09-12T18:00:00Z"/>
              <w:rFonts w:ascii="iCiel Avenir LT Std 35 Light" w:hAnsi="iCiel Avenir LT Std 35 Light" w:cs="Arial"/>
              <w:i/>
              <w:iCs/>
              <w:sz w:val="22"/>
              <w:szCs w:val="22"/>
            </w:rPr>
          </w:rPrChange>
        </w:rPr>
        <w:pPrChange w:id="4878" w:author="An Tran, ACA (BUV)" w:date="2024-09-13T01:17:00Z" w16du:dateUtc="2024-09-12T18:17:00Z">
          <w:pPr>
            <w:tabs>
              <w:tab w:val="left" w:pos="630"/>
              <w:tab w:val="left" w:pos="720"/>
              <w:tab w:val="left" w:pos="1080"/>
            </w:tabs>
            <w:ind w:firstLine="0"/>
          </w:pPr>
        </w:pPrChange>
      </w:pPr>
      <w:del w:id="4879" w:author="An Tran, ACA (BUV)" w:date="2024-09-13T01:00:00Z" w16du:dateUtc="2024-09-12T18:00:00Z">
        <w:r w:rsidRPr="00150A32" w:rsidDel="00A1692C">
          <w:rPr>
            <w:rFonts w:cs="Arial"/>
            <w:szCs w:val="22"/>
            <w:lang w:val="vi-VN"/>
            <w:rPrChange w:id="4880" w:author="An Tran, ACA (BUV)" w:date="2024-09-13T01:17:00Z" w16du:dateUtc="2024-09-12T18:17:00Z">
              <w:rPr>
                <w:rFonts w:ascii="iCiel Avenir LT Std 35 Light" w:hAnsi="iCiel Avenir LT Std 35 Light" w:cs="Arial"/>
                <w:i/>
                <w:iCs/>
                <w:sz w:val="22"/>
                <w:szCs w:val="22"/>
                <w:lang w:val="vi-VN"/>
              </w:rPr>
            </w:rPrChange>
          </w:rPr>
          <w:delText xml:space="preserve">Nếu sinh viên đỗ bài thi lại, điểm tối đa sinh viên có thể đạt được là 40% cho bài thi lại. Sinh viên sẽ không được phép nộp bài thi lại muộn. Sinh viên sẽ cần phải nộp phí thi lại  </w:delText>
        </w:r>
        <w:bookmarkStart w:id="4881" w:name="_Hlk139359601"/>
        <w:r w:rsidRPr="00150A32" w:rsidDel="00A1692C">
          <w:rPr>
            <w:rFonts w:cs="Arial"/>
            <w:szCs w:val="22"/>
            <w:lang w:val="vi-VN"/>
            <w:rPrChange w:id="4882" w:author="An Tran, ACA (BUV)" w:date="2024-09-13T01:17:00Z" w16du:dateUtc="2024-09-12T18:17:00Z">
              <w:rPr>
                <w:rFonts w:ascii="iCiel Avenir LT Std 35 Light" w:hAnsi="iCiel Avenir LT Std 35 Light" w:cs="Arial"/>
                <w:i/>
                <w:iCs/>
                <w:sz w:val="22"/>
                <w:szCs w:val="22"/>
                <w:lang w:val="vi-VN"/>
              </w:rPr>
            </w:rPrChange>
          </w:rPr>
          <w:delText xml:space="preserve">được gửi từ Phòng Tài Chính Kế Toán </w:delText>
        </w:r>
        <w:r w:rsidRPr="00150A32" w:rsidDel="00A1692C">
          <w:rPr>
            <w:rFonts w:cs="Arial"/>
            <w:szCs w:val="22"/>
            <w:lang w:val="vi-VN"/>
            <w:rPrChange w:id="4883" w:author="An Tran, ACA (BUV)" w:date="2024-09-13T01:17:00Z" w16du:dateUtc="2024-09-12T18:17:00Z">
              <w:rPr>
                <w:rFonts w:ascii="iCiel Avenir LT Std 35 Light" w:hAnsi="iCiel Avenir LT Std 35 Light"/>
                <w:i/>
                <w:iCs/>
                <w:sz w:val="22"/>
                <w:szCs w:val="22"/>
                <w:lang w:val="vi-VN"/>
              </w:rPr>
            </w:rPrChange>
          </w:rPr>
          <w:delText>theo chính sách học phí và các quy định hiện hành về khoản phải thu</w:delText>
        </w:r>
        <w:bookmarkEnd w:id="4881"/>
        <w:r w:rsidRPr="00150A32" w:rsidDel="00A1692C">
          <w:rPr>
            <w:rFonts w:cs="Arial"/>
            <w:szCs w:val="22"/>
            <w:lang w:val="vi-VN"/>
            <w:rPrChange w:id="4884" w:author="An Tran, ACA (BUV)" w:date="2024-09-13T01:17:00Z" w16du:dateUtc="2024-09-12T18:17:00Z">
              <w:rPr>
                <w:rFonts w:ascii="iCiel Avenir LT Std 35 Light" w:hAnsi="iCiel Avenir LT Std 35 Light"/>
                <w:i/>
                <w:iCs/>
                <w:sz w:val="22"/>
                <w:szCs w:val="22"/>
              </w:rPr>
            </w:rPrChange>
          </w:rPr>
          <w:delText>.</w:delText>
        </w:r>
        <w:bookmarkStart w:id="4885" w:name="_Toc177119362"/>
        <w:bookmarkStart w:id="4886" w:name="_Toc177119774"/>
        <w:bookmarkStart w:id="4887" w:name="_Toc177145932"/>
        <w:bookmarkStart w:id="4888" w:name="_Toc177146341"/>
        <w:bookmarkEnd w:id="4885"/>
        <w:bookmarkEnd w:id="4886"/>
        <w:bookmarkEnd w:id="4887"/>
        <w:bookmarkEnd w:id="4888"/>
      </w:del>
    </w:p>
    <w:p w14:paraId="49B24CE9" w14:textId="27417430" w:rsidR="00AA14EC" w:rsidRPr="00150A32" w:rsidDel="00A1692C" w:rsidRDefault="00AA14EC">
      <w:pPr>
        <w:pStyle w:val="Question"/>
        <w:numPr>
          <w:ilvl w:val="0"/>
          <w:numId w:val="44"/>
        </w:numPr>
        <w:tabs>
          <w:tab w:val="left" w:pos="630"/>
          <w:tab w:val="left" w:pos="990"/>
        </w:tabs>
        <w:spacing w:before="100" w:line="400" w:lineRule="exact"/>
        <w:ind w:left="0" w:firstLine="720"/>
        <w:rPr>
          <w:del w:id="4889" w:author="An Tran, ACA (BUV)" w:date="2024-09-13T01:00:00Z" w16du:dateUtc="2024-09-12T18:00:00Z"/>
          <w:rFonts w:cs="Arial"/>
          <w:szCs w:val="22"/>
          <w:lang w:val="vi-VN"/>
          <w:rPrChange w:id="4890" w:author="An Tran, ACA (BUV)" w:date="2024-09-13T01:17:00Z" w16du:dateUtc="2024-09-12T18:17:00Z">
            <w:rPr>
              <w:del w:id="4891" w:author="An Tran, ACA (BUV)" w:date="2024-09-13T01:00:00Z" w16du:dateUtc="2024-09-12T18:00:00Z"/>
              <w:rFonts w:ascii="iCiel Avenir LT Std 35 Light" w:hAnsi="iCiel Avenir LT Std 35 Light" w:cs="Arial"/>
              <w:i/>
              <w:iCs/>
              <w:sz w:val="22"/>
              <w:szCs w:val="22"/>
              <w:lang w:val="vi-VN"/>
            </w:rPr>
          </w:rPrChange>
        </w:rPr>
        <w:pPrChange w:id="4892" w:author="An Tran, ACA (BUV)" w:date="2024-09-13T01:17:00Z" w16du:dateUtc="2024-09-12T18:17:00Z">
          <w:pPr>
            <w:ind w:firstLine="0"/>
          </w:pPr>
        </w:pPrChange>
      </w:pPr>
      <w:del w:id="4893" w:author="An Tran, ACA (BUV)" w:date="2024-09-13T01:00:00Z" w16du:dateUtc="2024-09-12T18:00:00Z">
        <w:r w:rsidRPr="00150A32" w:rsidDel="00A1692C">
          <w:rPr>
            <w:rFonts w:cs="Arial"/>
            <w:szCs w:val="22"/>
            <w:lang w:val="vi-VN"/>
            <w:rPrChange w:id="4894" w:author="An Tran, ACA (BUV)" w:date="2024-09-13T01:17:00Z" w16du:dateUtc="2024-09-12T18:17:00Z">
              <w:rPr>
                <w:rFonts w:ascii="iCiel Avenir LT Std 35 Light" w:hAnsi="iCiel Avenir LT Std 35 Light" w:cs="Arial"/>
                <w:i/>
                <w:iCs/>
                <w:sz w:val="22"/>
                <w:szCs w:val="22"/>
                <w:lang w:val="vi-VN"/>
              </w:rPr>
            </w:rPrChange>
          </w:rPr>
          <w:delText>Nếu sinh viên trượt bài thi lại, trường hợp của sinh viên sẽ do Hội đồng Khảo thí cân nhắc và quyết định. Hội đồng Khảo thí sẽ dựa trên kết quả học tập của sinh viên sau kỳ thi lại và quyết định kế hoạch học tập cụ thể cho từng trường hợp: sinh viên sẽ có thể tiếp tục chương trình học, cần thi lại, học lại môn hoặc không đạt điều kiện để tiếp tục học chương trình.</w:delText>
        </w:r>
        <w:bookmarkStart w:id="4895" w:name="_Toc177119363"/>
        <w:bookmarkStart w:id="4896" w:name="_Toc177119775"/>
        <w:bookmarkStart w:id="4897" w:name="_Toc177145933"/>
        <w:bookmarkStart w:id="4898" w:name="_Toc177146342"/>
        <w:bookmarkEnd w:id="4895"/>
        <w:bookmarkEnd w:id="4896"/>
        <w:bookmarkEnd w:id="4897"/>
        <w:bookmarkEnd w:id="4898"/>
      </w:del>
    </w:p>
    <w:p w14:paraId="090186F9" w14:textId="1C96F1C7" w:rsidR="00F810BC" w:rsidRPr="00150A32" w:rsidDel="00A1692C" w:rsidRDefault="00AA14EC">
      <w:pPr>
        <w:pStyle w:val="Question"/>
        <w:numPr>
          <w:ilvl w:val="0"/>
          <w:numId w:val="44"/>
        </w:numPr>
        <w:tabs>
          <w:tab w:val="left" w:pos="630"/>
          <w:tab w:val="left" w:pos="990"/>
        </w:tabs>
        <w:spacing w:before="100" w:line="400" w:lineRule="exact"/>
        <w:ind w:left="0" w:firstLine="720"/>
        <w:rPr>
          <w:del w:id="4899" w:author="An Tran, ACA (BUV)" w:date="2024-09-13T01:00:00Z" w16du:dateUtc="2024-09-12T18:00:00Z"/>
          <w:rFonts w:cs="Arial"/>
          <w:szCs w:val="22"/>
          <w:lang w:val="vi-VN"/>
          <w:rPrChange w:id="4900" w:author="An Tran, ACA (BUV)" w:date="2024-09-13T01:17:00Z" w16du:dateUtc="2024-09-12T18:17:00Z">
            <w:rPr>
              <w:del w:id="4901" w:author="An Tran, ACA (BUV)" w:date="2024-09-13T01:00:00Z" w16du:dateUtc="2024-09-12T18:00:00Z"/>
              <w:rFonts w:ascii="iCiel Avenir LT Std 35 Light" w:hAnsi="iCiel Avenir LT Std 35 Light" w:cs="Arial"/>
              <w:i/>
              <w:iCs/>
              <w:sz w:val="22"/>
              <w:szCs w:val="22"/>
              <w:lang w:val="vi-VN"/>
            </w:rPr>
          </w:rPrChange>
        </w:rPr>
        <w:pPrChange w:id="4902" w:author="An Tran, ACA (BUV)" w:date="2024-09-13T01:17:00Z" w16du:dateUtc="2024-09-12T18:17:00Z">
          <w:pPr>
            <w:ind w:firstLine="0"/>
          </w:pPr>
        </w:pPrChange>
      </w:pPr>
      <w:del w:id="4903" w:author="An Tran, ACA (BUV)" w:date="2024-09-13T01:00:00Z" w16du:dateUtc="2024-09-12T18:00:00Z">
        <w:r w:rsidRPr="00150A32" w:rsidDel="00A1692C">
          <w:rPr>
            <w:rFonts w:cs="Arial"/>
            <w:szCs w:val="22"/>
            <w:lang w:val="vi-VN"/>
            <w:rPrChange w:id="4904" w:author="An Tran, ACA (BUV)" w:date="2024-09-13T01:17:00Z" w16du:dateUtc="2024-09-12T18:17:00Z">
              <w:rPr>
                <w:rFonts w:ascii="iCiel Avenir LT Std 35 Light" w:hAnsi="iCiel Avenir LT Std 35 Light" w:cs="Arial"/>
                <w:i/>
                <w:iCs/>
                <w:sz w:val="22"/>
                <w:szCs w:val="22"/>
                <w:lang w:val="vi-VN"/>
              </w:rPr>
            </w:rPrChange>
          </w:rPr>
          <w:delText>Mỗi sinh viên có 4 lần nộp bài, bao gồm: (1) nộp bài của lần học đầu tiên, (2) thi lại của lần học đầu tiên, (3) nộp bài của lần học lại, (4) thi lại của lần học lại. Nếu sinh viên trượt cả 4 lần nộp bài, sinh viên có thể không đủ điều kiện cấp bằng và buộc phải dừng việc học tập theo quyết định của Hội Đồng Khảo Thí.</w:delText>
        </w:r>
        <w:r w:rsidR="008D0E57" w:rsidRPr="00150A32" w:rsidDel="00A1692C">
          <w:rPr>
            <w:rFonts w:cs="Arial"/>
            <w:szCs w:val="22"/>
            <w:lang w:val="vi-VN"/>
            <w:rPrChange w:id="4905" w:author="An Tran, ACA (BUV)" w:date="2024-09-13T01:17:00Z" w16du:dateUtc="2024-09-12T18:17:00Z">
              <w:rPr>
                <w:rFonts w:ascii="iCiel Avenir LT Std 35 Light" w:hAnsi="iCiel Avenir LT Std 35 Light" w:cs="Arial"/>
                <w:i/>
                <w:iCs/>
                <w:sz w:val="22"/>
                <w:szCs w:val="22"/>
                <w:lang w:val="vi-VN"/>
              </w:rPr>
            </w:rPrChange>
          </w:rPr>
          <w:delText xml:space="preserve"> </w:delText>
        </w:r>
        <w:bookmarkStart w:id="4906" w:name="_Toc177119364"/>
        <w:bookmarkStart w:id="4907" w:name="_Toc177119776"/>
        <w:bookmarkStart w:id="4908" w:name="_Toc177145934"/>
        <w:bookmarkStart w:id="4909" w:name="_Toc177146343"/>
        <w:bookmarkEnd w:id="4821"/>
        <w:bookmarkEnd w:id="4906"/>
        <w:bookmarkEnd w:id="4907"/>
        <w:bookmarkEnd w:id="4908"/>
        <w:bookmarkEnd w:id="4909"/>
      </w:del>
    </w:p>
    <w:p w14:paraId="10BA3403" w14:textId="1E550C63" w:rsidR="00D9034C" w:rsidRPr="00150A32" w:rsidDel="00150A32" w:rsidRDefault="00D9034C">
      <w:pPr>
        <w:pStyle w:val="Question"/>
        <w:numPr>
          <w:ilvl w:val="0"/>
          <w:numId w:val="44"/>
        </w:numPr>
        <w:tabs>
          <w:tab w:val="left" w:pos="630"/>
          <w:tab w:val="left" w:pos="990"/>
        </w:tabs>
        <w:spacing w:before="100" w:line="400" w:lineRule="exact"/>
        <w:ind w:left="0" w:firstLine="720"/>
        <w:rPr>
          <w:del w:id="4910" w:author="An Tran, ACA (BUV)" w:date="2024-09-13T01:09:00Z" w16du:dateUtc="2024-09-12T18:09:00Z"/>
          <w:rFonts w:cs="Arial"/>
          <w:szCs w:val="22"/>
          <w:lang w:val="vi-VN"/>
          <w:rPrChange w:id="4911" w:author="An Tran, ACA (BUV)" w:date="2024-09-13T01:17:00Z" w16du:dateUtc="2024-09-12T18:17:00Z">
            <w:rPr>
              <w:del w:id="4912" w:author="An Tran, ACA (BUV)" w:date="2024-09-13T01:09:00Z" w16du:dateUtc="2024-09-12T18:09:00Z"/>
              <w:rFonts w:cs="Arial"/>
              <w:i/>
              <w:iCs/>
              <w:szCs w:val="22"/>
              <w:lang w:val="vi-VN"/>
            </w:rPr>
          </w:rPrChange>
        </w:rPr>
        <w:pPrChange w:id="4913" w:author="An Tran, ACA (BUV)" w:date="2024-09-13T01:17:00Z" w16du:dateUtc="2024-09-12T18:17:00Z">
          <w:pPr>
            <w:pStyle w:val="Question"/>
            <w:numPr>
              <w:numId w:val="44"/>
            </w:numPr>
            <w:tabs>
              <w:tab w:val="left" w:pos="630"/>
              <w:tab w:val="left" w:pos="990"/>
            </w:tabs>
            <w:spacing w:before="100" w:line="400" w:lineRule="exact"/>
            <w:ind w:left="1170" w:hanging="360"/>
          </w:pPr>
        </w:pPrChange>
      </w:pPr>
      <w:del w:id="4914" w:author="An Tran, ACA (BUV)" w:date="2024-09-13T01:09:00Z" w16du:dateUtc="2024-09-12T18:09:00Z">
        <w:r w:rsidRPr="004373E8" w:rsidDel="00150A32">
          <w:rPr>
            <w:rFonts w:cs="Arial"/>
            <w:szCs w:val="22"/>
            <w:lang w:val="vi-VN"/>
          </w:rPr>
          <w:delText xml:space="preserve">What if student fails a component in a 2-teaching-block module (eg. The Professional Toolkit)? Do they have to retake/resit the whole module? / </w:delText>
        </w:r>
        <w:r w:rsidRPr="00150A32" w:rsidDel="00150A32">
          <w:rPr>
            <w:rFonts w:cs="Arial"/>
            <w:szCs w:val="22"/>
            <w:lang w:val="vi-VN"/>
            <w:rPrChange w:id="4915" w:author="An Tran, ACA (BUV)" w:date="2024-09-13T01:17:00Z" w16du:dateUtc="2024-09-12T18:17:00Z">
              <w:rPr>
                <w:rFonts w:cs="Arial"/>
                <w:i/>
                <w:iCs/>
                <w:szCs w:val="22"/>
                <w:lang w:val="vi-VN"/>
              </w:rPr>
            </w:rPrChange>
          </w:rPr>
          <w:delText>Nếu sinh viên không đạt điểm đỗ cho một bài thành phần của một môn học trong 2 học kỳ (ví dụ: môn The Professional Toolkit) thì có phải học/thi lại cả môn không?</w:delText>
        </w:r>
        <w:bookmarkStart w:id="4916" w:name="_Toc177119365"/>
        <w:bookmarkStart w:id="4917" w:name="_Toc177119777"/>
        <w:bookmarkStart w:id="4918" w:name="_Toc177145935"/>
        <w:bookmarkStart w:id="4919" w:name="_Toc177146344"/>
        <w:bookmarkEnd w:id="4822"/>
        <w:bookmarkEnd w:id="4823"/>
        <w:bookmarkEnd w:id="4916"/>
        <w:bookmarkEnd w:id="4917"/>
        <w:bookmarkEnd w:id="4918"/>
        <w:bookmarkEnd w:id="4919"/>
      </w:del>
    </w:p>
    <w:p w14:paraId="5269FE47" w14:textId="5D07C72B" w:rsidR="00D9034C" w:rsidRPr="00150A32" w:rsidDel="00150A32" w:rsidRDefault="00D9034C">
      <w:pPr>
        <w:pStyle w:val="Question"/>
        <w:numPr>
          <w:ilvl w:val="0"/>
          <w:numId w:val="44"/>
        </w:numPr>
        <w:tabs>
          <w:tab w:val="left" w:pos="630"/>
          <w:tab w:val="left" w:pos="990"/>
        </w:tabs>
        <w:spacing w:before="100" w:line="400" w:lineRule="exact"/>
        <w:ind w:left="0" w:firstLine="720"/>
        <w:rPr>
          <w:del w:id="4920" w:author="An Tran, ACA (BUV)" w:date="2024-09-13T01:09:00Z" w16du:dateUtc="2024-09-12T18:09:00Z"/>
          <w:rFonts w:cs="Arial"/>
          <w:b w:val="0"/>
          <w:szCs w:val="22"/>
          <w:lang w:val="vi-VN"/>
          <w:rPrChange w:id="4921" w:author="An Tran, ACA (BUV)" w:date="2024-09-13T01:17:00Z" w16du:dateUtc="2024-09-12T18:17:00Z">
            <w:rPr>
              <w:del w:id="4922" w:author="An Tran, ACA (BUV)" w:date="2024-09-13T01:09:00Z" w16du:dateUtc="2024-09-12T18:09:00Z"/>
              <w:rFonts w:ascii="iCiel Avenir LT Std 35 Light" w:hAnsi="iCiel Avenir LT Std 35 Light" w:cs="Arial"/>
              <w:b/>
              <w:bCs/>
              <w:sz w:val="22"/>
              <w:szCs w:val="22"/>
              <w:u w:val="single"/>
              <w:lang w:val="vi-VN"/>
            </w:rPr>
          </w:rPrChange>
        </w:rPr>
        <w:pPrChange w:id="4923" w:author="An Tran, ACA (BUV)" w:date="2024-09-13T01:17:00Z" w16du:dateUtc="2024-09-12T18:17:00Z">
          <w:pPr>
            <w:pStyle w:val="ListParagraph"/>
            <w:tabs>
              <w:tab w:val="left" w:pos="630"/>
              <w:tab w:val="left" w:pos="720"/>
              <w:tab w:val="left" w:pos="1080"/>
            </w:tabs>
            <w:ind w:left="0"/>
            <w:contextualSpacing w:val="0"/>
          </w:pPr>
        </w:pPrChange>
      </w:pPr>
      <w:del w:id="4924" w:author="An Tran, ACA (BUV)" w:date="2024-09-13T01:09:00Z" w16du:dateUtc="2024-09-12T18:09:00Z">
        <w:r w:rsidRPr="00150A32" w:rsidDel="00150A32">
          <w:rPr>
            <w:rFonts w:cs="Arial"/>
            <w:b w:val="0"/>
            <w:szCs w:val="22"/>
            <w:lang w:val="vi-VN"/>
            <w:rPrChange w:id="4925" w:author="An Tran, ACA (BUV)" w:date="2024-09-13T01:17:00Z" w16du:dateUtc="2024-09-12T18:17:00Z">
              <w:rPr>
                <w:rFonts w:ascii="iCiel Avenir LT Std 35 Light" w:hAnsi="iCiel Avenir LT Std 35 Light" w:cs="Arial"/>
                <w:b/>
                <w:bCs/>
                <w:sz w:val="22"/>
                <w:szCs w:val="22"/>
                <w:u w:val="single"/>
                <w:lang w:val="vi-VN"/>
              </w:rPr>
            </w:rPrChange>
          </w:rPr>
          <w:delText xml:space="preserve">Answer / </w:delText>
        </w:r>
        <w:r w:rsidRPr="00150A32" w:rsidDel="00150A32">
          <w:rPr>
            <w:rFonts w:cs="Arial"/>
            <w:b w:val="0"/>
            <w:szCs w:val="22"/>
            <w:lang w:val="vi-VN"/>
            <w:rPrChange w:id="4926" w:author="An Tran, ACA (BUV)" w:date="2024-09-13T01:17:00Z" w16du:dateUtc="2024-09-12T18:17:00Z">
              <w:rPr>
                <w:rFonts w:ascii="iCiel Avenir LT Std 35 Light" w:hAnsi="iCiel Avenir LT Std 35 Light" w:cs="Arial"/>
                <w:b/>
                <w:bCs/>
                <w:i/>
                <w:iCs/>
                <w:sz w:val="22"/>
                <w:szCs w:val="22"/>
                <w:u w:val="single"/>
                <w:lang w:val="vi-VN"/>
              </w:rPr>
            </w:rPrChange>
          </w:rPr>
          <w:delText>Câu trả lời</w:delText>
        </w:r>
        <w:r w:rsidRPr="00150A32" w:rsidDel="00150A32">
          <w:rPr>
            <w:rFonts w:cs="Arial"/>
            <w:b w:val="0"/>
            <w:szCs w:val="22"/>
            <w:lang w:val="vi-VN"/>
            <w:rPrChange w:id="4927" w:author="An Tran, ACA (BUV)" w:date="2024-09-13T01:17:00Z" w16du:dateUtc="2024-09-12T18:17:00Z">
              <w:rPr>
                <w:rFonts w:ascii="iCiel Avenir LT Std 35 Light" w:hAnsi="iCiel Avenir LT Std 35 Light" w:cs="Arial"/>
                <w:b/>
                <w:bCs/>
                <w:sz w:val="22"/>
                <w:szCs w:val="22"/>
                <w:u w:val="single"/>
                <w:lang w:val="vi-VN"/>
              </w:rPr>
            </w:rPrChange>
          </w:rPr>
          <w:delText>:</w:delText>
        </w:r>
        <w:r w:rsidRPr="004373E8" w:rsidDel="00150A32">
          <w:rPr>
            <w:rFonts w:cs="Arial"/>
            <w:szCs w:val="22"/>
            <w:lang w:val="vi-VN"/>
          </w:rPr>
          <w:tab/>
        </w:r>
        <w:bookmarkStart w:id="4928" w:name="_Toc177119366"/>
        <w:bookmarkStart w:id="4929" w:name="_Toc177119778"/>
        <w:bookmarkStart w:id="4930" w:name="_Toc177145936"/>
        <w:bookmarkStart w:id="4931" w:name="_Toc177146345"/>
        <w:bookmarkEnd w:id="4928"/>
        <w:bookmarkEnd w:id="4929"/>
        <w:bookmarkEnd w:id="4930"/>
        <w:bookmarkEnd w:id="4931"/>
      </w:del>
    </w:p>
    <w:p w14:paraId="39935C93" w14:textId="135F7AFA" w:rsidR="00AA14EC" w:rsidRPr="00150A32" w:rsidDel="00150A32" w:rsidRDefault="00AA14EC">
      <w:pPr>
        <w:pStyle w:val="Question"/>
        <w:numPr>
          <w:ilvl w:val="0"/>
          <w:numId w:val="44"/>
        </w:numPr>
        <w:tabs>
          <w:tab w:val="left" w:pos="630"/>
          <w:tab w:val="left" w:pos="990"/>
        </w:tabs>
        <w:spacing w:before="100" w:line="400" w:lineRule="exact"/>
        <w:ind w:left="0" w:firstLine="720"/>
        <w:rPr>
          <w:del w:id="4932" w:author="An Tran, ACA (BUV)" w:date="2024-09-13T01:09:00Z" w16du:dateUtc="2024-09-12T18:09:00Z"/>
          <w:rFonts w:cs="Arial"/>
          <w:szCs w:val="22"/>
          <w:lang w:val="vi-VN"/>
          <w:rPrChange w:id="4933" w:author="An Tran, ACA (BUV)" w:date="2024-09-13T01:17:00Z" w16du:dateUtc="2024-09-12T18:17:00Z">
            <w:rPr>
              <w:del w:id="4934" w:author="An Tran, ACA (BUV)" w:date="2024-09-13T01:09:00Z" w16du:dateUtc="2024-09-12T18:09:00Z"/>
              <w:rFonts w:ascii="iCiel Avenir LT Std 35 Light" w:hAnsi="iCiel Avenir LT Std 35 Light" w:cs="Arial"/>
              <w:sz w:val="22"/>
              <w:szCs w:val="22"/>
            </w:rPr>
          </w:rPrChange>
        </w:rPr>
        <w:pPrChange w:id="4935" w:author="An Tran, ACA (BUV)" w:date="2024-09-13T01:17:00Z" w16du:dateUtc="2024-09-12T18:17:00Z">
          <w:pPr>
            <w:pStyle w:val="ListParagraph"/>
            <w:tabs>
              <w:tab w:val="left" w:pos="630"/>
              <w:tab w:val="left" w:pos="1080"/>
            </w:tabs>
            <w:ind w:left="90" w:firstLine="0"/>
          </w:pPr>
        </w:pPrChange>
      </w:pPr>
      <w:bookmarkStart w:id="4936" w:name="_Hlk171671713"/>
      <w:del w:id="4937" w:author="An Tran, ACA (BUV)" w:date="2024-09-13T01:09:00Z" w16du:dateUtc="2024-09-12T18:09:00Z">
        <w:r w:rsidRPr="00150A32" w:rsidDel="00150A32">
          <w:rPr>
            <w:rFonts w:cs="Arial"/>
            <w:szCs w:val="22"/>
            <w:lang w:val="vi-VN"/>
            <w:rPrChange w:id="4938" w:author="An Tran, ACA (BUV)" w:date="2024-09-13T01:17:00Z" w16du:dateUtc="2024-09-12T18:17:00Z">
              <w:rPr>
                <w:rFonts w:ascii="iCiel Avenir LT Std 35 Light" w:hAnsi="iCiel Avenir LT Std 35 Light" w:cs="Arial"/>
                <w:sz w:val="22"/>
                <w:szCs w:val="22"/>
              </w:rPr>
            </w:rPrChange>
          </w:rPr>
          <w:delText>For 2-teaching-block modules (super modules) which are studied in 2 semesters, the overall mark will be available by the end of semester 2. If the student does not get an average pass mark and the Board decision is that the student needs to complete the referral, he/she would be given a deadline to submit a new assessment task to complete the module.</w:delText>
        </w:r>
        <w:bookmarkStart w:id="4939" w:name="_Toc177119367"/>
        <w:bookmarkStart w:id="4940" w:name="_Toc177119779"/>
        <w:bookmarkStart w:id="4941" w:name="_Toc177145937"/>
        <w:bookmarkStart w:id="4942" w:name="_Toc177146346"/>
        <w:bookmarkEnd w:id="4939"/>
        <w:bookmarkEnd w:id="4940"/>
        <w:bookmarkEnd w:id="4941"/>
        <w:bookmarkEnd w:id="4942"/>
      </w:del>
    </w:p>
    <w:p w14:paraId="65533A0F" w14:textId="50FD8D74" w:rsidR="00AA14EC" w:rsidRPr="00150A32" w:rsidDel="00150A32" w:rsidRDefault="00AA14EC">
      <w:pPr>
        <w:pStyle w:val="Question"/>
        <w:numPr>
          <w:ilvl w:val="0"/>
          <w:numId w:val="44"/>
        </w:numPr>
        <w:tabs>
          <w:tab w:val="left" w:pos="630"/>
          <w:tab w:val="left" w:pos="990"/>
        </w:tabs>
        <w:spacing w:before="100" w:line="400" w:lineRule="exact"/>
        <w:ind w:left="0" w:firstLine="720"/>
        <w:rPr>
          <w:del w:id="4943" w:author="An Tran, ACA (BUV)" w:date="2024-09-13T01:09:00Z" w16du:dateUtc="2024-09-12T18:09:00Z"/>
          <w:rFonts w:cs="Arial"/>
          <w:szCs w:val="22"/>
          <w:lang w:val="vi-VN"/>
          <w:rPrChange w:id="4944" w:author="An Tran, ACA (BUV)" w:date="2024-09-13T01:17:00Z" w16du:dateUtc="2024-09-12T18:17:00Z">
            <w:rPr>
              <w:del w:id="4945" w:author="An Tran, ACA (BUV)" w:date="2024-09-13T01:09:00Z" w16du:dateUtc="2024-09-12T18:09:00Z"/>
              <w:rFonts w:ascii="iCiel Avenir LT Std 35 Light" w:hAnsi="iCiel Avenir LT Std 35 Light" w:cs="Arial"/>
              <w:sz w:val="22"/>
              <w:szCs w:val="22"/>
            </w:rPr>
          </w:rPrChange>
        </w:rPr>
        <w:pPrChange w:id="4946" w:author="An Tran, ACA (BUV)" w:date="2024-09-13T01:17:00Z" w16du:dateUtc="2024-09-12T18:17:00Z">
          <w:pPr>
            <w:pStyle w:val="ListParagraph"/>
            <w:tabs>
              <w:tab w:val="left" w:pos="630"/>
              <w:tab w:val="left" w:pos="1080"/>
            </w:tabs>
            <w:ind w:left="90" w:firstLine="0"/>
          </w:pPr>
        </w:pPrChange>
      </w:pPr>
      <w:bookmarkStart w:id="4947" w:name="_Toc177119368"/>
      <w:bookmarkStart w:id="4948" w:name="_Toc177119780"/>
      <w:bookmarkStart w:id="4949" w:name="_Toc177145938"/>
      <w:bookmarkStart w:id="4950" w:name="_Toc177146347"/>
      <w:bookmarkEnd w:id="4947"/>
      <w:bookmarkEnd w:id="4948"/>
      <w:bookmarkEnd w:id="4949"/>
      <w:bookmarkEnd w:id="4950"/>
    </w:p>
    <w:p w14:paraId="44E7364D" w14:textId="6F4FF981" w:rsidR="00AA14EC" w:rsidRPr="00150A32" w:rsidDel="00150A32" w:rsidRDefault="00AA14EC">
      <w:pPr>
        <w:pStyle w:val="Question"/>
        <w:numPr>
          <w:ilvl w:val="0"/>
          <w:numId w:val="44"/>
        </w:numPr>
        <w:tabs>
          <w:tab w:val="left" w:pos="630"/>
          <w:tab w:val="left" w:pos="990"/>
        </w:tabs>
        <w:spacing w:before="100" w:line="400" w:lineRule="exact"/>
        <w:ind w:left="0" w:firstLine="720"/>
        <w:rPr>
          <w:del w:id="4951" w:author="An Tran, ACA (BUV)" w:date="2024-09-13T01:09:00Z" w16du:dateUtc="2024-09-12T18:09:00Z"/>
          <w:rFonts w:cs="Arial"/>
          <w:szCs w:val="22"/>
          <w:lang w:val="vi-VN"/>
          <w:rPrChange w:id="4952" w:author="An Tran, ACA (BUV)" w:date="2024-09-13T01:17:00Z" w16du:dateUtc="2024-09-12T18:17:00Z">
            <w:rPr>
              <w:del w:id="4953" w:author="An Tran, ACA (BUV)" w:date="2024-09-13T01:09:00Z" w16du:dateUtc="2024-09-12T18:09:00Z"/>
              <w:rFonts w:ascii="iCiel Avenir LT Std 35 Light" w:hAnsi="iCiel Avenir LT Std 35 Light" w:cs="Arial"/>
              <w:sz w:val="22"/>
              <w:szCs w:val="22"/>
            </w:rPr>
          </w:rPrChange>
        </w:rPr>
        <w:pPrChange w:id="4954" w:author="An Tran, ACA (BUV)" w:date="2024-09-13T01:17:00Z" w16du:dateUtc="2024-09-12T18:17:00Z">
          <w:pPr>
            <w:pStyle w:val="ListParagraph"/>
            <w:tabs>
              <w:tab w:val="left" w:pos="630"/>
              <w:tab w:val="left" w:pos="720"/>
              <w:tab w:val="left" w:pos="1080"/>
            </w:tabs>
            <w:ind w:left="90" w:firstLine="0"/>
          </w:pPr>
        </w:pPrChange>
      </w:pPr>
      <w:del w:id="4955" w:author="An Tran, ACA (BUV)" w:date="2024-09-13T01:09:00Z" w16du:dateUtc="2024-09-12T18:09:00Z">
        <w:r w:rsidRPr="00150A32" w:rsidDel="00150A32">
          <w:rPr>
            <w:rFonts w:cs="Arial"/>
            <w:szCs w:val="22"/>
            <w:lang w:val="vi-VN"/>
            <w:rPrChange w:id="4956" w:author="An Tran, ACA (BUV)" w:date="2024-09-13T01:17:00Z" w16du:dateUtc="2024-09-12T18:17:00Z">
              <w:rPr>
                <w:rFonts w:ascii="iCiel Avenir LT Std 35 Light" w:hAnsi="iCiel Avenir LT Std 35 Light" w:cs="Arial"/>
                <w:sz w:val="22"/>
                <w:szCs w:val="22"/>
              </w:rPr>
            </w:rPrChange>
          </w:rPr>
          <w:delText>If the failed super module only consists of one component 100% weighting, the student needs to resit the whole module.</w:delText>
        </w:r>
        <w:bookmarkStart w:id="4957" w:name="_Toc177119369"/>
        <w:bookmarkStart w:id="4958" w:name="_Toc177119781"/>
        <w:bookmarkStart w:id="4959" w:name="_Toc177145939"/>
        <w:bookmarkStart w:id="4960" w:name="_Toc177146348"/>
        <w:bookmarkEnd w:id="4957"/>
        <w:bookmarkEnd w:id="4958"/>
        <w:bookmarkEnd w:id="4959"/>
        <w:bookmarkEnd w:id="4960"/>
      </w:del>
    </w:p>
    <w:p w14:paraId="751B148A" w14:textId="6A23C784" w:rsidR="00AA14EC" w:rsidRPr="00150A32" w:rsidDel="00150A32" w:rsidRDefault="00AA14EC">
      <w:pPr>
        <w:pStyle w:val="Question"/>
        <w:numPr>
          <w:ilvl w:val="0"/>
          <w:numId w:val="44"/>
        </w:numPr>
        <w:tabs>
          <w:tab w:val="left" w:pos="630"/>
          <w:tab w:val="left" w:pos="990"/>
        </w:tabs>
        <w:spacing w:before="100" w:line="400" w:lineRule="exact"/>
        <w:ind w:left="0" w:firstLine="720"/>
        <w:rPr>
          <w:del w:id="4961" w:author="An Tran, ACA (BUV)" w:date="2024-09-13T01:09:00Z" w16du:dateUtc="2024-09-12T18:09:00Z"/>
          <w:rFonts w:cs="Arial"/>
          <w:szCs w:val="22"/>
          <w:lang w:val="vi-VN"/>
          <w:rPrChange w:id="4962" w:author="An Tran, ACA (BUV)" w:date="2024-09-13T01:17:00Z" w16du:dateUtc="2024-09-12T18:17:00Z">
            <w:rPr>
              <w:del w:id="4963" w:author="An Tran, ACA (BUV)" w:date="2024-09-13T01:09:00Z" w16du:dateUtc="2024-09-12T18:09:00Z"/>
              <w:rFonts w:ascii="iCiel Avenir LT Std 35 Light" w:hAnsi="iCiel Avenir LT Std 35 Light" w:cs="Arial"/>
              <w:sz w:val="22"/>
              <w:szCs w:val="22"/>
            </w:rPr>
          </w:rPrChange>
        </w:rPr>
        <w:pPrChange w:id="4964" w:author="An Tran, ACA (BUV)" w:date="2024-09-13T01:17:00Z" w16du:dateUtc="2024-09-12T18:17:00Z">
          <w:pPr>
            <w:pStyle w:val="ListParagraph"/>
            <w:tabs>
              <w:tab w:val="left" w:pos="630"/>
              <w:tab w:val="left" w:pos="720"/>
              <w:tab w:val="left" w:pos="1080"/>
            </w:tabs>
            <w:ind w:left="90" w:firstLine="0"/>
          </w:pPr>
        </w:pPrChange>
      </w:pPr>
      <w:bookmarkStart w:id="4965" w:name="_Toc177119370"/>
      <w:bookmarkStart w:id="4966" w:name="_Toc177119782"/>
      <w:bookmarkStart w:id="4967" w:name="_Toc177145940"/>
      <w:bookmarkStart w:id="4968" w:name="_Toc177146349"/>
      <w:bookmarkEnd w:id="4965"/>
      <w:bookmarkEnd w:id="4966"/>
      <w:bookmarkEnd w:id="4967"/>
      <w:bookmarkEnd w:id="4968"/>
    </w:p>
    <w:p w14:paraId="2AEFF9E8" w14:textId="0A7490D0" w:rsidR="00AA14EC" w:rsidRPr="00150A32" w:rsidDel="00150A32" w:rsidRDefault="00AA14EC">
      <w:pPr>
        <w:pStyle w:val="Question"/>
        <w:numPr>
          <w:ilvl w:val="0"/>
          <w:numId w:val="44"/>
        </w:numPr>
        <w:tabs>
          <w:tab w:val="left" w:pos="630"/>
          <w:tab w:val="left" w:pos="990"/>
        </w:tabs>
        <w:spacing w:before="100" w:line="400" w:lineRule="exact"/>
        <w:ind w:left="0" w:firstLine="720"/>
        <w:rPr>
          <w:del w:id="4969" w:author="An Tran, ACA (BUV)" w:date="2024-09-13T01:09:00Z" w16du:dateUtc="2024-09-12T18:09:00Z"/>
          <w:rFonts w:cs="Arial"/>
          <w:szCs w:val="22"/>
          <w:lang w:val="vi-VN"/>
          <w:rPrChange w:id="4970" w:author="An Tran, ACA (BUV)" w:date="2024-09-13T01:17:00Z" w16du:dateUtc="2024-09-12T18:17:00Z">
            <w:rPr>
              <w:del w:id="4971" w:author="An Tran, ACA (BUV)" w:date="2024-09-13T01:09:00Z" w16du:dateUtc="2024-09-12T18:09:00Z"/>
              <w:rFonts w:ascii="iCiel Avenir LT Std 35 Light" w:hAnsi="iCiel Avenir LT Std 35 Light" w:cs="Arial"/>
              <w:sz w:val="22"/>
              <w:szCs w:val="22"/>
            </w:rPr>
          </w:rPrChange>
        </w:rPr>
        <w:pPrChange w:id="4972" w:author="An Tran, ACA (BUV)" w:date="2024-09-13T01:17:00Z" w16du:dateUtc="2024-09-12T18:17:00Z">
          <w:pPr>
            <w:pStyle w:val="ListParagraph"/>
            <w:tabs>
              <w:tab w:val="left" w:pos="630"/>
              <w:tab w:val="left" w:pos="720"/>
              <w:tab w:val="left" w:pos="1080"/>
            </w:tabs>
            <w:ind w:left="90" w:firstLine="0"/>
          </w:pPr>
        </w:pPrChange>
      </w:pPr>
      <w:del w:id="4973" w:author="An Tran, ACA (BUV)" w:date="2024-09-13T01:09:00Z" w16du:dateUtc="2024-09-12T18:09:00Z">
        <w:r w:rsidRPr="00150A32" w:rsidDel="00150A32">
          <w:rPr>
            <w:rFonts w:cs="Arial"/>
            <w:szCs w:val="22"/>
            <w:lang w:val="vi-VN"/>
            <w:rPrChange w:id="4974" w:author="An Tran, ACA (BUV)" w:date="2024-09-13T01:17:00Z" w16du:dateUtc="2024-09-12T18:17:00Z">
              <w:rPr>
                <w:rFonts w:ascii="iCiel Avenir LT Std 35 Light" w:hAnsi="iCiel Avenir LT Std 35 Light" w:cs="Arial"/>
                <w:sz w:val="22"/>
                <w:szCs w:val="22"/>
              </w:rPr>
            </w:rPrChange>
          </w:rPr>
          <w:delText xml:space="preserve">If the failed super module consists of multiple components, the student only resit the failed component(s). </w:delText>
        </w:r>
        <w:bookmarkStart w:id="4975" w:name="_Toc177119371"/>
        <w:bookmarkStart w:id="4976" w:name="_Toc177119783"/>
        <w:bookmarkStart w:id="4977" w:name="_Toc177145941"/>
        <w:bookmarkStart w:id="4978" w:name="_Toc177146350"/>
        <w:bookmarkEnd w:id="4975"/>
        <w:bookmarkEnd w:id="4976"/>
        <w:bookmarkEnd w:id="4977"/>
        <w:bookmarkEnd w:id="4978"/>
      </w:del>
    </w:p>
    <w:p w14:paraId="5352F1DA" w14:textId="3268D33C" w:rsidR="00AA14EC" w:rsidRPr="00150A32" w:rsidDel="00150A32" w:rsidRDefault="00AA14EC">
      <w:pPr>
        <w:pStyle w:val="Question"/>
        <w:numPr>
          <w:ilvl w:val="0"/>
          <w:numId w:val="44"/>
        </w:numPr>
        <w:tabs>
          <w:tab w:val="left" w:pos="630"/>
          <w:tab w:val="left" w:pos="990"/>
        </w:tabs>
        <w:spacing w:before="100" w:line="400" w:lineRule="exact"/>
        <w:ind w:left="0" w:firstLine="720"/>
        <w:rPr>
          <w:del w:id="4979" w:author="An Tran, ACA (BUV)" w:date="2024-09-13T01:09:00Z" w16du:dateUtc="2024-09-12T18:09:00Z"/>
          <w:rFonts w:cs="Arial"/>
          <w:szCs w:val="22"/>
          <w:lang w:val="vi-VN"/>
          <w:rPrChange w:id="4980" w:author="An Tran, ACA (BUV)" w:date="2024-09-13T01:17:00Z" w16du:dateUtc="2024-09-12T18:17:00Z">
            <w:rPr>
              <w:del w:id="4981" w:author="An Tran, ACA (BUV)" w:date="2024-09-13T01:09:00Z" w16du:dateUtc="2024-09-12T18:09:00Z"/>
              <w:rFonts w:ascii="iCiel Avenir LT Std 35 Light" w:hAnsi="iCiel Avenir LT Std 35 Light" w:cs="Arial"/>
              <w:sz w:val="22"/>
              <w:szCs w:val="22"/>
            </w:rPr>
          </w:rPrChange>
        </w:rPr>
        <w:pPrChange w:id="4982" w:author="An Tran, ACA (BUV)" w:date="2024-09-13T01:17:00Z" w16du:dateUtc="2024-09-12T18:17:00Z">
          <w:pPr>
            <w:ind w:left="90" w:firstLine="0"/>
          </w:pPr>
        </w:pPrChange>
      </w:pPr>
      <w:del w:id="4983" w:author="An Tran, ACA (BUV)" w:date="2024-09-13T01:09:00Z" w16du:dateUtc="2024-09-12T18:09:00Z">
        <w:r w:rsidRPr="00150A32" w:rsidDel="00150A32">
          <w:rPr>
            <w:rFonts w:cs="Arial"/>
            <w:szCs w:val="22"/>
            <w:lang w:val="vi-VN"/>
            <w:rPrChange w:id="4984" w:author="An Tran, ACA (BUV)" w:date="2024-09-13T01:17:00Z" w16du:dateUtc="2024-09-12T18:17:00Z">
              <w:rPr>
                <w:rFonts w:ascii="iCiel Avenir LT Std 35 Light" w:hAnsi="iCiel Avenir LT Std 35 Light" w:cs="Arial"/>
                <w:sz w:val="22"/>
                <w:szCs w:val="22"/>
              </w:rPr>
            </w:rPrChange>
          </w:rPr>
          <w:delText xml:space="preserve">If the student fails 1 (or 2) component(s) in a super module but the overall grade is a passing mark, the student passes the module except Academic Misconduct. </w:delText>
        </w:r>
        <w:bookmarkStart w:id="4985" w:name="_Toc177119372"/>
        <w:bookmarkStart w:id="4986" w:name="_Toc177119784"/>
        <w:bookmarkStart w:id="4987" w:name="_Toc177145942"/>
        <w:bookmarkStart w:id="4988" w:name="_Toc177146351"/>
        <w:bookmarkEnd w:id="4985"/>
        <w:bookmarkEnd w:id="4986"/>
        <w:bookmarkEnd w:id="4987"/>
        <w:bookmarkEnd w:id="4988"/>
      </w:del>
    </w:p>
    <w:p w14:paraId="3015175B" w14:textId="13F95190" w:rsidR="00AA14EC" w:rsidRPr="00150A32" w:rsidDel="00150A32" w:rsidRDefault="00AA14EC">
      <w:pPr>
        <w:pStyle w:val="Question"/>
        <w:numPr>
          <w:ilvl w:val="0"/>
          <w:numId w:val="44"/>
        </w:numPr>
        <w:tabs>
          <w:tab w:val="left" w:pos="630"/>
          <w:tab w:val="left" w:pos="990"/>
        </w:tabs>
        <w:spacing w:before="100" w:line="400" w:lineRule="exact"/>
        <w:ind w:left="0" w:firstLine="720"/>
        <w:rPr>
          <w:del w:id="4989" w:author="An Tran, ACA (BUV)" w:date="2024-09-13T01:09:00Z" w16du:dateUtc="2024-09-12T18:09:00Z"/>
          <w:rFonts w:cs="Arial"/>
          <w:szCs w:val="22"/>
          <w:lang w:val="vi-VN"/>
          <w:rPrChange w:id="4990" w:author="An Tran, ACA (BUV)" w:date="2024-09-13T01:17:00Z" w16du:dateUtc="2024-09-12T18:17:00Z">
            <w:rPr>
              <w:del w:id="4991" w:author="An Tran, ACA (BUV)" w:date="2024-09-13T01:09:00Z" w16du:dateUtc="2024-09-12T18:09:00Z"/>
              <w:rFonts w:ascii="iCiel Avenir LT Std 35 Light" w:hAnsi="iCiel Avenir LT Std 35 Light" w:cs="Arial"/>
              <w:sz w:val="22"/>
              <w:szCs w:val="22"/>
            </w:rPr>
          </w:rPrChange>
        </w:rPr>
        <w:pPrChange w:id="4992" w:author="An Tran, ACA (BUV)" w:date="2024-09-13T01:17:00Z" w16du:dateUtc="2024-09-12T18:17:00Z">
          <w:pPr>
            <w:ind w:firstLine="0"/>
          </w:pPr>
        </w:pPrChange>
      </w:pPr>
      <w:del w:id="4993" w:author="An Tran, ACA (BUV)" w:date="2024-09-13T01:09:00Z" w16du:dateUtc="2024-09-12T18:09:00Z">
        <w:r w:rsidRPr="00150A32" w:rsidDel="00150A32">
          <w:rPr>
            <w:rFonts w:cs="Arial"/>
            <w:szCs w:val="22"/>
            <w:lang w:val="vi-VN"/>
            <w:rPrChange w:id="4994" w:author="An Tran, ACA (BUV)" w:date="2024-09-13T01:17:00Z" w16du:dateUtc="2024-09-12T18:17:00Z">
              <w:rPr>
                <w:rFonts w:ascii="iCiel Avenir LT Std 35 Light" w:hAnsi="iCiel Avenir LT Std 35 Light" w:cs="Arial"/>
                <w:sz w:val="22"/>
                <w:szCs w:val="22"/>
              </w:rPr>
            </w:rPrChange>
          </w:rPr>
          <w:delText>Students must resit component(s) where these components have not been attempted as the module mark will be temporarily downgraded to 19 as per SU’s academic regulation.</w:delText>
        </w:r>
        <w:bookmarkStart w:id="4995" w:name="_Toc177119373"/>
        <w:bookmarkStart w:id="4996" w:name="_Toc177119785"/>
        <w:bookmarkStart w:id="4997" w:name="_Toc177145943"/>
        <w:bookmarkStart w:id="4998" w:name="_Toc177146352"/>
        <w:bookmarkEnd w:id="4995"/>
        <w:bookmarkEnd w:id="4996"/>
        <w:bookmarkEnd w:id="4997"/>
        <w:bookmarkEnd w:id="4998"/>
      </w:del>
    </w:p>
    <w:p w14:paraId="342DCBC3" w14:textId="58923FE5" w:rsidR="00AA14EC" w:rsidRPr="00150A32" w:rsidDel="00150A32" w:rsidRDefault="00AA14EC">
      <w:pPr>
        <w:pStyle w:val="Question"/>
        <w:numPr>
          <w:ilvl w:val="0"/>
          <w:numId w:val="44"/>
        </w:numPr>
        <w:tabs>
          <w:tab w:val="left" w:pos="630"/>
          <w:tab w:val="left" w:pos="990"/>
        </w:tabs>
        <w:spacing w:before="100" w:line="400" w:lineRule="exact"/>
        <w:ind w:left="0" w:firstLine="720"/>
        <w:rPr>
          <w:del w:id="4999" w:author="An Tran, ACA (BUV)" w:date="2024-09-13T01:09:00Z" w16du:dateUtc="2024-09-12T18:09:00Z"/>
          <w:rFonts w:cs="Arial"/>
          <w:szCs w:val="22"/>
          <w:lang w:val="vi-VN"/>
          <w:rPrChange w:id="5000" w:author="An Tran, ACA (BUV)" w:date="2024-09-13T01:17:00Z" w16du:dateUtc="2024-09-12T18:17:00Z">
            <w:rPr>
              <w:del w:id="5001" w:author="An Tran, ACA (BUV)" w:date="2024-09-13T01:09:00Z" w16du:dateUtc="2024-09-12T18:09:00Z"/>
              <w:rFonts w:ascii="iCiel Avenir LT Std 35 Light" w:hAnsi="iCiel Avenir LT Std 35 Light" w:cs="Arial"/>
              <w:i/>
              <w:iCs/>
              <w:sz w:val="22"/>
              <w:szCs w:val="22"/>
              <w:lang w:val="vi-VN"/>
            </w:rPr>
          </w:rPrChange>
        </w:rPr>
        <w:pPrChange w:id="5002" w:author="An Tran, ACA (BUV)" w:date="2024-09-13T01:17:00Z" w16du:dateUtc="2024-09-12T18:17:00Z">
          <w:pPr>
            <w:ind w:left="90" w:firstLine="0"/>
          </w:pPr>
        </w:pPrChange>
      </w:pPr>
      <w:del w:id="5003" w:author="An Tran, ACA (BUV)" w:date="2024-09-13T01:09:00Z" w16du:dateUtc="2024-09-12T18:09:00Z">
        <w:r w:rsidRPr="00150A32" w:rsidDel="00150A32">
          <w:rPr>
            <w:rFonts w:cs="Arial"/>
            <w:szCs w:val="22"/>
            <w:lang w:val="vi-VN"/>
            <w:rPrChange w:id="5004" w:author="An Tran, ACA (BUV)" w:date="2024-09-13T01:17:00Z" w16du:dateUtc="2024-09-12T18:17:00Z">
              <w:rPr>
                <w:rFonts w:ascii="iCiel Avenir LT Std 35 Light" w:hAnsi="iCiel Avenir LT Std 35 Light" w:cs="Arial"/>
                <w:i/>
                <w:iCs/>
                <w:sz w:val="22"/>
                <w:szCs w:val="22"/>
              </w:rPr>
            </w:rPrChange>
          </w:rPr>
          <w:delText>Đ</w:delText>
        </w:r>
        <w:r w:rsidRPr="00150A32" w:rsidDel="00150A32">
          <w:rPr>
            <w:rFonts w:cs="Arial"/>
            <w:szCs w:val="22"/>
            <w:lang w:val="vi-VN"/>
            <w:rPrChange w:id="5005" w:author="An Tran, ACA (BUV)" w:date="2024-09-13T01:17:00Z" w16du:dateUtc="2024-09-12T18:17:00Z">
              <w:rPr>
                <w:rFonts w:ascii="iCiel Avenir LT Std 35 Light" w:hAnsi="iCiel Avenir LT Std 35 Light" w:cs="Calibri"/>
                <w:i/>
                <w:iCs/>
                <w:sz w:val="22"/>
                <w:szCs w:val="22"/>
              </w:rPr>
            </w:rPrChange>
          </w:rPr>
          <w:delText>ố</w:delText>
        </w:r>
        <w:r w:rsidRPr="00150A32" w:rsidDel="00150A32">
          <w:rPr>
            <w:rFonts w:cs="Arial"/>
            <w:szCs w:val="22"/>
            <w:lang w:val="vi-VN"/>
            <w:rPrChange w:id="5006" w:author="An Tran, ACA (BUV)" w:date="2024-09-13T01:17:00Z" w16du:dateUtc="2024-09-12T18:17:00Z">
              <w:rPr>
                <w:rFonts w:ascii="iCiel Avenir LT Std 35 Light" w:hAnsi="iCiel Avenir LT Std 35 Light" w:cs="Arial"/>
                <w:i/>
                <w:iCs/>
                <w:sz w:val="22"/>
                <w:szCs w:val="22"/>
              </w:rPr>
            </w:rPrChange>
          </w:rPr>
          <w:delText>i v</w:delText>
        </w:r>
        <w:r w:rsidRPr="00150A32" w:rsidDel="00150A32">
          <w:rPr>
            <w:rFonts w:cs="Arial"/>
            <w:szCs w:val="22"/>
            <w:lang w:val="vi-VN"/>
            <w:rPrChange w:id="5007" w:author="An Tran, ACA (BUV)" w:date="2024-09-13T01:17:00Z" w16du:dateUtc="2024-09-12T18:17:00Z">
              <w:rPr>
                <w:rFonts w:ascii="iCiel Avenir LT Std 35 Light" w:hAnsi="iCiel Avenir LT Std 35 Light" w:cs="Calibri"/>
                <w:i/>
                <w:iCs/>
                <w:sz w:val="22"/>
                <w:szCs w:val="22"/>
              </w:rPr>
            </w:rPrChange>
          </w:rPr>
          <w:delText>ớ</w:delText>
        </w:r>
        <w:r w:rsidRPr="00150A32" w:rsidDel="00150A32">
          <w:rPr>
            <w:rFonts w:cs="Arial"/>
            <w:szCs w:val="22"/>
            <w:lang w:val="vi-VN"/>
            <w:rPrChange w:id="5008" w:author="An Tran, ACA (BUV)" w:date="2024-09-13T01:17:00Z" w16du:dateUtc="2024-09-12T18:17:00Z">
              <w:rPr>
                <w:rFonts w:ascii="iCiel Avenir LT Std 35 Light" w:hAnsi="iCiel Avenir LT Std 35 Light" w:cs="Arial"/>
                <w:i/>
                <w:iCs/>
                <w:sz w:val="22"/>
                <w:szCs w:val="22"/>
              </w:rPr>
            </w:rPrChange>
          </w:rPr>
          <w:delText>i m</w:delText>
        </w:r>
        <w:r w:rsidRPr="00150A32" w:rsidDel="00150A32">
          <w:rPr>
            <w:rFonts w:cs="Arial"/>
            <w:szCs w:val="22"/>
            <w:lang w:val="vi-VN"/>
            <w:rPrChange w:id="5009" w:author="An Tran, ACA (BUV)" w:date="2024-09-13T01:17:00Z" w16du:dateUtc="2024-09-12T18:17:00Z">
              <w:rPr>
                <w:rFonts w:ascii="iCiel Avenir LT Std 35 Light" w:hAnsi="iCiel Avenir LT Std 35 Light" w:cs="Avenir Next LT Pro"/>
                <w:i/>
                <w:iCs/>
                <w:sz w:val="22"/>
                <w:szCs w:val="22"/>
              </w:rPr>
            </w:rPrChange>
          </w:rPr>
          <w:delText>ô</w:delText>
        </w:r>
        <w:r w:rsidRPr="00150A32" w:rsidDel="00150A32">
          <w:rPr>
            <w:rFonts w:cs="Arial"/>
            <w:szCs w:val="22"/>
            <w:lang w:val="vi-VN"/>
            <w:rPrChange w:id="5010" w:author="An Tran, ACA (BUV)" w:date="2024-09-13T01:17:00Z" w16du:dateUtc="2024-09-12T18:17:00Z">
              <w:rPr>
                <w:rFonts w:ascii="iCiel Avenir LT Std 35 Light" w:hAnsi="iCiel Avenir LT Std 35 Light" w:cs="Arial"/>
                <w:i/>
                <w:iCs/>
                <w:sz w:val="22"/>
                <w:szCs w:val="22"/>
              </w:rPr>
            </w:rPrChange>
          </w:rPr>
          <w:delText>n h</w:delText>
        </w:r>
        <w:r w:rsidRPr="00150A32" w:rsidDel="00150A32">
          <w:rPr>
            <w:rFonts w:cs="Arial"/>
            <w:szCs w:val="22"/>
            <w:lang w:val="vi-VN"/>
            <w:rPrChange w:id="5011" w:author="An Tran, ACA (BUV)" w:date="2024-09-13T01:17:00Z" w16du:dateUtc="2024-09-12T18:17:00Z">
              <w:rPr>
                <w:rFonts w:ascii="iCiel Avenir LT Std 35 Light" w:hAnsi="iCiel Avenir LT Std 35 Light" w:cs="Calibri"/>
                <w:i/>
                <w:iCs/>
                <w:sz w:val="22"/>
                <w:szCs w:val="22"/>
              </w:rPr>
            </w:rPrChange>
          </w:rPr>
          <w:delText>ọ</w:delText>
        </w:r>
        <w:r w:rsidRPr="00150A32" w:rsidDel="00150A32">
          <w:rPr>
            <w:rFonts w:cs="Arial"/>
            <w:szCs w:val="22"/>
            <w:lang w:val="vi-VN"/>
            <w:rPrChange w:id="5012" w:author="An Tran, ACA (BUV)" w:date="2024-09-13T01:17:00Z" w16du:dateUtc="2024-09-12T18:17:00Z">
              <w:rPr>
                <w:rFonts w:ascii="iCiel Avenir LT Std 35 Light" w:hAnsi="iCiel Avenir LT Std 35 Light" w:cs="Arial"/>
                <w:i/>
                <w:iCs/>
                <w:sz w:val="22"/>
                <w:szCs w:val="22"/>
              </w:rPr>
            </w:rPrChange>
          </w:rPr>
          <w:delText>c trong 2 k</w:delText>
        </w:r>
        <w:r w:rsidRPr="00150A32" w:rsidDel="00150A32">
          <w:rPr>
            <w:rFonts w:cs="Arial"/>
            <w:szCs w:val="22"/>
            <w:lang w:val="vi-VN"/>
            <w:rPrChange w:id="5013" w:author="An Tran, ACA (BUV)" w:date="2024-09-13T01:17:00Z" w16du:dateUtc="2024-09-12T18:17:00Z">
              <w:rPr>
                <w:rFonts w:ascii="iCiel Avenir LT Std 35 Light" w:hAnsi="iCiel Avenir LT Std 35 Light" w:cs="Calibri"/>
                <w:i/>
                <w:iCs/>
                <w:sz w:val="22"/>
                <w:szCs w:val="22"/>
              </w:rPr>
            </w:rPrChange>
          </w:rPr>
          <w:delText>ỳ</w:delText>
        </w:r>
        <w:r w:rsidRPr="00150A32" w:rsidDel="00150A32">
          <w:rPr>
            <w:rFonts w:cs="Arial"/>
            <w:szCs w:val="22"/>
            <w:lang w:val="vi-VN"/>
            <w:rPrChange w:id="5014" w:author="An Tran, ACA (BUV)" w:date="2024-09-13T01:17:00Z" w16du:dateUtc="2024-09-12T18:17:00Z">
              <w:rPr>
                <w:rFonts w:ascii="iCiel Avenir LT Std 35 Light" w:hAnsi="iCiel Avenir LT Std 35 Light" w:cs="Arial"/>
                <w:i/>
                <w:iCs/>
                <w:sz w:val="22"/>
                <w:szCs w:val="22"/>
              </w:rPr>
            </w:rPrChange>
          </w:rPr>
          <w:delText>, k</w:delText>
        </w:r>
        <w:r w:rsidRPr="00150A32" w:rsidDel="00150A32">
          <w:rPr>
            <w:rFonts w:cs="Arial"/>
            <w:szCs w:val="22"/>
            <w:lang w:val="vi-VN"/>
            <w:rPrChange w:id="5015" w:author="An Tran, ACA (BUV)" w:date="2024-09-13T01:17:00Z" w16du:dateUtc="2024-09-12T18:17:00Z">
              <w:rPr>
                <w:rFonts w:ascii="iCiel Avenir LT Std 35 Light" w:hAnsi="iCiel Avenir LT Std 35 Light" w:cs="Calibri"/>
                <w:i/>
                <w:iCs/>
                <w:sz w:val="22"/>
                <w:szCs w:val="22"/>
              </w:rPr>
            </w:rPrChange>
          </w:rPr>
          <w:delText>ế</w:delText>
        </w:r>
        <w:r w:rsidRPr="00150A32" w:rsidDel="00150A32">
          <w:rPr>
            <w:rFonts w:cs="Arial"/>
            <w:szCs w:val="22"/>
            <w:lang w:val="vi-VN"/>
            <w:rPrChange w:id="5016" w:author="An Tran, ACA (BUV)" w:date="2024-09-13T01:17:00Z" w16du:dateUtc="2024-09-12T18:17:00Z">
              <w:rPr>
                <w:rFonts w:ascii="iCiel Avenir LT Std 35 Light" w:hAnsi="iCiel Avenir LT Std 35 Light" w:cs="Arial"/>
                <w:i/>
                <w:iCs/>
                <w:sz w:val="22"/>
                <w:szCs w:val="22"/>
              </w:rPr>
            </w:rPrChange>
          </w:rPr>
          <w:delText>t qu</w:delText>
        </w:r>
        <w:r w:rsidRPr="00150A32" w:rsidDel="00150A32">
          <w:rPr>
            <w:rFonts w:cs="Arial"/>
            <w:szCs w:val="22"/>
            <w:lang w:val="vi-VN"/>
            <w:rPrChange w:id="5017" w:author="An Tran, ACA (BUV)" w:date="2024-09-13T01:17:00Z" w16du:dateUtc="2024-09-12T18:17:00Z">
              <w:rPr>
                <w:rFonts w:ascii="iCiel Avenir LT Std 35 Light" w:hAnsi="iCiel Avenir LT Std 35 Light" w:cs="Calibri"/>
                <w:i/>
                <w:iCs/>
                <w:sz w:val="22"/>
                <w:szCs w:val="22"/>
              </w:rPr>
            </w:rPrChange>
          </w:rPr>
          <w:delText>ả</w:delText>
        </w:r>
        <w:r w:rsidRPr="00150A32" w:rsidDel="00150A32">
          <w:rPr>
            <w:rFonts w:cs="Arial"/>
            <w:szCs w:val="22"/>
            <w:lang w:val="vi-VN"/>
            <w:rPrChange w:id="5018" w:author="An Tran, ACA (BUV)" w:date="2024-09-13T01:17:00Z" w16du:dateUtc="2024-09-12T18:17:00Z">
              <w:rPr>
                <w:rFonts w:ascii="iCiel Avenir LT Std 35 Light" w:hAnsi="iCiel Avenir LT Std 35 Light" w:cs="Arial"/>
                <w:i/>
                <w:iCs/>
                <w:sz w:val="22"/>
                <w:szCs w:val="22"/>
              </w:rPr>
            </w:rPrChange>
          </w:rPr>
          <w:delText xml:space="preserve"> cu</w:delText>
        </w:r>
        <w:r w:rsidRPr="00150A32" w:rsidDel="00150A32">
          <w:rPr>
            <w:rFonts w:cs="Arial"/>
            <w:szCs w:val="22"/>
            <w:lang w:val="vi-VN"/>
            <w:rPrChange w:id="5019" w:author="An Tran, ACA (BUV)" w:date="2024-09-13T01:17:00Z" w16du:dateUtc="2024-09-12T18:17:00Z">
              <w:rPr>
                <w:rFonts w:ascii="iCiel Avenir LT Std 35 Light" w:hAnsi="iCiel Avenir LT Std 35 Light" w:cs="Calibri"/>
                <w:i/>
                <w:iCs/>
                <w:sz w:val="22"/>
                <w:szCs w:val="22"/>
              </w:rPr>
            </w:rPrChange>
          </w:rPr>
          <w:delText>ố</w:delText>
        </w:r>
        <w:r w:rsidRPr="00150A32" w:rsidDel="00150A32">
          <w:rPr>
            <w:rFonts w:cs="Arial"/>
            <w:szCs w:val="22"/>
            <w:lang w:val="vi-VN"/>
            <w:rPrChange w:id="5020" w:author="An Tran, ACA (BUV)" w:date="2024-09-13T01:17:00Z" w16du:dateUtc="2024-09-12T18:17:00Z">
              <w:rPr>
                <w:rFonts w:ascii="iCiel Avenir LT Std 35 Light" w:hAnsi="iCiel Avenir LT Std 35 Light" w:cs="Arial"/>
                <w:i/>
                <w:iCs/>
                <w:sz w:val="22"/>
                <w:szCs w:val="22"/>
              </w:rPr>
            </w:rPrChange>
          </w:rPr>
          <w:delText>i c</w:delText>
        </w:r>
        <w:r w:rsidRPr="00150A32" w:rsidDel="00150A32">
          <w:rPr>
            <w:rFonts w:cs="Arial"/>
            <w:szCs w:val="22"/>
            <w:lang w:val="vi-VN"/>
            <w:rPrChange w:id="5021" w:author="An Tran, ACA (BUV)" w:date="2024-09-13T01:17:00Z" w16du:dateUtc="2024-09-12T18:17:00Z">
              <w:rPr>
                <w:rFonts w:ascii="iCiel Avenir LT Std 35 Light" w:hAnsi="iCiel Avenir LT Std 35 Light" w:cs="Avenir Next LT Pro"/>
                <w:i/>
                <w:iCs/>
                <w:sz w:val="22"/>
                <w:szCs w:val="22"/>
              </w:rPr>
            </w:rPrChange>
          </w:rPr>
          <w:delText>ù</w:delText>
        </w:r>
        <w:r w:rsidRPr="00150A32" w:rsidDel="00150A32">
          <w:rPr>
            <w:rFonts w:cs="Arial"/>
            <w:szCs w:val="22"/>
            <w:lang w:val="vi-VN"/>
            <w:rPrChange w:id="5022" w:author="An Tran, ACA (BUV)" w:date="2024-09-13T01:17:00Z" w16du:dateUtc="2024-09-12T18:17:00Z">
              <w:rPr>
                <w:rFonts w:ascii="iCiel Avenir LT Std 35 Light" w:hAnsi="iCiel Avenir LT Std 35 Light" w:cs="Arial"/>
                <w:i/>
                <w:iCs/>
                <w:sz w:val="22"/>
                <w:szCs w:val="22"/>
              </w:rPr>
            </w:rPrChange>
          </w:rPr>
          <w:delText>ng s</w:delText>
        </w:r>
        <w:r w:rsidRPr="00150A32" w:rsidDel="00150A32">
          <w:rPr>
            <w:rFonts w:cs="Arial"/>
            <w:szCs w:val="22"/>
            <w:lang w:val="vi-VN"/>
            <w:rPrChange w:id="5023" w:author="An Tran, ACA (BUV)" w:date="2024-09-13T01:17:00Z" w16du:dateUtc="2024-09-12T18:17:00Z">
              <w:rPr>
                <w:rFonts w:ascii="iCiel Avenir LT Std 35 Light" w:hAnsi="iCiel Avenir LT Std 35 Light" w:cs="Calibri"/>
                <w:i/>
                <w:iCs/>
                <w:sz w:val="22"/>
                <w:szCs w:val="22"/>
              </w:rPr>
            </w:rPrChange>
          </w:rPr>
          <w:delText>ẽ</w:delText>
        </w:r>
        <w:r w:rsidRPr="00150A32" w:rsidDel="00150A32">
          <w:rPr>
            <w:rFonts w:cs="Arial"/>
            <w:szCs w:val="22"/>
            <w:lang w:val="vi-VN"/>
            <w:rPrChange w:id="5024" w:author="An Tran, ACA (BUV)" w:date="2024-09-13T01:17:00Z" w16du:dateUtc="2024-09-12T18:17:00Z">
              <w:rPr>
                <w:rFonts w:ascii="iCiel Avenir LT Std 35 Light" w:hAnsi="iCiel Avenir LT Std 35 Light" w:cs="Arial"/>
                <w:i/>
                <w:iCs/>
                <w:sz w:val="22"/>
                <w:szCs w:val="22"/>
              </w:rPr>
            </w:rPrChange>
          </w:rPr>
          <w:delText xml:space="preserve"> có sau khi h</w:delText>
        </w:r>
        <w:r w:rsidRPr="00150A32" w:rsidDel="00150A32">
          <w:rPr>
            <w:rFonts w:cs="Arial"/>
            <w:szCs w:val="22"/>
            <w:lang w:val="vi-VN"/>
            <w:rPrChange w:id="5025" w:author="An Tran, ACA (BUV)" w:date="2024-09-13T01:17:00Z" w16du:dateUtc="2024-09-12T18:17:00Z">
              <w:rPr>
                <w:rFonts w:ascii="iCiel Avenir LT Std 35 Light" w:hAnsi="iCiel Avenir LT Std 35 Light" w:cs="Calibri"/>
                <w:i/>
                <w:iCs/>
                <w:sz w:val="22"/>
                <w:szCs w:val="22"/>
              </w:rPr>
            </w:rPrChange>
          </w:rPr>
          <w:delText>ọ</w:delText>
        </w:r>
        <w:r w:rsidRPr="00150A32" w:rsidDel="00150A32">
          <w:rPr>
            <w:rFonts w:cs="Arial"/>
            <w:szCs w:val="22"/>
            <w:lang w:val="vi-VN"/>
            <w:rPrChange w:id="5026" w:author="An Tran, ACA (BUV)" w:date="2024-09-13T01:17:00Z" w16du:dateUtc="2024-09-12T18:17:00Z">
              <w:rPr>
                <w:rFonts w:ascii="iCiel Avenir LT Std 35 Light" w:hAnsi="iCiel Avenir LT Std 35 Light" w:cs="Arial"/>
                <w:i/>
                <w:iCs/>
                <w:sz w:val="22"/>
                <w:szCs w:val="22"/>
              </w:rPr>
            </w:rPrChange>
          </w:rPr>
          <w:delText>c k</w:delText>
        </w:r>
        <w:r w:rsidRPr="00150A32" w:rsidDel="00150A32">
          <w:rPr>
            <w:rFonts w:cs="Arial"/>
            <w:szCs w:val="22"/>
            <w:lang w:val="vi-VN"/>
            <w:rPrChange w:id="5027" w:author="An Tran, ACA (BUV)" w:date="2024-09-13T01:17:00Z" w16du:dateUtc="2024-09-12T18:17:00Z">
              <w:rPr>
                <w:rFonts w:ascii="iCiel Avenir LT Std 35 Light" w:hAnsi="iCiel Avenir LT Std 35 Light" w:cs="Calibri"/>
                <w:i/>
                <w:iCs/>
                <w:sz w:val="22"/>
                <w:szCs w:val="22"/>
              </w:rPr>
            </w:rPrChange>
          </w:rPr>
          <w:delText>ỳ</w:delText>
        </w:r>
        <w:r w:rsidRPr="00150A32" w:rsidDel="00150A32">
          <w:rPr>
            <w:rFonts w:cs="Arial"/>
            <w:szCs w:val="22"/>
            <w:lang w:val="vi-VN"/>
            <w:rPrChange w:id="5028" w:author="An Tran, ACA (BUV)" w:date="2024-09-13T01:17:00Z" w16du:dateUtc="2024-09-12T18:17:00Z">
              <w:rPr>
                <w:rFonts w:ascii="iCiel Avenir LT Std 35 Light" w:hAnsi="iCiel Avenir LT Std 35 Light" w:cs="Arial"/>
                <w:i/>
                <w:iCs/>
                <w:sz w:val="22"/>
                <w:szCs w:val="22"/>
              </w:rPr>
            </w:rPrChange>
          </w:rPr>
          <w:delText xml:space="preserve"> th</w:delText>
        </w:r>
        <w:r w:rsidRPr="00150A32" w:rsidDel="00150A32">
          <w:rPr>
            <w:rFonts w:cs="Arial"/>
            <w:szCs w:val="22"/>
            <w:lang w:val="vi-VN"/>
            <w:rPrChange w:id="5029" w:author="An Tran, ACA (BUV)" w:date="2024-09-13T01:17:00Z" w16du:dateUtc="2024-09-12T18:17:00Z">
              <w:rPr>
                <w:rFonts w:ascii="iCiel Avenir LT Std 35 Light" w:hAnsi="iCiel Avenir LT Std 35 Light" w:cs="Calibri"/>
                <w:i/>
                <w:iCs/>
                <w:sz w:val="22"/>
                <w:szCs w:val="22"/>
              </w:rPr>
            </w:rPrChange>
          </w:rPr>
          <w:delText>ứ</w:delText>
        </w:r>
        <w:r w:rsidRPr="00150A32" w:rsidDel="00150A32">
          <w:rPr>
            <w:rFonts w:cs="Arial"/>
            <w:szCs w:val="22"/>
            <w:lang w:val="vi-VN"/>
            <w:rPrChange w:id="5030" w:author="An Tran, ACA (BUV)" w:date="2024-09-13T01:17:00Z" w16du:dateUtc="2024-09-12T18:17:00Z">
              <w:rPr>
                <w:rFonts w:ascii="iCiel Avenir LT Std 35 Light" w:hAnsi="iCiel Avenir LT Std 35 Light" w:cs="Arial"/>
                <w:i/>
                <w:iCs/>
                <w:sz w:val="22"/>
                <w:szCs w:val="22"/>
              </w:rPr>
            </w:rPrChange>
          </w:rPr>
          <w:delText xml:space="preserve"> 2 k</w:delText>
        </w:r>
        <w:r w:rsidRPr="00150A32" w:rsidDel="00150A32">
          <w:rPr>
            <w:rFonts w:cs="Arial"/>
            <w:szCs w:val="22"/>
            <w:lang w:val="vi-VN"/>
            <w:rPrChange w:id="5031" w:author="An Tran, ACA (BUV)" w:date="2024-09-13T01:17:00Z" w16du:dateUtc="2024-09-12T18:17:00Z">
              <w:rPr>
                <w:rFonts w:ascii="iCiel Avenir LT Std 35 Light" w:hAnsi="iCiel Avenir LT Std 35 Light" w:cs="Calibri"/>
                <w:i/>
                <w:iCs/>
                <w:sz w:val="22"/>
                <w:szCs w:val="22"/>
              </w:rPr>
            </w:rPrChange>
          </w:rPr>
          <w:delText>ế</w:delText>
        </w:r>
        <w:r w:rsidRPr="00150A32" w:rsidDel="00150A32">
          <w:rPr>
            <w:rFonts w:cs="Arial"/>
            <w:szCs w:val="22"/>
            <w:lang w:val="vi-VN"/>
            <w:rPrChange w:id="5032" w:author="An Tran, ACA (BUV)" w:date="2024-09-13T01:17:00Z" w16du:dateUtc="2024-09-12T18:17:00Z">
              <w:rPr>
                <w:rFonts w:ascii="iCiel Avenir LT Std 35 Light" w:hAnsi="iCiel Avenir LT Std 35 Light" w:cs="Arial"/>
                <w:i/>
                <w:iCs/>
                <w:sz w:val="22"/>
                <w:szCs w:val="22"/>
              </w:rPr>
            </w:rPrChange>
          </w:rPr>
          <w:delText>t th</w:delText>
        </w:r>
        <w:r w:rsidRPr="00150A32" w:rsidDel="00150A32">
          <w:rPr>
            <w:rFonts w:cs="Arial"/>
            <w:szCs w:val="22"/>
            <w:lang w:val="vi-VN"/>
            <w:rPrChange w:id="5033" w:author="An Tran, ACA (BUV)" w:date="2024-09-13T01:17:00Z" w16du:dateUtc="2024-09-12T18:17:00Z">
              <w:rPr>
                <w:rFonts w:ascii="iCiel Avenir LT Std 35 Light" w:hAnsi="iCiel Avenir LT Std 35 Light" w:cs="Avenir Next LT Pro"/>
                <w:i/>
                <w:iCs/>
                <w:sz w:val="22"/>
                <w:szCs w:val="22"/>
              </w:rPr>
            </w:rPrChange>
          </w:rPr>
          <w:delText>ú</w:delText>
        </w:r>
        <w:r w:rsidRPr="00150A32" w:rsidDel="00150A32">
          <w:rPr>
            <w:rFonts w:cs="Arial"/>
            <w:szCs w:val="22"/>
            <w:lang w:val="vi-VN"/>
            <w:rPrChange w:id="5034" w:author="An Tran, ACA (BUV)" w:date="2024-09-13T01:17:00Z" w16du:dateUtc="2024-09-12T18:17:00Z">
              <w:rPr>
                <w:rFonts w:ascii="iCiel Avenir LT Std 35 Light" w:hAnsi="iCiel Avenir LT Std 35 Light" w:cs="Arial"/>
                <w:i/>
                <w:iCs/>
                <w:sz w:val="22"/>
                <w:szCs w:val="22"/>
              </w:rPr>
            </w:rPrChange>
          </w:rPr>
          <w:delText>c. N</w:delText>
        </w:r>
        <w:r w:rsidRPr="00150A32" w:rsidDel="00150A32">
          <w:rPr>
            <w:rFonts w:cs="Arial"/>
            <w:szCs w:val="22"/>
            <w:lang w:val="vi-VN"/>
            <w:rPrChange w:id="5035" w:author="An Tran, ACA (BUV)" w:date="2024-09-13T01:17:00Z" w16du:dateUtc="2024-09-12T18:17:00Z">
              <w:rPr>
                <w:rFonts w:ascii="iCiel Avenir LT Std 35 Light" w:hAnsi="iCiel Avenir LT Std 35 Light" w:cs="Calibri"/>
                <w:i/>
                <w:iCs/>
                <w:sz w:val="22"/>
                <w:szCs w:val="22"/>
              </w:rPr>
            </w:rPrChange>
          </w:rPr>
          <w:delText>ế</w:delText>
        </w:r>
        <w:r w:rsidRPr="00150A32" w:rsidDel="00150A32">
          <w:rPr>
            <w:rFonts w:cs="Arial"/>
            <w:szCs w:val="22"/>
            <w:lang w:val="vi-VN"/>
            <w:rPrChange w:id="5036" w:author="An Tran, ACA (BUV)" w:date="2024-09-13T01:17:00Z" w16du:dateUtc="2024-09-12T18:17:00Z">
              <w:rPr>
                <w:rFonts w:ascii="iCiel Avenir LT Std 35 Light" w:hAnsi="iCiel Avenir LT Std 35 Light" w:cs="Arial"/>
                <w:i/>
                <w:iCs/>
                <w:sz w:val="22"/>
                <w:szCs w:val="22"/>
              </w:rPr>
            </w:rPrChange>
          </w:rPr>
          <w:delText>u sinh vi</w:delText>
        </w:r>
        <w:r w:rsidRPr="00150A32" w:rsidDel="00150A32">
          <w:rPr>
            <w:rFonts w:cs="Arial"/>
            <w:szCs w:val="22"/>
            <w:lang w:val="vi-VN"/>
            <w:rPrChange w:id="5037" w:author="An Tran, ACA (BUV)" w:date="2024-09-13T01:17:00Z" w16du:dateUtc="2024-09-12T18:17:00Z">
              <w:rPr>
                <w:rFonts w:ascii="iCiel Avenir LT Std 35 Light" w:hAnsi="iCiel Avenir LT Std 35 Light" w:cs="Avenir Next LT Pro"/>
                <w:i/>
                <w:iCs/>
                <w:sz w:val="22"/>
                <w:szCs w:val="22"/>
              </w:rPr>
            </w:rPrChange>
          </w:rPr>
          <w:delText>ê</w:delText>
        </w:r>
        <w:r w:rsidRPr="00150A32" w:rsidDel="00150A32">
          <w:rPr>
            <w:rFonts w:cs="Arial"/>
            <w:szCs w:val="22"/>
            <w:lang w:val="vi-VN"/>
            <w:rPrChange w:id="5038" w:author="An Tran, ACA (BUV)" w:date="2024-09-13T01:17:00Z" w16du:dateUtc="2024-09-12T18:17:00Z">
              <w:rPr>
                <w:rFonts w:ascii="iCiel Avenir LT Std 35 Light" w:hAnsi="iCiel Avenir LT Std 35 Light" w:cs="Arial"/>
                <w:i/>
                <w:iCs/>
                <w:sz w:val="22"/>
                <w:szCs w:val="22"/>
              </w:rPr>
            </w:rPrChange>
          </w:rPr>
          <w:delText>n kh</w:delText>
        </w:r>
        <w:r w:rsidRPr="00150A32" w:rsidDel="00150A32">
          <w:rPr>
            <w:rFonts w:cs="Arial"/>
            <w:szCs w:val="22"/>
            <w:lang w:val="vi-VN"/>
            <w:rPrChange w:id="5039" w:author="An Tran, ACA (BUV)" w:date="2024-09-13T01:17:00Z" w16du:dateUtc="2024-09-12T18:17:00Z">
              <w:rPr>
                <w:rFonts w:ascii="iCiel Avenir LT Std 35 Light" w:hAnsi="iCiel Avenir LT Std 35 Light" w:cs="Avenir Next LT Pro"/>
                <w:i/>
                <w:iCs/>
                <w:sz w:val="22"/>
                <w:szCs w:val="22"/>
              </w:rPr>
            </w:rPrChange>
          </w:rPr>
          <w:delText>ô</w:delText>
        </w:r>
        <w:r w:rsidRPr="00150A32" w:rsidDel="00150A32">
          <w:rPr>
            <w:rFonts w:cs="Arial"/>
            <w:szCs w:val="22"/>
            <w:lang w:val="vi-VN"/>
            <w:rPrChange w:id="5040" w:author="An Tran, ACA (BUV)" w:date="2024-09-13T01:17:00Z" w16du:dateUtc="2024-09-12T18:17:00Z">
              <w:rPr>
                <w:rFonts w:ascii="iCiel Avenir LT Std 35 Light" w:hAnsi="iCiel Avenir LT Std 35 Light" w:cs="Arial"/>
                <w:i/>
                <w:iCs/>
                <w:sz w:val="22"/>
                <w:szCs w:val="22"/>
              </w:rPr>
            </w:rPrChange>
          </w:rPr>
          <w:delText xml:space="preserve">ng </w:delText>
        </w:r>
        <w:r w:rsidRPr="00150A32" w:rsidDel="00150A32">
          <w:rPr>
            <w:rFonts w:cs="Arial"/>
            <w:szCs w:val="22"/>
            <w:lang w:val="vi-VN"/>
            <w:rPrChange w:id="5041"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42" w:author="An Tran, ACA (BUV)" w:date="2024-09-13T01:17:00Z" w16du:dateUtc="2024-09-12T18:17:00Z">
              <w:rPr>
                <w:rFonts w:ascii="iCiel Avenir LT Std 35 Light" w:hAnsi="iCiel Avenir LT Std 35 Light" w:cs="Calibri"/>
                <w:i/>
                <w:iCs/>
                <w:sz w:val="22"/>
                <w:szCs w:val="22"/>
              </w:rPr>
            </w:rPrChange>
          </w:rPr>
          <w:delText>ạ</w:delText>
        </w:r>
        <w:r w:rsidRPr="00150A32" w:rsidDel="00150A32">
          <w:rPr>
            <w:rFonts w:cs="Arial"/>
            <w:szCs w:val="22"/>
            <w:lang w:val="vi-VN"/>
            <w:rPrChange w:id="5043" w:author="An Tran, ACA (BUV)" w:date="2024-09-13T01:17:00Z" w16du:dateUtc="2024-09-12T18:17:00Z">
              <w:rPr>
                <w:rFonts w:ascii="iCiel Avenir LT Std 35 Light" w:hAnsi="iCiel Avenir LT Std 35 Light" w:cs="Arial"/>
                <w:i/>
                <w:iCs/>
                <w:sz w:val="22"/>
                <w:szCs w:val="22"/>
              </w:rPr>
            </w:rPrChange>
          </w:rPr>
          <w:delText xml:space="preserve">t </w:delText>
        </w:r>
        <w:r w:rsidRPr="00150A32" w:rsidDel="00150A32">
          <w:rPr>
            <w:rFonts w:cs="Arial"/>
            <w:szCs w:val="22"/>
            <w:lang w:val="vi-VN"/>
            <w:rPrChange w:id="5044"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45" w:author="An Tran, ACA (BUV)" w:date="2024-09-13T01:17:00Z" w16du:dateUtc="2024-09-12T18:17:00Z">
              <w:rPr>
                <w:rFonts w:ascii="iCiel Avenir LT Std 35 Light" w:hAnsi="iCiel Avenir LT Std 35 Light" w:cs="Arial"/>
                <w:i/>
                <w:iCs/>
                <w:sz w:val="22"/>
                <w:szCs w:val="22"/>
              </w:rPr>
            </w:rPrChange>
          </w:rPr>
          <w:delText>i</w:delText>
        </w:r>
        <w:r w:rsidRPr="00150A32" w:rsidDel="00150A32">
          <w:rPr>
            <w:rFonts w:cs="Arial"/>
            <w:szCs w:val="22"/>
            <w:lang w:val="vi-VN"/>
            <w:rPrChange w:id="5046" w:author="An Tran, ACA (BUV)" w:date="2024-09-13T01:17:00Z" w16du:dateUtc="2024-09-12T18:17:00Z">
              <w:rPr>
                <w:rFonts w:ascii="iCiel Avenir LT Std 35 Light" w:hAnsi="iCiel Avenir LT Std 35 Light" w:cs="Calibri"/>
                <w:i/>
                <w:iCs/>
                <w:sz w:val="22"/>
                <w:szCs w:val="22"/>
              </w:rPr>
            </w:rPrChange>
          </w:rPr>
          <w:delText>ể</w:delText>
        </w:r>
        <w:r w:rsidRPr="00150A32" w:rsidDel="00150A32">
          <w:rPr>
            <w:rFonts w:cs="Arial"/>
            <w:szCs w:val="22"/>
            <w:lang w:val="vi-VN"/>
            <w:rPrChange w:id="5047" w:author="An Tran, ACA (BUV)" w:date="2024-09-13T01:17:00Z" w16du:dateUtc="2024-09-12T18:17:00Z">
              <w:rPr>
                <w:rFonts w:ascii="iCiel Avenir LT Std 35 Light" w:hAnsi="iCiel Avenir LT Std 35 Light" w:cs="Arial"/>
                <w:i/>
                <w:iCs/>
                <w:sz w:val="22"/>
                <w:szCs w:val="22"/>
              </w:rPr>
            </w:rPrChange>
          </w:rPr>
          <w:delText xml:space="preserve">m </w:delText>
        </w:r>
        <w:r w:rsidRPr="00150A32" w:rsidDel="00150A32">
          <w:rPr>
            <w:rFonts w:cs="Arial"/>
            <w:szCs w:val="22"/>
            <w:lang w:val="vi-VN"/>
            <w:rPrChange w:id="5048"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49" w:author="An Tran, ACA (BUV)" w:date="2024-09-13T01:17:00Z" w16du:dateUtc="2024-09-12T18:17:00Z">
              <w:rPr>
                <w:rFonts w:ascii="iCiel Avenir LT Std 35 Light" w:hAnsi="iCiel Avenir LT Std 35 Light" w:cs="Calibri"/>
                <w:i/>
                <w:iCs/>
                <w:sz w:val="22"/>
                <w:szCs w:val="22"/>
              </w:rPr>
            </w:rPrChange>
          </w:rPr>
          <w:delText>ỗ</w:delText>
        </w:r>
        <w:r w:rsidRPr="00150A32" w:rsidDel="00150A32">
          <w:rPr>
            <w:rFonts w:cs="Arial"/>
            <w:szCs w:val="22"/>
            <w:lang w:val="vi-VN"/>
            <w:rPrChange w:id="5050" w:author="An Tran, ACA (BUV)" w:date="2024-09-13T01:17:00Z" w16du:dateUtc="2024-09-12T18:17:00Z">
              <w:rPr>
                <w:rFonts w:ascii="iCiel Avenir LT Std 35 Light" w:hAnsi="iCiel Avenir LT Std 35 Light" w:cs="Arial"/>
                <w:i/>
                <w:iCs/>
                <w:sz w:val="22"/>
                <w:szCs w:val="22"/>
              </w:rPr>
            </w:rPrChange>
          </w:rPr>
          <w:delText xml:space="preserve"> </w:delText>
        </w:r>
        <w:r w:rsidRPr="00150A32" w:rsidDel="00150A32">
          <w:rPr>
            <w:rFonts w:cs="Arial"/>
            <w:szCs w:val="22"/>
            <w:lang w:val="vi-VN"/>
            <w:rPrChange w:id="5051" w:author="An Tran, ACA (BUV)" w:date="2024-09-13T01:17:00Z" w16du:dateUtc="2024-09-12T18:17:00Z">
              <w:rPr>
                <w:rFonts w:ascii="iCiel Avenir LT Std 35 Light" w:hAnsi="iCiel Avenir LT Std 35 Light" w:cs="Arial"/>
                <w:i/>
                <w:iCs/>
                <w:sz w:val="22"/>
                <w:szCs w:val="22"/>
                <w:lang w:val="vi-VN"/>
              </w:rPr>
            </w:rPrChange>
          </w:rPr>
          <w:delText xml:space="preserve">và </w:delText>
        </w:r>
        <w:r w:rsidRPr="00150A32" w:rsidDel="00150A32">
          <w:rPr>
            <w:rFonts w:cs="Arial"/>
            <w:szCs w:val="22"/>
            <w:lang w:val="vi-VN"/>
            <w:rPrChange w:id="5052" w:author="An Tran, ACA (BUV)" w:date="2024-09-13T01:17:00Z" w16du:dateUtc="2024-09-12T18:17:00Z">
              <w:rPr>
                <w:rFonts w:ascii="iCiel Avenir LT Std 35 Light" w:hAnsi="iCiel Avenir LT Std 35 Light" w:cs="Arial"/>
                <w:i/>
                <w:iCs/>
                <w:sz w:val="22"/>
                <w:szCs w:val="22"/>
              </w:rPr>
            </w:rPrChange>
          </w:rPr>
          <w:delText>quy</w:delText>
        </w:r>
        <w:r w:rsidRPr="00150A32" w:rsidDel="00150A32">
          <w:rPr>
            <w:rFonts w:cs="Arial"/>
            <w:szCs w:val="22"/>
            <w:lang w:val="vi-VN"/>
            <w:rPrChange w:id="5053" w:author="An Tran, ACA (BUV)" w:date="2024-09-13T01:17:00Z" w16du:dateUtc="2024-09-12T18:17:00Z">
              <w:rPr>
                <w:rFonts w:ascii="iCiel Avenir LT Std 35 Light" w:hAnsi="iCiel Avenir LT Std 35 Light" w:cs="Calibri"/>
                <w:i/>
                <w:iCs/>
                <w:sz w:val="22"/>
                <w:szCs w:val="22"/>
              </w:rPr>
            </w:rPrChange>
          </w:rPr>
          <w:delText>ế</w:delText>
        </w:r>
        <w:r w:rsidRPr="00150A32" w:rsidDel="00150A32">
          <w:rPr>
            <w:rFonts w:cs="Arial"/>
            <w:szCs w:val="22"/>
            <w:lang w:val="vi-VN"/>
            <w:rPrChange w:id="5054" w:author="An Tran, ACA (BUV)" w:date="2024-09-13T01:17:00Z" w16du:dateUtc="2024-09-12T18:17:00Z">
              <w:rPr>
                <w:rFonts w:ascii="iCiel Avenir LT Std 35 Light" w:hAnsi="iCiel Avenir LT Std 35 Light" w:cs="Arial"/>
                <w:i/>
                <w:iCs/>
                <w:sz w:val="22"/>
                <w:szCs w:val="22"/>
              </w:rPr>
            </w:rPrChange>
          </w:rPr>
          <w:delText xml:space="preserve">t </w:delText>
        </w:r>
        <w:r w:rsidRPr="00150A32" w:rsidDel="00150A32">
          <w:rPr>
            <w:rFonts w:cs="Arial"/>
            <w:szCs w:val="22"/>
            <w:lang w:val="vi-VN"/>
            <w:rPrChange w:id="5055"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56" w:author="An Tran, ACA (BUV)" w:date="2024-09-13T01:17:00Z" w16du:dateUtc="2024-09-12T18:17:00Z">
              <w:rPr>
                <w:rFonts w:ascii="iCiel Avenir LT Std 35 Light" w:hAnsi="iCiel Avenir LT Std 35 Light" w:cs="Calibri"/>
                <w:i/>
                <w:iCs/>
                <w:sz w:val="22"/>
                <w:szCs w:val="22"/>
              </w:rPr>
            </w:rPrChange>
          </w:rPr>
          <w:delText>ị</w:delText>
        </w:r>
        <w:r w:rsidRPr="00150A32" w:rsidDel="00150A32">
          <w:rPr>
            <w:rFonts w:cs="Arial"/>
            <w:szCs w:val="22"/>
            <w:lang w:val="vi-VN"/>
            <w:rPrChange w:id="5057" w:author="An Tran, ACA (BUV)" w:date="2024-09-13T01:17:00Z" w16du:dateUtc="2024-09-12T18:17:00Z">
              <w:rPr>
                <w:rFonts w:ascii="iCiel Avenir LT Std 35 Light" w:hAnsi="iCiel Avenir LT Std 35 Light" w:cs="Arial"/>
                <w:i/>
                <w:iCs/>
                <w:sz w:val="22"/>
                <w:szCs w:val="22"/>
              </w:rPr>
            </w:rPrChange>
          </w:rPr>
          <w:delText>nh c</w:delText>
        </w:r>
        <w:r w:rsidRPr="00150A32" w:rsidDel="00150A32">
          <w:rPr>
            <w:rFonts w:cs="Arial"/>
            <w:szCs w:val="22"/>
            <w:lang w:val="vi-VN"/>
            <w:rPrChange w:id="5058" w:author="An Tran, ACA (BUV)" w:date="2024-09-13T01:17:00Z" w16du:dateUtc="2024-09-12T18:17:00Z">
              <w:rPr>
                <w:rFonts w:ascii="iCiel Avenir LT Std 35 Light" w:hAnsi="iCiel Avenir LT Std 35 Light" w:cs="Calibri"/>
                <w:i/>
                <w:iCs/>
                <w:sz w:val="22"/>
                <w:szCs w:val="22"/>
              </w:rPr>
            </w:rPrChange>
          </w:rPr>
          <w:delText>ủ</w:delText>
        </w:r>
        <w:r w:rsidRPr="00150A32" w:rsidDel="00150A32">
          <w:rPr>
            <w:rFonts w:cs="Arial"/>
            <w:szCs w:val="22"/>
            <w:lang w:val="vi-VN"/>
            <w:rPrChange w:id="5059" w:author="An Tran, ACA (BUV)" w:date="2024-09-13T01:17:00Z" w16du:dateUtc="2024-09-12T18:17:00Z">
              <w:rPr>
                <w:rFonts w:ascii="iCiel Avenir LT Std 35 Light" w:hAnsi="iCiel Avenir LT Std 35 Light" w:cs="Arial"/>
                <w:i/>
                <w:iCs/>
                <w:sz w:val="22"/>
                <w:szCs w:val="22"/>
              </w:rPr>
            </w:rPrChange>
          </w:rPr>
          <w:delText>a H</w:delText>
        </w:r>
        <w:r w:rsidRPr="00150A32" w:rsidDel="00150A32">
          <w:rPr>
            <w:rFonts w:cs="Arial"/>
            <w:szCs w:val="22"/>
            <w:lang w:val="vi-VN"/>
            <w:rPrChange w:id="5060" w:author="An Tran, ACA (BUV)" w:date="2024-09-13T01:17:00Z" w16du:dateUtc="2024-09-12T18:17:00Z">
              <w:rPr>
                <w:rFonts w:ascii="iCiel Avenir LT Std 35 Light" w:hAnsi="iCiel Avenir LT Std 35 Light" w:cs="Calibri"/>
                <w:i/>
                <w:iCs/>
                <w:sz w:val="22"/>
                <w:szCs w:val="22"/>
              </w:rPr>
            </w:rPrChange>
          </w:rPr>
          <w:delText>ộ</w:delText>
        </w:r>
        <w:r w:rsidRPr="00150A32" w:rsidDel="00150A32">
          <w:rPr>
            <w:rFonts w:cs="Arial"/>
            <w:szCs w:val="22"/>
            <w:lang w:val="vi-VN"/>
            <w:rPrChange w:id="5061" w:author="An Tran, ACA (BUV)" w:date="2024-09-13T01:17:00Z" w16du:dateUtc="2024-09-12T18:17:00Z">
              <w:rPr>
                <w:rFonts w:ascii="iCiel Avenir LT Std 35 Light" w:hAnsi="iCiel Avenir LT Std 35 Light" w:cs="Arial"/>
                <w:i/>
                <w:iCs/>
                <w:sz w:val="22"/>
                <w:szCs w:val="22"/>
              </w:rPr>
            </w:rPrChange>
          </w:rPr>
          <w:delText xml:space="preserve">i </w:delText>
        </w:r>
        <w:r w:rsidRPr="00150A32" w:rsidDel="00150A32">
          <w:rPr>
            <w:rFonts w:cs="Arial"/>
            <w:szCs w:val="22"/>
            <w:lang w:val="vi-VN"/>
            <w:rPrChange w:id="5062"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63" w:author="An Tran, ACA (BUV)" w:date="2024-09-13T01:17:00Z" w16du:dateUtc="2024-09-12T18:17:00Z">
              <w:rPr>
                <w:rFonts w:ascii="iCiel Avenir LT Std 35 Light" w:hAnsi="iCiel Avenir LT Std 35 Light" w:cs="Calibri"/>
                <w:i/>
                <w:iCs/>
                <w:sz w:val="22"/>
                <w:szCs w:val="22"/>
              </w:rPr>
            </w:rPrChange>
          </w:rPr>
          <w:delText>ồ</w:delText>
        </w:r>
        <w:r w:rsidRPr="00150A32" w:rsidDel="00150A32">
          <w:rPr>
            <w:rFonts w:cs="Arial"/>
            <w:szCs w:val="22"/>
            <w:lang w:val="vi-VN"/>
            <w:rPrChange w:id="5064" w:author="An Tran, ACA (BUV)" w:date="2024-09-13T01:17:00Z" w16du:dateUtc="2024-09-12T18:17:00Z">
              <w:rPr>
                <w:rFonts w:ascii="iCiel Avenir LT Std 35 Light" w:hAnsi="iCiel Avenir LT Std 35 Light" w:cs="Arial"/>
                <w:i/>
                <w:iCs/>
                <w:sz w:val="22"/>
                <w:szCs w:val="22"/>
              </w:rPr>
            </w:rPrChange>
          </w:rPr>
          <w:delText>ng Kh</w:delText>
        </w:r>
        <w:r w:rsidRPr="00150A32" w:rsidDel="00150A32">
          <w:rPr>
            <w:rFonts w:cs="Arial"/>
            <w:szCs w:val="22"/>
            <w:lang w:val="vi-VN"/>
            <w:rPrChange w:id="5065" w:author="An Tran, ACA (BUV)" w:date="2024-09-13T01:17:00Z" w16du:dateUtc="2024-09-12T18:17:00Z">
              <w:rPr>
                <w:rFonts w:ascii="iCiel Avenir LT Std 35 Light" w:hAnsi="iCiel Avenir LT Std 35 Light" w:cs="Calibri"/>
                <w:i/>
                <w:iCs/>
                <w:sz w:val="22"/>
                <w:szCs w:val="22"/>
              </w:rPr>
            </w:rPrChange>
          </w:rPr>
          <w:delText>ả</w:delText>
        </w:r>
        <w:r w:rsidRPr="00150A32" w:rsidDel="00150A32">
          <w:rPr>
            <w:rFonts w:cs="Arial"/>
            <w:szCs w:val="22"/>
            <w:lang w:val="vi-VN"/>
            <w:rPrChange w:id="5066" w:author="An Tran, ACA (BUV)" w:date="2024-09-13T01:17:00Z" w16du:dateUtc="2024-09-12T18:17:00Z">
              <w:rPr>
                <w:rFonts w:ascii="iCiel Avenir LT Std 35 Light" w:hAnsi="iCiel Avenir LT Std 35 Light" w:cs="Arial"/>
                <w:i/>
                <w:iCs/>
                <w:sz w:val="22"/>
                <w:szCs w:val="22"/>
              </w:rPr>
            </w:rPrChange>
          </w:rPr>
          <w:delText>o th</w:delText>
        </w:r>
        <w:r w:rsidRPr="00150A32" w:rsidDel="00150A32">
          <w:rPr>
            <w:rFonts w:cs="Arial"/>
            <w:szCs w:val="22"/>
            <w:lang w:val="vi-VN"/>
            <w:rPrChange w:id="5067" w:author="An Tran, ACA (BUV)" w:date="2024-09-13T01:17:00Z" w16du:dateUtc="2024-09-12T18:17:00Z">
              <w:rPr>
                <w:rFonts w:ascii="iCiel Avenir LT Std 35 Light" w:hAnsi="iCiel Avenir LT Std 35 Light" w:cs="Avenir Next LT Pro"/>
                <w:i/>
                <w:iCs/>
                <w:sz w:val="22"/>
                <w:szCs w:val="22"/>
              </w:rPr>
            </w:rPrChange>
          </w:rPr>
          <w:delText>í</w:delText>
        </w:r>
        <w:r w:rsidRPr="00150A32" w:rsidDel="00150A32">
          <w:rPr>
            <w:rFonts w:cs="Arial"/>
            <w:szCs w:val="22"/>
            <w:lang w:val="vi-VN"/>
            <w:rPrChange w:id="5068" w:author="An Tran, ACA (BUV)" w:date="2024-09-13T01:17:00Z" w16du:dateUtc="2024-09-12T18:17:00Z">
              <w:rPr>
                <w:rFonts w:ascii="iCiel Avenir LT Std 35 Light" w:hAnsi="iCiel Avenir LT Std 35 Light" w:cs="Arial"/>
                <w:i/>
                <w:iCs/>
                <w:sz w:val="22"/>
                <w:szCs w:val="22"/>
              </w:rPr>
            </w:rPrChange>
          </w:rPr>
          <w:delText xml:space="preserve"> l</w:delText>
        </w:r>
        <w:r w:rsidRPr="00150A32" w:rsidDel="00150A32">
          <w:rPr>
            <w:rFonts w:cs="Arial"/>
            <w:szCs w:val="22"/>
            <w:lang w:val="vi-VN"/>
            <w:rPrChange w:id="5069"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70" w:author="An Tran, ACA (BUV)" w:date="2024-09-13T01:17:00Z" w16du:dateUtc="2024-09-12T18:17:00Z">
              <w:rPr>
                <w:rFonts w:ascii="iCiel Avenir LT Std 35 Light" w:hAnsi="iCiel Avenir LT Std 35 Light" w:cs="Arial"/>
                <w:i/>
                <w:iCs/>
                <w:sz w:val="22"/>
                <w:szCs w:val="22"/>
              </w:rPr>
            </w:rPrChange>
          </w:rPr>
          <w:delText xml:space="preserve"> sinh vi</w:delText>
        </w:r>
        <w:r w:rsidRPr="00150A32" w:rsidDel="00150A32">
          <w:rPr>
            <w:rFonts w:cs="Arial"/>
            <w:szCs w:val="22"/>
            <w:lang w:val="vi-VN"/>
            <w:rPrChange w:id="5071" w:author="An Tran, ACA (BUV)" w:date="2024-09-13T01:17:00Z" w16du:dateUtc="2024-09-12T18:17:00Z">
              <w:rPr>
                <w:rFonts w:ascii="iCiel Avenir LT Std 35 Light" w:hAnsi="iCiel Avenir LT Std 35 Light" w:cs="Avenir Next LT Pro"/>
                <w:i/>
                <w:iCs/>
                <w:sz w:val="22"/>
                <w:szCs w:val="22"/>
              </w:rPr>
            </w:rPrChange>
          </w:rPr>
          <w:delText>ê</w:delText>
        </w:r>
        <w:r w:rsidRPr="00150A32" w:rsidDel="00150A32">
          <w:rPr>
            <w:rFonts w:cs="Arial"/>
            <w:szCs w:val="22"/>
            <w:lang w:val="vi-VN"/>
            <w:rPrChange w:id="5072" w:author="An Tran, ACA (BUV)" w:date="2024-09-13T01:17:00Z" w16du:dateUtc="2024-09-12T18:17:00Z">
              <w:rPr>
                <w:rFonts w:ascii="iCiel Avenir LT Std 35 Light" w:hAnsi="iCiel Avenir LT Std 35 Light" w:cs="Arial"/>
                <w:i/>
                <w:iCs/>
                <w:sz w:val="22"/>
                <w:szCs w:val="22"/>
              </w:rPr>
            </w:rPrChange>
          </w:rPr>
          <w:delText>n ph</w:delText>
        </w:r>
        <w:r w:rsidRPr="00150A32" w:rsidDel="00150A32">
          <w:rPr>
            <w:rFonts w:cs="Arial"/>
            <w:szCs w:val="22"/>
            <w:lang w:val="vi-VN"/>
            <w:rPrChange w:id="5073" w:author="An Tran, ACA (BUV)" w:date="2024-09-13T01:17:00Z" w16du:dateUtc="2024-09-12T18:17:00Z">
              <w:rPr>
                <w:rFonts w:ascii="iCiel Avenir LT Std 35 Light" w:hAnsi="iCiel Avenir LT Std 35 Light" w:cs="Calibri"/>
                <w:i/>
                <w:iCs/>
                <w:sz w:val="22"/>
                <w:szCs w:val="22"/>
              </w:rPr>
            </w:rPrChange>
          </w:rPr>
          <w:delText>ả</w:delText>
        </w:r>
        <w:r w:rsidRPr="00150A32" w:rsidDel="00150A32">
          <w:rPr>
            <w:rFonts w:cs="Arial"/>
            <w:szCs w:val="22"/>
            <w:lang w:val="vi-VN"/>
            <w:rPrChange w:id="5074" w:author="An Tran, ACA (BUV)" w:date="2024-09-13T01:17:00Z" w16du:dateUtc="2024-09-12T18:17:00Z">
              <w:rPr>
                <w:rFonts w:ascii="iCiel Avenir LT Std 35 Light" w:hAnsi="iCiel Avenir LT Std 35 Light" w:cs="Arial"/>
                <w:i/>
                <w:iCs/>
                <w:sz w:val="22"/>
                <w:szCs w:val="22"/>
              </w:rPr>
            </w:rPrChange>
          </w:rPr>
          <w:delText>i ho</w:delText>
        </w:r>
        <w:r w:rsidRPr="00150A32" w:rsidDel="00150A32">
          <w:rPr>
            <w:rFonts w:cs="Arial"/>
            <w:szCs w:val="22"/>
            <w:lang w:val="vi-VN"/>
            <w:rPrChange w:id="5075"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76" w:author="An Tran, ACA (BUV)" w:date="2024-09-13T01:17:00Z" w16du:dateUtc="2024-09-12T18:17:00Z">
              <w:rPr>
                <w:rFonts w:ascii="iCiel Avenir LT Std 35 Light" w:hAnsi="iCiel Avenir LT Std 35 Light" w:cs="Arial"/>
                <w:i/>
                <w:iCs/>
                <w:sz w:val="22"/>
                <w:szCs w:val="22"/>
              </w:rPr>
            </w:rPrChange>
          </w:rPr>
          <w:delText>n th</w:delText>
        </w:r>
        <w:r w:rsidRPr="00150A32" w:rsidDel="00150A32">
          <w:rPr>
            <w:rFonts w:cs="Arial"/>
            <w:szCs w:val="22"/>
            <w:lang w:val="vi-VN"/>
            <w:rPrChange w:id="5077"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78" w:author="An Tran, ACA (BUV)" w:date="2024-09-13T01:17:00Z" w16du:dateUtc="2024-09-12T18:17:00Z">
              <w:rPr>
                <w:rFonts w:ascii="iCiel Avenir LT Std 35 Light" w:hAnsi="iCiel Avenir LT Std 35 Light" w:cs="Arial"/>
                <w:i/>
                <w:iCs/>
                <w:sz w:val="22"/>
                <w:szCs w:val="22"/>
              </w:rPr>
            </w:rPrChange>
          </w:rPr>
          <w:delText>nh b</w:delText>
        </w:r>
        <w:r w:rsidRPr="00150A32" w:rsidDel="00150A32">
          <w:rPr>
            <w:rFonts w:cs="Arial"/>
            <w:szCs w:val="22"/>
            <w:lang w:val="vi-VN"/>
            <w:rPrChange w:id="5079"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80" w:author="An Tran, ACA (BUV)" w:date="2024-09-13T01:17:00Z" w16du:dateUtc="2024-09-12T18:17:00Z">
              <w:rPr>
                <w:rFonts w:ascii="iCiel Avenir LT Std 35 Light" w:hAnsi="iCiel Avenir LT Std 35 Light" w:cs="Arial"/>
                <w:i/>
                <w:iCs/>
                <w:sz w:val="22"/>
                <w:szCs w:val="22"/>
              </w:rPr>
            </w:rPrChange>
          </w:rPr>
          <w:delText>i thi l</w:delText>
        </w:r>
        <w:r w:rsidRPr="00150A32" w:rsidDel="00150A32">
          <w:rPr>
            <w:rFonts w:cs="Arial"/>
            <w:szCs w:val="22"/>
            <w:lang w:val="vi-VN"/>
            <w:rPrChange w:id="5081" w:author="An Tran, ACA (BUV)" w:date="2024-09-13T01:17:00Z" w16du:dateUtc="2024-09-12T18:17:00Z">
              <w:rPr>
                <w:rFonts w:ascii="iCiel Avenir LT Std 35 Light" w:hAnsi="iCiel Avenir LT Std 35 Light" w:cs="Calibri"/>
                <w:i/>
                <w:iCs/>
                <w:sz w:val="22"/>
                <w:szCs w:val="22"/>
              </w:rPr>
            </w:rPrChange>
          </w:rPr>
          <w:delText>ạ</w:delText>
        </w:r>
        <w:r w:rsidRPr="00150A32" w:rsidDel="00150A32">
          <w:rPr>
            <w:rFonts w:cs="Arial"/>
            <w:szCs w:val="22"/>
            <w:lang w:val="vi-VN"/>
            <w:rPrChange w:id="5082" w:author="An Tran, ACA (BUV)" w:date="2024-09-13T01:17:00Z" w16du:dateUtc="2024-09-12T18:17:00Z">
              <w:rPr>
                <w:rFonts w:ascii="iCiel Avenir LT Std 35 Light" w:hAnsi="iCiel Avenir LT Std 35 Light" w:cs="Arial"/>
                <w:i/>
                <w:iCs/>
                <w:sz w:val="22"/>
                <w:szCs w:val="22"/>
              </w:rPr>
            </w:rPrChange>
          </w:rPr>
          <w:delText>i, sinh viên s</w:delText>
        </w:r>
        <w:r w:rsidRPr="00150A32" w:rsidDel="00150A32">
          <w:rPr>
            <w:rFonts w:cs="Arial"/>
            <w:szCs w:val="22"/>
            <w:lang w:val="vi-VN"/>
            <w:rPrChange w:id="5083" w:author="An Tran, ACA (BUV)" w:date="2024-09-13T01:17:00Z" w16du:dateUtc="2024-09-12T18:17:00Z">
              <w:rPr>
                <w:rFonts w:ascii="iCiel Avenir LT Std 35 Light" w:hAnsi="iCiel Avenir LT Std 35 Light" w:cs="Calibri"/>
                <w:i/>
                <w:iCs/>
                <w:sz w:val="22"/>
                <w:szCs w:val="22"/>
              </w:rPr>
            </w:rPrChange>
          </w:rPr>
          <w:delText>ẽ</w:delText>
        </w:r>
        <w:r w:rsidRPr="00150A32" w:rsidDel="00150A32">
          <w:rPr>
            <w:rFonts w:cs="Arial"/>
            <w:szCs w:val="22"/>
            <w:lang w:val="vi-VN"/>
            <w:rPrChange w:id="5084" w:author="An Tran, ACA (BUV)" w:date="2024-09-13T01:17:00Z" w16du:dateUtc="2024-09-12T18:17:00Z">
              <w:rPr>
                <w:rFonts w:ascii="iCiel Avenir LT Std 35 Light" w:hAnsi="iCiel Avenir LT Std 35 Light" w:cs="Arial"/>
                <w:i/>
                <w:iCs/>
                <w:sz w:val="22"/>
                <w:szCs w:val="22"/>
              </w:rPr>
            </w:rPrChange>
          </w:rPr>
          <w:delText xml:space="preserve"> </w:delText>
        </w:r>
        <w:r w:rsidRPr="00150A32" w:rsidDel="00150A32">
          <w:rPr>
            <w:rFonts w:cs="Arial"/>
            <w:szCs w:val="22"/>
            <w:lang w:val="vi-VN"/>
            <w:rPrChange w:id="5085"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86" w:author="An Tran, ACA (BUV)" w:date="2024-09-13T01:17:00Z" w16du:dateUtc="2024-09-12T18:17:00Z">
              <w:rPr>
                <w:rFonts w:ascii="iCiel Avenir LT Std 35 Light" w:hAnsi="iCiel Avenir LT Std 35 Light" w:cs="Calibri"/>
                <w:i/>
                <w:iCs/>
                <w:sz w:val="22"/>
                <w:szCs w:val="22"/>
              </w:rPr>
            </w:rPrChange>
          </w:rPr>
          <w:delText>ượ</w:delText>
        </w:r>
        <w:r w:rsidRPr="00150A32" w:rsidDel="00150A32">
          <w:rPr>
            <w:rFonts w:cs="Arial"/>
            <w:szCs w:val="22"/>
            <w:lang w:val="vi-VN"/>
            <w:rPrChange w:id="5087" w:author="An Tran, ACA (BUV)" w:date="2024-09-13T01:17:00Z" w16du:dateUtc="2024-09-12T18:17:00Z">
              <w:rPr>
                <w:rFonts w:ascii="iCiel Avenir LT Std 35 Light" w:hAnsi="iCiel Avenir LT Std 35 Light" w:cs="Arial"/>
                <w:i/>
                <w:iCs/>
                <w:sz w:val="22"/>
                <w:szCs w:val="22"/>
              </w:rPr>
            </w:rPrChange>
          </w:rPr>
          <w:delText>c giao m</w:delText>
        </w:r>
        <w:r w:rsidRPr="00150A32" w:rsidDel="00150A32">
          <w:rPr>
            <w:rFonts w:cs="Arial"/>
            <w:szCs w:val="22"/>
            <w:lang w:val="vi-VN"/>
            <w:rPrChange w:id="5088" w:author="An Tran, ACA (BUV)" w:date="2024-09-13T01:17:00Z" w16du:dateUtc="2024-09-12T18:17:00Z">
              <w:rPr>
                <w:rFonts w:ascii="iCiel Avenir LT Std 35 Light" w:hAnsi="iCiel Avenir LT Std 35 Light" w:cs="Calibri"/>
                <w:i/>
                <w:iCs/>
                <w:sz w:val="22"/>
                <w:szCs w:val="22"/>
              </w:rPr>
            </w:rPrChange>
          </w:rPr>
          <w:delText>ộ</w:delText>
        </w:r>
        <w:r w:rsidRPr="00150A32" w:rsidDel="00150A32">
          <w:rPr>
            <w:rFonts w:cs="Arial"/>
            <w:szCs w:val="22"/>
            <w:lang w:val="vi-VN"/>
            <w:rPrChange w:id="5089" w:author="An Tran, ACA (BUV)" w:date="2024-09-13T01:17:00Z" w16du:dateUtc="2024-09-12T18:17:00Z">
              <w:rPr>
                <w:rFonts w:ascii="iCiel Avenir LT Std 35 Light" w:hAnsi="iCiel Avenir LT Std 35 Light" w:cs="Arial"/>
                <w:i/>
                <w:iCs/>
                <w:sz w:val="22"/>
                <w:szCs w:val="22"/>
              </w:rPr>
            </w:rPrChange>
          </w:rPr>
          <w:delText xml:space="preserve">t </w:delText>
        </w:r>
        <w:r w:rsidRPr="00150A32" w:rsidDel="00150A32">
          <w:rPr>
            <w:rFonts w:cs="Arial"/>
            <w:szCs w:val="22"/>
            <w:lang w:val="vi-VN"/>
            <w:rPrChange w:id="5090"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91" w:author="An Tran, ACA (BUV)" w:date="2024-09-13T01:17:00Z" w16du:dateUtc="2024-09-12T18:17:00Z">
              <w:rPr>
                <w:rFonts w:ascii="iCiel Avenir LT Std 35 Light" w:hAnsi="iCiel Avenir LT Std 35 Light" w:cs="Calibri"/>
                <w:i/>
                <w:iCs/>
                <w:sz w:val="22"/>
                <w:szCs w:val="22"/>
              </w:rPr>
            </w:rPrChange>
          </w:rPr>
          <w:delText>ề</w:delText>
        </w:r>
        <w:r w:rsidRPr="00150A32" w:rsidDel="00150A32">
          <w:rPr>
            <w:rFonts w:cs="Arial"/>
            <w:szCs w:val="22"/>
            <w:lang w:val="vi-VN"/>
            <w:rPrChange w:id="5092" w:author="An Tran, ACA (BUV)" w:date="2024-09-13T01:17:00Z" w16du:dateUtc="2024-09-12T18:17:00Z">
              <w:rPr>
                <w:rFonts w:ascii="iCiel Avenir LT Std 35 Light" w:hAnsi="iCiel Avenir LT Std 35 Light" w:cs="Arial"/>
                <w:i/>
                <w:iCs/>
                <w:sz w:val="22"/>
                <w:szCs w:val="22"/>
              </w:rPr>
            </w:rPrChange>
          </w:rPr>
          <w:delText xml:space="preserve"> b</w:delText>
        </w:r>
        <w:r w:rsidRPr="00150A32" w:rsidDel="00150A32">
          <w:rPr>
            <w:rFonts w:cs="Arial"/>
            <w:szCs w:val="22"/>
            <w:lang w:val="vi-VN"/>
            <w:rPrChange w:id="5093"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094" w:author="An Tran, ACA (BUV)" w:date="2024-09-13T01:17:00Z" w16du:dateUtc="2024-09-12T18:17:00Z">
              <w:rPr>
                <w:rFonts w:ascii="iCiel Avenir LT Std 35 Light" w:hAnsi="iCiel Avenir LT Std 35 Light" w:cs="Arial"/>
                <w:i/>
                <w:iCs/>
                <w:sz w:val="22"/>
                <w:szCs w:val="22"/>
              </w:rPr>
            </w:rPrChange>
          </w:rPr>
          <w:delText>i kh</w:delText>
        </w:r>
        <w:r w:rsidRPr="00150A32" w:rsidDel="00150A32">
          <w:rPr>
            <w:rFonts w:cs="Arial"/>
            <w:szCs w:val="22"/>
            <w:lang w:val="vi-VN"/>
            <w:rPrChange w:id="5095" w:author="An Tran, ACA (BUV)" w:date="2024-09-13T01:17:00Z" w16du:dateUtc="2024-09-12T18:17:00Z">
              <w:rPr>
                <w:rFonts w:ascii="iCiel Avenir LT Std 35 Light" w:hAnsi="iCiel Avenir LT Std 35 Light" w:cs="Avenir Next LT Pro"/>
                <w:i/>
                <w:iCs/>
                <w:sz w:val="22"/>
                <w:szCs w:val="22"/>
              </w:rPr>
            </w:rPrChange>
          </w:rPr>
          <w:delText>á</w:delText>
        </w:r>
        <w:r w:rsidRPr="00150A32" w:rsidDel="00150A32">
          <w:rPr>
            <w:rFonts w:cs="Arial"/>
            <w:szCs w:val="22"/>
            <w:lang w:val="vi-VN"/>
            <w:rPrChange w:id="5096" w:author="An Tran, ACA (BUV)" w:date="2024-09-13T01:17:00Z" w16du:dateUtc="2024-09-12T18:17:00Z">
              <w:rPr>
                <w:rFonts w:ascii="iCiel Avenir LT Std 35 Light" w:hAnsi="iCiel Avenir LT Std 35 Light" w:cs="Arial"/>
                <w:i/>
                <w:iCs/>
                <w:sz w:val="22"/>
                <w:szCs w:val="22"/>
              </w:rPr>
            </w:rPrChange>
          </w:rPr>
          <w:delText xml:space="preserve">c </w:delText>
        </w:r>
        <w:r w:rsidRPr="00150A32" w:rsidDel="00150A32">
          <w:rPr>
            <w:rFonts w:cs="Arial"/>
            <w:szCs w:val="22"/>
            <w:lang w:val="vi-VN"/>
            <w:rPrChange w:id="5097" w:author="An Tran, ACA (BUV)" w:date="2024-09-13T01:17:00Z" w16du:dateUtc="2024-09-12T18:17:00Z">
              <w:rPr>
                <w:rFonts w:ascii="iCiel Avenir LT Std 35 Light" w:hAnsi="iCiel Avenir LT Std 35 Light" w:cs="Avenir Next LT Pro"/>
                <w:i/>
                <w:iCs/>
                <w:sz w:val="22"/>
                <w:szCs w:val="22"/>
              </w:rPr>
            </w:rPrChange>
          </w:rPr>
          <w:delText>đ</w:delText>
        </w:r>
        <w:r w:rsidRPr="00150A32" w:rsidDel="00150A32">
          <w:rPr>
            <w:rFonts w:cs="Arial"/>
            <w:szCs w:val="22"/>
            <w:lang w:val="vi-VN"/>
            <w:rPrChange w:id="5098" w:author="An Tran, ACA (BUV)" w:date="2024-09-13T01:17:00Z" w16du:dateUtc="2024-09-12T18:17:00Z">
              <w:rPr>
                <w:rFonts w:ascii="iCiel Avenir LT Std 35 Light" w:hAnsi="iCiel Avenir LT Std 35 Light" w:cs="Calibri"/>
                <w:i/>
                <w:iCs/>
                <w:sz w:val="22"/>
                <w:szCs w:val="22"/>
              </w:rPr>
            </w:rPrChange>
          </w:rPr>
          <w:delText>ể</w:delText>
        </w:r>
        <w:r w:rsidRPr="00150A32" w:rsidDel="00150A32">
          <w:rPr>
            <w:rFonts w:cs="Arial"/>
            <w:szCs w:val="22"/>
            <w:lang w:val="vi-VN"/>
            <w:rPrChange w:id="5099" w:author="An Tran, ACA (BUV)" w:date="2024-09-13T01:17:00Z" w16du:dateUtc="2024-09-12T18:17:00Z">
              <w:rPr>
                <w:rFonts w:ascii="iCiel Avenir LT Std 35 Light" w:hAnsi="iCiel Avenir LT Std 35 Light" w:cs="Arial"/>
                <w:i/>
                <w:iCs/>
                <w:sz w:val="22"/>
                <w:szCs w:val="22"/>
              </w:rPr>
            </w:rPrChange>
          </w:rPr>
          <w:delText xml:space="preserve"> ho</w:delText>
        </w:r>
        <w:r w:rsidRPr="00150A32" w:rsidDel="00150A32">
          <w:rPr>
            <w:rFonts w:cs="Arial"/>
            <w:szCs w:val="22"/>
            <w:lang w:val="vi-VN"/>
            <w:rPrChange w:id="5100"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101" w:author="An Tran, ACA (BUV)" w:date="2024-09-13T01:17:00Z" w16du:dateUtc="2024-09-12T18:17:00Z">
              <w:rPr>
                <w:rFonts w:ascii="iCiel Avenir LT Std 35 Light" w:hAnsi="iCiel Avenir LT Std 35 Light" w:cs="Arial"/>
                <w:i/>
                <w:iCs/>
                <w:sz w:val="22"/>
                <w:szCs w:val="22"/>
              </w:rPr>
            </w:rPrChange>
          </w:rPr>
          <w:delText>n th</w:delText>
        </w:r>
        <w:r w:rsidRPr="00150A32" w:rsidDel="00150A32">
          <w:rPr>
            <w:rFonts w:cs="Arial"/>
            <w:szCs w:val="22"/>
            <w:lang w:val="vi-VN"/>
            <w:rPrChange w:id="5102" w:author="An Tran, ACA (BUV)" w:date="2024-09-13T01:17:00Z" w16du:dateUtc="2024-09-12T18:17:00Z">
              <w:rPr>
                <w:rFonts w:ascii="iCiel Avenir LT Std 35 Light" w:hAnsi="iCiel Avenir LT Std 35 Light" w:cs="Avenir Next LT Pro"/>
                <w:i/>
                <w:iCs/>
                <w:sz w:val="22"/>
                <w:szCs w:val="22"/>
              </w:rPr>
            </w:rPrChange>
          </w:rPr>
          <w:delText>à</w:delText>
        </w:r>
        <w:r w:rsidRPr="00150A32" w:rsidDel="00150A32">
          <w:rPr>
            <w:rFonts w:cs="Arial"/>
            <w:szCs w:val="22"/>
            <w:lang w:val="vi-VN"/>
            <w:rPrChange w:id="5103" w:author="An Tran, ACA (BUV)" w:date="2024-09-13T01:17:00Z" w16du:dateUtc="2024-09-12T18:17:00Z">
              <w:rPr>
                <w:rFonts w:ascii="iCiel Avenir LT Std 35 Light" w:hAnsi="iCiel Avenir LT Std 35 Light" w:cs="Arial"/>
                <w:i/>
                <w:iCs/>
                <w:sz w:val="22"/>
                <w:szCs w:val="22"/>
              </w:rPr>
            </w:rPrChange>
          </w:rPr>
          <w:delText>nh m</w:delText>
        </w:r>
        <w:r w:rsidRPr="00150A32" w:rsidDel="00150A32">
          <w:rPr>
            <w:rFonts w:cs="Arial"/>
            <w:szCs w:val="22"/>
            <w:lang w:val="vi-VN"/>
            <w:rPrChange w:id="5104" w:author="An Tran, ACA (BUV)" w:date="2024-09-13T01:17:00Z" w16du:dateUtc="2024-09-12T18:17:00Z">
              <w:rPr>
                <w:rFonts w:ascii="iCiel Avenir LT Std 35 Light" w:hAnsi="iCiel Avenir LT Std 35 Light" w:cs="Avenir Next LT Pro"/>
                <w:i/>
                <w:iCs/>
                <w:sz w:val="22"/>
                <w:szCs w:val="22"/>
              </w:rPr>
            </w:rPrChange>
          </w:rPr>
          <w:delText>ô</w:delText>
        </w:r>
        <w:r w:rsidRPr="00150A32" w:rsidDel="00150A32">
          <w:rPr>
            <w:rFonts w:cs="Arial"/>
            <w:szCs w:val="22"/>
            <w:lang w:val="vi-VN"/>
            <w:rPrChange w:id="5105" w:author="An Tran, ACA (BUV)" w:date="2024-09-13T01:17:00Z" w16du:dateUtc="2024-09-12T18:17:00Z">
              <w:rPr>
                <w:rFonts w:ascii="iCiel Avenir LT Std 35 Light" w:hAnsi="iCiel Avenir LT Std 35 Light" w:cs="Arial"/>
                <w:i/>
                <w:iCs/>
                <w:sz w:val="22"/>
                <w:szCs w:val="22"/>
              </w:rPr>
            </w:rPrChange>
          </w:rPr>
          <w:delText>n h</w:delText>
        </w:r>
        <w:r w:rsidRPr="00150A32" w:rsidDel="00150A32">
          <w:rPr>
            <w:rFonts w:cs="Arial"/>
            <w:szCs w:val="22"/>
            <w:lang w:val="vi-VN"/>
            <w:rPrChange w:id="5106" w:author="An Tran, ACA (BUV)" w:date="2024-09-13T01:17:00Z" w16du:dateUtc="2024-09-12T18:17:00Z">
              <w:rPr>
                <w:rFonts w:ascii="iCiel Avenir LT Std 35 Light" w:hAnsi="iCiel Avenir LT Std 35 Light" w:cs="Calibri"/>
                <w:i/>
                <w:iCs/>
                <w:sz w:val="22"/>
                <w:szCs w:val="22"/>
              </w:rPr>
            </w:rPrChange>
          </w:rPr>
          <w:delText>ọ</w:delText>
        </w:r>
        <w:r w:rsidRPr="00150A32" w:rsidDel="00150A32">
          <w:rPr>
            <w:rFonts w:cs="Arial"/>
            <w:szCs w:val="22"/>
            <w:lang w:val="vi-VN"/>
            <w:rPrChange w:id="5107" w:author="An Tran, ACA (BUV)" w:date="2024-09-13T01:17:00Z" w16du:dateUtc="2024-09-12T18:17:00Z">
              <w:rPr>
                <w:rFonts w:ascii="iCiel Avenir LT Std 35 Light" w:hAnsi="iCiel Avenir LT Std 35 Light" w:cs="Arial"/>
                <w:i/>
                <w:iCs/>
                <w:sz w:val="22"/>
                <w:szCs w:val="22"/>
              </w:rPr>
            </w:rPrChange>
          </w:rPr>
          <w:delText xml:space="preserve">c </w:delText>
        </w:r>
        <w:r w:rsidRPr="00150A32" w:rsidDel="00150A32">
          <w:rPr>
            <w:rFonts w:cs="Arial"/>
            <w:szCs w:val="22"/>
            <w:lang w:val="vi-VN"/>
            <w:rPrChange w:id="5108" w:author="An Tran, ACA (BUV)" w:date="2024-09-13T01:17:00Z" w16du:dateUtc="2024-09-12T18:17:00Z">
              <w:rPr>
                <w:rFonts w:ascii="iCiel Avenir LT Std 35 Light" w:hAnsi="iCiel Avenir LT Std 35 Light" w:cs="Avenir Next LT Pro"/>
                <w:i/>
                <w:iCs/>
                <w:sz w:val="22"/>
                <w:szCs w:val="22"/>
              </w:rPr>
            </w:rPrChange>
          </w:rPr>
          <w:delText>đó</w:delText>
        </w:r>
        <w:r w:rsidRPr="00150A32" w:rsidDel="00150A32">
          <w:rPr>
            <w:rFonts w:cs="Arial"/>
            <w:szCs w:val="22"/>
            <w:lang w:val="vi-VN"/>
            <w:rPrChange w:id="5109" w:author="An Tran, ACA (BUV)" w:date="2024-09-13T01:17:00Z" w16du:dateUtc="2024-09-12T18:17:00Z">
              <w:rPr>
                <w:rFonts w:ascii="iCiel Avenir LT Std 35 Light" w:hAnsi="iCiel Avenir LT Std 35 Light" w:cs="Arial"/>
                <w:i/>
                <w:iCs/>
                <w:sz w:val="22"/>
                <w:szCs w:val="22"/>
                <w:lang w:val="vi-VN"/>
              </w:rPr>
            </w:rPrChange>
          </w:rPr>
          <w:delText>.</w:delText>
        </w:r>
        <w:bookmarkStart w:id="5110" w:name="_Toc177119374"/>
        <w:bookmarkStart w:id="5111" w:name="_Toc177119786"/>
        <w:bookmarkStart w:id="5112" w:name="_Toc177145944"/>
        <w:bookmarkStart w:id="5113" w:name="_Toc177146353"/>
        <w:bookmarkEnd w:id="5110"/>
        <w:bookmarkEnd w:id="5111"/>
        <w:bookmarkEnd w:id="5112"/>
        <w:bookmarkEnd w:id="5113"/>
      </w:del>
    </w:p>
    <w:p w14:paraId="5BEEB92D" w14:textId="66ACF0E0" w:rsidR="00AA14EC" w:rsidRPr="00150A32" w:rsidDel="00150A32" w:rsidRDefault="00AA14EC">
      <w:pPr>
        <w:pStyle w:val="Question"/>
        <w:numPr>
          <w:ilvl w:val="0"/>
          <w:numId w:val="44"/>
        </w:numPr>
        <w:tabs>
          <w:tab w:val="left" w:pos="630"/>
          <w:tab w:val="left" w:pos="990"/>
        </w:tabs>
        <w:spacing w:before="100" w:line="400" w:lineRule="exact"/>
        <w:ind w:left="0" w:firstLine="720"/>
        <w:rPr>
          <w:del w:id="5114" w:author="An Tran, ACA (BUV)" w:date="2024-09-13T01:09:00Z" w16du:dateUtc="2024-09-12T18:09:00Z"/>
          <w:rFonts w:cs="Arial"/>
          <w:szCs w:val="22"/>
          <w:lang w:val="vi-VN"/>
          <w:rPrChange w:id="5115" w:author="An Tran, ACA (BUV)" w:date="2024-09-13T01:17:00Z" w16du:dateUtc="2024-09-12T18:17:00Z">
            <w:rPr>
              <w:del w:id="5116" w:author="An Tran, ACA (BUV)" w:date="2024-09-13T01:09:00Z" w16du:dateUtc="2024-09-12T18:09:00Z"/>
              <w:rFonts w:ascii="iCiel Avenir LT Std 35 Light" w:hAnsi="iCiel Avenir LT Std 35 Light" w:cs="Arial"/>
              <w:i/>
              <w:iCs/>
              <w:sz w:val="22"/>
              <w:szCs w:val="22"/>
              <w:lang w:val="vi-VN"/>
            </w:rPr>
          </w:rPrChange>
        </w:rPr>
        <w:pPrChange w:id="5117" w:author="An Tran, ACA (BUV)" w:date="2024-09-13T01:17:00Z" w16du:dateUtc="2024-09-12T18:17:00Z">
          <w:pPr>
            <w:ind w:left="90" w:firstLine="0"/>
          </w:pPr>
        </w:pPrChange>
      </w:pPr>
      <w:del w:id="5118" w:author="An Tran, ACA (BUV)" w:date="2024-09-13T01:09:00Z" w16du:dateUtc="2024-09-12T18:09:00Z">
        <w:r w:rsidRPr="00150A32" w:rsidDel="00150A32">
          <w:rPr>
            <w:rFonts w:cs="Arial"/>
            <w:szCs w:val="22"/>
            <w:lang w:val="vi-VN"/>
            <w:rPrChange w:id="5119" w:author="An Tran, ACA (BUV)" w:date="2024-09-13T01:17:00Z" w16du:dateUtc="2024-09-12T18:17:00Z">
              <w:rPr>
                <w:rFonts w:ascii="iCiel Avenir LT Std 35 Light" w:hAnsi="iCiel Avenir LT Std 35 Light" w:cs="Arial"/>
                <w:i/>
                <w:iCs/>
                <w:sz w:val="22"/>
                <w:szCs w:val="22"/>
                <w:lang w:val="vi-VN"/>
              </w:rPr>
            </w:rPrChange>
          </w:rPr>
          <w:delText>N</w:delText>
        </w:r>
        <w:r w:rsidRPr="00150A32" w:rsidDel="00150A32">
          <w:rPr>
            <w:rFonts w:cs="Arial"/>
            <w:szCs w:val="22"/>
            <w:lang w:val="vi-VN"/>
            <w:rPrChange w:id="5120" w:author="An Tran, ACA (BUV)" w:date="2024-09-13T01:17:00Z" w16du:dateUtc="2024-09-12T18:17:00Z">
              <w:rPr>
                <w:rFonts w:ascii="iCiel Avenir LT Std 35 Light" w:hAnsi="iCiel Avenir LT Std 35 Light" w:cs="Calibri"/>
                <w:i/>
                <w:iCs/>
                <w:sz w:val="22"/>
                <w:szCs w:val="22"/>
                <w:lang w:val="vi-VN"/>
              </w:rPr>
            </w:rPrChange>
          </w:rPr>
          <w:delText>ế</w:delText>
        </w:r>
        <w:r w:rsidRPr="00150A32" w:rsidDel="00150A32">
          <w:rPr>
            <w:rFonts w:cs="Arial"/>
            <w:szCs w:val="22"/>
            <w:lang w:val="vi-VN"/>
            <w:rPrChange w:id="5121" w:author="An Tran, ACA (BUV)" w:date="2024-09-13T01:17:00Z" w16du:dateUtc="2024-09-12T18:17:00Z">
              <w:rPr>
                <w:rFonts w:ascii="iCiel Avenir LT Std 35 Light" w:hAnsi="iCiel Avenir LT Std 35 Light" w:cs="Arial"/>
                <w:i/>
                <w:iCs/>
                <w:sz w:val="22"/>
                <w:szCs w:val="22"/>
                <w:lang w:val="vi-VN"/>
              </w:rPr>
            </w:rPrChange>
          </w:rPr>
          <w:delText>u m</w:delText>
        </w:r>
        <w:r w:rsidRPr="00150A32" w:rsidDel="00150A32">
          <w:rPr>
            <w:rFonts w:cs="Arial"/>
            <w:szCs w:val="22"/>
            <w:lang w:val="vi-VN"/>
            <w:rPrChange w:id="5122"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23" w:author="An Tran, ACA (BUV)" w:date="2024-09-13T01:17:00Z" w16du:dateUtc="2024-09-12T18:17:00Z">
              <w:rPr>
                <w:rFonts w:ascii="iCiel Avenir LT Std 35 Light" w:hAnsi="iCiel Avenir LT Std 35 Light" w:cs="Arial"/>
                <w:i/>
                <w:iCs/>
                <w:sz w:val="22"/>
                <w:szCs w:val="22"/>
                <w:lang w:val="vi-VN"/>
              </w:rPr>
            </w:rPrChange>
          </w:rPr>
          <w:delText>n h</w:delText>
        </w:r>
        <w:r w:rsidRPr="00150A32" w:rsidDel="00150A32">
          <w:rPr>
            <w:rFonts w:cs="Arial"/>
            <w:szCs w:val="22"/>
            <w:lang w:val="vi-VN"/>
            <w:rPrChange w:id="5124" w:author="An Tran, ACA (BUV)" w:date="2024-09-13T01:17:00Z" w16du:dateUtc="2024-09-12T18:17:00Z">
              <w:rPr>
                <w:rFonts w:ascii="iCiel Avenir LT Std 35 Light" w:hAnsi="iCiel Avenir LT Std 35 Light" w:cs="Calibri"/>
                <w:i/>
                <w:iCs/>
                <w:sz w:val="22"/>
                <w:szCs w:val="22"/>
                <w:lang w:val="vi-VN"/>
              </w:rPr>
            </w:rPrChange>
          </w:rPr>
          <w:delText>ọ</w:delText>
        </w:r>
        <w:r w:rsidRPr="00150A32" w:rsidDel="00150A32">
          <w:rPr>
            <w:rFonts w:cs="Arial"/>
            <w:szCs w:val="22"/>
            <w:lang w:val="vi-VN"/>
            <w:rPrChange w:id="5125" w:author="An Tran, ACA (BUV)" w:date="2024-09-13T01:17:00Z" w16du:dateUtc="2024-09-12T18:17:00Z">
              <w:rPr>
                <w:rFonts w:ascii="iCiel Avenir LT Std 35 Light" w:hAnsi="iCiel Avenir LT Std 35 Light" w:cs="Arial"/>
                <w:i/>
                <w:iCs/>
                <w:sz w:val="22"/>
                <w:szCs w:val="22"/>
                <w:lang w:val="vi-VN"/>
              </w:rPr>
            </w:rPrChange>
          </w:rPr>
          <w:delText>c trong 2 k</w:delText>
        </w:r>
        <w:r w:rsidRPr="00150A32" w:rsidDel="00150A32">
          <w:rPr>
            <w:rFonts w:cs="Arial"/>
            <w:szCs w:val="22"/>
            <w:lang w:val="vi-VN"/>
            <w:rPrChange w:id="5126" w:author="An Tran, ACA (BUV)" w:date="2024-09-13T01:17:00Z" w16du:dateUtc="2024-09-12T18:17:00Z">
              <w:rPr>
                <w:rFonts w:ascii="iCiel Avenir LT Std 35 Light" w:hAnsi="iCiel Avenir LT Std 35 Light" w:cs="Calibri"/>
                <w:i/>
                <w:iCs/>
                <w:sz w:val="22"/>
                <w:szCs w:val="22"/>
                <w:lang w:val="vi-VN"/>
              </w:rPr>
            </w:rPrChange>
          </w:rPr>
          <w:delText>ỳ</w:delText>
        </w:r>
        <w:r w:rsidRPr="00150A32" w:rsidDel="00150A32">
          <w:rPr>
            <w:rFonts w:cs="Arial"/>
            <w:szCs w:val="22"/>
            <w:lang w:val="vi-VN"/>
            <w:rPrChange w:id="5127" w:author="An Tran, ACA (BUV)" w:date="2024-09-13T01:17:00Z" w16du:dateUtc="2024-09-12T18:17:00Z">
              <w:rPr>
                <w:rFonts w:ascii="iCiel Avenir LT Std 35 Light" w:hAnsi="iCiel Avenir LT Std 35 Light" w:cs="Arial"/>
                <w:i/>
                <w:iCs/>
                <w:sz w:val="22"/>
                <w:szCs w:val="22"/>
                <w:lang w:val="vi-VN"/>
              </w:rPr>
            </w:rPrChange>
          </w:rPr>
          <w:delText xml:space="preserve"> kh</w:delText>
        </w:r>
        <w:r w:rsidRPr="00150A32" w:rsidDel="00150A32">
          <w:rPr>
            <w:rFonts w:cs="Arial"/>
            <w:szCs w:val="22"/>
            <w:lang w:val="vi-VN"/>
            <w:rPrChange w:id="5128"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29" w:author="An Tran, ACA (BUV)" w:date="2024-09-13T01:17:00Z" w16du:dateUtc="2024-09-12T18:17:00Z">
              <w:rPr>
                <w:rFonts w:ascii="iCiel Avenir LT Std 35 Light" w:hAnsi="iCiel Avenir LT Std 35 Light" w:cs="Arial"/>
                <w:i/>
                <w:iCs/>
                <w:sz w:val="22"/>
                <w:szCs w:val="22"/>
                <w:lang w:val="vi-VN"/>
              </w:rPr>
            </w:rPrChange>
          </w:rPr>
          <w:delText>ng đ</w:delText>
        </w:r>
        <w:r w:rsidRPr="00150A32" w:rsidDel="00150A32">
          <w:rPr>
            <w:rFonts w:cs="Arial"/>
            <w:szCs w:val="22"/>
            <w:lang w:val="vi-VN"/>
            <w:rPrChange w:id="5130"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31" w:author="An Tran, ACA (BUV)" w:date="2024-09-13T01:17:00Z" w16du:dateUtc="2024-09-12T18:17:00Z">
              <w:rPr>
                <w:rFonts w:ascii="iCiel Avenir LT Std 35 Light" w:hAnsi="iCiel Avenir LT Std 35 Light" w:cs="Arial"/>
                <w:i/>
                <w:iCs/>
                <w:sz w:val="22"/>
                <w:szCs w:val="22"/>
                <w:lang w:val="vi-VN"/>
              </w:rPr>
            </w:rPrChange>
          </w:rPr>
          <w:delText>t bao g</w:delText>
        </w:r>
        <w:r w:rsidRPr="00150A32" w:rsidDel="00150A32">
          <w:rPr>
            <w:rFonts w:cs="Arial"/>
            <w:szCs w:val="22"/>
            <w:lang w:val="vi-VN"/>
            <w:rPrChange w:id="5132" w:author="An Tran, ACA (BUV)" w:date="2024-09-13T01:17:00Z" w16du:dateUtc="2024-09-12T18:17:00Z">
              <w:rPr>
                <w:rFonts w:ascii="iCiel Avenir LT Std 35 Light" w:hAnsi="iCiel Avenir LT Std 35 Light" w:cs="Calibri"/>
                <w:i/>
                <w:iCs/>
                <w:sz w:val="22"/>
                <w:szCs w:val="22"/>
                <w:lang w:val="vi-VN"/>
              </w:rPr>
            </w:rPrChange>
          </w:rPr>
          <w:delText>ồ</w:delText>
        </w:r>
        <w:r w:rsidRPr="00150A32" w:rsidDel="00150A32">
          <w:rPr>
            <w:rFonts w:cs="Arial"/>
            <w:szCs w:val="22"/>
            <w:lang w:val="vi-VN"/>
            <w:rPrChange w:id="5133" w:author="An Tran, ACA (BUV)" w:date="2024-09-13T01:17:00Z" w16du:dateUtc="2024-09-12T18:17:00Z">
              <w:rPr>
                <w:rFonts w:ascii="iCiel Avenir LT Std 35 Light" w:hAnsi="iCiel Avenir LT Std 35 Light" w:cs="Arial"/>
                <w:i/>
                <w:iCs/>
                <w:sz w:val="22"/>
                <w:szCs w:val="22"/>
                <w:lang w:val="vi-VN"/>
              </w:rPr>
            </w:rPrChange>
          </w:rPr>
          <w:delText>m 1 th</w:delText>
        </w:r>
        <w:r w:rsidRPr="00150A32" w:rsidDel="00150A32">
          <w:rPr>
            <w:rFonts w:cs="Arial"/>
            <w:szCs w:val="22"/>
            <w:lang w:val="vi-VN"/>
            <w:rPrChange w:id="5134"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135" w:author="An Tran, ACA (BUV)" w:date="2024-09-13T01:17:00Z" w16du:dateUtc="2024-09-12T18:17:00Z">
              <w:rPr>
                <w:rFonts w:ascii="iCiel Avenir LT Std 35 Light" w:hAnsi="iCiel Avenir LT Std 35 Light" w:cs="Arial"/>
                <w:i/>
                <w:iCs/>
                <w:sz w:val="22"/>
                <w:szCs w:val="22"/>
                <w:lang w:val="vi-VN"/>
              </w:rPr>
            </w:rPrChange>
          </w:rPr>
          <w:delText>nh ph</w:delText>
        </w:r>
        <w:r w:rsidRPr="00150A32" w:rsidDel="00150A32">
          <w:rPr>
            <w:rFonts w:cs="Arial"/>
            <w:szCs w:val="22"/>
            <w:lang w:val="vi-VN"/>
            <w:rPrChange w:id="5136"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137" w:author="An Tran, ACA (BUV)" w:date="2024-09-13T01:17:00Z" w16du:dateUtc="2024-09-12T18:17:00Z">
              <w:rPr>
                <w:rFonts w:ascii="iCiel Avenir LT Std 35 Light" w:hAnsi="iCiel Avenir LT Std 35 Light" w:cs="Arial"/>
                <w:i/>
                <w:iCs/>
                <w:sz w:val="22"/>
                <w:szCs w:val="22"/>
                <w:lang w:val="vi-VN"/>
              </w:rPr>
            </w:rPrChange>
          </w:rPr>
          <w:delText>n 100%, sinh vi</w:delText>
        </w:r>
        <w:r w:rsidRPr="00150A32" w:rsidDel="00150A32">
          <w:rPr>
            <w:rFonts w:cs="Arial"/>
            <w:szCs w:val="22"/>
            <w:lang w:val="vi-VN"/>
            <w:rPrChange w:id="5138" w:author="An Tran, ACA (BUV)" w:date="2024-09-13T01:17:00Z" w16du:dateUtc="2024-09-12T18:17:00Z">
              <w:rPr>
                <w:rFonts w:ascii="iCiel Avenir LT Std 35 Light" w:hAnsi="iCiel Avenir LT Std 35 Light" w:cs="Avenir Next LT Pro"/>
                <w:i/>
                <w:iCs/>
                <w:sz w:val="22"/>
                <w:szCs w:val="22"/>
                <w:lang w:val="vi-VN"/>
              </w:rPr>
            </w:rPrChange>
          </w:rPr>
          <w:delText>ê</w:delText>
        </w:r>
        <w:r w:rsidRPr="00150A32" w:rsidDel="00150A32">
          <w:rPr>
            <w:rFonts w:cs="Arial"/>
            <w:szCs w:val="22"/>
            <w:lang w:val="vi-VN"/>
            <w:rPrChange w:id="5139" w:author="An Tran, ACA (BUV)" w:date="2024-09-13T01:17:00Z" w16du:dateUtc="2024-09-12T18:17:00Z">
              <w:rPr>
                <w:rFonts w:ascii="iCiel Avenir LT Std 35 Light" w:hAnsi="iCiel Avenir LT Std 35 Light" w:cs="Arial"/>
                <w:i/>
                <w:iCs/>
                <w:sz w:val="22"/>
                <w:szCs w:val="22"/>
                <w:lang w:val="vi-VN"/>
              </w:rPr>
            </w:rPrChange>
          </w:rPr>
          <w:delText>n s</w:delText>
        </w:r>
        <w:r w:rsidRPr="00150A32" w:rsidDel="00150A32">
          <w:rPr>
            <w:rFonts w:cs="Arial"/>
            <w:szCs w:val="22"/>
            <w:lang w:val="vi-VN"/>
            <w:rPrChange w:id="5140" w:author="An Tran, ACA (BUV)" w:date="2024-09-13T01:17:00Z" w16du:dateUtc="2024-09-12T18:17:00Z">
              <w:rPr>
                <w:rFonts w:ascii="iCiel Avenir LT Std 35 Light" w:hAnsi="iCiel Avenir LT Std 35 Light" w:cs="Calibri"/>
                <w:i/>
                <w:iCs/>
                <w:sz w:val="22"/>
                <w:szCs w:val="22"/>
                <w:lang w:val="vi-VN"/>
              </w:rPr>
            </w:rPrChange>
          </w:rPr>
          <w:delText>ẽ</w:delText>
        </w:r>
        <w:r w:rsidRPr="00150A32" w:rsidDel="00150A32">
          <w:rPr>
            <w:rFonts w:cs="Arial"/>
            <w:szCs w:val="22"/>
            <w:lang w:val="vi-VN"/>
            <w:rPrChange w:id="5141" w:author="An Tran, ACA (BUV)" w:date="2024-09-13T01:17:00Z" w16du:dateUtc="2024-09-12T18:17:00Z">
              <w:rPr>
                <w:rFonts w:ascii="iCiel Avenir LT Std 35 Light" w:hAnsi="iCiel Avenir LT Std 35 Light" w:cs="Arial"/>
                <w:i/>
                <w:iCs/>
                <w:sz w:val="22"/>
                <w:szCs w:val="22"/>
                <w:lang w:val="vi-VN"/>
              </w:rPr>
            </w:rPrChange>
          </w:rPr>
          <w:delText xml:space="preserve"> ph</w:delText>
        </w:r>
        <w:r w:rsidRPr="00150A32" w:rsidDel="00150A32">
          <w:rPr>
            <w:rFonts w:cs="Arial"/>
            <w:szCs w:val="22"/>
            <w:lang w:val="vi-VN"/>
            <w:rPrChange w:id="5142" w:author="An Tran, ACA (BUV)" w:date="2024-09-13T01:17:00Z" w16du:dateUtc="2024-09-12T18:17:00Z">
              <w:rPr>
                <w:rFonts w:ascii="iCiel Avenir LT Std 35 Light" w:hAnsi="iCiel Avenir LT Std 35 Light" w:cs="Calibri"/>
                <w:i/>
                <w:iCs/>
                <w:sz w:val="22"/>
                <w:szCs w:val="22"/>
                <w:lang w:val="vi-VN"/>
              </w:rPr>
            </w:rPrChange>
          </w:rPr>
          <w:delText>ả</w:delText>
        </w:r>
        <w:r w:rsidRPr="00150A32" w:rsidDel="00150A32">
          <w:rPr>
            <w:rFonts w:cs="Arial"/>
            <w:szCs w:val="22"/>
            <w:lang w:val="vi-VN"/>
            <w:rPrChange w:id="5143" w:author="An Tran, ACA (BUV)" w:date="2024-09-13T01:17:00Z" w16du:dateUtc="2024-09-12T18:17:00Z">
              <w:rPr>
                <w:rFonts w:ascii="iCiel Avenir LT Std 35 Light" w:hAnsi="iCiel Avenir LT Std 35 Light" w:cs="Arial"/>
                <w:i/>
                <w:iCs/>
                <w:sz w:val="22"/>
                <w:szCs w:val="22"/>
                <w:lang w:val="vi-VN"/>
              </w:rPr>
            </w:rPrChange>
          </w:rPr>
          <w:delText>i thi l</w:delText>
        </w:r>
        <w:r w:rsidRPr="00150A32" w:rsidDel="00150A32">
          <w:rPr>
            <w:rFonts w:cs="Arial"/>
            <w:szCs w:val="22"/>
            <w:lang w:val="vi-VN"/>
            <w:rPrChange w:id="5144"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45" w:author="An Tran, ACA (BUV)" w:date="2024-09-13T01:17:00Z" w16du:dateUtc="2024-09-12T18:17:00Z">
              <w:rPr>
                <w:rFonts w:ascii="iCiel Avenir LT Std 35 Light" w:hAnsi="iCiel Avenir LT Std 35 Light" w:cs="Arial"/>
                <w:i/>
                <w:iCs/>
                <w:sz w:val="22"/>
                <w:szCs w:val="22"/>
                <w:lang w:val="vi-VN"/>
              </w:rPr>
            </w:rPrChange>
          </w:rPr>
          <w:delText>i th</w:delText>
        </w:r>
        <w:r w:rsidRPr="00150A32" w:rsidDel="00150A32">
          <w:rPr>
            <w:rFonts w:cs="Arial"/>
            <w:szCs w:val="22"/>
            <w:lang w:val="vi-VN"/>
            <w:rPrChange w:id="5146"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147" w:author="An Tran, ACA (BUV)" w:date="2024-09-13T01:17:00Z" w16du:dateUtc="2024-09-12T18:17:00Z">
              <w:rPr>
                <w:rFonts w:ascii="iCiel Avenir LT Std 35 Light" w:hAnsi="iCiel Avenir LT Std 35 Light" w:cs="Arial"/>
                <w:i/>
                <w:iCs/>
                <w:sz w:val="22"/>
                <w:szCs w:val="22"/>
                <w:lang w:val="vi-VN"/>
              </w:rPr>
            </w:rPrChange>
          </w:rPr>
          <w:delText>nh ph</w:delText>
        </w:r>
        <w:r w:rsidRPr="00150A32" w:rsidDel="00150A32">
          <w:rPr>
            <w:rFonts w:cs="Arial"/>
            <w:szCs w:val="22"/>
            <w:lang w:val="vi-VN"/>
            <w:rPrChange w:id="5148"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149" w:author="An Tran, ACA (BUV)" w:date="2024-09-13T01:17:00Z" w16du:dateUtc="2024-09-12T18:17:00Z">
              <w:rPr>
                <w:rFonts w:ascii="iCiel Avenir LT Std 35 Light" w:hAnsi="iCiel Avenir LT Std 35 Light" w:cs="Arial"/>
                <w:i/>
                <w:iCs/>
                <w:sz w:val="22"/>
                <w:szCs w:val="22"/>
                <w:lang w:val="vi-VN"/>
              </w:rPr>
            </w:rPrChange>
          </w:rPr>
          <w:delText>n kh</w:delText>
        </w:r>
        <w:r w:rsidRPr="00150A32" w:rsidDel="00150A32">
          <w:rPr>
            <w:rFonts w:cs="Arial"/>
            <w:szCs w:val="22"/>
            <w:lang w:val="vi-VN"/>
            <w:rPrChange w:id="5150"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51"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152"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153"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54" w:author="An Tran, ACA (BUV)" w:date="2024-09-13T01:17:00Z" w16du:dateUtc="2024-09-12T18:17:00Z">
              <w:rPr>
                <w:rFonts w:ascii="iCiel Avenir LT Std 35 Light" w:hAnsi="iCiel Avenir LT Std 35 Light" w:cs="Arial"/>
                <w:i/>
                <w:iCs/>
                <w:sz w:val="22"/>
                <w:szCs w:val="22"/>
                <w:lang w:val="vi-VN"/>
              </w:rPr>
            </w:rPrChange>
          </w:rPr>
          <w:delText xml:space="preserve">t </w:delText>
        </w:r>
        <w:r w:rsidRPr="00150A32" w:rsidDel="00150A32">
          <w:rPr>
            <w:rFonts w:cs="Arial"/>
            <w:szCs w:val="22"/>
            <w:lang w:val="vi-VN"/>
            <w:rPrChange w:id="5155" w:author="An Tran, ACA (BUV)" w:date="2024-09-13T01:17:00Z" w16du:dateUtc="2024-09-12T18:17:00Z">
              <w:rPr>
                <w:rFonts w:ascii="iCiel Avenir LT Std 35 Light" w:hAnsi="iCiel Avenir LT Std 35 Light" w:cs="Avenir Next LT Pro"/>
                <w:i/>
                <w:iCs/>
                <w:sz w:val="22"/>
                <w:szCs w:val="22"/>
                <w:lang w:val="vi-VN"/>
              </w:rPr>
            </w:rPrChange>
          </w:rPr>
          <w:delText>đó</w:delText>
        </w:r>
        <w:r w:rsidRPr="00150A32" w:rsidDel="00150A32">
          <w:rPr>
            <w:rFonts w:cs="Arial"/>
            <w:szCs w:val="22"/>
            <w:lang w:val="vi-VN"/>
            <w:rPrChange w:id="5156" w:author="An Tran, ACA (BUV)" w:date="2024-09-13T01:17:00Z" w16du:dateUtc="2024-09-12T18:17:00Z">
              <w:rPr>
                <w:rFonts w:ascii="iCiel Avenir LT Std 35 Light" w:hAnsi="iCiel Avenir LT Std 35 Light" w:cs="Arial"/>
                <w:i/>
                <w:iCs/>
                <w:sz w:val="22"/>
                <w:szCs w:val="22"/>
                <w:lang w:val="vi-VN"/>
              </w:rPr>
            </w:rPrChange>
          </w:rPr>
          <w:delText>, t</w:delText>
        </w:r>
        <w:r w:rsidRPr="00150A32" w:rsidDel="00150A32">
          <w:rPr>
            <w:rFonts w:cs="Arial"/>
            <w:szCs w:val="22"/>
            <w:lang w:val="vi-VN"/>
            <w:rPrChange w:id="5157" w:author="An Tran, ACA (BUV)" w:date="2024-09-13T01:17:00Z" w16du:dateUtc="2024-09-12T18:17:00Z">
              <w:rPr>
                <w:rFonts w:ascii="iCiel Avenir LT Std 35 Light" w:hAnsi="iCiel Avenir LT Std 35 Light" w:cs="Calibri"/>
                <w:i/>
                <w:iCs/>
                <w:sz w:val="22"/>
                <w:szCs w:val="22"/>
                <w:lang w:val="vi-VN"/>
              </w:rPr>
            </w:rPrChange>
          </w:rPr>
          <w:delText>ứ</w:delText>
        </w:r>
        <w:r w:rsidRPr="00150A32" w:rsidDel="00150A32">
          <w:rPr>
            <w:rFonts w:cs="Arial"/>
            <w:szCs w:val="22"/>
            <w:lang w:val="vi-VN"/>
            <w:rPrChange w:id="5158" w:author="An Tran, ACA (BUV)" w:date="2024-09-13T01:17:00Z" w16du:dateUtc="2024-09-12T18:17:00Z">
              <w:rPr>
                <w:rFonts w:ascii="iCiel Avenir LT Std 35 Light" w:hAnsi="iCiel Avenir LT Std 35 Light" w:cs="Arial"/>
                <w:i/>
                <w:iCs/>
                <w:sz w:val="22"/>
                <w:szCs w:val="22"/>
                <w:lang w:val="vi-VN"/>
              </w:rPr>
            </w:rPrChange>
          </w:rPr>
          <w:delText>c to</w:delText>
        </w:r>
        <w:r w:rsidRPr="00150A32" w:rsidDel="00150A32">
          <w:rPr>
            <w:rFonts w:cs="Arial"/>
            <w:szCs w:val="22"/>
            <w:lang w:val="vi-VN"/>
            <w:rPrChange w:id="5159"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160" w:author="An Tran, ACA (BUV)" w:date="2024-09-13T01:17:00Z" w16du:dateUtc="2024-09-12T18:17:00Z">
              <w:rPr>
                <w:rFonts w:ascii="iCiel Avenir LT Std 35 Light" w:hAnsi="iCiel Avenir LT Std 35 Light" w:cs="Arial"/>
                <w:i/>
                <w:iCs/>
                <w:sz w:val="22"/>
                <w:szCs w:val="22"/>
                <w:lang w:val="vi-VN"/>
              </w:rPr>
            </w:rPrChange>
          </w:rPr>
          <w:delText>n b</w:delText>
        </w:r>
        <w:r w:rsidRPr="00150A32" w:rsidDel="00150A32">
          <w:rPr>
            <w:rFonts w:cs="Arial"/>
            <w:szCs w:val="22"/>
            <w:lang w:val="vi-VN"/>
            <w:rPrChange w:id="5161" w:author="An Tran, ACA (BUV)" w:date="2024-09-13T01:17:00Z" w16du:dateUtc="2024-09-12T18:17:00Z">
              <w:rPr>
                <w:rFonts w:ascii="iCiel Avenir LT Std 35 Light" w:hAnsi="iCiel Avenir LT Std 35 Light" w:cs="Calibri"/>
                <w:i/>
                <w:iCs/>
                <w:sz w:val="22"/>
                <w:szCs w:val="22"/>
                <w:lang w:val="vi-VN"/>
              </w:rPr>
            </w:rPrChange>
          </w:rPr>
          <w:delText>ộ</w:delText>
        </w:r>
        <w:r w:rsidRPr="00150A32" w:rsidDel="00150A32">
          <w:rPr>
            <w:rFonts w:cs="Arial"/>
            <w:szCs w:val="22"/>
            <w:lang w:val="vi-VN"/>
            <w:rPrChange w:id="5162" w:author="An Tran, ACA (BUV)" w:date="2024-09-13T01:17:00Z" w16du:dateUtc="2024-09-12T18:17:00Z">
              <w:rPr>
                <w:rFonts w:ascii="iCiel Avenir LT Std 35 Light" w:hAnsi="iCiel Avenir LT Std 35 Light" w:cs="Arial"/>
                <w:i/>
                <w:iCs/>
                <w:sz w:val="22"/>
                <w:szCs w:val="22"/>
                <w:lang w:val="vi-VN"/>
              </w:rPr>
            </w:rPrChange>
          </w:rPr>
          <w:delText xml:space="preserve"> m</w:delText>
        </w:r>
        <w:r w:rsidRPr="00150A32" w:rsidDel="00150A32">
          <w:rPr>
            <w:rFonts w:cs="Arial"/>
            <w:szCs w:val="22"/>
            <w:lang w:val="vi-VN"/>
            <w:rPrChange w:id="5163"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64" w:author="An Tran, ACA (BUV)" w:date="2024-09-13T01:17:00Z" w16du:dateUtc="2024-09-12T18:17:00Z">
              <w:rPr>
                <w:rFonts w:ascii="iCiel Avenir LT Std 35 Light" w:hAnsi="iCiel Avenir LT Std 35 Light" w:cs="Arial"/>
                <w:i/>
                <w:iCs/>
                <w:sz w:val="22"/>
                <w:szCs w:val="22"/>
                <w:lang w:val="vi-VN"/>
              </w:rPr>
            </w:rPrChange>
          </w:rPr>
          <w:delText>n h</w:delText>
        </w:r>
        <w:r w:rsidRPr="00150A32" w:rsidDel="00150A32">
          <w:rPr>
            <w:rFonts w:cs="Arial"/>
            <w:szCs w:val="22"/>
            <w:lang w:val="vi-VN"/>
            <w:rPrChange w:id="5165" w:author="An Tran, ACA (BUV)" w:date="2024-09-13T01:17:00Z" w16du:dateUtc="2024-09-12T18:17:00Z">
              <w:rPr>
                <w:rFonts w:ascii="iCiel Avenir LT Std 35 Light" w:hAnsi="iCiel Avenir LT Std 35 Light" w:cs="Calibri"/>
                <w:i/>
                <w:iCs/>
                <w:sz w:val="22"/>
                <w:szCs w:val="22"/>
                <w:lang w:val="vi-VN"/>
              </w:rPr>
            </w:rPrChange>
          </w:rPr>
          <w:delText>ọ</w:delText>
        </w:r>
        <w:r w:rsidRPr="00150A32" w:rsidDel="00150A32">
          <w:rPr>
            <w:rFonts w:cs="Arial"/>
            <w:szCs w:val="22"/>
            <w:lang w:val="vi-VN"/>
            <w:rPrChange w:id="5166" w:author="An Tran, ACA (BUV)" w:date="2024-09-13T01:17:00Z" w16du:dateUtc="2024-09-12T18:17:00Z">
              <w:rPr>
                <w:rFonts w:ascii="iCiel Avenir LT Std 35 Light" w:hAnsi="iCiel Avenir LT Std 35 Light" w:cs="Arial"/>
                <w:i/>
                <w:iCs/>
                <w:sz w:val="22"/>
                <w:szCs w:val="22"/>
                <w:lang w:val="vi-VN"/>
              </w:rPr>
            </w:rPrChange>
          </w:rPr>
          <w:delText>c.</w:delText>
        </w:r>
        <w:bookmarkStart w:id="5167" w:name="_Toc177119375"/>
        <w:bookmarkStart w:id="5168" w:name="_Toc177119787"/>
        <w:bookmarkStart w:id="5169" w:name="_Toc177145945"/>
        <w:bookmarkStart w:id="5170" w:name="_Toc177146354"/>
        <w:bookmarkEnd w:id="5167"/>
        <w:bookmarkEnd w:id="5168"/>
        <w:bookmarkEnd w:id="5169"/>
        <w:bookmarkEnd w:id="5170"/>
      </w:del>
    </w:p>
    <w:p w14:paraId="7042DC2B" w14:textId="560AE7BC" w:rsidR="00AA14EC" w:rsidRPr="00150A32" w:rsidDel="00150A32" w:rsidRDefault="00AA14EC">
      <w:pPr>
        <w:pStyle w:val="Question"/>
        <w:numPr>
          <w:ilvl w:val="0"/>
          <w:numId w:val="44"/>
        </w:numPr>
        <w:tabs>
          <w:tab w:val="left" w:pos="630"/>
          <w:tab w:val="left" w:pos="990"/>
        </w:tabs>
        <w:spacing w:before="100" w:line="400" w:lineRule="exact"/>
        <w:ind w:left="0" w:firstLine="720"/>
        <w:rPr>
          <w:del w:id="5171" w:author="An Tran, ACA (BUV)" w:date="2024-09-13T01:09:00Z" w16du:dateUtc="2024-09-12T18:09:00Z"/>
          <w:rFonts w:cs="Arial"/>
          <w:szCs w:val="22"/>
          <w:lang w:val="vi-VN"/>
          <w:rPrChange w:id="5172" w:author="An Tran, ACA (BUV)" w:date="2024-09-13T01:17:00Z" w16du:dateUtc="2024-09-12T18:17:00Z">
            <w:rPr>
              <w:del w:id="5173" w:author="An Tran, ACA (BUV)" w:date="2024-09-13T01:09:00Z" w16du:dateUtc="2024-09-12T18:09:00Z"/>
              <w:rFonts w:ascii="iCiel Avenir LT Std 35 Light" w:hAnsi="iCiel Avenir LT Std 35 Light" w:cs="Arial"/>
              <w:i/>
              <w:iCs/>
              <w:sz w:val="22"/>
              <w:szCs w:val="22"/>
              <w:lang w:val="vi-VN"/>
            </w:rPr>
          </w:rPrChange>
        </w:rPr>
        <w:pPrChange w:id="5174" w:author="An Tran, ACA (BUV)" w:date="2024-09-13T01:17:00Z" w16du:dateUtc="2024-09-12T18:17:00Z">
          <w:pPr>
            <w:ind w:left="90" w:firstLine="0"/>
          </w:pPr>
        </w:pPrChange>
      </w:pPr>
      <w:del w:id="5175" w:author="An Tran, ACA (BUV)" w:date="2024-09-13T01:09:00Z" w16du:dateUtc="2024-09-12T18:09:00Z">
        <w:r w:rsidRPr="00150A32" w:rsidDel="00150A32">
          <w:rPr>
            <w:rFonts w:cs="Arial"/>
            <w:szCs w:val="22"/>
            <w:lang w:val="vi-VN"/>
            <w:rPrChange w:id="5176" w:author="An Tran, ACA (BUV)" w:date="2024-09-13T01:17:00Z" w16du:dateUtc="2024-09-12T18:17:00Z">
              <w:rPr>
                <w:rFonts w:ascii="iCiel Avenir LT Std 35 Light" w:hAnsi="iCiel Avenir LT Std 35 Light" w:cs="Arial"/>
                <w:i/>
                <w:iCs/>
                <w:sz w:val="22"/>
                <w:szCs w:val="22"/>
                <w:lang w:val="vi-VN"/>
              </w:rPr>
            </w:rPrChange>
          </w:rPr>
          <w:delText>N</w:delText>
        </w:r>
        <w:r w:rsidRPr="00150A32" w:rsidDel="00150A32">
          <w:rPr>
            <w:rFonts w:cs="Arial"/>
            <w:szCs w:val="22"/>
            <w:lang w:val="vi-VN"/>
            <w:rPrChange w:id="5177" w:author="An Tran, ACA (BUV)" w:date="2024-09-13T01:17:00Z" w16du:dateUtc="2024-09-12T18:17:00Z">
              <w:rPr>
                <w:rFonts w:ascii="iCiel Avenir LT Std 35 Light" w:hAnsi="iCiel Avenir LT Std 35 Light" w:cs="Calibri"/>
                <w:i/>
                <w:iCs/>
                <w:sz w:val="22"/>
                <w:szCs w:val="22"/>
                <w:lang w:val="vi-VN"/>
              </w:rPr>
            </w:rPrChange>
          </w:rPr>
          <w:delText>ế</w:delText>
        </w:r>
        <w:r w:rsidRPr="00150A32" w:rsidDel="00150A32">
          <w:rPr>
            <w:rFonts w:cs="Arial"/>
            <w:szCs w:val="22"/>
            <w:lang w:val="vi-VN"/>
            <w:rPrChange w:id="5178" w:author="An Tran, ACA (BUV)" w:date="2024-09-13T01:17:00Z" w16du:dateUtc="2024-09-12T18:17:00Z">
              <w:rPr>
                <w:rFonts w:ascii="iCiel Avenir LT Std 35 Light" w:hAnsi="iCiel Avenir LT Std 35 Light" w:cs="Arial"/>
                <w:i/>
                <w:iCs/>
                <w:sz w:val="22"/>
                <w:szCs w:val="22"/>
                <w:lang w:val="vi-VN"/>
              </w:rPr>
            </w:rPrChange>
          </w:rPr>
          <w:delText>u m</w:delText>
        </w:r>
        <w:r w:rsidRPr="00150A32" w:rsidDel="00150A32">
          <w:rPr>
            <w:rFonts w:cs="Arial"/>
            <w:szCs w:val="22"/>
            <w:lang w:val="vi-VN"/>
            <w:rPrChange w:id="5179"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80" w:author="An Tran, ACA (BUV)" w:date="2024-09-13T01:17:00Z" w16du:dateUtc="2024-09-12T18:17:00Z">
              <w:rPr>
                <w:rFonts w:ascii="iCiel Avenir LT Std 35 Light" w:hAnsi="iCiel Avenir LT Std 35 Light" w:cs="Arial"/>
                <w:i/>
                <w:iCs/>
                <w:sz w:val="22"/>
                <w:szCs w:val="22"/>
                <w:lang w:val="vi-VN"/>
              </w:rPr>
            </w:rPrChange>
          </w:rPr>
          <w:delText>n h</w:delText>
        </w:r>
        <w:r w:rsidRPr="00150A32" w:rsidDel="00150A32">
          <w:rPr>
            <w:rFonts w:cs="Arial"/>
            <w:szCs w:val="22"/>
            <w:lang w:val="vi-VN"/>
            <w:rPrChange w:id="5181" w:author="An Tran, ACA (BUV)" w:date="2024-09-13T01:17:00Z" w16du:dateUtc="2024-09-12T18:17:00Z">
              <w:rPr>
                <w:rFonts w:ascii="iCiel Avenir LT Std 35 Light" w:hAnsi="iCiel Avenir LT Std 35 Light" w:cs="Calibri"/>
                <w:i/>
                <w:iCs/>
                <w:sz w:val="22"/>
                <w:szCs w:val="22"/>
                <w:lang w:val="vi-VN"/>
              </w:rPr>
            </w:rPrChange>
          </w:rPr>
          <w:delText>ọ</w:delText>
        </w:r>
        <w:r w:rsidRPr="00150A32" w:rsidDel="00150A32">
          <w:rPr>
            <w:rFonts w:cs="Arial"/>
            <w:szCs w:val="22"/>
            <w:lang w:val="vi-VN"/>
            <w:rPrChange w:id="5182" w:author="An Tran, ACA (BUV)" w:date="2024-09-13T01:17:00Z" w16du:dateUtc="2024-09-12T18:17:00Z">
              <w:rPr>
                <w:rFonts w:ascii="iCiel Avenir LT Std 35 Light" w:hAnsi="iCiel Avenir LT Std 35 Light" w:cs="Arial"/>
                <w:i/>
                <w:iCs/>
                <w:sz w:val="22"/>
                <w:szCs w:val="22"/>
                <w:lang w:val="vi-VN"/>
              </w:rPr>
            </w:rPrChange>
          </w:rPr>
          <w:delText>c trong 2 k</w:delText>
        </w:r>
        <w:r w:rsidRPr="00150A32" w:rsidDel="00150A32">
          <w:rPr>
            <w:rFonts w:cs="Arial"/>
            <w:szCs w:val="22"/>
            <w:lang w:val="vi-VN"/>
            <w:rPrChange w:id="5183" w:author="An Tran, ACA (BUV)" w:date="2024-09-13T01:17:00Z" w16du:dateUtc="2024-09-12T18:17:00Z">
              <w:rPr>
                <w:rFonts w:ascii="iCiel Avenir LT Std 35 Light" w:hAnsi="iCiel Avenir LT Std 35 Light" w:cs="Calibri"/>
                <w:i/>
                <w:iCs/>
                <w:sz w:val="22"/>
                <w:szCs w:val="22"/>
                <w:lang w:val="vi-VN"/>
              </w:rPr>
            </w:rPrChange>
          </w:rPr>
          <w:delText>ỳ</w:delText>
        </w:r>
        <w:r w:rsidRPr="00150A32" w:rsidDel="00150A32">
          <w:rPr>
            <w:rFonts w:cs="Arial"/>
            <w:szCs w:val="22"/>
            <w:lang w:val="vi-VN"/>
            <w:rPrChange w:id="5184" w:author="An Tran, ACA (BUV)" w:date="2024-09-13T01:17:00Z" w16du:dateUtc="2024-09-12T18:17:00Z">
              <w:rPr>
                <w:rFonts w:ascii="iCiel Avenir LT Std 35 Light" w:hAnsi="iCiel Avenir LT Std 35 Light" w:cs="Arial"/>
                <w:i/>
                <w:iCs/>
                <w:sz w:val="22"/>
                <w:szCs w:val="22"/>
                <w:lang w:val="vi-VN"/>
              </w:rPr>
            </w:rPrChange>
          </w:rPr>
          <w:delText xml:space="preserve"> kh</w:delText>
        </w:r>
        <w:r w:rsidRPr="00150A32" w:rsidDel="00150A32">
          <w:rPr>
            <w:rFonts w:cs="Arial"/>
            <w:szCs w:val="22"/>
            <w:lang w:val="vi-VN"/>
            <w:rPrChange w:id="5185"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186"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187"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188"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189" w:author="An Tran, ACA (BUV)" w:date="2024-09-13T01:17:00Z" w16du:dateUtc="2024-09-12T18:17:00Z">
              <w:rPr>
                <w:rFonts w:ascii="iCiel Avenir LT Std 35 Light" w:hAnsi="iCiel Avenir LT Std 35 Light" w:cs="Arial"/>
                <w:i/>
                <w:iCs/>
                <w:sz w:val="22"/>
                <w:szCs w:val="22"/>
                <w:lang w:val="vi-VN"/>
              </w:rPr>
            </w:rPrChange>
          </w:rPr>
          <w:delText>t bao g</w:delText>
        </w:r>
        <w:r w:rsidRPr="00150A32" w:rsidDel="00150A32">
          <w:rPr>
            <w:rFonts w:cs="Arial"/>
            <w:szCs w:val="22"/>
            <w:lang w:val="vi-VN"/>
            <w:rPrChange w:id="5190" w:author="An Tran, ACA (BUV)" w:date="2024-09-13T01:17:00Z" w16du:dateUtc="2024-09-12T18:17:00Z">
              <w:rPr>
                <w:rFonts w:ascii="iCiel Avenir LT Std 35 Light" w:hAnsi="iCiel Avenir LT Std 35 Light" w:cs="Calibri"/>
                <w:i/>
                <w:iCs/>
                <w:sz w:val="22"/>
                <w:szCs w:val="22"/>
                <w:lang w:val="vi-VN"/>
              </w:rPr>
            </w:rPrChange>
          </w:rPr>
          <w:delText>ồ</w:delText>
        </w:r>
        <w:r w:rsidRPr="00150A32" w:rsidDel="00150A32">
          <w:rPr>
            <w:rFonts w:cs="Arial"/>
            <w:szCs w:val="22"/>
            <w:lang w:val="vi-VN"/>
            <w:rPrChange w:id="5191" w:author="An Tran, ACA (BUV)" w:date="2024-09-13T01:17:00Z" w16du:dateUtc="2024-09-12T18:17:00Z">
              <w:rPr>
                <w:rFonts w:ascii="iCiel Avenir LT Std 35 Light" w:hAnsi="iCiel Avenir LT Std 35 Light" w:cs="Arial"/>
                <w:i/>
                <w:iCs/>
                <w:sz w:val="22"/>
                <w:szCs w:val="22"/>
                <w:lang w:val="vi-VN"/>
              </w:rPr>
            </w:rPrChange>
          </w:rPr>
          <w:delText>m nhi</w:delText>
        </w:r>
        <w:r w:rsidRPr="00150A32" w:rsidDel="00150A32">
          <w:rPr>
            <w:rFonts w:cs="Arial"/>
            <w:szCs w:val="22"/>
            <w:lang w:val="vi-VN"/>
            <w:rPrChange w:id="5192" w:author="An Tran, ACA (BUV)" w:date="2024-09-13T01:17:00Z" w16du:dateUtc="2024-09-12T18:17:00Z">
              <w:rPr>
                <w:rFonts w:ascii="iCiel Avenir LT Std 35 Light" w:hAnsi="iCiel Avenir LT Std 35 Light" w:cs="Calibri"/>
                <w:i/>
                <w:iCs/>
                <w:sz w:val="22"/>
                <w:szCs w:val="22"/>
                <w:lang w:val="vi-VN"/>
              </w:rPr>
            </w:rPrChange>
          </w:rPr>
          <w:delText>ề</w:delText>
        </w:r>
        <w:r w:rsidRPr="00150A32" w:rsidDel="00150A32">
          <w:rPr>
            <w:rFonts w:cs="Arial"/>
            <w:szCs w:val="22"/>
            <w:lang w:val="vi-VN"/>
            <w:rPrChange w:id="5193" w:author="An Tran, ACA (BUV)" w:date="2024-09-13T01:17:00Z" w16du:dateUtc="2024-09-12T18:17:00Z">
              <w:rPr>
                <w:rFonts w:ascii="iCiel Avenir LT Std 35 Light" w:hAnsi="iCiel Avenir LT Std 35 Light" w:cs="Arial"/>
                <w:i/>
                <w:iCs/>
                <w:sz w:val="22"/>
                <w:szCs w:val="22"/>
                <w:lang w:val="vi-VN"/>
              </w:rPr>
            </w:rPrChange>
          </w:rPr>
          <w:delText>u th</w:delText>
        </w:r>
        <w:r w:rsidRPr="00150A32" w:rsidDel="00150A32">
          <w:rPr>
            <w:rFonts w:cs="Arial"/>
            <w:szCs w:val="22"/>
            <w:lang w:val="vi-VN"/>
            <w:rPrChange w:id="5194"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195" w:author="An Tran, ACA (BUV)" w:date="2024-09-13T01:17:00Z" w16du:dateUtc="2024-09-12T18:17:00Z">
              <w:rPr>
                <w:rFonts w:ascii="iCiel Avenir LT Std 35 Light" w:hAnsi="iCiel Avenir LT Std 35 Light" w:cs="Arial"/>
                <w:i/>
                <w:iCs/>
                <w:sz w:val="22"/>
                <w:szCs w:val="22"/>
                <w:lang w:val="vi-VN"/>
              </w:rPr>
            </w:rPrChange>
          </w:rPr>
          <w:delText>nh ph</w:delText>
        </w:r>
        <w:r w:rsidRPr="00150A32" w:rsidDel="00150A32">
          <w:rPr>
            <w:rFonts w:cs="Arial"/>
            <w:szCs w:val="22"/>
            <w:lang w:val="vi-VN"/>
            <w:rPrChange w:id="5196"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197" w:author="An Tran, ACA (BUV)" w:date="2024-09-13T01:17:00Z" w16du:dateUtc="2024-09-12T18:17:00Z">
              <w:rPr>
                <w:rFonts w:ascii="iCiel Avenir LT Std 35 Light" w:hAnsi="iCiel Avenir LT Std 35 Light" w:cs="Arial"/>
                <w:i/>
                <w:iCs/>
                <w:sz w:val="22"/>
                <w:szCs w:val="22"/>
                <w:lang w:val="vi-VN"/>
              </w:rPr>
            </w:rPrChange>
          </w:rPr>
          <w:delText>n, sinh vi</w:delText>
        </w:r>
        <w:r w:rsidRPr="00150A32" w:rsidDel="00150A32">
          <w:rPr>
            <w:rFonts w:cs="Arial"/>
            <w:szCs w:val="22"/>
            <w:lang w:val="vi-VN"/>
            <w:rPrChange w:id="5198" w:author="An Tran, ACA (BUV)" w:date="2024-09-13T01:17:00Z" w16du:dateUtc="2024-09-12T18:17:00Z">
              <w:rPr>
                <w:rFonts w:ascii="iCiel Avenir LT Std 35 Light" w:hAnsi="iCiel Avenir LT Std 35 Light" w:cs="Avenir Next LT Pro"/>
                <w:i/>
                <w:iCs/>
                <w:sz w:val="22"/>
                <w:szCs w:val="22"/>
                <w:lang w:val="vi-VN"/>
              </w:rPr>
            </w:rPrChange>
          </w:rPr>
          <w:delText>ê</w:delText>
        </w:r>
        <w:r w:rsidRPr="00150A32" w:rsidDel="00150A32">
          <w:rPr>
            <w:rFonts w:cs="Arial"/>
            <w:szCs w:val="22"/>
            <w:lang w:val="vi-VN"/>
            <w:rPrChange w:id="5199" w:author="An Tran, ACA (BUV)" w:date="2024-09-13T01:17:00Z" w16du:dateUtc="2024-09-12T18:17:00Z">
              <w:rPr>
                <w:rFonts w:ascii="iCiel Avenir LT Std 35 Light" w:hAnsi="iCiel Avenir LT Std 35 Light" w:cs="Arial"/>
                <w:i/>
                <w:iCs/>
                <w:sz w:val="22"/>
                <w:szCs w:val="22"/>
                <w:lang w:val="vi-VN"/>
              </w:rPr>
            </w:rPrChange>
          </w:rPr>
          <w:delText>n ch</w:delText>
        </w:r>
        <w:r w:rsidRPr="00150A32" w:rsidDel="00150A32">
          <w:rPr>
            <w:rFonts w:cs="Arial"/>
            <w:szCs w:val="22"/>
            <w:lang w:val="vi-VN"/>
            <w:rPrChange w:id="5200" w:author="An Tran, ACA (BUV)" w:date="2024-09-13T01:17:00Z" w16du:dateUtc="2024-09-12T18:17:00Z">
              <w:rPr>
                <w:rFonts w:ascii="iCiel Avenir LT Std 35 Light" w:hAnsi="iCiel Avenir LT Std 35 Light" w:cs="Calibri"/>
                <w:i/>
                <w:iCs/>
                <w:sz w:val="22"/>
                <w:szCs w:val="22"/>
                <w:lang w:val="vi-VN"/>
              </w:rPr>
            </w:rPrChange>
          </w:rPr>
          <w:delText>ỉ</w:delText>
        </w:r>
        <w:r w:rsidRPr="00150A32" w:rsidDel="00150A32">
          <w:rPr>
            <w:rFonts w:cs="Arial"/>
            <w:szCs w:val="22"/>
            <w:lang w:val="vi-VN"/>
            <w:rPrChange w:id="5201" w:author="An Tran, ACA (BUV)" w:date="2024-09-13T01:17:00Z" w16du:dateUtc="2024-09-12T18:17:00Z">
              <w:rPr>
                <w:rFonts w:ascii="iCiel Avenir LT Std 35 Light" w:hAnsi="iCiel Avenir LT Std 35 Light" w:cs="Arial"/>
                <w:i/>
                <w:iCs/>
                <w:sz w:val="22"/>
                <w:szCs w:val="22"/>
                <w:lang w:val="vi-VN"/>
              </w:rPr>
            </w:rPrChange>
          </w:rPr>
          <w:delText xml:space="preserve"> thi l</w:delText>
        </w:r>
        <w:r w:rsidRPr="00150A32" w:rsidDel="00150A32">
          <w:rPr>
            <w:rFonts w:cs="Arial"/>
            <w:szCs w:val="22"/>
            <w:lang w:val="vi-VN"/>
            <w:rPrChange w:id="5202"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203" w:author="An Tran, ACA (BUV)" w:date="2024-09-13T01:17:00Z" w16du:dateUtc="2024-09-12T18:17:00Z">
              <w:rPr>
                <w:rFonts w:ascii="iCiel Avenir LT Std 35 Light" w:hAnsi="iCiel Avenir LT Std 35 Light" w:cs="Arial"/>
                <w:i/>
                <w:iCs/>
                <w:sz w:val="22"/>
                <w:szCs w:val="22"/>
                <w:lang w:val="vi-VN"/>
              </w:rPr>
            </w:rPrChange>
          </w:rPr>
          <w:delText>i nh</w:delText>
        </w:r>
        <w:r w:rsidRPr="00150A32" w:rsidDel="00150A32">
          <w:rPr>
            <w:rFonts w:cs="Arial"/>
            <w:szCs w:val="22"/>
            <w:lang w:val="vi-VN"/>
            <w:rPrChange w:id="5204" w:author="An Tran, ACA (BUV)" w:date="2024-09-13T01:17:00Z" w16du:dateUtc="2024-09-12T18:17:00Z">
              <w:rPr>
                <w:rFonts w:ascii="iCiel Avenir LT Std 35 Light" w:hAnsi="iCiel Avenir LT Std 35 Light" w:cs="Calibri"/>
                <w:i/>
                <w:iCs/>
                <w:sz w:val="22"/>
                <w:szCs w:val="22"/>
                <w:lang w:val="vi-VN"/>
              </w:rPr>
            </w:rPrChange>
          </w:rPr>
          <w:delText>ữ</w:delText>
        </w:r>
        <w:r w:rsidRPr="00150A32" w:rsidDel="00150A32">
          <w:rPr>
            <w:rFonts w:cs="Arial"/>
            <w:szCs w:val="22"/>
            <w:lang w:val="vi-VN"/>
            <w:rPrChange w:id="5205" w:author="An Tran, ACA (BUV)" w:date="2024-09-13T01:17:00Z" w16du:dateUtc="2024-09-12T18:17:00Z">
              <w:rPr>
                <w:rFonts w:ascii="iCiel Avenir LT Std 35 Light" w:hAnsi="iCiel Avenir LT Std 35 Light" w:cs="Arial"/>
                <w:i/>
                <w:iCs/>
                <w:sz w:val="22"/>
                <w:szCs w:val="22"/>
                <w:lang w:val="vi-VN"/>
              </w:rPr>
            </w:rPrChange>
          </w:rPr>
          <w:delText>ng th</w:delText>
        </w:r>
        <w:r w:rsidRPr="00150A32" w:rsidDel="00150A32">
          <w:rPr>
            <w:rFonts w:cs="Arial"/>
            <w:szCs w:val="22"/>
            <w:lang w:val="vi-VN"/>
            <w:rPrChange w:id="5206" w:author="An Tran, ACA (BUV)" w:date="2024-09-13T01:17:00Z" w16du:dateUtc="2024-09-12T18:17:00Z">
              <w:rPr>
                <w:rFonts w:ascii="iCiel Avenir LT Std 35 Light" w:hAnsi="iCiel Avenir LT Std 35 Light" w:cs="Avenir Next LT Pro"/>
                <w:i/>
                <w:iCs/>
                <w:sz w:val="22"/>
                <w:szCs w:val="22"/>
                <w:lang w:val="vi-VN"/>
              </w:rPr>
            </w:rPrChange>
          </w:rPr>
          <w:delText>à</w:delText>
        </w:r>
        <w:r w:rsidRPr="00150A32" w:rsidDel="00150A32">
          <w:rPr>
            <w:rFonts w:cs="Arial"/>
            <w:szCs w:val="22"/>
            <w:lang w:val="vi-VN"/>
            <w:rPrChange w:id="5207" w:author="An Tran, ACA (BUV)" w:date="2024-09-13T01:17:00Z" w16du:dateUtc="2024-09-12T18:17:00Z">
              <w:rPr>
                <w:rFonts w:ascii="iCiel Avenir LT Std 35 Light" w:hAnsi="iCiel Avenir LT Std 35 Light" w:cs="Arial"/>
                <w:i/>
                <w:iCs/>
                <w:sz w:val="22"/>
                <w:szCs w:val="22"/>
                <w:lang w:val="vi-VN"/>
              </w:rPr>
            </w:rPrChange>
          </w:rPr>
          <w:delText>nh ph</w:delText>
        </w:r>
        <w:r w:rsidRPr="00150A32" w:rsidDel="00150A32">
          <w:rPr>
            <w:rFonts w:cs="Arial"/>
            <w:szCs w:val="22"/>
            <w:lang w:val="vi-VN"/>
            <w:rPrChange w:id="5208"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209" w:author="An Tran, ACA (BUV)" w:date="2024-09-13T01:17:00Z" w16du:dateUtc="2024-09-12T18:17:00Z">
              <w:rPr>
                <w:rFonts w:ascii="iCiel Avenir LT Std 35 Light" w:hAnsi="iCiel Avenir LT Std 35 Light" w:cs="Arial"/>
                <w:i/>
                <w:iCs/>
                <w:sz w:val="22"/>
                <w:szCs w:val="22"/>
                <w:lang w:val="vi-VN"/>
              </w:rPr>
            </w:rPrChange>
          </w:rPr>
          <w:delText>n kh</w:delText>
        </w:r>
        <w:r w:rsidRPr="00150A32" w:rsidDel="00150A32">
          <w:rPr>
            <w:rFonts w:cs="Arial"/>
            <w:szCs w:val="22"/>
            <w:lang w:val="vi-VN"/>
            <w:rPrChange w:id="5210"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211"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212"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213"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214" w:author="An Tran, ACA (BUV)" w:date="2024-09-13T01:17:00Z" w16du:dateUtc="2024-09-12T18:17:00Z">
              <w:rPr>
                <w:rFonts w:ascii="iCiel Avenir LT Std 35 Light" w:hAnsi="iCiel Avenir LT Std 35 Light" w:cs="Arial"/>
                <w:i/>
                <w:iCs/>
                <w:sz w:val="22"/>
                <w:szCs w:val="22"/>
                <w:lang w:val="vi-VN"/>
              </w:rPr>
            </w:rPrChange>
          </w:rPr>
          <w:delText>t.</w:delText>
        </w:r>
        <w:bookmarkStart w:id="5215" w:name="_Toc177119376"/>
        <w:bookmarkStart w:id="5216" w:name="_Toc177119788"/>
        <w:bookmarkStart w:id="5217" w:name="_Toc177145946"/>
        <w:bookmarkStart w:id="5218" w:name="_Toc177146355"/>
        <w:bookmarkEnd w:id="5215"/>
        <w:bookmarkEnd w:id="5216"/>
        <w:bookmarkEnd w:id="5217"/>
        <w:bookmarkEnd w:id="5218"/>
      </w:del>
    </w:p>
    <w:p w14:paraId="5005623E" w14:textId="51E5AA52" w:rsidR="00AA14EC" w:rsidRPr="00150A32" w:rsidDel="00150A32" w:rsidRDefault="00AA14EC">
      <w:pPr>
        <w:pStyle w:val="Question"/>
        <w:numPr>
          <w:ilvl w:val="0"/>
          <w:numId w:val="44"/>
        </w:numPr>
        <w:tabs>
          <w:tab w:val="left" w:pos="630"/>
          <w:tab w:val="left" w:pos="990"/>
        </w:tabs>
        <w:spacing w:before="100" w:line="400" w:lineRule="exact"/>
        <w:ind w:left="0" w:firstLine="720"/>
        <w:rPr>
          <w:del w:id="5219" w:author="An Tran, ACA (BUV)" w:date="2024-09-13T01:09:00Z" w16du:dateUtc="2024-09-12T18:09:00Z"/>
          <w:rFonts w:cs="Arial"/>
          <w:szCs w:val="22"/>
          <w:lang w:val="vi-VN"/>
          <w:rPrChange w:id="5220" w:author="An Tran, ACA (BUV)" w:date="2024-09-13T01:17:00Z" w16du:dateUtc="2024-09-12T18:17:00Z">
            <w:rPr>
              <w:del w:id="5221" w:author="An Tran, ACA (BUV)" w:date="2024-09-13T01:09:00Z" w16du:dateUtc="2024-09-12T18:09:00Z"/>
              <w:rFonts w:ascii="iCiel Avenir LT Std 35 Light" w:hAnsi="iCiel Avenir LT Std 35 Light" w:cs="Arial"/>
              <w:i/>
              <w:iCs/>
              <w:sz w:val="22"/>
              <w:szCs w:val="22"/>
            </w:rPr>
          </w:rPrChange>
        </w:rPr>
        <w:pPrChange w:id="5222" w:author="An Tran, ACA (BUV)" w:date="2024-09-13T01:17:00Z" w16du:dateUtc="2024-09-12T18:17:00Z">
          <w:pPr>
            <w:ind w:firstLine="0"/>
          </w:pPr>
        </w:pPrChange>
      </w:pPr>
      <w:del w:id="5223" w:author="An Tran, ACA (BUV)" w:date="2024-09-13T01:09:00Z" w16du:dateUtc="2024-09-12T18:09:00Z">
        <w:r w:rsidRPr="00150A32" w:rsidDel="00150A32">
          <w:rPr>
            <w:rFonts w:cs="Arial"/>
            <w:szCs w:val="22"/>
            <w:lang w:val="vi-VN"/>
            <w:rPrChange w:id="5224" w:author="An Tran, ACA (BUV)" w:date="2024-09-13T01:17:00Z" w16du:dateUtc="2024-09-12T18:17:00Z">
              <w:rPr>
                <w:rFonts w:ascii="iCiel Avenir LT Std 35 Light" w:hAnsi="iCiel Avenir LT Std 35 Light" w:cs="Arial"/>
                <w:i/>
                <w:iCs/>
                <w:sz w:val="22"/>
                <w:szCs w:val="22"/>
                <w:lang w:val="vi-VN"/>
              </w:rPr>
            </w:rPrChange>
          </w:rPr>
          <w:delText>N</w:delText>
        </w:r>
        <w:r w:rsidRPr="00150A32" w:rsidDel="00150A32">
          <w:rPr>
            <w:rFonts w:cs="Arial"/>
            <w:szCs w:val="22"/>
            <w:lang w:val="vi-VN"/>
            <w:rPrChange w:id="5225" w:author="An Tran, ACA (BUV)" w:date="2024-09-13T01:17:00Z" w16du:dateUtc="2024-09-12T18:17:00Z">
              <w:rPr>
                <w:rFonts w:ascii="iCiel Avenir LT Std 35 Light" w:hAnsi="iCiel Avenir LT Std 35 Light" w:cs="Calibri"/>
                <w:i/>
                <w:iCs/>
                <w:sz w:val="22"/>
                <w:szCs w:val="22"/>
                <w:lang w:val="vi-VN"/>
              </w:rPr>
            </w:rPrChange>
          </w:rPr>
          <w:delText>ế</w:delText>
        </w:r>
        <w:r w:rsidRPr="00150A32" w:rsidDel="00150A32">
          <w:rPr>
            <w:rFonts w:cs="Arial"/>
            <w:szCs w:val="22"/>
            <w:lang w:val="vi-VN"/>
            <w:rPrChange w:id="5226" w:author="An Tran, ACA (BUV)" w:date="2024-09-13T01:17:00Z" w16du:dateUtc="2024-09-12T18:17:00Z">
              <w:rPr>
                <w:rFonts w:ascii="iCiel Avenir LT Std 35 Light" w:hAnsi="iCiel Avenir LT Std 35 Light" w:cs="Arial"/>
                <w:i/>
                <w:iCs/>
                <w:sz w:val="22"/>
                <w:szCs w:val="22"/>
                <w:lang w:val="vi-VN"/>
              </w:rPr>
            </w:rPrChange>
          </w:rPr>
          <w:delText>u sinh vi</w:delText>
        </w:r>
        <w:r w:rsidRPr="00150A32" w:rsidDel="00150A32">
          <w:rPr>
            <w:rFonts w:cs="Arial"/>
            <w:szCs w:val="22"/>
            <w:lang w:val="vi-VN"/>
            <w:rPrChange w:id="5227" w:author="An Tran, ACA (BUV)" w:date="2024-09-13T01:17:00Z" w16du:dateUtc="2024-09-12T18:17:00Z">
              <w:rPr>
                <w:rFonts w:ascii="iCiel Avenir LT Std 35 Light" w:hAnsi="iCiel Avenir LT Std 35 Light" w:cs="Avenir Next LT Pro"/>
                <w:i/>
                <w:iCs/>
                <w:sz w:val="22"/>
                <w:szCs w:val="22"/>
                <w:lang w:val="vi-VN"/>
              </w:rPr>
            </w:rPrChange>
          </w:rPr>
          <w:delText>ê</w:delText>
        </w:r>
        <w:r w:rsidRPr="00150A32" w:rsidDel="00150A32">
          <w:rPr>
            <w:rFonts w:cs="Arial"/>
            <w:szCs w:val="22"/>
            <w:lang w:val="vi-VN"/>
            <w:rPrChange w:id="5228" w:author="An Tran, ACA (BUV)" w:date="2024-09-13T01:17:00Z" w16du:dateUtc="2024-09-12T18:17:00Z">
              <w:rPr>
                <w:rFonts w:ascii="iCiel Avenir LT Std 35 Light" w:hAnsi="iCiel Avenir LT Std 35 Light" w:cs="Arial"/>
                <w:i/>
                <w:iCs/>
                <w:sz w:val="22"/>
                <w:szCs w:val="22"/>
                <w:lang w:val="vi-VN"/>
              </w:rPr>
            </w:rPrChange>
          </w:rPr>
          <w:delText>n kh</w:delText>
        </w:r>
        <w:r w:rsidRPr="00150A32" w:rsidDel="00150A32">
          <w:rPr>
            <w:rFonts w:cs="Arial"/>
            <w:szCs w:val="22"/>
            <w:lang w:val="vi-VN"/>
            <w:rPrChange w:id="5229"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230"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231"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232"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233" w:author="An Tran, ACA (BUV)" w:date="2024-09-13T01:17:00Z" w16du:dateUtc="2024-09-12T18:17:00Z">
              <w:rPr>
                <w:rFonts w:ascii="iCiel Avenir LT Std 35 Light" w:hAnsi="iCiel Avenir LT Std 35 Light" w:cs="Arial"/>
                <w:i/>
                <w:iCs/>
                <w:sz w:val="22"/>
                <w:szCs w:val="22"/>
                <w:lang w:val="vi-VN"/>
              </w:rPr>
            </w:rPrChange>
          </w:rPr>
          <w:delText>t 1 (hoặc 2) thành ph</w:delText>
        </w:r>
        <w:r w:rsidRPr="00150A32" w:rsidDel="00150A32">
          <w:rPr>
            <w:rFonts w:cs="Arial"/>
            <w:szCs w:val="22"/>
            <w:lang w:val="vi-VN"/>
            <w:rPrChange w:id="5234" w:author="An Tran, ACA (BUV)" w:date="2024-09-13T01:17:00Z" w16du:dateUtc="2024-09-12T18:17:00Z">
              <w:rPr>
                <w:rFonts w:ascii="iCiel Avenir LT Std 35 Light" w:hAnsi="iCiel Avenir LT Std 35 Light" w:cs="Calibri"/>
                <w:i/>
                <w:iCs/>
                <w:sz w:val="22"/>
                <w:szCs w:val="22"/>
                <w:lang w:val="vi-VN"/>
              </w:rPr>
            </w:rPrChange>
          </w:rPr>
          <w:delText>ầ</w:delText>
        </w:r>
        <w:r w:rsidRPr="00150A32" w:rsidDel="00150A32">
          <w:rPr>
            <w:rFonts w:cs="Arial"/>
            <w:szCs w:val="22"/>
            <w:lang w:val="vi-VN"/>
            <w:rPrChange w:id="5235" w:author="An Tran, ACA (BUV)" w:date="2024-09-13T01:17:00Z" w16du:dateUtc="2024-09-12T18:17:00Z">
              <w:rPr>
                <w:rFonts w:ascii="iCiel Avenir LT Std 35 Light" w:hAnsi="iCiel Avenir LT Std 35 Light" w:cs="Arial"/>
                <w:i/>
                <w:iCs/>
                <w:sz w:val="22"/>
                <w:szCs w:val="22"/>
                <w:lang w:val="vi-VN"/>
              </w:rPr>
            </w:rPrChange>
          </w:rPr>
          <w:delText>n nh</w:delText>
        </w:r>
        <w:r w:rsidRPr="00150A32" w:rsidDel="00150A32">
          <w:rPr>
            <w:rFonts w:cs="Arial"/>
            <w:szCs w:val="22"/>
            <w:lang w:val="vi-VN"/>
            <w:rPrChange w:id="5236" w:author="An Tran, ACA (BUV)" w:date="2024-09-13T01:17:00Z" w16du:dateUtc="2024-09-12T18:17:00Z">
              <w:rPr>
                <w:rFonts w:ascii="iCiel Avenir LT Std 35 Light" w:hAnsi="iCiel Avenir LT Std 35 Light" w:cs="Calibri"/>
                <w:i/>
                <w:iCs/>
                <w:sz w:val="22"/>
                <w:szCs w:val="22"/>
                <w:lang w:val="vi-VN"/>
              </w:rPr>
            </w:rPrChange>
          </w:rPr>
          <w:delText>ư</w:delText>
        </w:r>
        <w:r w:rsidRPr="00150A32" w:rsidDel="00150A32">
          <w:rPr>
            <w:rFonts w:cs="Arial"/>
            <w:szCs w:val="22"/>
            <w:lang w:val="vi-VN"/>
            <w:rPrChange w:id="5237" w:author="An Tran, ACA (BUV)" w:date="2024-09-13T01:17:00Z" w16du:dateUtc="2024-09-12T18:17:00Z">
              <w:rPr>
                <w:rFonts w:ascii="iCiel Avenir LT Std 35 Light" w:hAnsi="iCiel Avenir LT Std 35 Light" w:cs="Arial"/>
                <w:i/>
                <w:iCs/>
                <w:sz w:val="22"/>
                <w:szCs w:val="22"/>
                <w:lang w:val="vi-VN"/>
              </w:rPr>
            </w:rPrChange>
          </w:rPr>
          <w:delText>ng t</w:delText>
        </w:r>
        <w:r w:rsidRPr="00150A32" w:rsidDel="00150A32">
          <w:rPr>
            <w:rFonts w:cs="Arial"/>
            <w:szCs w:val="22"/>
            <w:lang w:val="vi-VN"/>
            <w:rPrChange w:id="5238" w:author="An Tran, ACA (BUV)" w:date="2024-09-13T01:17:00Z" w16du:dateUtc="2024-09-12T18:17:00Z">
              <w:rPr>
                <w:rFonts w:ascii="iCiel Avenir LT Std 35 Light" w:hAnsi="iCiel Avenir LT Std 35 Light" w:cs="Calibri"/>
                <w:i/>
                <w:iCs/>
                <w:sz w:val="22"/>
                <w:szCs w:val="22"/>
                <w:lang w:val="vi-VN"/>
              </w:rPr>
            </w:rPrChange>
          </w:rPr>
          <w:delText>ổ</w:delText>
        </w:r>
        <w:r w:rsidRPr="00150A32" w:rsidDel="00150A32">
          <w:rPr>
            <w:rFonts w:cs="Arial"/>
            <w:szCs w:val="22"/>
            <w:lang w:val="vi-VN"/>
            <w:rPrChange w:id="5239" w:author="An Tran, ACA (BUV)" w:date="2024-09-13T01:17:00Z" w16du:dateUtc="2024-09-12T18:17:00Z">
              <w:rPr>
                <w:rFonts w:ascii="iCiel Avenir LT Std 35 Light" w:hAnsi="iCiel Avenir LT Std 35 Light" w:cs="Arial"/>
                <w:i/>
                <w:iCs/>
                <w:sz w:val="22"/>
                <w:szCs w:val="22"/>
                <w:lang w:val="vi-VN"/>
              </w:rPr>
            </w:rPrChange>
          </w:rPr>
          <w:delText xml:space="preserve">ng </w:delText>
        </w:r>
        <w:r w:rsidRPr="00150A32" w:rsidDel="00150A32">
          <w:rPr>
            <w:rFonts w:cs="Arial"/>
            <w:szCs w:val="22"/>
            <w:lang w:val="vi-VN"/>
            <w:rPrChange w:id="5240"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241" w:author="An Tran, ACA (BUV)" w:date="2024-09-13T01:17:00Z" w16du:dateUtc="2024-09-12T18:17:00Z">
              <w:rPr>
                <w:rFonts w:ascii="iCiel Avenir LT Std 35 Light" w:hAnsi="iCiel Avenir LT Std 35 Light" w:cs="Arial"/>
                <w:i/>
                <w:iCs/>
                <w:sz w:val="22"/>
                <w:szCs w:val="22"/>
                <w:lang w:val="vi-VN"/>
              </w:rPr>
            </w:rPrChange>
          </w:rPr>
          <w:delText>i</w:delText>
        </w:r>
        <w:r w:rsidRPr="00150A32" w:rsidDel="00150A32">
          <w:rPr>
            <w:rFonts w:cs="Arial"/>
            <w:szCs w:val="22"/>
            <w:lang w:val="vi-VN"/>
            <w:rPrChange w:id="5242" w:author="An Tran, ACA (BUV)" w:date="2024-09-13T01:17:00Z" w16du:dateUtc="2024-09-12T18:17:00Z">
              <w:rPr>
                <w:rFonts w:ascii="iCiel Avenir LT Std 35 Light" w:hAnsi="iCiel Avenir LT Std 35 Light" w:cs="Calibri"/>
                <w:i/>
                <w:iCs/>
                <w:sz w:val="22"/>
                <w:szCs w:val="22"/>
                <w:lang w:val="vi-VN"/>
              </w:rPr>
            </w:rPrChange>
          </w:rPr>
          <w:delText>ể</w:delText>
        </w:r>
        <w:r w:rsidRPr="00150A32" w:rsidDel="00150A32">
          <w:rPr>
            <w:rFonts w:cs="Arial"/>
            <w:szCs w:val="22"/>
            <w:lang w:val="vi-VN"/>
            <w:rPrChange w:id="5243" w:author="An Tran, ACA (BUV)" w:date="2024-09-13T01:17:00Z" w16du:dateUtc="2024-09-12T18:17:00Z">
              <w:rPr>
                <w:rFonts w:ascii="iCiel Avenir LT Std 35 Light" w:hAnsi="iCiel Avenir LT Std 35 Light" w:cs="Arial"/>
                <w:i/>
                <w:iCs/>
                <w:sz w:val="22"/>
                <w:szCs w:val="22"/>
                <w:lang w:val="vi-VN"/>
              </w:rPr>
            </w:rPrChange>
          </w:rPr>
          <w:delText>m m</w:delText>
        </w:r>
        <w:r w:rsidRPr="00150A32" w:rsidDel="00150A32">
          <w:rPr>
            <w:rFonts w:cs="Arial"/>
            <w:szCs w:val="22"/>
            <w:lang w:val="vi-VN"/>
            <w:rPrChange w:id="5244"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245" w:author="An Tran, ACA (BUV)" w:date="2024-09-13T01:17:00Z" w16du:dateUtc="2024-09-12T18:17:00Z">
              <w:rPr>
                <w:rFonts w:ascii="iCiel Avenir LT Std 35 Light" w:hAnsi="iCiel Avenir LT Std 35 Light" w:cs="Arial"/>
                <w:i/>
                <w:iCs/>
                <w:sz w:val="22"/>
                <w:szCs w:val="22"/>
                <w:lang w:val="vi-VN"/>
              </w:rPr>
            </w:rPrChange>
          </w:rPr>
          <w:delText>n h</w:delText>
        </w:r>
        <w:r w:rsidRPr="00150A32" w:rsidDel="00150A32">
          <w:rPr>
            <w:rFonts w:cs="Arial"/>
            <w:szCs w:val="22"/>
            <w:lang w:val="vi-VN"/>
            <w:rPrChange w:id="5246" w:author="An Tran, ACA (BUV)" w:date="2024-09-13T01:17:00Z" w16du:dateUtc="2024-09-12T18:17:00Z">
              <w:rPr>
                <w:rFonts w:ascii="iCiel Avenir LT Std 35 Light" w:hAnsi="iCiel Avenir LT Std 35 Light" w:cs="Calibri"/>
                <w:i/>
                <w:iCs/>
                <w:sz w:val="22"/>
                <w:szCs w:val="22"/>
                <w:lang w:val="vi-VN"/>
              </w:rPr>
            </w:rPrChange>
          </w:rPr>
          <w:delText>ọ</w:delText>
        </w:r>
        <w:r w:rsidRPr="00150A32" w:rsidDel="00150A32">
          <w:rPr>
            <w:rFonts w:cs="Arial"/>
            <w:szCs w:val="22"/>
            <w:lang w:val="vi-VN"/>
            <w:rPrChange w:id="5247" w:author="An Tran, ACA (BUV)" w:date="2024-09-13T01:17:00Z" w16du:dateUtc="2024-09-12T18:17:00Z">
              <w:rPr>
                <w:rFonts w:ascii="iCiel Avenir LT Std 35 Light" w:hAnsi="iCiel Avenir LT Std 35 Light" w:cs="Arial"/>
                <w:i/>
                <w:iCs/>
                <w:sz w:val="22"/>
                <w:szCs w:val="22"/>
                <w:lang w:val="vi-VN"/>
              </w:rPr>
            </w:rPrChange>
          </w:rPr>
          <w:delText xml:space="preserve">c </w:delText>
        </w:r>
        <w:r w:rsidRPr="00150A32" w:rsidDel="00150A32">
          <w:rPr>
            <w:rFonts w:cs="Arial"/>
            <w:szCs w:val="22"/>
            <w:lang w:val="vi-VN"/>
            <w:rPrChange w:id="5248" w:author="An Tran, ACA (BUV)" w:date="2024-09-13T01:17:00Z" w16du:dateUtc="2024-09-12T18:17:00Z">
              <w:rPr>
                <w:rFonts w:ascii="iCiel Avenir LT Std 35 Light" w:hAnsi="iCiel Avenir LT Std 35 Light" w:cs="Avenir Next LT Pro"/>
                <w:i/>
                <w:iCs/>
                <w:sz w:val="22"/>
                <w:szCs w:val="22"/>
                <w:lang w:val="vi-VN"/>
              </w:rPr>
            </w:rPrChange>
          </w:rPr>
          <w:delText>đ</w:delText>
        </w:r>
        <w:r w:rsidRPr="00150A32" w:rsidDel="00150A32">
          <w:rPr>
            <w:rFonts w:cs="Arial"/>
            <w:szCs w:val="22"/>
            <w:lang w:val="vi-VN"/>
            <w:rPrChange w:id="5249" w:author="An Tran, ACA (BUV)" w:date="2024-09-13T01:17:00Z" w16du:dateUtc="2024-09-12T18:17:00Z">
              <w:rPr>
                <w:rFonts w:ascii="iCiel Avenir LT Std 35 Light" w:hAnsi="iCiel Avenir LT Std 35 Light" w:cs="Calibri"/>
                <w:i/>
                <w:iCs/>
                <w:sz w:val="22"/>
                <w:szCs w:val="22"/>
                <w:lang w:val="vi-VN"/>
              </w:rPr>
            </w:rPrChange>
          </w:rPr>
          <w:delText>ạ</w:delText>
        </w:r>
        <w:r w:rsidRPr="00150A32" w:rsidDel="00150A32">
          <w:rPr>
            <w:rFonts w:cs="Arial"/>
            <w:szCs w:val="22"/>
            <w:lang w:val="vi-VN"/>
            <w:rPrChange w:id="5250" w:author="An Tran, ACA (BUV)" w:date="2024-09-13T01:17:00Z" w16du:dateUtc="2024-09-12T18:17:00Z">
              <w:rPr>
                <w:rFonts w:ascii="iCiel Avenir LT Std 35 Light" w:hAnsi="iCiel Avenir LT Std 35 Light" w:cs="Arial"/>
                <w:i/>
                <w:iCs/>
                <w:sz w:val="22"/>
                <w:szCs w:val="22"/>
                <w:lang w:val="vi-VN"/>
              </w:rPr>
            </w:rPrChange>
          </w:rPr>
          <w:delText>t, sinh vi</w:delText>
        </w:r>
        <w:r w:rsidRPr="00150A32" w:rsidDel="00150A32">
          <w:rPr>
            <w:rFonts w:cs="Arial"/>
            <w:szCs w:val="22"/>
            <w:lang w:val="vi-VN"/>
            <w:rPrChange w:id="5251" w:author="An Tran, ACA (BUV)" w:date="2024-09-13T01:17:00Z" w16du:dateUtc="2024-09-12T18:17:00Z">
              <w:rPr>
                <w:rFonts w:ascii="iCiel Avenir LT Std 35 Light" w:hAnsi="iCiel Avenir LT Std 35 Light" w:cs="Avenir Next LT Pro"/>
                <w:i/>
                <w:iCs/>
                <w:sz w:val="22"/>
                <w:szCs w:val="22"/>
                <w:lang w:val="vi-VN"/>
              </w:rPr>
            </w:rPrChange>
          </w:rPr>
          <w:delText>ê</w:delText>
        </w:r>
        <w:r w:rsidRPr="00150A32" w:rsidDel="00150A32">
          <w:rPr>
            <w:rFonts w:cs="Arial"/>
            <w:szCs w:val="22"/>
            <w:lang w:val="vi-VN"/>
            <w:rPrChange w:id="5252" w:author="An Tran, ACA (BUV)" w:date="2024-09-13T01:17:00Z" w16du:dateUtc="2024-09-12T18:17:00Z">
              <w:rPr>
                <w:rFonts w:ascii="iCiel Avenir LT Std 35 Light" w:hAnsi="iCiel Avenir LT Std 35 Light" w:cs="Arial"/>
                <w:i/>
                <w:iCs/>
                <w:sz w:val="22"/>
                <w:szCs w:val="22"/>
                <w:lang w:val="vi-VN"/>
              </w:rPr>
            </w:rPrChange>
          </w:rPr>
          <w:delText>n qua m</w:delText>
        </w:r>
        <w:r w:rsidRPr="00150A32" w:rsidDel="00150A32">
          <w:rPr>
            <w:rFonts w:cs="Arial"/>
            <w:szCs w:val="22"/>
            <w:lang w:val="vi-VN"/>
            <w:rPrChange w:id="5253" w:author="An Tran, ACA (BUV)" w:date="2024-09-13T01:17:00Z" w16du:dateUtc="2024-09-12T18:17:00Z">
              <w:rPr>
                <w:rFonts w:ascii="iCiel Avenir LT Std 35 Light" w:hAnsi="iCiel Avenir LT Std 35 Light" w:cs="Avenir Next LT Pro"/>
                <w:i/>
                <w:iCs/>
                <w:sz w:val="22"/>
                <w:szCs w:val="22"/>
                <w:lang w:val="vi-VN"/>
              </w:rPr>
            </w:rPrChange>
          </w:rPr>
          <w:delText>ô</w:delText>
        </w:r>
        <w:r w:rsidRPr="00150A32" w:rsidDel="00150A32">
          <w:rPr>
            <w:rFonts w:cs="Arial"/>
            <w:szCs w:val="22"/>
            <w:lang w:val="vi-VN"/>
            <w:rPrChange w:id="5254" w:author="An Tran, ACA (BUV)" w:date="2024-09-13T01:17:00Z" w16du:dateUtc="2024-09-12T18:17:00Z">
              <w:rPr>
                <w:rFonts w:ascii="iCiel Avenir LT Std 35 Light" w:hAnsi="iCiel Avenir LT Std 35 Light" w:cs="Arial"/>
                <w:i/>
                <w:iCs/>
                <w:sz w:val="22"/>
                <w:szCs w:val="22"/>
                <w:lang w:val="vi-VN"/>
              </w:rPr>
            </w:rPrChange>
          </w:rPr>
          <w:delText>n.</w:delText>
        </w:r>
        <w:bookmarkStart w:id="5255" w:name="_Toc177119377"/>
        <w:bookmarkStart w:id="5256" w:name="_Toc177119789"/>
        <w:bookmarkStart w:id="5257" w:name="_Toc177145947"/>
        <w:bookmarkStart w:id="5258" w:name="_Toc177146356"/>
        <w:bookmarkEnd w:id="5255"/>
        <w:bookmarkEnd w:id="5256"/>
        <w:bookmarkEnd w:id="5257"/>
        <w:bookmarkEnd w:id="5258"/>
      </w:del>
    </w:p>
    <w:p w14:paraId="1BD25AA2" w14:textId="7852E508" w:rsidR="00B11350" w:rsidRPr="00150A32" w:rsidDel="00150A32" w:rsidRDefault="00AA14EC">
      <w:pPr>
        <w:pStyle w:val="Question"/>
        <w:numPr>
          <w:ilvl w:val="0"/>
          <w:numId w:val="44"/>
        </w:numPr>
        <w:tabs>
          <w:tab w:val="left" w:pos="630"/>
          <w:tab w:val="left" w:pos="990"/>
        </w:tabs>
        <w:spacing w:before="100" w:line="400" w:lineRule="exact"/>
        <w:ind w:left="0" w:firstLine="720"/>
        <w:rPr>
          <w:del w:id="5259" w:author="An Tran, ACA (BUV)" w:date="2024-09-13T01:09:00Z" w16du:dateUtc="2024-09-12T18:09:00Z"/>
          <w:rFonts w:cs="Arial"/>
          <w:szCs w:val="22"/>
          <w:lang w:val="vi-VN"/>
          <w:rPrChange w:id="5260" w:author="An Tran, ACA (BUV)" w:date="2024-09-13T01:17:00Z" w16du:dateUtc="2024-09-12T18:17:00Z">
            <w:rPr>
              <w:del w:id="5261" w:author="An Tran, ACA (BUV)" w:date="2024-09-13T01:09:00Z" w16du:dateUtc="2024-09-12T18:09:00Z"/>
              <w:rFonts w:ascii="iCiel Avenir LT Std 35 Light" w:hAnsi="iCiel Avenir LT Std 35 Light" w:cs="Arial"/>
              <w:i/>
              <w:iCs/>
              <w:sz w:val="22"/>
              <w:szCs w:val="22"/>
            </w:rPr>
          </w:rPrChange>
        </w:rPr>
        <w:pPrChange w:id="5262" w:author="An Tran, ACA (BUV)" w:date="2024-09-13T01:17:00Z" w16du:dateUtc="2024-09-12T18:17:00Z">
          <w:pPr>
            <w:tabs>
              <w:tab w:val="left" w:pos="630"/>
              <w:tab w:val="left" w:pos="720"/>
              <w:tab w:val="left" w:pos="1080"/>
            </w:tabs>
            <w:ind w:firstLine="0"/>
          </w:pPr>
        </w:pPrChange>
      </w:pPr>
      <w:del w:id="5263" w:author="An Tran, ACA (BUV)" w:date="2024-09-13T01:09:00Z" w16du:dateUtc="2024-09-12T18:09:00Z">
        <w:r w:rsidRPr="00150A32" w:rsidDel="00150A32">
          <w:rPr>
            <w:rFonts w:cs="Arial"/>
            <w:szCs w:val="22"/>
            <w:lang w:val="vi-VN"/>
            <w:rPrChange w:id="5264" w:author="An Tran, ACA (BUV)" w:date="2024-09-13T01:17:00Z" w16du:dateUtc="2024-09-12T18:17:00Z">
              <w:rPr>
                <w:rFonts w:ascii="iCiel Avenir LT Std 35 Light" w:hAnsi="iCiel Avenir LT Std 35 Light" w:cs="Arial"/>
                <w:i/>
                <w:iCs/>
                <w:sz w:val="22"/>
                <w:szCs w:val="22"/>
              </w:rPr>
            </w:rPrChange>
          </w:rPr>
          <w:delText>Nếu sinh viên không dự thi/nộp bài thành phần lần đầu tiên, điểm của cả môn học sẽ tạm thời hạ xuống 19 và sinh viên phải thi lại/nộp lại bài thành phần theo quy định học thuật của trường Đại học Stafffordshire.</w:delText>
        </w:r>
        <w:bookmarkStart w:id="5265" w:name="_Toc177119378"/>
        <w:bookmarkStart w:id="5266" w:name="_Toc177119790"/>
        <w:bookmarkStart w:id="5267" w:name="_Toc177145948"/>
        <w:bookmarkStart w:id="5268" w:name="_Toc177146357"/>
        <w:bookmarkEnd w:id="5265"/>
        <w:bookmarkEnd w:id="5266"/>
        <w:bookmarkEnd w:id="5267"/>
        <w:bookmarkEnd w:id="5268"/>
      </w:del>
    </w:p>
    <w:p w14:paraId="2D8B9134" w14:textId="3F745594" w:rsidR="00000774" w:rsidRPr="00150A32" w:rsidDel="00150A32" w:rsidRDefault="00000774">
      <w:pPr>
        <w:pStyle w:val="Question"/>
        <w:numPr>
          <w:ilvl w:val="0"/>
          <w:numId w:val="44"/>
        </w:numPr>
        <w:tabs>
          <w:tab w:val="left" w:pos="630"/>
          <w:tab w:val="left" w:pos="990"/>
        </w:tabs>
        <w:spacing w:before="100" w:line="400" w:lineRule="exact"/>
        <w:ind w:left="0" w:firstLine="720"/>
        <w:rPr>
          <w:del w:id="5269" w:author="An Tran, ACA (BUV)" w:date="2024-09-13T01:17:00Z" w16du:dateUtc="2024-09-12T18:17:00Z"/>
          <w:rFonts w:cs="Arial"/>
          <w:b w:val="0"/>
          <w:szCs w:val="22"/>
          <w:lang w:val="vi-VN"/>
          <w:rPrChange w:id="5270" w:author="An Tran, ACA (BUV)" w:date="2024-09-13T01:17:00Z" w16du:dateUtc="2024-09-12T18:17:00Z">
            <w:rPr>
              <w:del w:id="5271"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272"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273" w:name="_Toc113975535"/>
      <w:bookmarkStart w:id="5274" w:name="_Toc113976052"/>
      <w:bookmarkStart w:id="5275" w:name="_Toc114065582"/>
      <w:bookmarkStart w:id="5276" w:name="_Toc114065978"/>
      <w:bookmarkStart w:id="5277" w:name="_Toc113975536"/>
      <w:bookmarkStart w:id="5278" w:name="_Toc113976053"/>
      <w:bookmarkStart w:id="5279" w:name="_Toc114065583"/>
      <w:bookmarkStart w:id="5280" w:name="_Toc114065979"/>
      <w:bookmarkStart w:id="5281" w:name="_Toc113975537"/>
      <w:bookmarkStart w:id="5282" w:name="_Toc113976054"/>
      <w:bookmarkStart w:id="5283" w:name="_Toc114065584"/>
      <w:bookmarkStart w:id="5284" w:name="_Toc114065980"/>
      <w:bookmarkStart w:id="5285" w:name="_Toc113975538"/>
      <w:bookmarkStart w:id="5286" w:name="_Toc113976055"/>
      <w:bookmarkStart w:id="5287" w:name="_Toc114065585"/>
      <w:bookmarkStart w:id="5288" w:name="_Toc114065981"/>
      <w:bookmarkStart w:id="5289" w:name="_Toc113975539"/>
      <w:bookmarkStart w:id="5290" w:name="_Toc113976056"/>
      <w:bookmarkStart w:id="5291" w:name="_Toc114065586"/>
      <w:bookmarkStart w:id="5292" w:name="_Toc114065982"/>
      <w:bookmarkStart w:id="5293" w:name="_Toc113975540"/>
      <w:bookmarkStart w:id="5294" w:name="_Toc113976057"/>
      <w:bookmarkStart w:id="5295" w:name="_Toc114065587"/>
      <w:bookmarkStart w:id="5296" w:name="_Toc114065983"/>
      <w:bookmarkStart w:id="5297" w:name="_Toc113975541"/>
      <w:bookmarkStart w:id="5298" w:name="_Toc113976058"/>
      <w:bookmarkStart w:id="5299" w:name="_Toc114065588"/>
      <w:bookmarkStart w:id="5300" w:name="_Toc114065984"/>
      <w:bookmarkStart w:id="5301" w:name="_Toc113975542"/>
      <w:bookmarkStart w:id="5302" w:name="_Toc113976059"/>
      <w:bookmarkStart w:id="5303" w:name="_Toc114065589"/>
      <w:bookmarkStart w:id="5304" w:name="_Toc114065985"/>
      <w:bookmarkStart w:id="5305" w:name="_Toc140506948"/>
      <w:bookmarkStart w:id="5306" w:name="_Toc141433092"/>
      <w:bookmarkStart w:id="5307" w:name="_Toc141433193"/>
      <w:bookmarkStart w:id="5308" w:name="_Toc147758770"/>
      <w:bookmarkStart w:id="5309" w:name="_Toc149053842"/>
      <w:bookmarkStart w:id="5310" w:name="_Toc149054102"/>
      <w:bookmarkStart w:id="5311" w:name="_Toc149835250"/>
      <w:bookmarkStart w:id="5312" w:name="_Toc155774526"/>
      <w:bookmarkStart w:id="5313" w:name="_Toc158103871"/>
      <w:bookmarkStart w:id="5314" w:name="_Toc165638033"/>
      <w:bookmarkStart w:id="5315" w:name="_Toc171027532"/>
      <w:bookmarkStart w:id="5316" w:name="_Toc171027639"/>
      <w:bookmarkStart w:id="5317" w:name="_Toc171027748"/>
      <w:bookmarkStart w:id="5318" w:name="_Toc171027982"/>
      <w:bookmarkStart w:id="5319" w:name="_Toc171028089"/>
      <w:bookmarkStart w:id="5320" w:name="_Toc171028196"/>
      <w:bookmarkStart w:id="5321" w:name="_Toc171028430"/>
      <w:bookmarkStart w:id="5322" w:name="_Toc171620935"/>
      <w:bookmarkStart w:id="5323" w:name="_Toc171675094"/>
      <w:bookmarkStart w:id="5324" w:name="_Toc171675203"/>
      <w:bookmarkStart w:id="5325" w:name="_Toc172881297"/>
      <w:bookmarkStart w:id="5326" w:name="_Toc172883568"/>
      <w:bookmarkStart w:id="5327" w:name="_Toc177119379"/>
      <w:bookmarkStart w:id="5328" w:name="_Toc177119791"/>
      <w:bookmarkStart w:id="5329" w:name="_Toc177145949"/>
      <w:bookmarkStart w:id="5330" w:name="_Toc177146358"/>
      <w:bookmarkStart w:id="5331" w:name="_Toc122700178"/>
      <w:bookmarkStart w:id="5332" w:name="_Toc113977100"/>
      <w:bookmarkEnd w:id="4936"/>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p>
    <w:p w14:paraId="7A7A88F1" w14:textId="6D03E95A" w:rsidR="00000774" w:rsidRPr="00150A32" w:rsidDel="00150A32" w:rsidRDefault="00000774">
      <w:pPr>
        <w:pStyle w:val="Question"/>
        <w:numPr>
          <w:ilvl w:val="0"/>
          <w:numId w:val="44"/>
        </w:numPr>
        <w:tabs>
          <w:tab w:val="left" w:pos="630"/>
          <w:tab w:val="left" w:pos="990"/>
        </w:tabs>
        <w:spacing w:before="100" w:line="400" w:lineRule="exact"/>
        <w:ind w:left="0" w:firstLine="720"/>
        <w:rPr>
          <w:del w:id="5333" w:author="An Tran, ACA (BUV)" w:date="2024-09-13T01:17:00Z" w16du:dateUtc="2024-09-12T18:17:00Z"/>
          <w:rFonts w:cs="Arial"/>
          <w:b w:val="0"/>
          <w:szCs w:val="22"/>
          <w:lang w:val="vi-VN"/>
          <w:rPrChange w:id="5334" w:author="An Tran, ACA (BUV)" w:date="2024-09-13T01:17:00Z" w16du:dateUtc="2024-09-12T18:17:00Z">
            <w:rPr>
              <w:del w:id="5335"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336"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337" w:name="_Toc140506949"/>
      <w:bookmarkStart w:id="5338" w:name="_Toc141433093"/>
      <w:bookmarkStart w:id="5339" w:name="_Toc141433194"/>
      <w:bookmarkStart w:id="5340" w:name="_Toc147758771"/>
      <w:bookmarkStart w:id="5341" w:name="_Toc149053843"/>
      <w:bookmarkStart w:id="5342" w:name="_Toc149054103"/>
      <w:bookmarkStart w:id="5343" w:name="_Toc149835251"/>
      <w:bookmarkStart w:id="5344" w:name="_Toc155774527"/>
      <w:bookmarkStart w:id="5345" w:name="_Toc158103872"/>
      <w:bookmarkStart w:id="5346" w:name="_Toc165638034"/>
      <w:bookmarkStart w:id="5347" w:name="_Toc171027533"/>
      <w:bookmarkStart w:id="5348" w:name="_Toc171027640"/>
      <w:bookmarkStart w:id="5349" w:name="_Toc171027749"/>
      <w:bookmarkStart w:id="5350" w:name="_Toc171027983"/>
      <w:bookmarkStart w:id="5351" w:name="_Toc171028090"/>
      <w:bookmarkStart w:id="5352" w:name="_Toc171028197"/>
      <w:bookmarkStart w:id="5353" w:name="_Toc171028431"/>
      <w:bookmarkStart w:id="5354" w:name="_Toc171620936"/>
      <w:bookmarkStart w:id="5355" w:name="_Toc171675095"/>
      <w:bookmarkStart w:id="5356" w:name="_Toc171675204"/>
      <w:bookmarkStart w:id="5357" w:name="_Toc172881298"/>
      <w:bookmarkStart w:id="5358" w:name="_Toc172883569"/>
      <w:bookmarkStart w:id="5359" w:name="_Toc177119380"/>
      <w:bookmarkStart w:id="5360" w:name="_Toc177119792"/>
      <w:bookmarkStart w:id="5361" w:name="_Toc177145950"/>
      <w:bookmarkStart w:id="5362" w:name="_Toc177146359"/>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p>
    <w:p w14:paraId="5FEBE346" w14:textId="4A1C12B0" w:rsidR="00000774" w:rsidRPr="00150A32" w:rsidDel="00150A32" w:rsidRDefault="00000774">
      <w:pPr>
        <w:pStyle w:val="Question"/>
        <w:numPr>
          <w:ilvl w:val="0"/>
          <w:numId w:val="44"/>
        </w:numPr>
        <w:tabs>
          <w:tab w:val="left" w:pos="630"/>
          <w:tab w:val="left" w:pos="990"/>
        </w:tabs>
        <w:spacing w:before="100" w:line="400" w:lineRule="exact"/>
        <w:ind w:left="0" w:firstLine="720"/>
        <w:rPr>
          <w:del w:id="5363" w:author="An Tran, ACA (BUV)" w:date="2024-09-13T01:17:00Z" w16du:dateUtc="2024-09-12T18:17:00Z"/>
          <w:rFonts w:cs="Arial"/>
          <w:b w:val="0"/>
          <w:szCs w:val="22"/>
          <w:lang w:val="vi-VN"/>
          <w:rPrChange w:id="5364" w:author="An Tran, ACA (BUV)" w:date="2024-09-13T01:17:00Z" w16du:dateUtc="2024-09-12T18:17:00Z">
            <w:rPr>
              <w:del w:id="5365"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366"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367" w:name="_Toc140506950"/>
      <w:bookmarkStart w:id="5368" w:name="_Toc141433094"/>
      <w:bookmarkStart w:id="5369" w:name="_Toc141433195"/>
      <w:bookmarkStart w:id="5370" w:name="_Toc147758772"/>
      <w:bookmarkStart w:id="5371" w:name="_Toc149053844"/>
      <w:bookmarkStart w:id="5372" w:name="_Toc149054104"/>
      <w:bookmarkStart w:id="5373" w:name="_Toc149835252"/>
      <w:bookmarkStart w:id="5374" w:name="_Toc155774528"/>
      <w:bookmarkStart w:id="5375" w:name="_Toc158103873"/>
      <w:bookmarkStart w:id="5376" w:name="_Toc165638035"/>
      <w:bookmarkStart w:id="5377" w:name="_Toc171027534"/>
      <w:bookmarkStart w:id="5378" w:name="_Toc171027641"/>
      <w:bookmarkStart w:id="5379" w:name="_Toc171027750"/>
      <w:bookmarkStart w:id="5380" w:name="_Toc171027984"/>
      <w:bookmarkStart w:id="5381" w:name="_Toc171028091"/>
      <w:bookmarkStart w:id="5382" w:name="_Toc171028198"/>
      <w:bookmarkStart w:id="5383" w:name="_Toc171028432"/>
      <w:bookmarkStart w:id="5384" w:name="_Toc171620937"/>
      <w:bookmarkStart w:id="5385" w:name="_Toc171675096"/>
      <w:bookmarkStart w:id="5386" w:name="_Toc171675205"/>
      <w:bookmarkStart w:id="5387" w:name="_Toc172881299"/>
      <w:bookmarkStart w:id="5388" w:name="_Toc172883570"/>
      <w:bookmarkStart w:id="5389" w:name="_Toc177119381"/>
      <w:bookmarkStart w:id="5390" w:name="_Toc177119793"/>
      <w:bookmarkStart w:id="5391" w:name="_Toc177145951"/>
      <w:bookmarkStart w:id="5392" w:name="_Toc177146360"/>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p>
    <w:p w14:paraId="3FBD826B" w14:textId="3205C07B" w:rsidR="00000774" w:rsidRPr="00150A32" w:rsidDel="00150A32" w:rsidRDefault="00000774">
      <w:pPr>
        <w:pStyle w:val="Question"/>
        <w:numPr>
          <w:ilvl w:val="0"/>
          <w:numId w:val="44"/>
        </w:numPr>
        <w:tabs>
          <w:tab w:val="left" w:pos="630"/>
          <w:tab w:val="left" w:pos="990"/>
        </w:tabs>
        <w:spacing w:before="100" w:line="400" w:lineRule="exact"/>
        <w:ind w:left="0" w:firstLine="720"/>
        <w:rPr>
          <w:del w:id="5393" w:author="An Tran, ACA (BUV)" w:date="2024-09-13T01:17:00Z" w16du:dateUtc="2024-09-12T18:17:00Z"/>
          <w:rFonts w:cs="Arial"/>
          <w:b w:val="0"/>
          <w:szCs w:val="22"/>
          <w:lang w:val="vi-VN"/>
          <w:rPrChange w:id="5394" w:author="An Tran, ACA (BUV)" w:date="2024-09-13T01:17:00Z" w16du:dateUtc="2024-09-12T18:17:00Z">
            <w:rPr>
              <w:del w:id="5395"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396"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397" w:name="_Toc140506951"/>
      <w:bookmarkStart w:id="5398" w:name="_Toc141433095"/>
      <w:bookmarkStart w:id="5399" w:name="_Toc141433196"/>
      <w:bookmarkStart w:id="5400" w:name="_Toc147758773"/>
      <w:bookmarkStart w:id="5401" w:name="_Toc149053845"/>
      <w:bookmarkStart w:id="5402" w:name="_Toc149054105"/>
      <w:bookmarkStart w:id="5403" w:name="_Toc149835253"/>
      <w:bookmarkStart w:id="5404" w:name="_Toc155774529"/>
      <w:bookmarkStart w:id="5405" w:name="_Toc158103874"/>
      <w:bookmarkStart w:id="5406" w:name="_Toc165638036"/>
      <w:bookmarkStart w:id="5407" w:name="_Toc171027535"/>
      <w:bookmarkStart w:id="5408" w:name="_Toc171027642"/>
      <w:bookmarkStart w:id="5409" w:name="_Toc171027751"/>
      <w:bookmarkStart w:id="5410" w:name="_Toc171027985"/>
      <w:bookmarkStart w:id="5411" w:name="_Toc171028092"/>
      <w:bookmarkStart w:id="5412" w:name="_Toc171028199"/>
      <w:bookmarkStart w:id="5413" w:name="_Toc171028433"/>
      <w:bookmarkStart w:id="5414" w:name="_Toc171620938"/>
      <w:bookmarkStart w:id="5415" w:name="_Toc171675097"/>
      <w:bookmarkStart w:id="5416" w:name="_Toc171675206"/>
      <w:bookmarkStart w:id="5417" w:name="_Toc172881300"/>
      <w:bookmarkStart w:id="5418" w:name="_Toc172883571"/>
      <w:bookmarkStart w:id="5419" w:name="_Toc177119382"/>
      <w:bookmarkStart w:id="5420" w:name="_Toc177119794"/>
      <w:bookmarkStart w:id="5421" w:name="_Toc177145952"/>
      <w:bookmarkStart w:id="5422" w:name="_Toc177146361"/>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p>
    <w:p w14:paraId="2DE3A73A" w14:textId="77777777" w:rsidR="00000774" w:rsidRPr="00150A32" w:rsidDel="00150A32" w:rsidRDefault="00000774">
      <w:pPr>
        <w:pStyle w:val="Question"/>
        <w:tabs>
          <w:tab w:val="left" w:pos="630"/>
          <w:tab w:val="left" w:pos="990"/>
        </w:tabs>
        <w:spacing w:before="100" w:line="400" w:lineRule="exact"/>
        <w:ind w:firstLine="0"/>
        <w:rPr>
          <w:del w:id="5423" w:author="An Tran, ACA (BUV)" w:date="2024-09-13T01:17:00Z" w16du:dateUtc="2024-09-12T18:17:00Z"/>
          <w:rFonts w:cs="Arial"/>
          <w:b w:val="0"/>
          <w:szCs w:val="22"/>
          <w:lang w:val="vi-VN"/>
          <w:rPrChange w:id="5424" w:author="An Tran, ACA (BUV)" w:date="2024-09-13T01:17:00Z" w16du:dateUtc="2024-09-12T18:17:00Z">
            <w:rPr>
              <w:del w:id="5425" w:author="An Tran, ACA (BUV)" w:date="2024-09-13T01:17:00Z" w16du:dateUtc="2024-09-12T18:17:00Z"/>
              <w:rFonts w:ascii="iCiel Avenir LT Std 35 Light" w:eastAsiaTheme="majorEastAsia" w:hAnsi="iCiel Avenir LT Std 35 Light" w:cs="Arial"/>
              <w:b/>
              <w:vanish/>
              <w:color w:val="2F5496" w:themeColor="accent1" w:themeShade="BF"/>
              <w:sz w:val="22"/>
              <w:szCs w:val="22"/>
              <w:lang w:val="vi-VN" w:eastAsia="ko-KR"/>
            </w:rPr>
          </w:rPrChange>
        </w:rPr>
        <w:pPrChange w:id="5426"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427" w:name="_Toc140506952"/>
      <w:bookmarkStart w:id="5428" w:name="_Toc141433096"/>
      <w:bookmarkStart w:id="5429" w:name="_Toc141433197"/>
      <w:bookmarkStart w:id="5430" w:name="_Toc147758774"/>
      <w:bookmarkStart w:id="5431" w:name="_Toc149053846"/>
      <w:bookmarkStart w:id="5432" w:name="_Toc149054106"/>
      <w:bookmarkStart w:id="5433" w:name="_Toc149835254"/>
      <w:bookmarkStart w:id="5434" w:name="_Toc155774530"/>
      <w:bookmarkStart w:id="5435" w:name="_Toc158103875"/>
      <w:bookmarkStart w:id="5436" w:name="_Toc165638037"/>
      <w:bookmarkStart w:id="5437" w:name="_Toc171027536"/>
      <w:bookmarkStart w:id="5438" w:name="_Toc171027643"/>
      <w:bookmarkStart w:id="5439" w:name="_Toc171027752"/>
      <w:bookmarkStart w:id="5440" w:name="_Toc171027986"/>
      <w:bookmarkStart w:id="5441" w:name="_Toc171028093"/>
      <w:bookmarkStart w:id="5442" w:name="_Toc171028200"/>
      <w:bookmarkStart w:id="5443" w:name="_Toc171028434"/>
      <w:bookmarkStart w:id="5444" w:name="_Toc171620939"/>
      <w:bookmarkStart w:id="5445" w:name="_Toc171675098"/>
      <w:bookmarkStart w:id="5446" w:name="_Toc171675207"/>
      <w:bookmarkStart w:id="5447" w:name="_Toc172881301"/>
      <w:bookmarkStart w:id="5448" w:name="_Toc172883572"/>
      <w:bookmarkStart w:id="5449" w:name="_Toc177119383"/>
      <w:bookmarkStart w:id="5450" w:name="_Toc177119795"/>
      <w:bookmarkStart w:id="5451" w:name="_Toc177145953"/>
      <w:bookmarkStart w:id="5452" w:name="_Toc177146362"/>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p>
    <w:p w14:paraId="54352399" w14:textId="192F7E42" w:rsidR="00000774" w:rsidRPr="00150A32" w:rsidDel="00EA54BA" w:rsidRDefault="00000774">
      <w:pPr>
        <w:shd w:val="clear" w:color="auto" w:fill="FFFFFF" w:themeFill="background1"/>
        <w:tabs>
          <w:tab w:val="left" w:pos="630"/>
          <w:tab w:val="left" w:pos="720"/>
          <w:tab w:val="left" w:pos="1080"/>
        </w:tabs>
        <w:ind w:firstLine="0"/>
        <w:rPr>
          <w:del w:id="5453" w:author="An Tran, ACA (BUV)" w:date="2024-09-13T11:27:00Z" w16du:dateUtc="2024-09-13T04:27:00Z"/>
          <w:rFonts w:eastAsiaTheme="majorEastAsia"/>
          <w:lang w:val="vi-VN"/>
          <w:rPrChange w:id="5454" w:author="An Tran, ACA (BUV)" w:date="2024-09-13T01:17:00Z" w16du:dateUtc="2024-09-12T18:17:00Z">
            <w:rPr>
              <w:del w:id="5455" w:author="An Tran, ACA (BUV)" w:date="2024-09-13T11:27:00Z" w16du:dateUtc="2024-09-13T04:27:00Z"/>
              <w:rFonts w:ascii="iCiel Avenir LT Std 35 Light" w:eastAsiaTheme="majorEastAsia" w:hAnsi="iCiel Avenir LT Std 35 Light" w:cs="Arial"/>
              <w:b/>
              <w:vanish/>
              <w:color w:val="2F5496" w:themeColor="accent1" w:themeShade="BF"/>
              <w:sz w:val="22"/>
              <w:szCs w:val="22"/>
              <w:lang w:val="vi-VN" w:eastAsia="ko-KR"/>
            </w:rPr>
          </w:rPrChange>
        </w:rPr>
        <w:pPrChange w:id="5456" w:author="An Tran, ACA (BUV)" w:date="2024-09-13T01:17:00Z" w16du:dateUtc="2024-09-12T18:17:00Z">
          <w:pPr>
            <w:pStyle w:val="ListParagraph"/>
            <w:keepNext/>
            <w:keepLines/>
            <w:numPr>
              <w:numId w:val="24"/>
            </w:numPr>
            <w:tabs>
              <w:tab w:val="left" w:pos="630"/>
              <w:tab w:val="left" w:pos="990"/>
            </w:tabs>
            <w:ind w:left="0" w:hanging="360"/>
            <w:contextualSpacing w:val="0"/>
            <w:outlineLvl w:val="1"/>
          </w:pPr>
        </w:pPrChange>
      </w:pPr>
      <w:bookmarkStart w:id="5457" w:name="_Toc140506953"/>
      <w:bookmarkStart w:id="5458" w:name="_Toc141433097"/>
      <w:bookmarkStart w:id="5459" w:name="_Toc141433198"/>
      <w:bookmarkStart w:id="5460" w:name="_Toc147758775"/>
      <w:bookmarkStart w:id="5461" w:name="_Toc149053847"/>
      <w:bookmarkStart w:id="5462" w:name="_Toc149054107"/>
      <w:bookmarkStart w:id="5463" w:name="_Toc149835255"/>
      <w:bookmarkStart w:id="5464" w:name="_Toc155774531"/>
      <w:bookmarkStart w:id="5465" w:name="_Toc158103876"/>
      <w:bookmarkStart w:id="5466" w:name="_Toc165638038"/>
      <w:bookmarkStart w:id="5467" w:name="_Toc171027537"/>
      <w:bookmarkStart w:id="5468" w:name="_Toc171027644"/>
      <w:bookmarkStart w:id="5469" w:name="_Toc171027753"/>
      <w:bookmarkStart w:id="5470" w:name="_Toc171027987"/>
      <w:bookmarkStart w:id="5471" w:name="_Toc171028094"/>
      <w:bookmarkStart w:id="5472" w:name="_Toc171028201"/>
      <w:bookmarkStart w:id="5473" w:name="_Toc171028435"/>
      <w:bookmarkStart w:id="5474" w:name="_Toc171620940"/>
      <w:bookmarkStart w:id="5475" w:name="_Toc171675099"/>
      <w:bookmarkStart w:id="5476" w:name="_Toc171675208"/>
      <w:bookmarkStart w:id="5477" w:name="_Toc172881302"/>
      <w:bookmarkStart w:id="5478" w:name="_Toc172883573"/>
      <w:bookmarkStart w:id="5479" w:name="_Toc177119384"/>
      <w:bookmarkStart w:id="5480" w:name="_Toc177119796"/>
      <w:bookmarkStart w:id="5481" w:name="_Toc177145954"/>
      <w:bookmarkStart w:id="5482" w:name="_Toc177146363"/>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p>
    <w:p w14:paraId="47CEF547" w14:textId="03159DC0" w:rsidR="00D9034C" w:rsidRPr="00150A32" w:rsidDel="00EA54BA" w:rsidRDefault="00D9034C">
      <w:pPr>
        <w:pStyle w:val="Question"/>
        <w:numPr>
          <w:ilvl w:val="0"/>
          <w:numId w:val="44"/>
        </w:numPr>
        <w:tabs>
          <w:tab w:val="left" w:pos="630"/>
          <w:tab w:val="left" w:pos="990"/>
        </w:tabs>
        <w:spacing w:before="100" w:line="400" w:lineRule="exact"/>
        <w:ind w:left="0" w:firstLine="720"/>
        <w:rPr>
          <w:del w:id="5483" w:author="An Tran, ACA (BUV)" w:date="2024-09-13T11:27:00Z" w16du:dateUtc="2024-09-13T04:27:00Z"/>
          <w:rFonts w:cs="Arial"/>
          <w:szCs w:val="22"/>
          <w:lang w:val="vi-VN"/>
          <w:rPrChange w:id="5484" w:author="An Tran, ACA (BUV)" w:date="2024-09-13T01:17:00Z" w16du:dateUtc="2024-09-12T18:17:00Z">
            <w:rPr>
              <w:del w:id="5485" w:author="An Tran, ACA (BUV)" w:date="2024-09-13T11:27:00Z" w16du:dateUtc="2024-09-13T04:27:00Z"/>
              <w:rFonts w:cs="Arial"/>
              <w:i/>
              <w:iCs/>
              <w:szCs w:val="22"/>
              <w:lang w:val="vi-VN"/>
            </w:rPr>
          </w:rPrChange>
        </w:rPr>
        <w:pPrChange w:id="5486" w:author="An Tran, ACA (BUV)" w:date="2024-09-13T01:17:00Z" w16du:dateUtc="2024-09-12T18:17:00Z">
          <w:pPr>
            <w:pStyle w:val="Question"/>
            <w:numPr>
              <w:numId w:val="24"/>
            </w:numPr>
            <w:tabs>
              <w:tab w:val="left" w:pos="630"/>
              <w:tab w:val="left" w:pos="990"/>
            </w:tabs>
            <w:spacing w:before="100" w:line="400" w:lineRule="exact"/>
            <w:ind w:left="3870" w:hanging="360"/>
          </w:pPr>
        </w:pPrChange>
      </w:pPr>
      <w:del w:id="5487" w:author="An Tran, ACA (BUV)" w:date="2024-09-13T11:27:00Z" w16du:dateUtc="2024-09-13T04:27:00Z">
        <w:r w:rsidRPr="004373E8" w:rsidDel="00EA54BA">
          <w:rPr>
            <w:rFonts w:cs="Arial"/>
            <w:szCs w:val="22"/>
            <w:lang w:val="vi-VN"/>
          </w:rPr>
          <w:delText xml:space="preserve">How are retakes at BUV regulated? / </w:delText>
        </w:r>
        <w:r w:rsidRPr="00150A32" w:rsidDel="00EA54BA">
          <w:rPr>
            <w:rFonts w:cs="Arial"/>
            <w:szCs w:val="22"/>
            <w:lang w:val="vi-VN"/>
            <w:rPrChange w:id="5488" w:author="An Tran, ACA (BUV)" w:date="2024-09-13T01:17:00Z" w16du:dateUtc="2024-09-12T18:17:00Z">
              <w:rPr>
                <w:rFonts w:cs="Arial"/>
                <w:i/>
                <w:iCs/>
                <w:szCs w:val="22"/>
                <w:lang w:val="vi-VN"/>
              </w:rPr>
            </w:rPrChange>
          </w:rPr>
          <w:delText>Quy định học lại ở BUV như thế nào?</w:delText>
        </w:r>
        <w:bookmarkStart w:id="5489" w:name="_Toc177119385"/>
        <w:bookmarkStart w:id="5490" w:name="_Toc177119797"/>
        <w:bookmarkStart w:id="5491" w:name="_Toc177145955"/>
        <w:bookmarkStart w:id="5492" w:name="_Toc177146364"/>
        <w:bookmarkEnd w:id="5331"/>
        <w:bookmarkEnd w:id="5332"/>
        <w:bookmarkEnd w:id="5489"/>
        <w:bookmarkEnd w:id="5490"/>
        <w:bookmarkEnd w:id="5491"/>
        <w:bookmarkEnd w:id="5492"/>
      </w:del>
    </w:p>
    <w:p w14:paraId="69A46E72" w14:textId="6FAD6799" w:rsidR="00D9034C" w:rsidRPr="004373E8" w:rsidDel="00EA54BA" w:rsidRDefault="00D9034C" w:rsidP="003E1B62">
      <w:pPr>
        <w:pStyle w:val="ListParagraph"/>
        <w:tabs>
          <w:tab w:val="left" w:pos="630"/>
          <w:tab w:val="left" w:pos="720"/>
          <w:tab w:val="left" w:pos="1080"/>
        </w:tabs>
        <w:ind w:left="0"/>
        <w:contextualSpacing w:val="0"/>
        <w:rPr>
          <w:del w:id="5493" w:author="An Tran, ACA (BUV)" w:date="2024-09-13T11:27:00Z" w16du:dateUtc="2024-09-13T04:27:00Z"/>
          <w:rFonts w:ascii="iCiel Avenir LT Std 35 Light" w:hAnsi="iCiel Avenir LT Std 35 Light" w:cs="Arial"/>
          <w:b/>
          <w:bCs/>
          <w:sz w:val="22"/>
          <w:szCs w:val="22"/>
          <w:u w:val="single"/>
          <w:lang w:val="vi-VN"/>
        </w:rPr>
      </w:pPr>
      <w:del w:id="5494"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r w:rsidRPr="004373E8" w:rsidDel="00EA54BA">
          <w:rPr>
            <w:rFonts w:ascii="iCiel Avenir LT Std 35 Light" w:hAnsi="iCiel Avenir LT Std 35 Light" w:cs="Arial"/>
            <w:sz w:val="22"/>
            <w:szCs w:val="22"/>
            <w:lang w:val="vi-VN"/>
          </w:rPr>
          <w:tab/>
        </w:r>
        <w:bookmarkStart w:id="5495" w:name="_Toc177119386"/>
        <w:bookmarkStart w:id="5496" w:name="_Toc177119798"/>
        <w:bookmarkStart w:id="5497" w:name="_Toc177145956"/>
        <w:bookmarkStart w:id="5498" w:name="_Toc177146365"/>
        <w:bookmarkEnd w:id="5495"/>
        <w:bookmarkEnd w:id="5496"/>
        <w:bookmarkEnd w:id="5497"/>
        <w:bookmarkEnd w:id="5498"/>
      </w:del>
    </w:p>
    <w:p w14:paraId="43DE4A53" w14:textId="61B1AE9B" w:rsidR="00AA14EC" w:rsidRPr="00001F8A" w:rsidDel="00EA54BA" w:rsidRDefault="00AA14EC" w:rsidP="00AA14EC">
      <w:pPr>
        <w:tabs>
          <w:tab w:val="left" w:pos="630"/>
          <w:tab w:val="left" w:pos="720"/>
          <w:tab w:val="left" w:pos="1080"/>
        </w:tabs>
        <w:ind w:firstLine="0"/>
        <w:rPr>
          <w:del w:id="5499" w:author="An Tran, ACA (BUV)" w:date="2024-09-13T11:27:00Z" w16du:dateUtc="2024-09-13T04:27:00Z"/>
          <w:rFonts w:ascii="iCiel Avenir LT Std 35 Light" w:hAnsi="iCiel Avenir LT Std 35 Light" w:cs="Arial"/>
          <w:sz w:val="22"/>
          <w:szCs w:val="22"/>
        </w:rPr>
      </w:pPr>
      <w:del w:id="5500" w:author="An Tran, ACA (BUV)" w:date="2024-09-13T11:27:00Z" w16du:dateUtc="2024-09-13T04:27:00Z">
        <w:r w:rsidRPr="00001F8A" w:rsidDel="00EA54BA">
          <w:rPr>
            <w:rFonts w:ascii="iCiel Avenir LT Std 35 Light" w:hAnsi="iCiel Avenir LT Std 35 Light" w:cs="Arial"/>
            <w:sz w:val="22"/>
            <w:szCs w:val="22"/>
          </w:rPr>
          <w:delText>If the External Examination Board decides that student needs to retake a module, students will need to study that module again with all achieved marked wiped clean.</w:delText>
        </w:r>
        <w:r w:rsidRPr="00001F8A" w:rsidDel="00EA54BA">
          <w:rPr>
            <w:rFonts w:ascii="iCiel Avenir LT Std 35 Light" w:hAnsi="iCiel Avenir LT Std 35 Light"/>
            <w:sz w:val="22"/>
            <w:szCs w:val="22"/>
          </w:rPr>
          <w:delText xml:space="preserve"> </w:delText>
        </w:r>
        <w:r w:rsidRPr="00001F8A" w:rsidDel="00EA54BA">
          <w:rPr>
            <w:rFonts w:ascii="iCiel Avenir LT Std 35 Light" w:hAnsi="iCiel Avenir LT Std 35 Light" w:cs="Arial"/>
            <w:sz w:val="22"/>
            <w:szCs w:val="22"/>
          </w:rPr>
          <w:delText xml:space="preserve">The student will also need to pay the restudy fee for the module(s) &amp; ensure attendance. Their mark will not be capped for the first retake attempt, but any second attempt is capped at 40% for undergraduate level. On the other hand, a student’s Academic Misconduct history is retained on file and is </w:delText>
        </w:r>
        <w:r w:rsidRPr="00313221" w:rsidDel="00EA54BA">
          <w:rPr>
            <w:rFonts w:ascii="iCiel Avenir LT Std 35 Light" w:hAnsi="iCiel Avenir LT Std 35 Light" w:cs="Arial"/>
            <w:sz w:val="22"/>
            <w:szCs w:val="22"/>
          </w:rPr>
          <w:delText>taken into account</w:delText>
        </w:r>
        <w:r w:rsidRPr="00001F8A" w:rsidDel="00EA54BA">
          <w:rPr>
            <w:rFonts w:ascii="iCiel Avenir LT Std 35 Light" w:hAnsi="iCiel Avenir LT Std 35 Light" w:cs="Arial"/>
            <w:sz w:val="22"/>
            <w:szCs w:val="22"/>
          </w:rPr>
          <w:delText xml:space="preserve"> on further academic conduct instances.</w:delText>
        </w:r>
        <w:bookmarkStart w:id="5501" w:name="_Toc177119387"/>
        <w:bookmarkStart w:id="5502" w:name="_Toc177119799"/>
        <w:bookmarkStart w:id="5503" w:name="_Toc177145957"/>
        <w:bookmarkStart w:id="5504" w:name="_Toc177146366"/>
        <w:bookmarkEnd w:id="5501"/>
        <w:bookmarkEnd w:id="5502"/>
        <w:bookmarkEnd w:id="5503"/>
        <w:bookmarkEnd w:id="5504"/>
      </w:del>
    </w:p>
    <w:p w14:paraId="2F7EBC76" w14:textId="2C425BF1" w:rsidR="00B11350" w:rsidRPr="00C71108" w:rsidDel="00150A32" w:rsidRDefault="00AA14EC" w:rsidP="00AA14EC">
      <w:pPr>
        <w:tabs>
          <w:tab w:val="left" w:pos="630"/>
          <w:tab w:val="left" w:pos="720"/>
          <w:tab w:val="left" w:pos="1080"/>
        </w:tabs>
        <w:ind w:firstLine="0"/>
        <w:rPr>
          <w:del w:id="5505" w:author="An Tran, ACA (BUV)" w:date="2024-09-13T01:12:00Z" w16du:dateUtc="2024-09-12T18:12:00Z"/>
          <w:rFonts w:ascii="iCiel Avenir LT Std 35 Light" w:hAnsi="iCiel Avenir LT Std 35 Light" w:cs="Arial"/>
          <w:i/>
          <w:iCs/>
          <w:sz w:val="22"/>
          <w:szCs w:val="22"/>
        </w:rPr>
      </w:pPr>
      <w:del w:id="5506" w:author="An Tran, ACA (BUV)" w:date="2024-09-13T11:27:00Z" w16du:dateUtc="2024-09-13T04:27:00Z">
        <w:r w:rsidRPr="00001F8A" w:rsidDel="00EA54BA">
          <w:rPr>
            <w:rFonts w:ascii="iCiel Avenir LT Std 35 Light" w:hAnsi="iCiel Avenir LT Std 35 Light" w:cs="Arial"/>
            <w:i/>
            <w:iCs/>
            <w:sz w:val="22"/>
            <w:szCs w:val="22"/>
          </w:rPr>
          <w:delText>Nếu Hội đồng Khảo thí quyết định sinh viên cần phải học lại một hoặc nhiều môn, toàn bộ điểm số trước đó sinh viên đã đạt được trong môn học sẽ bị xóa khỏi hệ thống và sinh viên sẽ cần học lại môn học từ đầu</w:delText>
        </w:r>
        <w:r w:rsidRPr="00001F8A" w:rsidDel="00EA54BA">
          <w:rPr>
            <w:rFonts w:ascii="iCiel Avenir LT Std 35 Light" w:hAnsi="iCiel Avenir LT Std 35 Light"/>
            <w:sz w:val="22"/>
            <w:szCs w:val="22"/>
          </w:rPr>
          <w:delText xml:space="preserve"> </w:delText>
        </w:r>
        <w:r w:rsidRPr="00001F8A" w:rsidDel="00EA54BA">
          <w:rPr>
            <w:rFonts w:ascii="iCiel Avenir LT Std 35 Light" w:hAnsi="iCiel Avenir LT Std 35 Light" w:cs="Arial"/>
            <w:i/>
            <w:iCs/>
            <w:sz w:val="22"/>
            <w:szCs w:val="22"/>
          </w:rPr>
          <w:delText>khi có cơ hội kế tiếp, đảm bảo chuyên cần và thanh toán phí học lại. Khi học lại, điểm sẽ được tính như bình thường. Nếu sinh viên thi trượt và thi lại môn học lại, quy định về điểm thi lại tối đa là 40% được áp dụng. Bên cạnh đó, số lần vi phạm quy định học thuật của sinh viên sẽ được lưu tại hồ sơ và là cơ sở cho các quyết định liên quan đến vi phạm học thuật sau đó.</w:delText>
        </w:r>
      </w:del>
      <w:bookmarkStart w:id="5507" w:name="_Toc177119388"/>
      <w:bookmarkStart w:id="5508" w:name="_Toc177119800"/>
      <w:bookmarkStart w:id="5509" w:name="_Toc177145958"/>
      <w:bookmarkStart w:id="5510" w:name="_Toc177146367"/>
      <w:bookmarkEnd w:id="5507"/>
      <w:bookmarkEnd w:id="5508"/>
      <w:bookmarkEnd w:id="5509"/>
      <w:bookmarkEnd w:id="5510"/>
    </w:p>
    <w:p w14:paraId="187498F8" w14:textId="2BD37A9A" w:rsidR="00D9034C" w:rsidRPr="004373E8" w:rsidDel="00150A32" w:rsidRDefault="00D9034C" w:rsidP="00D85019">
      <w:pPr>
        <w:pStyle w:val="Question"/>
        <w:numPr>
          <w:ilvl w:val="0"/>
          <w:numId w:val="24"/>
        </w:numPr>
        <w:tabs>
          <w:tab w:val="left" w:pos="630"/>
          <w:tab w:val="left" w:pos="990"/>
          <w:tab w:val="left" w:pos="1080"/>
        </w:tabs>
        <w:spacing w:before="100" w:line="400" w:lineRule="exact"/>
        <w:ind w:left="0" w:firstLine="720"/>
        <w:rPr>
          <w:del w:id="5511" w:author="An Tran, ACA (BUV)" w:date="2024-09-13T01:12:00Z" w16du:dateUtc="2024-09-12T18:12:00Z"/>
          <w:rFonts w:cs="Arial"/>
          <w:szCs w:val="22"/>
          <w:lang w:val="vi-VN"/>
        </w:rPr>
      </w:pPr>
      <w:bookmarkStart w:id="5512" w:name="_Toc107734208"/>
      <w:bookmarkStart w:id="5513" w:name="_Toc107734422"/>
      <w:bookmarkStart w:id="5514" w:name="_Toc107734874"/>
      <w:bookmarkStart w:id="5515" w:name="_Toc107735096"/>
      <w:bookmarkStart w:id="5516" w:name="_Toc107735223"/>
      <w:bookmarkStart w:id="5517" w:name="_Toc107735328"/>
      <w:bookmarkStart w:id="5518" w:name="_Toc107735432"/>
      <w:bookmarkStart w:id="5519" w:name="_Toc107735535"/>
      <w:bookmarkStart w:id="5520" w:name="_Toc107735640"/>
      <w:bookmarkStart w:id="5521" w:name="_Toc107735744"/>
      <w:bookmarkStart w:id="5522" w:name="_Toc107735848"/>
      <w:bookmarkStart w:id="5523" w:name="_Toc107735952"/>
      <w:bookmarkStart w:id="5524" w:name="_Toc107736105"/>
      <w:bookmarkStart w:id="5525" w:name="_Toc107736252"/>
      <w:bookmarkStart w:id="5526" w:name="_Toc107736356"/>
      <w:bookmarkStart w:id="5527" w:name="_Toc107736578"/>
      <w:bookmarkStart w:id="5528" w:name="_Toc107736681"/>
      <w:bookmarkStart w:id="5529" w:name="_Toc107736784"/>
      <w:bookmarkStart w:id="5530" w:name="_Toc107736888"/>
      <w:bookmarkStart w:id="5531" w:name="_Toc107737740"/>
      <w:bookmarkStart w:id="5532" w:name="_Toc108099129"/>
      <w:bookmarkStart w:id="5533" w:name="_Toc113975544"/>
      <w:bookmarkStart w:id="5534" w:name="_Toc113976061"/>
      <w:bookmarkStart w:id="5535" w:name="_Toc114065591"/>
      <w:bookmarkStart w:id="5536" w:name="_Toc114065987"/>
      <w:bookmarkStart w:id="5537" w:name="_Toc113977101"/>
      <w:bookmarkStart w:id="5538" w:name="_Toc122700179"/>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del w:id="5539" w:author="An Tran, ACA (BUV)" w:date="2024-09-13T01:12:00Z" w16du:dateUtc="2024-09-12T18:12:00Z">
        <w:r w:rsidRPr="004373E8" w:rsidDel="00150A32">
          <w:rPr>
            <w:rFonts w:cs="Arial"/>
            <w:szCs w:val="22"/>
            <w:lang w:val="vi-VN"/>
          </w:rPr>
          <w:delText xml:space="preserve">What does it mean when student is in “can’t proceed” &amp; how will the tuition fee be settled during this period? / </w:delText>
        </w:r>
        <w:r w:rsidRPr="004373E8" w:rsidDel="00150A32">
          <w:rPr>
            <w:rFonts w:cs="Arial"/>
            <w:i/>
            <w:iCs/>
            <w:szCs w:val="22"/>
            <w:lang w:val="vi-VN"/>
          </w:rPr>
          <w:delText>Sinh viên trong tình trạng “Không được lên lớp” nghĩa là sao và học phí của sinh viên trong tình trạng này sẽ thế nào?</w:delText>
        </w:r>
        <w:bookmarkStart w:id="5540" w:name="_Toc177119389"/>
        <w:bookmarkStart w:id="5541" w:name="_Toc177119801"/>
        <w:bookmarkStart w:id="5542" w:name="_Toc177145959"/>
        <w:bookmarkStart w:id="5543" w:name="_Toc177146368"/>
        <w:bookmarkEnd w:id="5537"/>
        <w:bookmarkEnd w:id="5538"/>
        <w:bookmarkEnd w:id="5540"/>
        <w:bookmarkEnd w:id="5541"/>
        <w:bookmarkEnd w:id="5542"/>
        <w:bookmarkEnd w:id="5543"/>
      </w:del>
    </w:p>
    <w:p w14:paraId="4C1D2741" w14:textId="62DACB56" w:rsidR="00D9034C" w:rsidRPr="004373E8" w:rsidDel="00150A32" w:rsidRDefault="00D9034C" w:rsidP="003E1B62">
      <w:pPr>
        <w:pStyle w:val="ListParagraph"/>
        <w:tabs>
          <w:tab w:val="left" w:pos="630"/>
          <w:tab w:val="left" w:pos="720"/>
          <w:tab w:val="left" w:pos="1080"/>
        </w:tabs>
        <w:ind w:left="0"/>
        <w:contextualSpacing w:val="0"/>
        <w:rPr>
          <w:del w:id="5544" w:author="An Tran, ACA (BUV)" w:date="2024-09-13T01:12:00Z" w16du:dateUtc="2024-09-12T18:12:00Z"/>
          <w:rFonts w:ascii="iCiel Avenir LT Std 35 Light" w:hAnsi="iCiel Avenir LT Std 35 Light" w:cs="Arial"/>
          <w:sz w:val="22"/>
          <w:szCs w:val="22"/>
          <w:lang w:val="vi-VN"/>
        </w:rPr>
      </w:pPr>
      <w:del w:id="5545" w:author="An Tran, ACA (BUV)" w:date="2024-09-13T01:12:00Z" w16du:dateUtc="2024-09-12T18:12:00Z">
        <w:r w:rsidRPr="004373E8" w:rsidDel="00150A32">
          <w:rPr>
            <w:rFonts w:ascii="iCiel Avenir LT Std 35 Light" w:hAnsi="iCiel Avenir LT Std 35 Light" w:cs="Arial"/>
            <w:b/>
            <w:bCs/>
            <w:sz w:val="22"/>
            <w:szCs w:val="22"/>
            <w:u w:val="single"/>
            <w:lang w:val="vi-VN"/>
          </w:rPr>
          <w:delText xml:space="preserve">Answer / </w:delText>
        </w:r>
        <w:r w:rsidRPr="004373E8" w:rsidDel="00150A32">
          <w:rPr>
            <w:rFonts w:ascii="iCiel Avenir LT Std 35 Light" w:hAnsi="iCiel Avenir LT Std 35 Light" w:cs="Arial"/>
            <w:b/>
            <w:bCs/>
            <w:i/>
            <w:iCs/>
            <w:sz w:val="22"/>
            <w:szCs w:val="22"/>
            <w:u w:val="single"/>
            <w:lang w:val="vi-VN"/>
          </w:rPr>
          <w:delText>Câu trả lời</w:delText>
        </w:r>
        <w:r w:rsidRPr="004373E8" w:rsidDel="00150A32">
          <w:rPr>
            <w:rFonts w:ascii="iCiel Avenir LT Std 35 Light" w:hAnsi="iCiel Avenir LT Std 35 Light" w:cs="Arial"/>
            <w:b/>
            <w:bCs/>
            <w:sz w:val="22"/>
            <w:szCs w:val="22"/>
            <w:u w:val="single"/>
            <w:lang w:val="vi-VN"/>
          </w:rPr>
          <w:delText>:</w:delText>
        </w:r>
        <w:r w:rsidRPr="004373E8" w:rsidDel="00150A32">
          <w:rPr>
            <w:rFonts w:ascii="iCiel Avenir LT Std 35 Light" w:hAnsi="iCiel Avenir LT Std 35 Light" w:cs="Arial"/>
            <w:sz w:val="22"/>
            <w:szCs w:val="22"/>
            <w:lang w:val="vi-VN"/>
          </w:rPr>
          <w:tab/>
        </w:r>
        <w:bookmarkStart w:id="5546" w:name="_Toc177119390"/>
        <w:bookmarkStart w:id="5547" w:name="_Toc177119802"/>
        <w:bookmarkStart w:id="5548" w:name="_Toc177145960"/>
        <w:bookmarkStart w:id="5549" w:name="_Toc177146369"/>
        <w:bookmarkEnd w:id="5546"/>
        <w:bookmarkEnd w:id="5547"/>
        <w:bookmarkEnd w:id="5548"/>
        <w:bookmarkEnd w:id="5549"/>
      </w:del>
    </w:p>
    <w:p w14:paraId="69A6A25E" w14:textId="59763EA5" w:rsidR="001171F0" w:rsidRPr="004373E8" w:rsidDel="00150A32" w:rsidRDefault="001171F0" w:rsidP="003E1B62">
      <w:pPr>
        <w:tabs>
          <w:tab w:val="left" w:pos="630"/>
          <w:tab w:val="left" w:pos="720"/>
          <w:tab w:val="left" w:pos="1080"/>
        </w:tabs>
        <w:ind w:firstLine="0"/>
        <w:rPr>
          <w:del w:id="5550" w:author="An Tran, ACA (BUV)" w:date="2024-09-13T01:12:00Z" w16du:dateUtc="2024-09-12T18:12:00Z"/>
          <w:rFonts w:ascii="iCiel Avenir LT Std 35 Light" w:hAnsi="iCiel Avenir LT Std 35 Light" w:cs="Arial"/>
          <w:sz w:val="22"/>
          <w:szCs w:val="22"/>
          <w:lang w:val="vi-VN"/>
        </w:rPr>
      </w:pPr>
      <w:del w:id="5551" w:author="An Tran, ACA (BUV)" w:date="2024-09-13T01:12:00Z" w16du:dateUtc="2024-09-12T18:12:00Z">
        <w:r w:rsidRPr="004373E8" w:rsidDel="00150A32">
          <w:rPr>
            <w:rFonts w:ascii="iCiel Avenir LT Std 35 Light" w:hAnsi="iCiel Avenir LT Std 35 Light" w:cs="Arial"/>
            <w:sz w:val="22"/>
            <w:szCs w:val="22"/>
            <w:lang w:val="vi-VN"/>
          </w:rPr>
          <w:delText xml:space="preserve">After the Board decision, a notification about student’s status of “can’t proceed” would be sent to parents/student who </w:delText>
        </w:r>
        <w:r w:rsidRPr="004373E8" w:rsidDel="00150A32">
          <w:rPr>
            <w:rFonts w:ascii="iCiel Avenir LT Std 35 Light" w:hAnsi="iCiel Avenir LT Std 35 Light" w:cs="Arial"/>
            <w:b/>
            <w:bCs/>
            <w:sz w:val="22"/>
            <w:szCs w:val="22"/>
            <w:lang w:val="vi-VN"/>
          </w:rPr>
          <w:delText>failed 45 credits, permitted at Year 1 and Year 2. This does not apply for Year 3 and Postgraduate students</w:delText>
        </w:r>
        <w:r w:rsidRPr="004373E8" w:rsidDel="00150A32">
          <w:rPr>
            <w:rFonts w:ascii="iCiel Avenir LT Std 35 Light" w:hAnsi="iCiel Avenir LT Std 35 Light" w:cs="Arial"/>
            <w:sz w:val="22"/>
            <w:szCs w:val="22"/>
            <w:lang w:val="vi-VN"/>
          </w:rPr>
          <w:delText xml:space="preserve">. At the same time, the student will follow the Board decision’s to takes resit to recover those missing credits. It is strongly advised that parents encourage students to study sufficiently to pass the resit assessments. The resit results will then be considered in the resit Examination Board, and we will update parents the student’s status as soon as the resit results are available. Students who are in “can’t proceed” status and waiting for resit results are not allowed to attend classes in the first 2 to 3 weeks of the new semester as directed by the Staffordshire University examinations and progression board. Once the student’s resit results are available, based on the student’s resit result &amp; status, BUV Finance department would advise the appropriate payment plan for student’s tuition fee. If students are allowed to join the semester late through passing resit assessments as directed by the Examinations Board, the normal fees are payable, there is no reduction in fees for the missed classes. In case the student is not allowed to proceed to the next level of the program, please kindly contact BUV Credit Control Department at </w:delText>
        </w:r>
        <w:r w:rsidR="00B328D3" w:rsidDel="00150A32">
          <w:fldChar w:fldCharType="begin"/>
        </w:r>
        <w:r w:rsidR="00B328D3" w:rsidDel="00150A32">
          <w:delInstrText>HYPERLINK "mailto:buv-creditcontrol@buv.edu.vn"</w:delInstrText>
        </w:r>
        <w:r w:rsidR="00B328D3" w:rsidDel="00150A32">
          <w:fldChar w:fldCharType="separate"/>
        </w:r>
        <w:r w:rsidR="009C7F61" w:rsidRPr="004373E8" w:rsidDel="00150A32">
          <w:rPr>
            <w:rStyle w:val="Hyperlink"/>
            <w:rFonts w:ascii="iCiel Avenir LT Std 35 Light" w:hAnsi="iCiel Avenir LT Std 35 Light"/>
            <w:sz w:val="22"/>
            <w:szCs w:val="22"/>
            <w:lang w:val="vi-VN"/>
          </w:rPr>
          <w:delText>buv-creditcontrol@buv.edu.vn</w:delText>
        </w:r>
        <w:r w:rsidR="00B328D3" w:rsidDel="00150A32">
          <w:rPr>
            <w:rStyle w:val="Hyperlink"/>
            <w:rFonts w:ascii="iCiel Avenir LT Std 35 Light" w:hAnsi="iCiel Avenir LT Std 35 Light"/>
            <w:sz w:val="22"/>
            <w:szCs w:val="22"/>
            <w:lang w:val="vi-VN"/>
          </w:rPr>
          <w:fldChar w:fldCharType="end"/>
        </w:r>
        <w:r w:rsidR="009C7F61" w:rsidRPr="004373E8" w:rsidDel="00150A32">
          <w:rPr>
            <w:rFonts w:ascii="iCiel Avenir LT Std 35 Light" w:hAnsi="iCiel Avenir LT Std 35 Light" w:cs="Arial"/>
            <w:sz w:val="22"/>
            <w:szCs w:val="22"/>
            <w:lang w:val="vi-VN"/>
          </w:rPr>
          <w:delText xml:space="preserve"> </w:delText>
        </w:r>
        <w:r w:rsidRPr="004373E8" w:rsidDel="00150A32">
          <w:rPr>
            <w:rFonts w:ascii="iCiel Avenir LT Std 35 Light" w:hAnsi="iCiel Avenir LT Std 35 Light" w:cs="Arial"/>
            <w:sz w:val="22"/>
            <w:szCs w:val="22"/>
            <w:lang w:val="vi-VN"/>
          </w:rPr>
          <w:delText>for answers to questions related to student fees.</w:delText>
        </w:r>
        <w:bookmarkStart w:id="5552" w:name="_Toc177119391"/>
        <w:bookmarkStart w:id="5553" w:name="_Toc177119803"/>
        <w:bookmarkStart w:id="5554" w:name="_Toc177145961"/>
        <w:bookmarkStart w:id="5555" w:name="_Toc177146370"/>
        <w:bookmarkEnd w:id="5552"/>
        <w:bookmarkEnd w:id="5553"/>
        <w:bookmarkEnd w:id="5554"/>
        <w:bookmarkEnd w:id="5555"/>
      </w:del>
    </w:p>
    <w:p w14:paraId="5F661000" w14:textId="5ADD75AF" w:rsidR="001171F0" w:rsidRPr="004373E8" w:rsidDel="00150A32" w:rsidRDefault="001171F0" w:rsidP="003E1B62">
      <w:pPr>
        <w:ind w:firstLine="0"/>
        <w:rPr>
          <w:del w:id="5556" w:author="An Tran, ACA (BUV)" w:date="2024-09-13T01:12:00Z" w16du:dateUtc="2024-09-12T18:12:00Z"/>
          <w:rFonts w:ascii="iCiel Avenir LT Std 35 Light" w:hAnsi="iCiel Avenir LT Std 35 Light"/>
          <w:color w:val="000000"/>
          <w:sz w:val="22"/>
          <w:szCs w:val="22"/>
          <w:lang w:val="vi-VN"/>
        </w:rPr>
      </w:pPr>
      <w:del w:id="5557" w:author="An Tran, ACA (BUV)" w:date="2024-09-13T01:12:00Z" w16du:dateUtc="2024-09-12T18:12:00Z">
        <w:r w:rsidRPr="004373E8" w:rsidDel="00150A32">
          <w:rPr>
            <w:rFonts w:ascii="iCiel Avenir LT Std 35 Light" w:hAnsi="iCiel Avenir LT Std 35 Light"/>
            <w:color w:val="000000"/>
            <w:sz w:val="22"/>
            <w:szCs w:val="22"/>
            <w:lang w:val="vi-VN"/>
          </w:rPr>
          <w:delText>However, under certain circumstances the student may provisionally attend class until the results of their resit attempts are known, if:</w:delText>
        </w:r>
        <w:bookmarkStart w:id="5558" w:name="_Toc177119392"/>
        <w:bookmarkStart w:id="5559" w:name="_Toc177119804"/>
        <w:bookmarkStart w:id="5560" w:name="_Toc177145962"/>
        <w:bookmarkStart w:id="5561" w:name="_Toc177146371"/>
        <w:bookmarkEnd w:id="5558"/>
        <w:bookmarkEnd w:id="5559"/>
        <w:bookmarkEnd w:id="5560"/>
        <w:bookmarkEnd w:id="5561"/>
      </w:del>
    </w:p>
    <w:p w14:paraId="6980C2CA" w14:textId="69ACDDCC" w:rsidR="001171F0" w:rsidRPr="004373E8" w:rsidDel="00150A32" w:rsidRDefault="001171F0" w:rsidP="00D85019">
      <w:pPr>
        <w:pStyle w:val="ListParagraph"/>
        <w:numPr>
          <w:ilvl w:val="0"/>
          <w:numId w:val="42"/>
        </w:numPr>
        <w:contextualSpacing w:val="0"/>
        <w:rPr>
          <w:del w:id="5562" w:author="An Tran, ACA (BUV)" w:date="2024-09-13T01:12:00Z" w16du:dateUtc="2024-09-12T18:12:00Z"/>
          <w:rFonts w:ascii="iCiel Avenir LT Std 35 Light" w:hAnsi="iCiel Avenir LT Std 35 Light"/>
          <w:sz w:val="22"/>
          <w:szCs w:val="22"/>
          <w:lang w:val="vi-VN"/>
        </w:rPr>
      </w:pPr>
      <w:del w:id="5563" w:author="An Tran, ACA (BUV)" w:date="2024-09-13T01:12:00Z" w16du:dateUtc="2024-09-12T18:12:00Z">
        <w:r w:rsidRPr="004373E8" w:rsidDel="00150A32">
          <w:rPr>
            <w:rFonts w:ascii="iCiel Avenir LT Std 35 Light" w:hAnsi="iCiel Avenir LT Std 35 Light"/>
            <w:color w:val="000000"/>
            <w:sz w:val="22"/>
            <w:szCs w:val="22"/>
            <w:lang w:val="vi-VN"/>
          </w:rPr>
          <w:delText>The student submission resit deadline is before the start of the relevant semester.</w:delText>
        </w:r>
        <w:bookmarkStart w:id="5564" w:name="_Toc177119393"/>
        <w:bookmarkStart w:id="5565" w:name="_Toc177119805"/>
        <w:bookmarkStart w:id="5566" w:name="_Toc177145963"/>
        <w:bookmarkStart w:id="5567" w:name="_Toc177146372"/>
        <w:bookmarkEnd w:id="5564"/>
        <w:bookmarkEnd w:id="5565"/>
        <w:bookmarkEnd w:id="5566"/>
        <w:bookmarkEnd w:id="5567"/>
      </w:del>
    </w:p>
    <w:p w14:paraId="0BBDA3B7" w14:textId="1E9D2476" w:rsidR="001171F0" w:rsidRPr="004373E8" w:rsidDel="00150A32" w:rsidRDefault="001171F0" w:rsidP="691BD53B">
      <w:pPr>
        <w:pStyle w:val="ListParagraph"/>
        <w:numPr>
          <w:ilvl w:val="0"/>
          <w:numId w:val="42"/>
        </w:numPr>
        <w:rPr>
          <w:del w:id="5568" w:author="An Tran, ACA (BUV)" w:date="2024-09-13T01:12:00Z" w16du:dateUtc="2024-09-12T18:12:00Z"/>
          <w:rFonts w:ascii="iCiel Avenir LT Std 35 Light" w:hAnsi="iCiel Avenir LT Std 35 Light"/>
          <w:sz w:val="22"/>
          <w:szCs w:val="22"/>
          <w:lang w:val="vi-VN"/>
        </w:rPr>
      </w:pPr>
      <w:del w:id="5569" w:author="An Tran, ACA (BUV)" w:date="2024-09-13T01:12:00Z" w16du:dateUtc="2024-09-12T18:12:00Z">
        <w:r w:rsidRPr="691BD53B" w:rsidDel="00150A32">
          <w:rPr>
            <w:rFonts w:ascii="iCiel Avenir LT Std 35 Light" w:hAnsi="iCiel Avenir LT Std 35 Light"/>
            <w:color w:val="000000" w:themeColor="text1"/>
            <w:sz w:val="22"/>
            <w:szCs w:val="22"/>
            <w:lang w:val="vi-VN"/>
          </w:rPr>
          <w:delText>Students submit sufficient resit attempts so that if the submissions achieve a passing grade they</w:delText>
        </w:r>
        <w:r w:rsidR="5496DDC4" w:rsidRPr="691BD53B" w:rsidDel="00150A32">
          <w:rPr>
            <w:rFonts w:ascii="iCiel Avenir LT Std 35 Light" w:hAnsi="iCiel Avenir LT Std 35 Light"/>
            <w:color w:val="000000" w:themeColor="text1"/>
            <w:sz w:val="22"/>
            <w:szCs w:val="22"/>
            <w:lang w:val="vi-VN"/>
          </w:rPr>
          <w:delText xml:space="preserve"> </w:delText>
        </w:r>
        <w:r w:rsidRPr="691BD53B" w:rsidDel="00150A32">
          <w:rPr>
            <w:rFonts w:ascii="iCiel Avenir LT Std 35 Light" w:hAnsi="iCiel Avenir LT Std 35 Light"/>
            <w:color w:val="000000" w:themeColor="text1"/>
            <w:sz w:val="22"/>
            <w:szCs w:val="22"/>
            <w:lang w:val="vi-VN"/>
          </w:rPr>
          <w:delText xml:space="preserve">will gain enough credits to be allowed to progress under the regulations. </w:delText>
        </w:r>
        <w:bookmarkStart w:id="5570" w:name="_Toc177119394"/>
        <w:bookmarkStart w:id="5571" w:name="_Toc177119806"/>
        <w:bookmarkStart w:id="5572" w:name="_Toc177145964"/>
        <w:bookmarkStart w:id="5573" w:name="_Toc177146373"/>
        <w:bookmarkEnd w:id="5570"/>
        <w:bookmarkEnd w:id="5571"/>
        <w:bookmarkEnd w:id="5572"/>
        <w:bookmarkEnd w:id="5573"/>
      </w:del>
    </w:p>
    <w:p w14:paraId="053E5F47" w14:textId="1616A274" w:rsidR="001171F0" w:rsidRPr="004373E8" w:rsidDel="00150A32" w:rsidRDefault="001171F0" w:rsidP="00D85019">
      <w:pPr>
        <w:pStyle w:val="ListParagraph"/>
        <w:numPr>
          <w:ilvl w:val="0"/>
          <w:numId w:val="42"/>
        </w:numPr>
        <w:contextualSpacing w:val="0"/>
        <w:rPr>
          <w:del w:id="5574" w:author="An Tran, ACA (BUV)" w:date="2024-09-13T01:12:00Z" w16du:dateUtc="2024-09-12T18:12:00Z"/>
          <w:rFonts w:ascii="iCiel Avenir LT Std 35 Light" w:hAnsi="iCiel Avenir LT Std 35 Light"/>
          <w:sz w:val="22"/>
          <w:szCs w:val="22"/>
          <w:lang w:val="vi-VN"/>
        </w:rPr>
      </w:pPr>
      <w:del w:id="5575" w:author="An Tran, ACA (BUV)" w:date="2024-09-13T01:12:00Z" w16du:dateUtc="2024-09-12T18:12:00Z">
        <w:r w:rsidRPr="004373E8" w:rsidDel="00150A32">
          <w:rPr>
            <w:rFonts w:ascii="iCiel Avenir LT Std 35 Light" w:hAnsi="iCiel Avenir LT Std 35 Light"/>
            <w:color w:val="000000"/>
            <w:sz w:val="22"/>
            <w:szCs w:val="22"/>
            <w:lang w:val="vi-VN"/>
          </w:rPr>
          <w:delText>The resit attempts are submitted before the resit student submission deadline (in other words they are not late submissions).</w:delText>
        </w:r>
        <w:bookmarkStart w:id="5576" w:name="_Toc177119395"/>
        <w:bookmarkStart w:id="5577" w:name="_Toc177119807"/>
        <w:bookmarkStart w:id="5578" w:name="_Toc177145965"/>
        <w:bookmarkStart w:id="5579" w:name="_Toc177146374"/>
        <w:bookmarkEnd w:id="5576"/>
        <w:bookmarkEnd w:id="5577"/>
        <w:bookmarkEnd w:id="5578"/>
        <w:bookmarkEnd w:id="5579"/>
      </w:del>
    </w:p>
    <w:p w14:paraId="44D9D852" w14:textId="5A91AF69" w:rsidR="001171F0" w:rsidRPr="004373E8" w:rsidDel="00150A32" w:rsidRDefault="001171F0" w:rsidP="00D85019">
      <w:pPr>
        <w:pStyle w:val="ListParagraph"/>
        <w:numPr>
          <w:ilvl w:val="0"/>
          <w:numId w:val="42"/>
        </w:numPr>
        <w:contextualSpacing w:val="0"/>
        <w:rPr>
          <w:del w:id="5580" w:author="An Tran, ACA (BUV)" w:date="2024-09-13T01:12:00Z" w16du:dateUtc="2024-09-12T18:12:00Z"/>
          <w:rFonts w:ascii="iCiel Avenir LT Std 35 Light" w:hAnsi="iCiel Avenir LT Std 35 Light"/>
          <w:sz w:val="22"/>
          <w:szCs w:val="22"/>
          <w:lang w:val="vi-VN"/>
        </w:rPr>
      </w:pPr>
      <w:del w:id="5581" w:author="An Tran, ACA (BUV)" w:date="2024-09-13T01:12:00Z" w16du:dateUtc="2024-09-12T18:12:00Z">
        <w:r w:rsidRPr="004373E8" w:rsidDel="00150A32">
          <w:rPr>
            <w:rFonts w:ascii="iCiel Avenir LT Std 35 Light" w:hAnsi="iCiel Avenir LT Std 35 Light"/>
            <w:color w:val="000000"/>
            <w:sz w:val="22"/>
            <w:szCs w:val="22"/>
            <w:lang w:val="vi-VN"/>
          </w:rPr>
          <w:delText>The resit attempts have substance (for example they are not blank document submissions).</w:delText>
        </w:r>
        <w:bookmarkStart w:id="5582" w:name="_Toc177119396"/>
        <w:bookmarkStart w:id="5583" w:name="_Toc177119808"/>
        <w:bookmarkStart w:id="5584" w:name="_Toc177145966"/>
        <w:bookmarkStart w:id="5585" w:name="_Toc177146375"/>
        <w:bookmarkEnd w:id="5582"/>
        <w:bookmarkEnd w:id="5583"/>
        <w:bookmarkEnd w:id="5584"/>
        <w:bookmarkEnd w:id="5585"/>
      </w:del>
    </w:p>
    <w:p w14:paraId="1508BACD" w14:textId="6F730FC4" w:rsidR="00FE7B34" w:rsidRPr="004373E8" w:rsidDel="00150A32" w:rsidRDefault="001171F0" w:rsidP="00D85019">
      <w:pPr>
        <w:pStyle w:val="ListParagraph"/>
        <w:numPr>
          <w:ilvl w:val="0"/>
          <w:numId w:val="42"/>
        </w:numPr>
        <w:contextualSpacing w:val="0"/>
        <w:rPr>
          <w:del w:id="5586" w:author="An Tran, ACA (BUV)" w:date="2024-09-13T01:12:00Z" w16du:dateUtc="2024-09-12T18:12:00Z"/>
          <w:rFonts w:ascii="iCiel Avenir LT Std 35 Light" w:hAnsi="iCiel Avenir LT Std 35 Light"/>
          <w:sz w:val="22"/>
          <w:szCs w:val="22"/>
          <w:lang w:val="vi-VN"/>
        </w:rPr>
      </w:pPr>
      <w:del w:id="5587" w:author="An Tran, ACA (BUV)" w:date="2024-09-13T01:12:00Z" w16du:dateUtc="2024-09-12T18:12:00Z">
        <w:r w:rsidRPr="004373E8" w:rsidDel="00150A32">
          <w:rPr>
            <w:rFonts w:ascii="iCiel Avenir LT Std 35 Light" w:hAnsi="iCiel Avenir LT Std 35 Light"/>
            <w:color w:val="000000"/>
            <w:sz w:val="22"/>
            <w:szCs w:val="22"/>
            <w:lang w:val="vi-VN"/>
          </w:rPr>
          <w:delText>The resit examination board is held in approximately week three of the semester.  Based on the</w:delText>
        </w:r>
        <w:bookmarkStart w:id="5588" w:name="_Toc177119397"/>
        <w:bookmarkStart w:id="5589" w:name="_Toc177119809"/>
        <w:bookmarkStart w:id="5590" w:name="_Toc177145967"/>
        <w:bookmarkStart w:id="5591" w:name="_Toc177146376"/>
        <w:bookmarkEnd w:id="5588"/>
        <w:bookmarkEnd w:id="5589"/>
        <w:bookmarkEnd w:id="5590"/>
        <w:bookmarkEnd w:id="5591"/>
      </w:del>
    </w:p>
    <w:p w14:paraId="35EDFD0D" w14:textId="5B7B8E76" w:rsidR="001171F0" w:rsidDel="00150A32" w:rsidRDefault="001171F0" w:rsidP="003E1B62">
      <w:pPr>
        <w:ind w:left="360" w:firstLine="0"/>
        <w:rPr>
          <w:del w:id="5592" w:author="An Tran, ACA (BUV)" w:date="2024-09-13T01:12:00Z" w16du:dateUtc="2024-09-12T18:12:00Z"/>
          <w:rFonts w:ascii="iCiel Avenir LT Std 35 Light" w:hAnsi="iCiel Avenir LT Std 35 Light"/>
          <w:color w:val="000000"/>
          <w:sz w:val="22"/>
          <w:szCs w:val="22"/>
        </w:rPr>
      </w:pPr>
      <w:del w:id="5593" w:author="An Tran, ACA (BUV)" w:date="2024-09-13T01:12:00Z" w16du:dateUtc="2024-09-12T18:12:00Z">
        <w:r w:rsidRPr="004373E8" w:rsidDel="00150A32">
          <w:rPr>
            <w:rFonts w:ascii="iCiel Avenir LT Std 35 Light" w:hAnsi="iCiel Avenir LT Std 35 Light"/>
            <w:color w:val="000000"/>
            <w:sz w:val="22"/>
            <w:szCs w:val="22"/>
            <w:lang w:val="vi-VN"/>
          </w:rPr>
          <w:delText>results achieved by the student in their resit submissions the examination board will determine if the student should continue with their current cohort or are still in a cannot proceed status and will have to leave their current cohort.  The examination board, acting in the student’s best academic interest, will direct how the student</w:delText>
        </w:r>
        <w:r w:rsidR="00F86725" w:rsidRPr="004373E8" w:rsidDel="00150A32">
          <w:rPr>
            <w:rFonts w:ascii="iCiel Avenir LT Std 35 Light" w:hAnsi="iCiel Avenir LT Std 35 Light"/>
            <w:color w:val="000000"/>
            <w:sz w:val="22"/>
            <w:szCs w:val="22"/>
            <w:lang w:val="vi-VN"/>
          </w:rPr>
          <w:delText>s</w:delText>
        </w:r>
        <w:r w:rsidRPr="004373E8" w:rsidDel="00150A32">
          <w:rPr>
            <w:rFonts w:ascii="iCiel Avenir LT Std 35 Light" w:hAnsi="iCiel Avenir LT Std 35 Light"/>
            <w:color w:val="000000"/>
            <w:sz w:val="22"/>
            <w:szCs w:val="22"/>
            <w:lang w:val="vi-VN"/>
          </w:rPr>
          <w:delText xml:space="preserve"> who are still in a cannot proceed status should continue with their studies. </w:delText>
        </w:r>
        <w:bookmarkStart w:id="5594" w:name="_Toc177119398"/>
        <w:bookmarkStart w:id="5595" w:name="_Toc177119810"/>
        <w:bookmarkStart w:id="5596" w:name="_Toc177145968"/>
        <w:bookmarkStart w:id="5597" w:name="_Toc177146377"/>
        <w:bookmarkEnd w:id="5594"/>
        <w:bookmarkEnd w:id="5595"/>
        <w:bookmarkEnd w:id="5596"/>
        <w:bookmarkEnd w:id="5597"/>
      </w:del>
    </w:p>
    <w:p w14:paraId="7D2C76CC" w14:textId="4EE6F193" w:rsidR="00B11350" w:rsidRPr="00313221" w:rsidDel="00150A32" w:rsidRDefault="00B11350" w:rsidP="00B11350">
      <w:pPr>
        <w:ind w:left="90" w:firstLine="0"/>
        <w:rPr>
          <w:del w:id="5598" w:author="An Tran, ACA (BUV)" w:date="2024-09-13T01:12:00Z" w16du:dateUtc="2024-09-12T18:12:00Z"/>
          <w:rFonts w:ascii="iCiel Avenir LT Std 35 Light" w:hAnsi="iCiel Avenir LT Std 35 Light" w:cs="Arial"/>
          <w:sz w:val="22"/>
          <w:szCs w:val="22"/>
        </w:rPr>
      </w:pPr>
      <w:del w:id="5599" w:author="An Tran, ACA (BUV)" w:date="2024-09-13T01:12:00Z" w16du:dateUtc="2024-09-12T18:12:00Z">
        <w:r w:rsidRPr="003A3B08" w:rsidDel="00150A32">
          <w:rPr>
            <w:rFonts w:ascii="iCiel Avenir LT Std 35 Light" w:hAnsi="iCiel Avenir LT Std 35 Light" w:cs="Arial"/>
            <w:sz w:val="22"/>
            <w:szCs w:val="22"/>
          </w:rPr>
          <w:delText>We encourage students to contact the</w:delText>
        </w:r>
        <w:r w:rsidDel="00150A32">
          <w:rPr>
            <w:rFonts w:ascii="iCiel Avenir LT Std 35 Light" w:hAnsi="iCiel Avenir LT Std 35 Light" w:cs="Arial"/>
            <w:sz w:val="22"/>
            <w:szCs w:val="22"/>
          </w:rPr>
          <w:delText xml:space="preserve"> Central Academic Information Services</w:delText>
        </w:r>
        <w:r w:rsidRPr="003A3B08" w:rsidDel="00150A32">
          <w:rPr>
            <w:rFonts w:ascii="iCiel Avenir LT Std 35 Light" w:hAnsi="iCiel Avenir LT Std 35 Light" w:cs="Arial"/>
            <w:sz w:val="22"/>
            <w:szCs w:val="22"/>
          </w:rPr>
          <w:delText xml:space="preserve"> via </w:delText>
        </w:r>
        <w:r w:rsidR="00B328D3" w:rsidDel="00150A32">
          <w:fldChar w:fldCharType="begin"/>
        </w:r>
        <w:r w:rsidR="00B328D3" w:rsidDel="00150A32">
          <w:delInstrText>HYPERLINK "mailto:cais@buv.edu.vn"</w:delInstrText>
        </w:r>
        <w:r w:rsidR="00B328D3" w:rsidDel="00150A32">
          <w:fldChar w:fldCharType="separate"/>
        </w:r>
        <w:r w:rsidRPr="00F95E36" w:rsidDel="00150A32">
          <w:rPr>
            <w:rStyle w:val="Hyperlink"/>
            <w:rFonts w:ascii="iCiel Avenir LT Std 35 Light" w:hAnsi="iCiel Avenir LT Std 35 Light" w:cs="Arial"/>
            <w:sz w:val="22"/>
            <w:szCs w:val="22"/>
          </w:rPr>
          <w:delText>cais@buv.edu.vn</w:delText>
        </w:r>
        <w:r w:rsidR="00B328D3" w:rsidDel="00150A32">
          <w:rPr>
            <w:rStyle w:val="Hyperlink"/>
            <w:rFonts w:ascii="iCiel Avenir LT Std 35 Light" w:hAnsi="iCiel Avenir LT Std 35 Light" w:cs="Arial"/>
            <w:sz w:val="22"/>
            <w:szCs w:val="22"/>
          </w:rPr>
          <w:fldChar w:fldCharType="end"/>
        </w:r>
        <w:r w:rsidDel="00150A32">
          <w:rPr>
            <w:rFonts w:ascii="iCiel Avenir LT Std 35 Light" w:hAnsi="iCiel Avenir LT Std 35 Light" w:cs="Arial"/>
            <w:sz w:val="22"/>
            <w:szCs w:val="22"/>
          </w:rPr>
          <w:delText xml:space="preserve"> </w:delText>
        </w:r>
        <w:r w:rsidRPr="003A3B08" w:rsidDel="00150A32">
          <w:rPr>
            <w:rFonts w:ascii="iCiel Avenir LT Std 35 Light" w:hAnsi="iCiel Avenir LT Std 35 Light" w:cs="Arial"/>
            <w:sz w:val="22"/>
            <w:szCs w:val="22"/>
          </w:rPr>
          <w:delText xml:space="preserve"> for more detailed information.</w:delText>
        </w:r>
        <w:bookmarkStart w:id="5600" w:name="_Toc177119399"/>
        <w:bookmarkStart w:id="5601" w:name="_Toc177119811"/>
        <w:bookmarkStart w:id="5602" w:name="_Toc177145969"/>
        <w:bookmarkStart w:id="5603" w:name="_Toc177146378"/>
        <w:bookmarkEnd w:id="5600"/>
        <w:bookmarkEnd w:id="5601"/>
        <w:bookmarkEnd w:id="5602"/>
        <w:bookmarkEnd w:id="5603"/>
      </w:del>
    </w:p>
    <w:p w14:paraId="5A567422" w14:textId="1725C5BA" w:rsidR="00FD1E9D" w:rsidRPr="004373E8" w:rsidDel="00150A32" w:rsidRDefault="00FD1E9D" w:rsidP="003E1B62">
      <w:pPr>
        <w:pStyle w:val="NormalWeb"/>
        <w:spacing w:line="400" w:lineRule="exact"/>
        <w:jc w:val="both"/>
        <w:rPr>
          <w:del w:id="5604" w:author="An Tran, ACA (BUV)" w:date="2024-09-13T01:12:00Z" w16du:dateUtc="2024-09-12T18:12:00Z"/>
          <w:rFonts w:ascii="iCiel Avenir LT Std 35 Light" w:hAnsi="iCiel Avenir LT Std 35 Light"/>
          <w:sz w:val="22"/>
          <w:szCs w:val="22"/>
          <w:lang w:val="vi-VN"/>
        </w:rPr>
      </w:pPr>
      <w:del w:id="5605" w:author="An Tran, ACA (BUV)" w:date="2024-09-13T01:12:00Z" w16du:dateUtc="2024-09-12T18:12:00Z">
        <w:r w:rsidRPr="004373E8" w:rsidDel="00150A32">
          <w:rPr>
            <w:rFonts w:ascii="iCiel Avenir LT Std 35 Light" w:hAnsi="iCiel Avenir LT Std 35 Light"/>
            <w:i/>
            <w:iCs/>
            <w:sz w:val="22"/>
            <w:szCs w:val="22"/>
            <w:lang w:val="vi-VN"/>
          </w:rPr>
          <w:delText>Theo quy trình, sau khi Hội đồng Khảo thí đưa ra quyết định về kết quả học tập của sinh viên, nhà trường sẽ thông báo cho phụ huynh và sinh viên về tình trạng “Không được lên lớp” đối với sinh viên đang</w:delText>
        </w:r>
        <w:r w:rsidRPr="004373E8" w:rsidDel="00150A32">
          <w:rPr>
            <w:rStyle w:val="Strong"/>
            <w:rFonts w:ascii="iCiel Avenir LT Std 35 Light" w:hAnsi="iCiel Avenir LT Std 35 Light"/>
            <w:i/>
            <w:iCs/>
            <w:sz w:val="22"/>
            <w:szCs w:val="22"/>
            <w:lang w:val="vi-VN"/>
          </w:rPr>
          <w:delText xml:space="preserve"> nợ 45 tín chỉ, quy định này được áp dụng với sinh viên năm 1 và năm 2, không áp dụng đối với sinh viên năm 3 và sinh viên sau đại học</w:delText>
        </w:r>
        <w:r w:rsidRPr="004373E8" w:rsidDel="00150A32">
          <w:rPr>
            <w:rFonts w:ascii="iCiel Avenir LT Std 35 Light" w:hAnsi="iCiel Avenir LT Std 35 Light"/>
            <w:i/>
            <w:iCs/>
            <w:sz w:val="22"/>
            <w:szCs w:val="22"/>
            <w:lang w:val="vi-VN"/>
          </w:rPr>
          <w:delText>. Đồng thời, sinh viên sẽ được sắp xếp thi lại theo quyết định của Hội đồng Khảo thí, theo phương án tối ưu để sinh viên có thể thi đỗ các môn hiện đang còn nợ và không ảnh hưởng đến tiến trình lên lớp của sinh viên. Phụ huynh lưu ý nhắc nhở con em mình học tập chăm chỉ hơn để đỗ bài thi lại. Kết quả của các bài thi lại sẽ được Hội đồng Khảo thí họp và thông báo đến sinh viên và phụ huynh ngay sau khi thống nhất. Sinh viên đang ở trong tình trạng “Không được lên lớp” và đang chờ kết quả thi lại sẽ không được tham gia học tập trong 2 đến 3 tuần đầu tiên theo thời khóa biểu của kỳ học mới theo quyết định của Hội đồng khảo thí Đại học Staffordshire. 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B328D3" w:rsidDel="00150A32">
          <w:fldChar w:fldCharType="begin"/>
        </w:r>
        <w:r w:rsidR="00B328D3" w:rsidDel="00150A32">
          <w:delInstrText>HYPERLINK "mailto:buv-creditcontrol@buv.edu.vn"</w:delInstrText>
        </w:r>
        <w:r w:rsidR="00B328D3" w:rsidDel="00150A32">
          <w:fldChar w:fldCharType="separate"/>
        </w:r>
        <w:r w:rsidRPr="004373E8" w:rsidDel="00150A32">
          <w:rPr>
            <w:rStyle w:val="Hyperlink"/>
            <w:rFonts w:ascii="iCiel Avenir LT Std 35 Light" w:hAnsi="iCiel Avenir LT Std 35 Light"/>
            <w:i/>
            <w:iCs/>
            <w:color w:val="4472C4" w:themeColor="accent1"/>
            <w:sz w:val="22"/>
            <w:szCs w:val="22"/>
            <w:lang w:val="vi-VN"/>
          </w:rPr>
          <w:delText>buv-creditcontrol@buv.edu.vn</w:delText>
        </w:r>
        <w:r w:rsidR="00B328D3" w:rsidDel="00150A32">
          <w:rPr>
            <w:rStyle w:val="Hyperlink"/>
            <w:rFonts w:ascii="iCiel Avenir LT Std 35 Light" w:hAnsi="iCiel Avenir LT Std 35 Light"/>
            <w:i/>
            <w:iCs/>
            <w:color w:val="4472C4" w:themeColor="accent1"/>
            <w:sz w:val="22"/>
            <w:szCs w:val="22"/>
            <w:lang w:val="vi-VN"/>
          </w:rPr>
          <w:fldChar w:fldCharType="end"/>
        </w:r>
        <w:r w:rsidRPr="004373E8" w:rsidDel="00150A32">
          <w:rPr>
            <w:rFonts w:ascii="iCiel Avenir LT Std 35 Light" w:hAnsi="iCiel Avenir LT Std 35 Light"/>
            <w:i/>
            <w:iCs/>
            <w:sz w:val="22"/>
            <w:szCs w:val="22"/>
            <w:lang w:val="vi-VN"/>
          </w:rPr>
          <w:delText xml:space="preserve"> để được giải đáp những câu hỏi liên quan đến học phí của sinh viên.</w:delText>
        </w:r>
        <w:bookmarkStart w:id="5606" w:name="_Toc177119400"/>
        <w:bookmarkStart w:id="5607" w:name="_Toc177119812"/>
        <w:bookmarkStart w:id="5608" w:name="_Toc177145970"/>
        <w:bookmarkStart w:id="5609" w:name="_Toc177146379"/>
        <w:bookmarkEnd w:id="5606"/>
        <w:bookmarkEnd w:id="5607"/>
        <w:bookmarkEnd w:id="5608"/>
        <w:bookmarkEnd w:id="5609"/>
      </w:del>
    </w:p>
    <w:p w14:paraId="6190D3A1" w14:textId="3685BE70" w:rsidR="00FD1E9D" w:rsidRPr="004373E8" w:rsidDel="00150A32" w:rsidRDefault="00FD1E9D" w:rsidP="003E1B62">
      <w:pPr>
        <w:ind w:firstLine="0"/>
        <w:rPr>
          <w:del w:id="5610" w:author="An Tran, ACA (BUV)" w:date="2024-09-13T01:12:00Z" w16du:dateUtc="2024-09-12T18:12:00Z"/>
          <w:rFonts w:ascii="iCiel Avenir LT Std 35 Light" w:hAnsi="iCiel Avenir LT Std 35 Light"/>
          <w:i/>
          <w:iCs/>
          <w:color w:val="000000"/>
          <w:sz w:val="22"/>
          <w:szCs w:val="22"/>
          <w:lang w:val="vi-VN"/>
        </w:rPr>
      </w:pPr>
      <w:del w:id="5611" w:author="An Tran, ACA (BUV)" w:date="2024-09-13T01:12:00Z" w16du:dateUtc="2024-09-12T18:12:00Z">
        <w:r w:rsidRPr="004373E8" w:rsidDel="00150A32">
          <w:rPr>
            <w:rFonts w:ascii="iCiel Avenir LT Std 35 Light" w:hAnsi="iCiel Avenir LT Std 35 Light"/>
            <w:i/>
            <w:iCs/>
            <w:color w:val="000000"/>
            <w:sz w:val="22"/>
            <w:szCs w:val="22"/>
            <w:lang w:val="vi-VN"/>
          </w:rPr>
          <w:delText>Tuy nhiên, trong một số trường hợp nhất định, sinh viên có thể dự thính lớp học hiện tại cho đến khi biết kết quả của lần thi lại, nếu:</w:delText>
        </w:r>
        <w:bookmarkStart w:id="5612" w:name="_Toc177119401"/>
        <w:bookmarkStart w:id="5613" w:name="_Toc177119813"/>
        <w:bookmarkStart w:id="5614" w:name="_Toc177145971"/>
        <w:bookmarkStart w:id="5615" w:name="_Toc177146380"/>
        <w:bookmarkEnd w:id="5612"/>
        <w:bookmarkEnd w:id="5613"/>
        <w:bookmarkEnd w:id="5614"/>
        <w:bookmarkEnd w:id="5615"/>
      </w:del>
    </w:p>
    <w:p w14:paraId="0C13A215" w14:textId="286FDDC5" w:rsidR="00FD1E9D" w:rsidRPr="004373E8" w:rsidDel="00150A32" w:rsidRDefault="00FD1E9D" w:rsidP="00D85019">
      <w:pPr>
        <w:pStyle w:val="ListParagraph"/>
        <w:numPr>
          <w:ilvl w:val="0"/>
          <w:numId w:val="41"/>
        </w:numPr>
        <w:contextualSpacing w:val="0"/>
        <w:rPr>
          <w:del w:id="5616" w:author="An Tran, ACA (BUV)" w:date="2024-09-13T01:12:00Z" w16du:dateUtc="2024-09-12T18:12:00Z"/>
          <w:rFonts w:ascii="iCiel Avenir LT Std 35 Light" w:hAnsi="iCiel Avenir LT Std 35 Light"/>
          <w:i/>
          <w:iCs/>
          <w:color w:val="000000"/>
          <w:sz w:val="22"/>
          <w:szCs w:val="22"/>
          <w:lang w:val="vi-VN"/>
        </w:rPr>
      </w:pPr>
      <w:del w:id="5617" w:author="An Tran, ACA (BUV)" w:date="2024-09-13T01:12:00Z" w16du:dateUtc="2024-09-12T18:12:00Z">
        <w:r w:rsidRPr="004373E8" w:rsidDel="00150A32">
          <w:rPr>
            <w:rFonts w:ascii="iCiel Avenir LT Std 35 Light" w:hAnsi="iCiel Avenir LT Std 35 Light"/>
            <w:i/>
            <w:iCs/>
            <w:color w:val="000000"/>
            <w:sz w:val="22"/>
            <w:szCs w:val="22"/>
            <w:lang w:val="vi-VN"/>
          </w:rPr>
          <w:delText>Thời hạn nộp bài thi lại của sinh viên là trước khi bắt đầu học kỳ mới.</w:delText>
        </w:r>
        <w:bookmarkStart w:id="5618" w:name="_Toc177119402"/>
        <w:bookmarkStart w:id="5619" w:name="_Toc177119814"/>
        <w:bookmarkStart w:id="5620" w:name="_Toc177145972"/>
        <w:bookmarkStart w:id="5621" w:name="_Toc177146381"/>
        <w:bookmarkEnd w:id="5618"/>
        <w:bookmarkEnd w:id="5619"/>
        <w:bookmarkEnd w:id="5620"/>
        <w:bookmarkEnd w:id="5621"/>
      </w:del>
    </w:p>
    <w:p w14:paraId="683DA3E4" w14:textId="71A85215" w:rsidR="00FD1E9D" w:rsidRPr="004373E8" w:rsidDel="00150A32" w:rsidRDefault="00FD1E9D" w:rsidP="00D85019">
      <w:pPr>
        <w:pStyle w:val="ListParagraph"/>
        <w:numPr>
          <w:ilvl w:val="0"/>
          <w:numId w:val="41"/>
        </w:numPr>
        <w:contextualSpacing w:val="0"/>
        <w:rPr>
          <w:del w:id="5622" w:author="An Tran, ACA (BUV)" w:date="2024-09-13T01:12:00Z" w16du:dateUtc="2024-09-12T18:12:00Z"/>
          <w:rFonts w:ascii="iCiel Avenir LT Std 35 Light" w:hAnsi="iCiel Avenir LT Std 35 Light"/>
          <w:i/>
          <w:iCs/>
          <w:color w:val="000000"/>
          <w:sz w:val="22"/>
          <w:szCs w:val="22"/>
          <w:lang w:val="vi-VN"/>
        </w:rPr>
      </w:pPr>
      <w:del w:id="5623" w:author="An Tran, ACA (BUV)" w:date="2024-09-13T01:12:00Z" w16du:dateUtc="2024-09-12T18:12:00Z">
        <w:r w:rsidRPr="004373E8" w:rsidDel="00150A32">
          <w:rPr>
            <w:rFonts w:ascii="iCiel Avenir LT Std 35 Light" w:hAnsi="iCiel Avenir LT Std 35 Light"/>
            <w:i/>
            <w:iCs/>
            <w:color w:val="000000"/>
            <w:sz w:val="22"/>
            <w:szCs w:val="22"/>
            <w:lang w:val="vi-VN"/>
          </w:rPr>
          <w:delText>Sinh viên đã nộp đầy đủ các bài thi lại theo yêu cầu để nếu các bài thi lại đó đạt điểm đỗ, sinh viên sẽ đạt đủ số tín chỉ để được phép học tiếp theo quy định.</w:delText>
        </w:r>
        <w:bookmarkStart w:id="5624" w:name="_Toc177119403"/>
        <w:bookmarkStart w:id="5625" w:name="_Toc177119815"/>
        <w:bookmarkStart w:id="5626" w:name="_Toc177145973"/>
        <w:bookmarkStart w:id="5627" w:name="_Toc177146382"/>
        <w:bookmarkEnd w:id="5624"/>
        <w:bookmarkEnd w:id="5625"/>
        <w:bookmarkEnd w:id="5626"/>
        <w:bookmarkEnd w:id="5627"/>
      </w:del>
    </w:p>
    <w:p w14:paraId="1FC55EBC" w14:textId="00D98291" w:rsidR="00FD1E9D" w:rsidRPr="004373E8" w:rsidDel="00150A32" w:rsidRDefault="00FD1E9D" w:rsidP="00D85019">
      <w:pPr>
        <w:pStyle w:val="ListParagraph"/>
        <w:numPr>
          <w:ilvl w:val="0"/>
          <w:numId w:val="41"/>
        </w:numPr>
        <w:contextualSpacing w:val="0"/>
        <w:rPr>
          <w:del w:id="5628" w:author="An Tran, ACA (BUV)" w:date="2024-09-13T01:12:00Z" w16du:dateUtc="2024-09-12T18:12:00Z"/>
          <w:rFonts w:ascii="iCiel Avenir LT Std 35 Light" w:hAnsi="iCiel Avenir LT Std 35 Light"/>
          <w:i/>
          <w:iCs/>
          <w:color w:val="000000"/>
          <w:sz w:val="22"/>
          <w:szCs w:val="22"/>
          <w:lang w:val="vi-VN"/>
        </w:rPr>
      </w:pPr>
      <w:del w:id="5629" w:author="An Tran, ACA (BUV)" w:date="2024-09-13T01:12:00Z" w16du:dateUtc="2024-09-12T18:12:00Z">
        <w:r w:rsidRPr="004373E8" w:rsidDel="00150A32">
          <w:rPr>
            <w:rFonts w:ascii="iCiel Avenir LT Std 35 Light" w:hAnsi="iCiel Avenir LT Std 35 Light"/>
            <w:i/>
            <w:iCs/>
            <w:color w:val="000000"/>
            <w:sz w:val="22"/>
            <w:szCs w:val="22"/>
            <w:lang w:val="vi-VN"/>
          </w:rPr>
          <w:delText>Sinh viên phải nộp các bài thi lại trước thời hạn nộp bài (nói cách khác là bài thi lại không được nộp muộn).</w:delText>
        </w:r>
        <w:bookmarkStart w:id="5630" w:name="_Toc177119404"/>
        <w:bookmarkStart w:id="5631" w:name="_Toc177119816"/>
        <w:bookmarkStart w:id="5632" w:name="_Toc177145974"/>
        <w:bookmarkStart w:id="5633" w:name="_Toc177146383"/>
        <w:bookmarkEnd w:id="5630"/>
        <w:bookmarkEnd w:id="5631"/>
        <w:bookmarkEnd w:id="5632"/>
        <w:bookmarkEnd w:id="5633"/>
      </w:del>
    </w:p>
    <w:p w14:paraId="71D02444" w14:textId="51088D93" w:rsidR="00FD1E9D" w:rsidRPr="004373E8" w:rsidDel="00150A32" w:rsidRDefault="00FD1E9D" w:rsidP="00D85019">
      <w:pPr>
        <w:pStyle w:val="ListParagraph"/>
        <w:numPr>
          <w:ilvl w:val="0"/>
          <w:numId w:val="41"/>
        </w:numPr>
        <w:contextualSpacing w:val="0"/>
        <w:rPr>
          <w:del w:id="5634" w:author="An Tran, ACA (BUV)" w:date="2024-09-13T01:12:00Z" w16du:dateUtc="2024-09-12T18:12:00Z"/>
          <w:rFonts w:ascii="iCiel Avenir LT Std 35 Light" w:hAnsi="iCiel Avenir LT Std 35 Light"/>
          <w:i/>
          <w:iCs/>
          <w:color w:val="000000"/>
          <w:sz w:val="22"/>
          <w:szCs w:val="22"/>
          <w:lang w:val="vi-VN"/>
        </w:rPr>
      </w:pPr>
      <w:del w:id="5635" w:author="An Tran, ACA (BUV)" w:date="2024-09-13T01:12:00Z" w16du:dateUtc="2024-09-12T18:12:00Z">
        <w:r w:rsidRPr="004373E8" w:rsidDel="00150A32">
          <w:rPr>
            <w:rFonts w:ascii="iCiel Avenir LT Std 35 Light" w:hAnsi="iCiel Avenir LT Std 35 Light"/>
            <w:i/>
            <w:iCs/>
            <w:color w:val="000000"/>
            <w:sz w:val="22"/>
            <w:szCs w:val="22"/>
            <w:lang w:val="vi-VN"/>
          </w:rPr>
          <w:delText>Các bài thi lại được nộp phải có nội dung (ví dụ: bài luận không nộp giấy trắng).</w:delText>
        </w:r>
        <w:bookmarkStart w:id="5636" w:name="_Toc177119405"/>
        <w:bookmarkStart w:id="5637" w:name="_Toc177119817"/>
        <w:bookmarkStart w:id="5638" w:name="_Toc177145975"/>
        <w:bookmarkStart w:id="5639" w:name="_Toc177146384"/>
        <w:bookmarkEnd w:id="5636"/>
        <w:bookmarkEnd w:id="5637"/>
        <w:bookmarkEnd w:id="5638"/>
        <w:bookmarkEnd w:id="5639"/>
      </w:del>
    </w:p>
    <w:p w14:paraId="6E01EB22" w14:textId="7CEA18FE" w:rsidR="00FE7B34" w:rsidRPr="004373E8" w:rsidDel="00150A32" w:rsidRDefault="00FD1E9D" w:rsidP="00D85019">
      <w:pPr>
        <w:pStyle w:val="ListParagraph"/>
        <w:numPr>
          <w:ilvl w:val="0"/>
          <w:numId w:val="41"/>
        </w:numPr>
        <w:contextualSpacing w:val="0"/>
        <w:rPr>
          <w:del w:id="5640" w:author="An Tran, ACA (BUV)" w:date="2024-09-13T01:12:00Z" w16du:dateUtc="2024-09-12T18:12:00Z"/>
          <w:rFonts w:ascii="iCiel Avenir LT Std 35 Light" w:hAnsi="iCiel Avenir LT Std 35 Light"/>
          <w:i/>
          <w:iCs/>
          <w:color w:val="000000"/>
          <w:sz w:val="22"/>
          <w:szCs w:val="22"/>
          <w:lang w:val="vi-VN"/>
        </w:rPr>
      </w:pPr>
      <w:del w:id="5641" w:author="An Tran, ACA (BUV)" w:date="2024-09-13T01:12:00Z" w16du:dateUtc="2024-09-12T18:12:00Z">
        <w:r w:rsidRPr="004373E8" w:rsidDel="00150A32">
          <w:rPr>
            <w:rFonts w:ascii="iCiel Avenir LT Std 35 Light" w:hAnsi="iCiel Avenir LT Std 35 Light"/>
            <w:i/>
            <w:iCs/>
            <w:color w:val="000000"/>
            <w:sz w:val="22"/>
            <w:szCs w:val="22"/>
            <w:lang w:val="vi-VN"/>
          </w:rPr>
          <w:delText>Hội đồng Khảo thí sẽ được tổ chức vào khoảng tuần thứ ba của học kỳ. Dựa trên kết quả mà</w:delText>
        </w:r>
        <w:r w:rsidR="00FE7B34" w:rsidRPr="004373E8" w:rsidDel="00150A32">
          <w:rPr>
            <w:rFonts w:ascii="iCiel Avenir LT Std 35 Light" w:hAnsi="iCiel Avenir LT Std 35 Light"/>
            <w:i/>
            <w:iCs/>
            <w:color w:val="000000"/>
            <w:sz w:val="22"/>
            <w:szCs w:val="22"/>
            <w:lang w:val="vi-VN"/>
          </w:rPr>
          <w:delText xml:space="preserve"> </w:delText>
        </w:r>
        <w:bookmarkStart w:id="5642" w:name="_Toc177119406"/>
        <w:bookmarkStart w:id="5643" w:name="_Toc177119818"/>
        <w:bookmarkStart w:id="5644" w:name="_Toc177145976"/>
        <w:bookmarkStart w:id="5645" w:name="_Toc177146385"/>
        <w:bookmarkEnd w:id="5642"/>
        <w:bookmarkEnd w:id="5643"/>
        <w:bookmarkEnd w:id="5644"/>
        <w:bookmarkEnd w:id="5645"/>
      </w:del>
    </w:p>
    <w:p w14:paraId="58A8E206" w14:textId="605FE457" w:rsidR="00FD1E9D" w:rsidRPr="004373E8" w:rsidDel="00150A32" w:rsidRDefault="00FD1E9D" w:rsidP="003E1B62">
      <w:pPr>
        <w:ind w:left="360" w:firstLine="0"/>
        <w:rPr>
          <w:del w:id="5646" w:author="An Tran, ACA (BUV)" w:date="2024-09-13T01:12:00Z" w16du:dateUtc="2024-09-12T18:12:00Z"/>
          <w:rFonts w:ascii="iCiel Avenir LT Std 35 Light" w:hAnsi="iCiel Avenir LT Std 35 Light"/>
          <w:i/>
          <w:iCs/>
          <w:color w:val="000000"/>
          <w:sz w:val="22"/>
          <w:szCs w:val="22"/>
          <w:lang w:val="vi-VN"/>
        </w:rPr>
      </w:pPr>
      <w:del w:id="5647" w:author="An Tran, ACA (BUV)" w:date="2024-09-13T01:12:00Z" w16du:dateUtc="2024-09-12T18:12:00Z">
        <w:r w:rsidRPr="004373E8" w:rsidDel="00150A32">
          <w:rPr>
            <w:rFonts w:ascii="iCiel Avenir LT Std 35 Light" w:hAnsi="iCiel Avenir LT Std 35 Light"/>
            <w:i/>
            <w:iCs/>
            <w:color w:val="000000"/>
            <w:sz w:val="22"/>
            <w:szCs w:val="22"/>
            <w:lang w:val="vi-VN"/>
          </w:rPr>
          <w:delText>học sinh đạt được khi nộp bài thi lại, hội đồng Khảo thí sẽ xác định xem học sinh có được tiếp tục học với lớp hiện tại hay vẫn ở trạng thái không được lên lớp và sẽ phải rời khỏi lớp hiện tại. Hội đồng Khảo thí, căn cứ trên nguyên tắc lợi ích học tập tốt nhất của sinh viên, sẽ đưa ra kế hoạch học tập cho giai đoạn tiếp theo đối với các sinh viên trong trạng thái không được lên lớp.</w:delText>
        </w:r>
        <w:bookmarkStart w:id="5648" w:name="_Toc177119407"/>
        <w:bookmarkStart w:id="5649" w:name="_Toc177119819"/>
        <w:bookmarkStart w:id="5650" w:name="_Toc177145977"/>
        <w:bookmarkStart w:id="5651" w:name="_Toc177146386"/>
        <w:bookmarkEnd w:id="5648"/>
        <w:bookmarkEnd w:id="5649"/>
        <w:bookmarkEnd w:id="5650"/>
        <w:bookmarkEnd w:id="5651"/>
      </w:del>
    </w:p>
    <w:p w14:paraId="7D5B9CC5" w14:textId="5EDAF651" w:rsidR="00FD1E9D" w:rsidRPr="004373E8" w:rsidDel="00150A32" w:rsidRDefault="00FD1E9D" w:rsidP="003E1B62">
      <w:pPr>
        <w:tabs>
          <w:tab w:val="left" w:pos="630"/>
          <w:tab w:val="left" w:pos="720"/>
          <w:tab w:val="left" w:pos="1080"/>
        </w:tabs>
        <w:ind w:firstLine="0"/>
        <w:rPr>
          <w:del w:id="5652" w:author="An Tran, ACA (BUV)" w:date="2024-09-13T01:12:00Z" w16du:dateUtc="2024-09-12T18:12:00Z"/>
          <w:rFonts w:ascii="iCiel Avenir LT Std 35 Light" w:hAnsi="iCiel Avenir LT Std 35 Light" w:cs="Arial"/>
          <w:bCs/>
          <w:i/>
          <w:iCs/>
          <w:sz w:val="22"/>
          <w:szCs w:val="22"/>
          <w:lang w:val="vi-VN"/>
        </w:rPr>
      </w:pPr>
      <w:del w:id="5653" w:author="An Tran, ACA (BUV)" w:date="2024-09-13T01:12:00Z" w16du:dateUtc="2024-09-12T18:12:00Z">
        <w:r w:rsidRPr="004373E8" w:rsidDel="00150A32">
          <w:rPr>
            <w:rFonts w:ascii="iCiel Avenir LT Std 35 Light" w:hAnsi="iCiel Avenir LT Std 35 Light" w:cs="Arial"/>
            <w:bCs/>
            <w:i/>
            <w:iCs/>
            <w:sz w:val="22"/>
            <w:szCs w:val="22"/>
            <w:lang w:val="vi-VN"/>
          </w:rPr>
          <w:delText>Nếu sinh viên tích lũy đủ tín chỉ để lên lớp, sinh viên sẽ tiếp tục học cùng với khóa của mình. Nếu sinh viên không tích lũy đủ tín chỉ để lên lớp, sinh viên sẽ không được tiếp tục học cùng với khóa của mình. Sinh viên sẽ học lại và tham gia đánh giá lại ở cơ hội tiếp theo theo quyết định của hội đồng khảo thí.</w:delText>
        </w:r>
        <w:bookmarkStart w:id="5654" w:name="_Toc177119408"/>
        <w:bookmarkStart w:id="5655" w:name="_Toc177119820"/>
        <w:bookmarkStart w:id="5656" w:name="_Toc177145978"/>
        <w:bookmarkStart w:id="5657" w:name="_Toc177146387"/>
        <w:bookmarkEnd w:id="5654"/>
        <w:bookmarkEnd w:id="5655"/>
        <w:bookmarkEnd w:id="5656"/>
        <w:bookmarkEnd w:id="5657"/>
      </w:del>
    </w:p>
    <w:p w14:paraId="79D1A6D2" w14:textId="185E0FE8" w:rsidR="00FD1E9D" w:rsidDel="00150A32" w:rsidRDefault="00FD1E9D" w:rsidP="003E1B62">
      <w:pPr>
        <w:tabs>
          <w:tab w:val="left" w:pos="630"/>
          <w:tab w:val="left" w:pos="720"/>
          <w:tab w:val="left" w:pos="1080"/>
        </w:tabs>
        <w:ind w:firstLine="0"/>
        <w:rPr>
          <w:del w:id="5658" w:author="An Tran, ACA (BUV)" w:date="2024-09-13T01:12:00Z" w16du:dateUtc="2024-09-12T18:12:00Z"/>
          <w:rFonts w:ascii="iCiel Avenir LT Std 35 Light" w:hAnsi="iCiel Avenir LT Std 35 Light" w:cs="Arial"/>
          <w:bCs/>
          <w:i/>
          <w:iCs/>
          <w:sz w:val="22"/>
          <w:szCs w:val="22"/>
        </w:rPr>
      </w:pPr>
      <w:del w:id="5659" w:author="An Tran, ACA (BUV)" w:date="2024-09-13T01:12:00Z" w16du:dateUtc="2024-09-12T18:12:00Z">
        <w:r w:rsidRPr="004373E8" w:rsidDel="00150A32">
          <w:rPr>
            <w:rFonts w:ascii="iCiel Avenir LT Std 35 Light" w:hAnsi="iCiel Avenir LT Std 35 Light" w:cs="Arial"/>
            <w:bCs/>
            <w:i/>
            <w:iCs/>
            <w:sz w:val="22"/>
            <w:szCs w:val="22"/>
            <w:lang w:val="vi-VN"/>
          </w:rPr>
          <w:delText xml:space="preserve">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B328D3" w:rsidDel="00150A32">
          <w:fldChar w:fldCharType="begin"/>
        </w:r>
        <w:r w:rsidR="00B328D3" w:rsidDel="00150A32">
          <w:delInstrText>HYPERLINK "mailto:buv-creditcontrol@buv.edu.vn"</w:delInstrText>
        </w:r>
        <w:r w:rsidR="00B328D3" w:rsidDel="00150A32">
          <w:fldChar w:fldCharType="separate"/>
        </w:r>
        <w:r w:rsidRPr="004373E8" w:rsidDel="00150A32">
          <w:rPr>
            <w:rStyle w:val="Hyperlink"/>
            <w:rFonts w:ascii="iCiel Avenir LT Std 35 Light" w:hAnsi="iCiel Avenir LT Std 35 Light" w:cs="Arial"/>
            <w:i/>
            <w:iCs/>
            <w:sz w:val="22"/>
            <w:szCs w:val="22"/>
            <w:lang w:val="vi-VN"/>
          </w:rPr>
          <w:delText>buv-creditcontrol@buv.edu.vn</w:delText>
        </w:r>
        <w:r w:rsidR="00B328D3" w:rsidDel="00150A32">
          <w:rPr>
            <w:rStyle w:val="Hyperlink"/>
            <w:rFonts w:ascii="iCiel Avenir LT Std 35 Light" w:hAnsi="iCiel Avenir LT Std 35 Light" w:cs="Arial"/>
            <w:i/>
            <w:iCs/>
            <w:sz w:val="22"/>
            <w:szCs w:val="22"/>
            <w:lang w:val="vi-VN"/>
          </w:rPr>
          <w:fldChar w:fldCharType="end"/>
        </w:r>
        <w:r w:rsidRPr="004373E8" w:rsidDel="00150A32">
          <w:rPr>
            <w:rFonts w:ascii="iCiel Avenir LT Std 35 Light" w:hAnsi="iCiel Avenir LT Std 35 Light" w:cs="Arial"/>
            <w:i/>
            <w:iCs/>
            <w:sz w:val="22"/>
            <w:szCs w:val="22"/>
            <w:lang w:val="vi-VN"/>
          </w:rPr>
          <w:delText xml:space="preserve"> </w:delText>
        </w:r>
        <w:r w:rsidRPr="004373E8" w:rsidDel="00150A32">
          <w:rPr>
            <w:rFonts w:ascii="iCiel Avenir LT Std 35 Light" w:hAnsi="iCiel Avenir LT Std 35 Light" w:cs="Arial"/>
            <w:bCs/>
            <w:i/>
            <w:iCs/>
            <w:sz w:val="22"/>
            <w:szCs w:val="22"/>
            <w:lang w:val="vi-VN"/>
          </w:rPr>
          <w:delText>để được giải đáp những câu hỏi liên quan đến học phí của sinh viên.</w:delText>
        </w:r>
        <w:bookmarkStart w:id="5660" w:name="_Toc177119409"/>
        <w:bookmarkStart w:id="5661" w:name="_Toc177119821"/>
        <w:bookmarkStart w:id="5662" w:name="_Toc177145979"/>
        <w:bookmarkStart w:id="5663" w:name="_Toc177146388"/>
        <w:bookmarkEnd w:id="5660"/>
        <w:bookmarkEnd w:id="5661"/>
        <w:bookmarkEnd w:id="5662"/>
        <w:bookmarkEnd w:id="5663"/>
      </w:del>
    </w:p>
    <w:p w14:paraId="405A5954" w14:textId="08CDFED3" w:rsidR="00B11350" w:rsidRPr="00C71108" w:rsidDel="00EA54BA" w:rsidRDefault="00B11350" w:rsidP="00B11350">
      <w:pPr>
        <w:tabs>
          <w:tab w:val="left" w:pos="630"/>
          <w:tab w:val="left" w:pos="720"/>
          <w:tab w:val="left" w:pos="1080"/>
        </w:tabs>
        <w:ind w:firstLine="0"/>
        <w:rPr>
          <w:del w:id="5664" w:author="An Tran, ACA (BUV)" w:date="2024-09-13T11:27:00Z" w16du:dateUtc="2024-09-13T04:27:00Z"/>
          <w:rFonts w:ascii="iCiel Avenir LT Std 35 Light" w:hAnsi="iCiel Avenir LT Std 35 Light" w:cs="Arial"/>
          <w:i/>
          <w:iCs/>
          <w:sz w:val="22"/>
          <w:szCs w:val="22"/>
        </w:rPr>
      </w:pPr>
      <w:del w:id="5665" w:author="An Tran, ACA (BUV)" w:date="2024-09-13T01:12:00Z" w16du:dateUtc="2024-09-12T18:12:00Z">
        <w:r w:rsidRPr="002C711C" w:rsidDel="00150A32">
          <w:rPr>
            <w:rFonts w:ascii="iCiel Avenir LT Std 35 Light" w:hAnsi="iCiel Avenir LT Std 35 Light" w:cs="Arial"/>
            <w:i/>
            <w:iCs/>
            <w:sz w:val="22"/>
            <w:szCs w:val="22"/>
            <w:lang w:val="vi-VN"/>
          </w:rPr>
          <w:delText>Nhà tr</w:delText>
        </w:r>
        <w:r w:rsidRPr="002C711C" w:rsidDel="00150A32">
          <w:rPr>
            <w:rFonts w:ascii="iCiel Avenir LT Std 35 Light" w:hAnsi="iCiel Avenir LT Std 35 Light" w:cs="Calibri"/>
            <w:i/>
            <w:iCs/>
            <w:sz w:val="22"/>
            <w:szCs w:val="22"/>
            <w:lang w:val="vi-VN"/>
          </w:rPr>
          <w:delText>ườ</w:delText>
        </w:r>
        <w:r w:rsidRPr="002C711C" w:rsidDel="00150A32">
          <w:rPr>
            <w:rFonts w:ascii="iCiel Avenir LT Std 35 Light" w:hAnsi="iCiel Avenir LT Std 35 Light" w:cs="Arial"/>
            <w:i/>
            <w:iCs/>
            <w:sz w:val="22"/>
            <w:szCs w:val="22"/>
            <w:lang w:val="vi-VN"/>
          </w:rPr>
          <w:delText>ng khuy</w:delText>
        </w:r>
        <w:r w:rsidRPr="002C711C" w:rsidDel="00150A32">
          <w:rPr>
            <w:rFonts w:ascii="iCiel Avenir LT Std 35 Light" w:hAnsi="iCiel Avenir LT Std 35 Light" w:cs="Calibri"/>
            <w:i/>
            <w:iCs/>
            <w:sz w:val="22"/>
            <w:szCs w:val="22"/>
            <w:lang w:val="vi-VN"/>
          </w:rPr>
          <w:delText>ế</w:delText>
        </w:r>
        <w:r w:rsidRPr="002C711C" w:rsidDel="00150A32">
          <w:rPr>
            <w:rFonts w:ascii="iCiel Avenir LT Std 35 Light" w:hAnsi="iCiel Avenir LT Std 35 Light" w:cs="Arial"/>
            <w:i/>
            <w:iCs/>
            <w:sz w:val="22"/>
            <w:szCs w:val="22"/>
            <w:lang w:val="vi-VN"/>
          </w:rPr>
          <w:delText>n kh</w:delText>
        </w:r>
        <w:r w:rsidRPr="002C711C" w:rsidDel="00150A32">
          <w:rPr>
            <w:rFonts w:ascii="iCiel Avenir LT Std 35 Light" w:hAnsi="iCiel Avenir LT Std 35 Light" w:cs="Avenir Next LT Pro"/>
            <w:i/>
            <w:iCs/>
            <w:sz w:val="22"/>
            <w:szCs w:val="22"/>
            <w:lang w:val="vi-VN"/>
          </w:rPr>
          <w:delText>í</w:delText>
        </w:r>
        <w:r w:rsidRPr="002C711C" w:rsidDel="00150A32">
          <w:rPr>
            <w:rFonts w:ascii="iCiel Avenir LT Std 35 Light" w:hAnsi="iCiel Avenir LT Std 35 Light" w:cs="Arial"/>
            <w:i/>
            <w:iCs/>
            <w:sz w:val="22"/>
            <w:szCs w:val="22"/>
            <w:lang w:val="vi-VN"/>
          </w:rPr>
          <w:delText>ch sinh vi</w:delText>
        </w:r>
        <w:r w:rsidRPr="002C711C" w:rsidDel="00150A32">
          <w:rPr>
            <w:rFonts w:ascii="iCiel Avenir LT Std 35 Light" w:hAnsi="iCiel Avenir LT Std 35 Light" w:cs="Avenir Next LT Pro"/>
            <w:i/>
            <w:iCs/>
            <w:sz w:val="22"/>
            <w:szCs w:val="22"/>
            <w:lang w:val="vi-VN"/>
          </w:rPr>
          <w:delText>ê</w:delText>
        </w:r>
        <w:r w:rsidRPr="002C711C" w:rsidDel="00150A32">
          <w:rPr>
            <w:rFonts w:ascii="iCiel Avenir LT Std 35 Light" w:hAnsi="iCiel Avenir LT Std 35 Light" w:cs="Arial"/>
            <w:i/>
            <w:iCs/>
            <w:sz w:val="22"/>
            <w:szCs w:val="22"/>
            <w:lang w:val="vi-VN"/>
          </w:rPr>
          <w:delText xml:space="preserve">n trao </w:delText>
        </w:r>
        <w:r w:rsidRPr="002C711C" w:rsidDel="00150A32">
          <w:rPr>
            <w:rFonts w:ascii="iCiel Avenir LT Std 35 Light" w:hAnsi="iCiel Avenir LT Std 35 Light" w:cs="Avenir Next LT Pro"/>
            <w:i/>
            <w:iCs/>
            <w:sz w:val="22"/>
            <w:szCs w:val="22"/>
            <w:lang w:val="vi-VN"/>
          </w:rPr>
          <w:delText>đ</w:delText>
        </w:r>
        <w:r w:rsidRPr="002C711C" w:rsidDel="00150A32">
          <w:rPr>
            <w:rFonts w:ascii="iCiel Avenir LT Std 35 Light" w:hAnsi="iCiel Avenir LT Std 35 Light" w:cs="Calibri"/>
            <w:i/>
            <w:iCs/>
            <w:sz w:val="22"/>
            <w:szCs w:val="22"/>
            <w:lang w:val="vi-VN"/>
          </w:rPr>
          <w:delText>ổ</w:delText>
        </w:r>
        <w:r w:rsidRPr="002C711C" w:rsidDel="00150A32">
          <w:rPr>
            <w:rFonts w:ascii="iCiel Avenir LT Std 35 Light" w:hAnsi="iCiel Avenir LT Std 35 Light" w:cs="Arial"/>
            <w:i/>
            <w:iCs/>
            <w:sz w:val="22"/>
            <w:szCs w:val="22"/>
            <w:lang w:val="vi-VN"/>
          </w:rPr>
          <w:delText>i v</w:delText>
        </w:r>
        <w:r w:rsidRPr="002C711C" w:rsidDel="00150A32">
          <w:rPr>
            <w:rFonts w:ascii="iCiel Avenir LT Std 35 Light" w:hAnsi="iCiel Avenir LT Std 35 Light" w:cs="Calibri"/>
            <w:i/>
            <w:iCs/>
            <w:sz w:val="22"/>
            <w:szCs w:val="22"/>
            <w:lang w:val="vi-VN"/>
          </w:rPr>
          <w:delText>ớ</w:delText>
        </w:r>
        <w:r w:rsidRPr="002C711C" w:rsidDel="00150A32">
          <w:rPr>
            <w:rFonts w:ascii="iCiel Avenir LT Std 35 Light" w:hAnsi="iCiel Avenir LT Std 35 Light" w:cs="Arial"/>
            <w:i/>
            <w:iCs/>
            <w:sz w:val="22"/>
            <w:szCs w:val="22"/>
            <w:lang w:val="vi-VN"/>
          </w:rPr>
          <w:delText xml:space="preserve">i </w:delText>
        </w:r>
        <w:r w:rsidDel="00150A32">
          <w:rPr>
            <w:rFonts w:ascii="iCiel Avenir LT Std 35 Light" w:hAnsi="iCiel Avenir LT Std 35 Light" w:cs="Arial"/>
            <w:i/>
            <w:iCs/>
            <w:sz w:val="22"/>
            <w:szCs w:val="22"/>
          </w:rPr>
          <w:delText>Trung tâm dữ liệu Sinh viên thông qua</w:delText>
        </w:r>
        <w:r w:rsidRPr="002C711C" w:rsidDel="00150A32">
          <w:rPr>
            <w:rFonts w:ascii="iCiel Avenir LT Std 35 Light" w:hAnsi="iCiel Avenir LT Std 35 Light" w:cs="Arial"/>
            <w:i/>
            <w:iCs/>
            <w:sz w:val="22"/>
            <w:szCs w:val="22"/>
            <w:lang w:val="vi-VN"/>
          </w:rPr>
          <w:delText xml:space="preserve"> email </w:delText>
        </w:r>
        <w:r w:rsidR="00B328D3" w:rsidDel="00150A32">
          <w:fldChar w:fldCharType="begin"/>
        </w:r>
        <w:r w:rsidR="00B328D3" w:rsidDel="00150A32">
          <w:delInstrText>HYPERLINK "mailto:cais@buv.edu.vn"</w:delInstrText>
        </w:r>
        <w:r w:rsidR="00B328D3" w:rsidDel="00150A32">
          <w:fldChar w:fldCharType="separate"/>
        </w:r>
        <w:r w:rsidRPr="00F95E36" w:rsidDel="00150A32">
          <w:rPr>
            <w:rStyle w:val="Hyperlink"/>
            <w:rFonts w:ascii="iCiel Avenir LT Std 35 Light" w:hAnsi="iCiel Avenir LT Std 35 Light" w:cs="Arial"/>
            <w:i/>
            <w:iCs/>
            <w:sz w:val="22"/>
            <w:szCs w:val="22"/>
          </w:rPr>
          <w:delText>cais@buv.edu.vn</w:delText>
        </w:r>
        <w:r w:rsidR="00B328D3" w:rsidDel="00150A32">
          <w:rPr>
            <w:rStyle w:val="Hyperlink"/>
            <w:rFonts w:ascii="iCiel Avenir LT Std 35 Light" w:hAnsi="iCiel Avenir LT Std 35 Light" w:cs="Arial"/>
            <w:i/>
            <w:iCs/>
            <w:sz w:val="22"/>
            <w:szCs w:val="22"/>
          </w:rPr>
          <w:fldChar w:fldCharType="end"/>
        </w:r>
        <w:r w:rsidRPr="002C711C" w:rsidDel="00150A32">
          <w:rPr>
            <w:rStyle w:val="Hyperlink"/>
            <w:rFonts w:ascii="iCiel Avenir LT Std 35 Light" w:hAnsi="iCiel Avenir LT Std 35 Light" w:cs="Arial"/>
            <w:sz w:val="22"/>
            <w:szCs w:val="22"/>
          </w:rPr>
          <w:delText xml:space="preserve"> </w:delText>
        </w:r>
        <w:r w:rsidDel="00150A32">
          <w:rPr>
            <w:rFonts w:ascii="iCiel Avenir LT Std 35 Light" w:hAnsi="iCiel Avenir LT Std 35 Light" w:cs="Arial"/>
            <w:i/>
            <w:iCs/>
            <w:sz w:val="22"/>
            <w:szCs w:val="22"/>
          </w:rPr>
          <w:delText>để có thêm thông tin chi tiết.</w:delText>
        </w:r>
      </w:del>
      <w:bookmarkStart w:id="5666" w:name="_Toc177119410"/>
      <w:bookmarkStart w:id="5667" w:name="_Toc177119822"/>
      <w:bookmarkStart w:id="5668" w:name="_Toc177145980"/>
      <w:bookmarkStart w:id="5669" w:name="_Toc177146389"/>
      <w:bookmarkEnd w:id="5666"/>
      <w:bookmarkEnd w:id="5667"/>
      <w:bookmarkEnd w:id="5668"/>
      <w:bookmarkEnd w:id="5669"/>
    </w:p>
    <w:p w14:paraId="29A1D317" w14:textId="58BA2B5E" w:rsidR="00D9034C" w:rsidRPr="004373E8" w:rsidDel="00EA54BA" w:rsidRDefault="00D9034C">
      <w:pPr>
        <w:pStyle w:val="Question"/>
        <w:numPr>
          <w:ilvl w:val="0"/>
          <w:numId w:val="44"/>
        </w:numPr>
        <w:tabs>
          <w:tab w:val="left" w:pos="630"/>
          <w:tab w:val="left" w:pos="990"/>
        </w:tabs>
        <w:spacing w:before="100" w:line="400" w:lineRule="exact"/>
        <w:ind w:left="0" w:firstLine="720"/>
        <w:rPr>
          <w:del w:id="5670" w:author="An Tran, ACA (BUV)" w:date="2024-09-13T11:27:00Z" w16du:dateUtc="2024-09-13T04:27:00Z"/>
          <w:rFonts w:cs="Arial"/>
          <w:szCs w:val="22"/>
          <w:lang w:val="vi-VN"/>
        </w:rPr>
        <w:pPrChange w:id="5671" w:author="An Tran, ACA (BUV)" w:date="2024-09-13T01:17:00Z" w16du:dateUtc="2024-09-12T18:17:00Z">
          <w:pPr>
            <w:pStyle w:val="Question"/>
            <w:numPr>
              <w:numId w:val="24"/>
            </w:numPr>
            <w:tabs>
              <w:tab w:val="left" w:pos="630"/>
              <w:tab w:val="left" w:pos="990"/>
              <w:tab w:val="left" w:pos="1080"/>
            </w:tabs>
            <w:spacing w:before="100" w:line="400" w:lineRule="exact"/>
            <w:ind w:left="3870" w:hanging="360"/>
          </w:pPr>
        </w:pPrChange>
      </w:pPr>
      <w:bookmarkStart w:id="5672" w:name="_Toc107734210"/>
      <w:bookmarkStart w:id="5673" w:name="_Toc107734424"/>
      <w:bookmarkStart w:id="5674" w:name="_Toc107734876"/>
      <w:bookmarkStart w:id="5675" w:name="_Toc107735098"/>
      <w:bookmarkStart w:id="5676" w:name="_Toc107735225"/>
      <w:bookmarkStart w:id="5677" w:name="_Toc107735330"/>
      <w:bookmarkStart w:id="5678" w:name="_Toc107735434"/>
      <w:bookmarkStart w:id="5679" w:name="_Toc107735537"/>
      <w:bookmarkStart w:id="5680" w:name="_Toc107735642"/>
      <w:bookmarkStart w:id="5681" w:name="_Toc107735746"/>
      <w:bookmarkStart w:id="5682" w:name="_Toc107735850"/>
      <w:bookmarkStart w:id="5683" w:name="_Toc107735954"/>
      <w:bookmarkStart w:id="5684" w:name="_Toc107736107"/>
      <w:bookmarkStart w:id="5685" w:name="_Toc107736254"/>
      <w:bookmarkStart w:id="5686" w:name="_Toc107736358"/>
      <w:bookmarkStart w:id="5687" w:name="_Toc107736580"/>
      <w:bookmarkStart w:id="5688" w:name="_Toc107736683"/>
      <w:bookmarkStart w:id="5689" w:name="_Toc107736786"/>
      <w:bookmarkStart w:id="5690" w:name="_Toc107736890"/>
      <w:bookmarkStart w:id="5691" w:name="_Toc107737742"/>
      <w:bookmarkStart w:id="5692" w:name="_Toc108099131"/>
      <w:bookmarkStart w:id="5693" w:name="_Toc113975546"/>
      <w:bookmarkStart w:id="5694" w:name="_Toc113976063"/>
      <w:bookmarkStart w:id="5695" w:name="_Toc114065593"/>
      <w:bookmarkStart w:id="5696" w:name="_Toc114065989"/>
      <w:bookmarkStart w:id="5697" w:name="_Toc113977102"/>
      <w:bookmarkStart w:id="5698" w:name="_Toc122700180"/>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del w:id="5699" w:author="An Tran, ACA (BUV)" w:date="2024-09-13T11:27:00Z" w16du:dateUtc="2024-09-13T04:27:00Z">
        <w:r w:rsidRPr="004373E8" w:rsidDel="00EA54BA">
          <w:rPr>
            <w:rFonts w:cs="Arial"/>
            <w:szCs w:val="22"/>
            <w:lang w:val="vi-VN"/>
          </w:rPr>
          <w:delText>How can students maintain their scholarship/bursary? If students fail any modules, how’s that going to affect their scholarship? /</w:delText>
        </w:r>
        <w:r w:rsidRPr="00150A32" w:rsidDel="00EA54BA">
          <w:rPr>
            <w:rFonts w:cs="Arial"/>
            <w:szCs w:val="22"/>
            <w:lang w:val="vi-VN"/>
            <w:rPrChange w:id="5700" w:author="An Tran, ACA (BUV)" w:date="2024-09-13T01:17:00Z" w16du:dateUtc="2024-09-12T18:17:00Z">
              <w:rPr>
                <w:rFonts w:cs="Arial"/>
                <w:i/>
                <w:iCs/>
                <w:szCs w:val="22"/>
                <w:lang w:val="vi-VN"/>
              </w:rPr>
            </w:rPrChange>
          </w:rPr>
          <w:delText xml:space="preserve"> Làm thế nào để sinh viên duy trì học bổng? Nếu sinh viên trượt môn thì có ảnh hưởng đến học bổng của con hay không?</w:delText>
        </w:r>
        <w:bookmarkStart w:id="5701" w:name="_Toc177119411"/>
        <w:bookmarkStart w:id="5702" w:name="_Toc177119823"/>
        <w:bookmarkStart w:id="5703" w:name="_Toc177145981"/>
        <w:bookmarkStart w:id="5704" w:name="_Toc177146390"/>
        <w:bookmarkEnd w:id="5697"/>
        <w:bookmarkEnd w:id="5698"/>
        <w:bookmarkEnd w:id="5701"/>
        <w:bookmarkEnd w:id="5702"/>
        <w:bookmarkEnd w:id="5703"/>
        <w:bookmarkEnd w:id="5704"/>
      </w:del>
    </w:p>
    <w:p w14:paraId="402BE7F5" w14:textId="6A37CE39" w:rsidR="00D9034C" w:rsidRPr="004373E8" w:rsidDel="00EA54BA" w:rsidRDefault="00D9034C" w:rsidP="003E1B62">
      <w:pPr>
        <w:pStyle w:val="ListParagraph"/>
        <w:tabs>
          <w:tab w:val="left" w:pos="630"/>
          <w:tab w:val="left" w:pos="720"/>
          <w:tab w:val="left" w:pos="1080"/>
        </w:tabs>
        <w:ind w:left="0"/>
        <w:contextualSpacing w:val="0"/>
        <w:rPr>
          <w:del w:id="5705" w:author="An Tran, ACA (BUV)" w:date="2024-09-13T11:27:00Z" w16du:dateUtc="2024-09-13T04:27:00Z"/>
          <w:rFonts w:ascii="iCiel Avenir LT Std 35 Light" w:hAnsi="iCiel Avenir LT Std 35 Light" w:cs="Arial"/>
          <w:b/>
          <w:bCs/>
          <w:sz w:val="22"/>
          <w:szCs w:val="22"/>
          <w:u w:val="single"/>
          <w:lang w:val="vi-VN"/>
        </w:rPr>
      </w:pPr>
      <w:del w:id="5706"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r w:rsidRPr="004373E8" w:rsidDel="00EA54BA">
          <w:rPr>
            <w:rFonts w:ascii="iCiel Avenir LT Std 35 Light" w:hAnsi="iCiel Avenir LT Std 35 Light" w:cs="Arial"/>
            <w:sz w:val="22"/>
            <w:szCs w:val="22"/>
            <w:lang w:val="vi-VN"/>
          </w:rPr>
          <w:tab/>
        </w:r>
        <w:bookmarkStart w:id="5707" w:name="_Toc177119412"/>
        <w:bookmarkStart w:id="5708" w:name="_Toc177119824"/>
        <w:bookmarkStart w:id="5709" w:name="_Toc177145982"/>
        <w:bookmarkStart w:id="5710" w:name="_Toc177146391"/>
        <w:bookmarkEnd w:id="5707"/>
        <w:bookmarkEnd w:id="5708"/>
        <w:bookmarkEnd w:id="5709"/>
        <w:bookmarkEnd w:id="5710"/>
      </w:del>
    </w:p>
    <w:p w14:paraId="43C133AE" w14:textId="405399D5" w:rsidR="00340932" w:rsidRPr="000006E6" w:rsidDel="00EA54BA" w:rsidRDefault="00340932" w:rsidP="00340932">
      <w:pPr>
        <w:tabs>
          <w:tab w:val="left" w:pos="630"/>
          <w:tab w:val="left" w:pos="720"/>
          <w:tab w:val="left" w:pos="1080"/>
        </w:tabs>
        <w:ind w:firstLine="0"/>
        <w:rPr>
          <w:del w:id="5711" w:author="An Tran, ACA (BUV)" w:date="2024-09-13T11:27:00Z" w16du:dateUtc="2024-09-13T04:27:00Z"/>
          <w:rFonts w:ascii="iCiel Avenir LT Std 35 Light" w:hAnsi="iCiel Avenir LT Std 35 Light" w:cs="Arial"/>
          <w:sz w:val="22"/>
          <w:szCs w:val="22"/>
        </w:rPr>
      </w:pPr>
      <w:del w:id="5712" w:author="An Tran, ACA (BUV)" w:date="2024-09-13T11:27:00Z" w16du:dateUtc="2024-09-13T04:27:00Z">
        <w:r w:rsidRPr="0A16D7FE" w:rsidDel="00EA54BA">
          <w:rPr>
            <w:rFonts w:ascii="iCiel Avenir LT Std 35 Light" w:hAnsi="iCiel Avenir LT Std 35 Light" w:cs="Arial"/>
            <w:sz w:val="22"/>
            <w:szCs w:val="22"/>
          </w:rPr>
          <w:delText>The scholarship requirements vary among scholarship types and have been informed to the students by their Student Recruitment when receiving the scholarship. The scholarship holder also signed a scholarship acceptance letter which includes the terms and conditions. At the end each semester, all scholarship holders’ performance will be considered by a Scholarship Panel.  Although the final decision will come from the Scholarship Panel before the next semester starts, students can always monitor their performance and check the scholarship condition mentioned in the scholarship agreement. Students can look at the provisional marks found in our Canvas system around 2 months after the semester’s completion. If a student’s result does not meet scholarship maintenance criteria, their scholarship will be potentially withdrawn for that semester. Please also be advised that Academic Misconduct and other violation of rules and regulations will also be considered by the Panel and may impact on the scholarship.</w:delText>
        </w:r>
        <w:bookmarkStart w:id="5713" w:name="_Toc177119413"/>
        <w:bookmarkStart w:id="5714" w:name="_Toc177119825"/>
        <w:bookmarkStart w:id="5715" w:name="_Toc177145983"/>
        <w:bookmarkStart w:id="5716" w:name="_Toc177146392"/>
        <w:bookmarkEnd w:id="5713"/>
        <w:bookmarkEnd w:id="5714"/>
        <w:bookmarkEnd w:id="5715"/>
        <w:bookmarkEnd w:id="5716"/>
      </w:del>
    </w:p>
    <w:p w14:paraId="79EE5D87" w14:textId="11FA8ADD" w:rsidR="00D9034C" w:rsidRPr="004373E8" w:rsidDel="00EA54BA" w:rsidRDefault="00D9034C" w:rsidP="003E1B62">
      <w:pPr>
        <w:tabs>
          <w:tab w:val="left" w:pos="630"/>
          <w:tab w:val="left" w:pos="720"/>
          <w:tab w:val="left" w:pos="1080"/>
        </w:tabs>
        <w:ind w:firstLine="0"/>
        <w:rPr>
          <w:del w:id="5717" w:author="An Tran, ACA (BUV)" w:date="2024-09-13T11:27:00Z" w16du:dateUtc="2024-09-13T04:27:00Z"/>
          <w:rFonts w:ascii="iCiel Avenir LT Std 35 Light" w:hAnsi="iCiel Avenir LT Std 35 Light" w:cs="Arial"/>
          <w:i/>
          <w:iCs/>
          <w:sz w:val="22"/>
          <w:szCs w:val="22"/>
          <w:lang w:val="vi-VN"/>
        </w:rPr>
      </w:pPr>
      <w:del w:id="5718" w:author="An Tran, ACA (BUV)" w:date="2024-09-13T11:27:00Z" w16du:dateUtc="2024-09-13T04:27:00Z">
        <w:r w:rsidRPr="004373E8" w:rsidDel="00EA54BA">
          <w:rPr>
            <w:rFonts w:ascii="iCiel Avenir LT Std 35 Light" w:hAnsi="iCiel Avenir LT Std 35 Light" w:cs="Arial"/>
            <w:i/>
            <w:iCs/>
            <w:sz w:val="22"/>
            <w:szCs w:val="22"/>
            <w:lang w:val="vi-VN"/>
          </w:rPr>
          <w:delText>Mỗi loại học bổng khác nhau sẽ có điều kiện duy trì học bổng khác nhau, khi sinh viên nhận học bổng, Nhân viên tư vấn tuyển sinh đã thông báo về các điều khoản và điều kiện duy trì học bổng cũng như được ký Biên bản chấp nhận học bổng kèm các điều kiện. Vào cuối mỗi học kỳ, kết quả học tập của sinh viên học bổng sẽ được cân nhắc bởi Hội đồng Học bổng. Tuy rằng quyết định của Hội đồng Học bổng sẽ được thông báo đến sinh viên trước khi học kỳ mới bắt đầu, sinh viên có thể tự kiểm tra lại điều kiện duy trì học bổng trong biên bản đồng ý nhận học bổng. Sau khi đã hiểu rõ điều kiện học bổng, sinh viên có thể đối chiếu với kết quả tạm thời được công bố trên hệ thống Canvas của nhà trường khoảng 2 tháng sau khi kết thúc học kỳ. Nếu kết quả học tập của sinh viên không đạt tiêu chí của học bổng, học bổng của sinh viên có thể sẽ bị rút khỏi kỳ học đó. Sinh viên cần chú ý rằng vi phạm quy chế học thuật cũng như các hình thức vi phạm quy định khác của nhà trường cũng sẽ được Hội đồng Học bổng cân nhắc và có thể ảnh hưởng đến việc duy trì học bổng.</w:delText>
        </w:r>
        <w:bookmarkStart w:id="5719" w:name="_Toc177119414"/>
        <w:bookmarkStart w:id="5720" w:name="_Toc177119826"/>
        <w:bookmarkStart w:id="5721" w:name="_Toc177145984"/>
        <w:bookmarkStart w:id="5722" w:name="_Toc177146393"/>
        <w:bookmarkEnd w:id="5719"/>
        <w:bookmarkEnd w:id="5720"/>
        <w:bookmarkEnd w:id="5721"/>
        <w:bookmarkEnd w:id="5722"/>
      </w:del>
    </w:p>
    <w:p w14:paraId="48870D3D" w14:textId="62E390B3" w:rsidR="00D9034C" w:rsidRPr="004373E8" w:rsidDel="00EA54BA" w:rsidRDefault="00AA14EC">
      <w:pPr>
        <w:pStyle w:val="Question"/>
        <w:numPr>
          <w:ilvl w:val="0"/>
          <w:numId w:val="44"/>
        </w:numPr>
        <w:tabs>
          <w:tab w:val="left" w:pos="630"/>
          <w:tab w:val="left" w:pos="990"/>
        </w:tabs>
        <w:spacing w:before="100" w:line="400" w:lineRule="exact"/>
        <w:ind w:left="0" w:firstLine="720"/>
        <w:rPr>
          <w:del w:id="5723" w:author="An Tran, ACA (BUV)" w:date="2024-09-13T11:27:00Z" w16du:dateUtc="2024-09-13T04:27:00Z"/>
          <w:rFonts w:cs="Arial"/>
          <w:szCs w:val="22"/>
          <w:lang w:val="vi-VN"/>
        </w:rPr>
        <w:pPrChange w:id="5724" w:author="An Tran, ACA (BUV)" w:date="2024-09-13T01:17:00Z" w16du:dateUtc="2024-09-12T18:17:00Z">
          <w:pPr>
            <w:pStyle w:val="Question"/>
            <w:numPr>
              <w:numId w:val="24"/>
            </w:numPr>
            <w:tabs>
              <w:tab w:val="left" w:pos="630"/>
              <w:tab w:val="left" w:pos="990"/>
              <w:tab w:val="left" w:pos="1080"/>
            </w:tabs>
            <w:spacing w:before="100" w:line="400" w:lineRule="exact"/>
            <w:ind w:left="3870" w:firstLine="630"/>
          </w:pPr>
        </w:pPrChange>
      </w:pPr>
      <w:bookmarkStart w:id="5725" w:name="_Toc107734212"/>
      <w:bookmarkStart w:id="5726" w:name="_Toc107734426"/>
      <w:bookmarkStart w:id="5727" w:name="_Toc107734878"/>
      <w:bookmarkStart w:id="5728" w:name="_Toc107735100"/>
      <w:bookmarkStart w:id="5729" w:name="_Toc107735227"/>
      <w:bookmarkStart w:id="5730" w:name="_Toc107735332"/>
      <w:bookmarkStart w:id="5731" w:name="_Toc107735436"/>
      <w:bookmarkStart w:id="5732" w:name="_Toc107735539"/>
      <w:bookmarkStart w:id="5733" w:name="_Toc107735644"/>
      <w:bookmarkStart w:id="5734" w:name="_Toc107735748"/>
      <w:bookmarkStart w:id="5735" w:name="_Toc107735852"/>
      <w:bookmarkStart w:id="5736" w:name="_Toc107735956"/>
      <w:bookmarkStart w:id="5737" w:name="_Toc107736109"/>
      <w:bookmarkStart w:id="5738" w:name="_Toc107736256"/>
      <w:bookmarkStart w:id="5739" w:name="_Toc107736360"/>
      <w:bookmarkStart w:id="5740" w:name="_Toc107736582"/>
      <w:bookmarkStart w:id="5741" w:name="_Toc107736685"/>
      <w:bookmarkStart w:id="5742" w:name="_Toc107736788"/>
      <w:bookmarkStart w:id="5743" w:name="_Toc107736892"/>
      <w:bookmarkStart w:id="5744" w:name="_Toc107737744"/>
      <w:bookmarkStart w:id="5745" w:name="_Toc108099133"/>
      <w:bookmarkStart w:id="5746" w:name="_Toc113975548"/>
      <w:bookmarkStart w:id="5747" w:name="_Toc113976065"/>
      <w:bookmarkStart w:id="5748" w:name="_Toc114065595"/>
      <w:bookmarkStart w:id="5749" w:name="_Toc114065991"/>
      <w:bookmarkStart w:id="5750" w:name="_Toc113977103"/>
      <w:bookmarkStart w:id="5751" w:name="_Toc122700181"/>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del w:id="5752" w:author="An Tran, ACA (BUV)" w:date="2024-09-13T11:27:00Z" w16du:dateUtc="2024-09-13T04:27:00Z">
        <w:r w:rsidRPr="00150A32" w:rsidDel="00EA54BA">
          <w:rPr>
            <w:rFonts w:cs="Arial"/>
            <w:szCs w:val="22"/>
            <w:lang w:val="vi-VN"/>
            <w:rPrChange w:id="5753" w:author="An Tran, ACA (BUV)" w:date="2024-09-13T01:17:00Z" w16du:dateUtc="2024-09-12T18:17:00Z">
              <w:rPr>
                <w:rFonts w:cs="Arial"/>
                <w:szCs w:val="22"/>
              </w:rPr>
            </w:rPrChange>
          </w:rPr>
          <w:delText>What are the criteria for</w:delText>
        </w:r>
        <w:r w:rsidDel="00EA54BA">
          <w:rPr>
            <w:rFonts w:cs="Arial"/>
            <w:szCs w:val="22"/>
            <w:lang w:val="vi-VN"/>
          </w:rPr>
          <w:delText xml:space="preserve"> </w:delText>
        </w:r>
      </w:del>
      <w:del w:id="5754" w:author="An Tran, ACA (BUV)" w:date="2024-09-13T00:42:00Z" w16du:dateUtc="2024-09-12T17:42:00Z">
        <w:r w:rsidDel="00AB4C37">
          <w:rPr>
            <w:rFonts w:cs="Arial"/>
            <w:szCs w:val="22"/>
            <w:lang w:val="vi-VN"/>
          </w:rPr>
          <w:delText>Top student and</w:delText>
        </w:r>
        <w:r w:rsidRPr="00150A32" w:rsidDel="00AB4C37">
          <w:rPr>
            <w:rFonts w:cs="Arial"/>
            <w:szCs w:val="22"/>
            <w:lang w:val="vi-VN"/>
            <w:rPrChange w:id="5755" w:author="An Tran, ACA (BUV)" w:date="2024-09-13T01:17:00Z" w16du:dateUtc="2024-09-12T18:17:00Z">
              <w:rPr>
                <w:rFonts w:cs="Arial"/>
                <w:szCs w:val="22"/>
              </w:rPr>
            </w:rPrChange>
          </w:rPr>
          <w:delText xml:space="preserve"> Dean award at BUV</w:delText>
        </w:r>
      </w:del>
      <w:del w:id="5756" w:author="An Tran, ACA (BUV)" w:date="2024-09-13T11:27:00Z" w16du:dateUtc="2024-09-13T04:27:00Z">
        <w:r w:rsidRPr="00150A32" w:rsidDel="00EA54BA">
          <w:rPr>
            <w:rFonts w:cs="Arial"/>
            <w:szCs w:val="22"/>
            <w:lang w:val="vi-VN"/>
            <w:rPrChange w:id="5757" w:author="An Tran, ACA (BUV)" w:date="2024-09-13T01:17:00Z" w16du:dateUtc="2024-09-12T18:17:00Z">
              <w:rPr>
                <w:rFonts w:cs="Arial"/>
                <w:szCs w:val="22"/>
              </w:rPr>
            </w:rPrChange>
          </w:rPr>
          <w:delText>?</w:delText>
        </w:r>
        <w:r w:rsidRPr="00150A32" w:rsidDel="00EA54BA">
          <w:rPr>
            <w:rFonts w:cs="Arial"/>
            <w:b w:val="0"/>
            <w:szCs w:val="22"/>
            <w:lang w:val="vi-VN"/>
            <w:rPrChange w:id="5758" w:author="An Tran, ACA (BUV)" w:date="2024-09-13T01:17:00Z" w16du:dateUtc="2024-09-12T18:17:00Z">
              <w:rPr>
                <w:rFonts w:cs="Arial"/>
                <w:b w:val="0"/>
                <w:szCs w:val="22"/>
              </w:rPr>
            </w:rPrChange>
          </w:rPr>
          <w:delText xml:space="preserve"> / </w:delText>
        </w:r>
        <w:r w:rsidRPr="00150A32" w:rsidDel="00EA54BA">
          <w:rPr>
            <w:rFonts w:cs="Arial"/>
            <w:szCs w:val="22"/>
            <w:lang w:val="vi-VN"/>
            <w:rPrChange w:id="5759" w:author="An Tran, ACA (BUV)" w:date="2024-09-13T01:17:00Z" w16du:dateUtc="2024-09-12T18:17:00Z">
              <w:rPr>
                <w:rFonts w:cs="Arial"/>
                <w:i/>
                <w:iCs/>
                <w:szCs w:val="22"/>
              </w:rPr>
            </w:rPrChange>
          </w:rPr>
          <w:delText>Tiêu chí trao thưởng về thành tích học tập xuất sắc ở BUV là gì</w:delText>
        </w:r>
        <w:r w:rsidR="00D9034C" w:rsidRPr="00150A32" w:rsidDel="00EA54BA">
          <w:rPr>
            <w:rFonts w:cs="Arial"/>
            <w:szCs w:val="22"/>
            <w:lang w:val="vi-VN"/>
            <w:rPrChange w:id="5760" w:author="An Tran, ACA (BUV)" w:date="2024-09-13T01:17:00Z" w16du:dateUtc="2024-09-12T18:17:00Z">
              <w:rPr>
                <w:rFonts w:cs="Arial"/>
                <w:i/>
                <w:iCs/>
                <w:szCs w:val="22"/>
                <w:lang w:val="vi-VN"/>
              </w:rPr>
            </w:rPrChange>
          </w:rPr>
          <w:delText>?</w:delText>
        </w:r>
        <w:bookmarkStart w:id="5761" w:name="_Toc177119415"/>
        <w:bookmarkStart w:id="5762" w:name="_Toc177119827"/>
        <w:bookmarkStart w:id="5763" w:name="_Toc177145985"/>
        <w:bookmarkStart w:id="5764" w:name="_Toc177146394"/>
        <w:bookmarkEnd w:id="5750"/>
        <w:bookmarkEnd w:id="5751"/>
        <w:bookmarkEnd w:id="5761"/>
        <w:bookmarkEnd w:id="5762"/>
        <w:bookmarkEnd w:id="5763"/>
        <w:bookmarkEnd w:id="5764"/>
      </w:del>
    </w:p>
    <w:p w14:paraId="0013A71E" w14:textId="2E83B4B6" w:rsidR="00D9034C" w:rsidRPr="004373E8" w:rsidDel="00EA54BA" w:rsidRDefault="00D9034C" w:rsidP="003E1B62">
      <w:pPr>
        <w:tabs>
          <w:tab w:val="left" w:pos="630"/>
          <w:tab w:val="left" w:pos="720"/>
          <w:tab w:val="left" w:pos="1080"/>
        </w:tabs>
        <w:ind w:left="630" w:firstLine="0"/>
        <w:rPr>
          <w:del w:id="5765" w:author="An Tran, ACA (BUV)" w:date="2024-09-13T11:27:00Z" w16du:dateUtc="2024-09-13T04:27:00Z"/>
          <w:rFonts w:ascii="iCiel Avenir LT Std 35 Light" w:hAnsi="iCiel Avenir LT Std 35 Light" w:cs="Arial"/>
          <w:b/>
          <w:bCs/>
          <w:sz w:val="22"/>
          <w:szCs w:val="22"/>
          <w:u w:val="single"/>
          <w:lang w:val="vi-VN"/>
        </w:rPr>
      </w:pPr>
      <w:del w:id="5766"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r w:rsidRPr="004373E8" w:rsidDel="00EA54BA">
          <w:rPr>
            <w:rFonts w:ascii="iCiel Avenir LT Std 35 Light" w:hAnsi="iCiel Avenir LT Std 35 Light" w:cs="Arial"/>
            <w:sz w:val="22"/>
            <w:szCs w:val="22"/>
            <w:lang w:val="vi-VN"/>
          </w:rPr>
          <w:tab/>
        </w:r>
        <w:bookmarkStart w:id="5767" w:name="_Toc177119416"/>
        <w:bookmarkStart w:id="5768" w:name="_Toc177119828"/>
        <w:bookmarkStart w:id="5769" w:name="_Toc177145986"/>
        <w:bookmarkStart w:id="5770" w:name="_Toc177146395"/>
        <w:bookmarkEnd w:id="5767"/>
        <w:bookmarkEnd w:id="5768"/>
        <w:bookmarkEnd w:id="5769"/>
        <w:bookmarkEnd w:id="5770"/>
      </w:del>
    </w:p>
    <w:p w14:paraId="117879C6" w14:textId="4921D58B" w:rsidR="00AA14EC" w:rsidDel="00AB4C37" w:rsidRDefault="00AA14EC" w:rsidP="00AB4C37">
      <w:pPr>
        <w:tabs>
          <w:tab w:val="left" w:pos="630"/>
          <w:tab w:val="left" w:pos="720"/>
          <w:tab w:val="left" w:pos="1080"/>
        </w:tabs>
        <w:ind w:firstLine="0"/>
        <w:rPr>
          <w:del w:id="5771" w:author="An Tran, ACA (BUV)" w:date="2024-09-13T00:42:00Z" w16du:dateUtc="2024-09-12T17:42:00Z"/>
          <w:rFonts w:ascii="iCiel Avenir LT Std 35 Light" w:hAnsi="iCiel Avenir LT Std 35 Light" w:cs="Arial"/>
          <w:sz w:val="22"/>
          <w:szCs w:val="22"/>
          <w:lang w:val="vi-VN"/>
        </w:rPr>
      </w:pPr>
      <w:del w:id="5772" w:author="An Tran, ACA (BUV)" w:date="2024-09-13T00:42:00Z" w16du:dateUtc="2024-09-12T17:42:00Z">
        <w:r w:rsidRPr="00001F8A" w:rsidDel="00AB4C37">
          <w:rPr>
            <w:rFonts w:ascii="iCiel Avenir LT Std 35 Light" w:hAnsi="iCiel Avenir LT Std 35 Light" w:cs="Arial"/>
            <w:sz w:val="22"/>
            <w:szCs w:val="22"/>
          </w:rPr>
          <w:delText>The</w:delText>
        </w:r>
        <w:r w:rsidDel="00AB4C37">
          <w:rPr>
            <w:rFonts w:ascii="iCiel Avenir LT Std 35 Light" w:hAnsi="iCiel Avenir LT Std 35 Light" w:cs="Arial"/>
            <w:sz w:val="22"/>
            <w:szCs w:val="22"/>
            <w:lang w:val="vi-VN"/>
          </w:rPr>
          <w:delText xml:space="preserve"> Top student </w:delText>
        </w:r>
        <w:r w:rsidRPr="00001F8A" w:rsidDel="00AB4C37">
          <w:rPr>
            <w:rFonts w:ascii="iCiel Avenir LT Std 35 Light" w:hAnsi="iCiel Avenir LT Std 35 Light" w:cs="Arial"/>
            <w:sz w:val="22"/>
            <w:szCs w:val="22"/>
          </w:rPr>
          <w:delText xml:space="preserve">award is a special award to recognise excellent academic achievement at BUV. The award is presented to the two students from each </w:delText>
        </w:r>
        <w:r w:rsidDel="00AB4C37">
          <w:rPr>
            <w:rFonts w:ascii="iCiel Avenir LT Std 35 Light" w:hAnsi="iCiel Avenir LT Std 35 Light" w:cs="Arial"/>
            <w:sz w:val="22"/>
            <w:szCs w:val="22"/>
          </w:rPr>
          <w:delText>program</w:delText>
        </w:r>
        <w:r w:rsidRPr="00001F8A" w:rsidDel="00AB4C37">
          <w:rPr>
            <w:rFonts w:ascii="iCiel Avenir LT Std 35 Light" w:hAnsi="iCiel Avenir LT Std 35 Light" w:cs="Arial"/>
            <w:sz w:val="22"/>
            <w:szCs w:val="22"/>
          </w:rPr>
          <w:delText xml:space="preserve"> with the </w:delText>
        </w:r>
        <w:r w:rsidDel="00AB4C37">
          <w:rPr>
            <w:rFonts w:ascii="iCiel Avenir LT Std 35 Light" w:hAnsi="iCiel Avenir LT Std 35 Light" w:cs="Arial"/>
            <w:sz w:val="22"/>
            <w:szCs w:val="22"/>
          </w:rPr>
          <w:delText>top</w:delText>
        </w:r>
        <w:r w:rsidRPr="00001F8A" w:rsidDel="00AB4C37">
          <w:rPr>
            <w:rFonts w:ascii="iCiel Avenir LT Std 35 Light" w:hAnsi="iCiel Avenir LT Std 35 Light" w:cs="Arial"/>
            <w:sz w:val="22"/>
            <w:szCs w:val="22"/>
          </w:rPr>
          <w:delText xml:space="preserve"> average score</w:delText>
        </w:r>
        <w:r w:rsidDel="00AB4C37">
          <w:rPr>
            <w:rFonts w:ascii="iCiel Avenir LT Std 35 Light" w:hAnsi="iCiel Avenir LT Std 35 Light" w:cs="Arial"/>
            <w:sz w:val="22"/>
            <w:szCs w:val="22"/>
          </w:rPr>
          <w:delText xml:space="preserve"> of Year 1 and Year 2 student</w:delText>
        </w:r>
        <w:r w:rsidRPr="00001F8A" w:rsidDel="00AB4C37">
          <w:rPr>
            <w:rFonts w:ascii="iCiel Avenir LT Std 35 Light" w:hAnsi="iCiel Avenir LT Std 35 Light" w:cs="Arial"/>
            <w:sz w:val="22"/>
            <w:szCs w:val="22"/>
          </w:rPr>
          <w:delText xml:space="preserve">, for one </w:delText>
        </w:r>
        <w:r w:rsidDel="00AB4C37">
          <w:rPr>
            <w:rFonts w:ascii="iCiel Avenir LT Std 35 Light" w:hAnsi="iCiel Avenir LT Std 35 Light" w:cs="Arial"/>
            <w:sz w:val="22"/>
            <w:szCs w:val="22"/>
          </w:rPr>
          <w:delText>academic year</w:delText>
        </w:r>
        <w:r w:rsidRPr="00001F8A" w:rsidDel="00AB4C37">
          <w:rPr>
            <w:rFonts w:ascii="iCiel Avenir LT Std 35 Light" w:hAnsi="iCiel Avenir LT Std 35 Light" w:cs="Arial"/>
            <w:sz w:val="22"/>
            <w:szCs w:val="22"/>
          </w:rPr>
          <w:delText xml:space="preserve"> and having no failed modules. </w:delText>
        </w:r>
        <w:r w:rsidDel="00AB4C37">
          <w:rPr>
            <w:rFonts w:ascii="iCiel Avenir LT Std 35 Light" w:hAnsi="iCiel Avenir LT Std 35 Light" w:cs="Arial"/>
            <w:sz w:val="22"/>
            <w:szCs w:val="22"/>
            <w:lang w:val="vi-VN"/>
          </w:rPr>
          <w:delText>Top</w:delText>
        </w:r>
        <w:r w:rsidRPr="00001F8A" w:rsidDel="00AB4C37">
          <w:rPr>
            <w:rFonts w:ascii="iCiel Avenir LT Std 35 Light" w:hAnsi="iCiel Avenir LT Std 35 Light" w:cs="Arial"/>
            <w:sz w:val="22"/>
            <w:szCs w:val="22"/>
          </w:rPr>
          <w:delText xml:space="preserve"> award students also need to have no violation of Academic Misconduct and Disciplinary in the applicable or subsequent semesters.</w:delText>
        </w:r>
        <w:bookmarkStart w:id="5773" w:name="_Toc177119417"/>
        <w:bookmarkStart w:id="5774" w:name="_Toc177119829"/>
        <w:bookmarkStart w:id="5775" w:name="_Toc177145987"/>
        <w:bookmarkStart w:id="5776" w:name="_Toc177146396"/>
        <w:bookmarkEnd w:id="5773"/>
        <w:bookmarkEnd w:id="5774"/>
        <w:bookmarkEnd w:id="5775"/>
        <w:bookmarkEnd w:id="5776"/>
      </w:del>
    </w:p>
    <w:p w14:paraId="55E46231" w14:textId="4BFD3F4C" w:rsidR="00AA14EC" w:rsidRPr="00F26817" w:rsidDel="00AB4C37" w:rsidRDefault="00AA14EC" w:rsidP="00AA14EC">
      <w:pPr>
        <w:tabs>
          <w:tab w:val="left" w:pos="630"/>
          <w:tab w:val="left" w:pos="720"/>
          <w:tab w:val="left" w:pos="1080"/>
        </w:tabs>
        <w:ind w:firstLine="0"/>
        <w:rPr>
          <w:del w:id="5777" w:author="An Tran, ACA (BUV)" w:date="2024-09-13T00:42:00Z" w16du:dateUtc="2024-09-12T17:42:00Z"/>
          <w:rFonts w:ascii="iCiel Avenir LT Std 35 Light" w:hAnsi="iCiel Avenir LT Std 35 Light" w:cs="Arial"/>
          <w:sz w:val="22"/>
          <w:szCs w:val="22"/>
          <w:lang w:val="vi-VN"/>
        </w:rPr>
      </w:pPr>
      <w:del w:id="5778" w:author="An Tran, ACA (BUV)" w:date="2024-09-13T00:42:00Z" w16du:dateUtc="2024-09-12T17:42:00Z">
        <w:r w:rsidDel="00AB4C37">
          <w:rPr>
            <w:rFonts w:ascii="iCiel Avenir LT Std 35 Light" w:hAnsi="iCiel Avenir LT Std 35 Light" w:cs="Arial"/>
            <w:sz w:val="22"/>
            <w:szCs w:val="22"/>
            <w:lang w:val="vi-VN"/>
          </w:rPr>
          <w:delText xml:space="preserve">The Dean award is special award </w:delText>
        </w:r>
        <w:r w:rsidRPr="00F26817" w:rsidDel="00AB4C37">
          <w:rPr>
            <w:rFonts w:ascii="iCiel Avenir LT Std 35 Light" w:hAnsi="iCiel Avenir LT Std 35 Light" w:cs="Arial"/>
            <w:sz w:val="22"/>
            <w:szCs w:val="22"/>
          </w:rPr>
          <w:delText>to all students with an average of 70% or higher</w:delText>
        </w:r>
        <w:r w:rsidDel="00AB4C37">
          <w:rPr>
            <w:rFonts w:ascii="iCiel Avenir LT Std 35 Light" w:hAnsi="iCiel Avenir LT Std 35 Light" w:cs="Arial"/>
            <w:sz w:val="22"/>
            <w:szCs w:val="22"/>
            <w:lang w:val="vi-VN"/>
          </w:rPr>
          <w:delText xml:space="preserve"> </w:delText>
        </w:r>
        <w:r w:rsidRPr="00001F8A" w:rsidDel="00AB4C37">
          <w:rPr>
            <w:rFonts w:ascii="iCiel Avenir LT Std 35 Light" w:hAnsi="iCiel Avenir LT Std 35 Light" w:cs="Arial"/>
            <w:sz w:val="22"/>
            <w:szCs w:val="22"/>
          </w:rPr>
          <w:delText xml:space="preserve">for one </w:delText>
        </w:r>
        <w:r w:rsidDel="00AB4C37">
          <w:rPr>
            <w:rFonts w:ascii="iCiel Avenir LT Std 35 Light" w:hAnsi="iCiel Avenir LT Std 35 Light" w:cs="Arial"/>
            <w:sz w:val="22"/>
            <w:szCs w:val="22"/>
          </w:rPr>
          <w:delText>academic year</w:delText>
        </w:r>
        <w:r w:rsidRPr="00001F8A" w:rsidDel="00AB4C37">
          <w:rPr>
            <w:rFonts w:ascii="iCiel Avenir LT Std 35 Light" w:hAnsi="iCiel Avenir LT Std 35 Light" w:cs="Arial"/>
            <w:sz w:val="22"/>
            <w:szCs w:val="22"/>
          </w:rPr>
          <w:delText xml:space="preserve"> and having no failed modules</w:delText>
        </w:r>
        <w:r w:rsidRPr="00F26817" w:rsidDel="00AB4C37">
          <w:rPr>
            <w:rFonts w:ascii="iCiel Avenir LT Std 35 Light" w:hAnsi="iCiel Avenir LT Std 35 Light" w:cs="Arial"/>
            <w:sz w:val="22"/>
            <w:szCs w:val="22"/>
          </w:rPr>
          <w:delText xml:space="preserve">. </w:delText>
        </w:r>
        <w:r w:rsidDel="00AB4C37">
          <w:rPr>
            <w:rFonts w:ascii="iCiel Avenir LT Std 35 Light" w:hAnsi="iCiel Avenir LT Std 35 Light" w:cs="Arial"/>
            <w:sz w:val="22"/>
            <w:szCs w:val="22"/>
            <w:lang w:val="vi-VN"/>
          </w:rPr>
          <w:delText>Dean</w:delText>
        </w:r>
        <w:r w:rsidRPr="00001F8A" w:rsidDel="00AB4C37">
          <w:rPr>
            <w:rFonts w:ascii="iCiel Avenir LT Std 35 Light" w:hAnsi="iCiel Avenir LT Std 35 Light" w:cs="Arial"/>
            <w:sz w:val="22"/>
            <w:szCs w:val="22"/>
          </w:rPr>
          <w:delText xml:space="preserve"> award students also need to have no violation of Academic Misconduct and Disciplinary in the applicable or subsequent </w:delText>
        </w:r>
        <w:r w:rsidDel="00AB4C37">
          <w:rPr>
            <w:rFonts w:ascii="iCiel Avenir LT Std 35 Light" w:hAnsi="iCiel Avenir LT Std 35 Light" w:cs="Arial"/>
            <w:sz w:val="22"/>
            <w:szCs w:val="22"/>
            <w:lang w:val="vi-VN"/>
          </w:rPr>
          <w:delText>sesmesters.</w:delText>
        </w:r>
        <w:bookmarkStart w:id="5779" w:name="_Toc177119418"/>
        <w:bookmarkStart w:id="5780" w:name="_Toc177119830"/>
        <w:bookmarkStart w:id="5781" w:name="_Toc177145988"/>
        <w:bookmarkStart w:id="5782" w:name="_Toc177146397"/>
        <w:bookmarkEnd w:id="5779"/>
        <w:bookmarkEnd w:id="5780"/>
        <w:bookmarkEnd w:id="5781"/>
        <w:bookmarkEnd w:id="5782"/>
      </w:del>
    </w:p>
    <w:p w14:paraId="3597D3A8" w14:textId="315A67AF" w:rsidR="00AA14EC" w:rsidDel="00AB4C37" w:rsidRDefault="00AA14EC" w:rsidP="00AA14EC">
      <w:pPr>
        <w:tabs>
          <w:tab w:val="left" w:pos="630"/>
          <w:tab w:val="left" w:pos="720"/>
          <w:tab w:val="left" w:pos="1080"/>
        </w:tabs>
        <w:ind w:firstLine="0"/>
        <w:rPr>
          <w:del w:id="5783" w:author="An Tran, ACA (BUV)" w:date="2024-09-13T00:42:00Z" w16du:dateUtc="2024-09-12T17:42:00Z"/>
          <w:rFonts w:ascii="iCiel Avenir LT Std 35 Light" w:hAnsi="iCiel Avenir LT Std 35 Light" w:cs="Arial"/>
          <w:i/>
          <w:iCs/>
          <w:sz w:val="22"/>
          <w:szCs w:val="22"/>
          <w:lang w:val="vi-VN"/>
        </w:rPr>
      </w:pPr>
      <w:del w:id="5784" w:author="An Tran, ACA (BUV)" w:date="2024-09-13T00:42:00Z" w16du:dateUtc="2024-09-12T17:42:00Z">
        <w:r w:rsidRPr="00001F8A" w:rsidDel="00AB4C37">
          <w:rPr>
            <w:rFonts w:ascii="iCiel Avenir LT Std 35 Light" w:hAnsi="iCiel Avenir LT Std 35 Light" w:cs="Arial"/>
            <w:i/>
            <w:iCs/>
            <w:sz w:val="22"/>
            <w:szCs w:val="22"/>
          </w:rPr>
          <w:delText xml:space="preserve">Chứng nhận thành tích học tập xuất sắc - </w:delText>
        </w:r>
        <w:r w:rsidDel="00AB4C37">
          <w:rPr>
            <w:rFonts w:ascii="iCiel Avenir LT Std 35 Light" w:hAnsi="iCiel Avenir LT Std 35 Light" w:cs="Arial"/>
            <w:i/>
            <w:iCs/>
            <w:sz w:val="22"/>
            <w:szCs w:val="22"/>
            <w:lang w:val="vi-VN"/>
          </w:rPr>
          <w:delText>Top</w:delText>
        </w:r>
        <w:r w:rsidRPr="00001F8A" w:rsidDel="00AB4C37">
          <w:rPr>
            <w:rFonts w:ascii="iCiel Avenir LT Std 35 Light" w:hAnsi="iCiel Avenir LT Std 35 Light" w:cs="Arial"/>
            <w:i/>
            <w:iCs/>
            <w:sz w:val="22"/>
            <w:szCs w:val="22"/>
          </w:rPr>
          <w:delText xml:space="preserve"> Award là một chứng nhận nhằm vinh danh các sinh viên đạt kết quả cao</w:delText>
        </w:r>
        <w:r w:rsidDel="00AB4C37">
          <w:rPr>
            <w:rFonts w:ascii="iCiel Avenir LT Std 35 Light" w:hAnsi="iCiel Avenir LT Std 35 Light" w:cs="Arial"/>
            <w:i/>
            <w:iCs/>
            <w:sz w:val="22"/>
            <w:szCs w:val="22"/>
            <w:lang w:val="vi-VN"/>
          </w:rPr>
          <w:delText xml:space="preserve"> nhất</w:delText>
        </w:r>
        <w:r w:rsidRPr="00001F8A" w:rsidDel="00AB4C37">
          <w:rPr>
            <w:rFonts w:ascii="iCiel Avenir LT Std 35 Light" w:hAnsi="iCiel Avenir LT Std 35 Light" w:cs="Arial"/>
            <w:i/>
            <w:iCs/>
            <w:sz w:val="22"/>
            <w:szCs w:val="22"/>
          </w:rPr>
          <w:delText xml:space="preserve"> trong học tập mỗi </w:delText>
        </w:r>
        <w:r w:rsidDel="00AB4C37">
          <w:rPr>
            <w:rFonts w:ascii="iCiel Avenir LT Std 35 Light" w:hAnsi="iCiel Avenir LT Std 35 Light" w:cs="Arial"/>
            <w:i/>
            <w:iCs/>
            <w:sz w:val="22"/>
            <w:szCs w:val="22"/>
            <w:lang w:val="vi-VN"/>
          </w:rPr>
          <w:delText>năm</w:delText>
        </w:r>
        <w:r w:rsidRPr="00001F8A" w:rsidDel="00AB4C37">
          <w:rPr>
            <w:rFonts w:ascii="iCiel Avenir LT Std 35 Light" w:hAnsi="iCiel Avenir LT Std 35 Light" w:cs="Arial"/>
            <w:i/>
            <w:iCs/>
            <w:sz w:val="22"/>
            <w:szCs w:val="22"/>
          </w:rPr>
          <w:delText xml:space="preserve"> tại BUV. Chứng nhận được trao cho hai sinh viên </w:delText>
        </w:r>
        <w:r w:rsidDel="00AB4C37">
          <w:rPr>
            <w:rFonts w:ascii="iCiel Avenir LT Std 35 Light" w:hAnsi="iCiel Avenir LT Std 35 Light" w:cs="Arial"/>
            <w:i/>
            <w:iCs/>
            <w:sz w:val="22"/>
            <w:szCs w:val="22"/>
            <w:lang w:val="vi-VN"/>
          </w:rPr>
          <w:delText>mỗi chương trình</w:delText>
        </w:r>
        <w:r w:rsidRPr="00001F8A" w:rsidDel="00AB4C37">
          <w:rPr>
            <w:rFonts w:ascii="iCiel Avenir LT Std 35 Light" w:hAnsi="iCiel Avenir LT Std 35 Light" w:cs="Arial"/>
            <w:i/>
            <w:iCs/>
            <w:sz w:val="22"/>
            <w:szCs w:val="22"/>
          </w:rPr>
          <w:delText xml:space="preserve"> có điểm trung bình</w:delText>
        </w:r>
        <w:r w:rsidDel="00AB4C37">
          <w:rPr>
            <w:rFonts w:ascii="iCiel Avenir LT Std 35 Light" w:hAnsi="iCiel Avenir LT Std 35 Light" w:cs="Arial"/>
            <w:i/>
            <w:iCs/>
            <w:sz w:val="22"/>
            <w:szCs w:val="22"/>
            <w:lang w:val="vi-VN"/>
          </w:rPr>
          <w:delText xml:space="preserve"> cao nhất</w:delText>
        </w:r>
        <w:r w:rsidRPr="00001F8A" w:rsidDel="00AB4C37">
          <w:rPr>
            <w:rFonts w:ascii="iCiel Avenir LT Std 35 Light" w:hAnsi="iCiel Avenir LT Std 35 Light" w:cs="Arial"/>
            <w:i/>
            <w:iCs/>
            <w:sz w:val="22"/>
            <w:szCs w:val="22"/>
          </w:rPr>
          <w:delText xml:space="preserve"> </w:delText>
        </w:r>
        <w:r w:rsidDel="00AB4C37">
          <w:rPr>
            <w:rFonts w:ascii="iCiel Avenir LT Std 35 Light" w:hAnsi="iCiel Avenir LT Std 35 Light" w:cs="Arial"/>
            <w:i/>
            <w:iCs/>
            <w:sz w:val="22"/>
            <w:szCs w:val="22"/>
            <w:lang w:val="vi-VN"/>
          </w:rPr>
          <w:delText>của</w:delText>
        </w:r>
        <w:r w:rsidRPr="00001F8A" w:rsidDel="00AB4C37">
          <w:rPr>
            <w:rFonts w:ascii="iCiel Avenir LT Std 35 Light" w:hAnsi="iCiel Avenir LT Std 35 Light" w:cs="Arial"/>
            <w:i/>
            <w:iCs/>
            <w:sz w:val="22"/>
            <w:szCs w:val="22"/>
          </w:rPr>
          <w:delText xml:space="preserve"> </w:delText>
        </w:r>
        <w:r w:rsidDel="00AB4C37">
          <w:rPr>
            <w:rFonts w:ascii="iCiel Avenir LT Std 35 Light" w:hAnsi="iCiel Avenir LT Std 35 Light" w:cs="Arial"/>
            <w:i/>
            <w:iCs/>
            <w:sz w:val="22"/>
            <w:szCs w:val="22"/>
            <w:lang w:val="vi-VN"/>
          </w:rPr>
          <w:delText>năm nhất và năm hai</w:delText>
        </w:r>
        <w:r w:rsidRPr="00001F8A" w:rsidDel="00AB4C37">
          <w:rPr>
            <w:rFonts w:ascii="iCiel Avenir LT Std 35 Light" w:hAnsi="iCiel Avenir LT Std 35 Light" w:cs="Arial"/>
            <w:i/>
            <w:iCs/>
            <w:sz w:val="22"/>
            <w:szCs w:val="22"/>
          </w:rPr>
          <w:delText xml:space="preserve">, và không có môn trượt. Đồng thời, sinh viên phải đảm bảo không có vi phạm học thuật hoặc kỷ luật trong </w:delText>
        </w:r>
        <w:r w:rsidDel="00AB4C37">
          <w:rPr>
            <w:rFonts w:ascii="iCiel Avenir LT Std 35 Light" w:hAnsi="iCiel Avenir LT Std 35 Light" w:cs="Arial"/>
            <w:i/>
            <w:iCs/>
            <w:sz w:val="22"/>
            <w:szCs w:val="22"/>
            <w:lang w:val="vi-VN"/>
          </w:rPr>
          <w:delText>năm học</w:delText>
        </w:r>
        <w:r w:rsidRPr="00001F8A" w:rsidDel="00AB4C37">
          <w:rPr>
            <w:rFonts w:ascii="iCiel Avenir LT Std 35 Light" w:hAnsi="iCiel Avenir LT Std 35 Light" w:cs="Arial"/>
            <w:i/>
            <w:iCs/>
            <w:sz w:val="22"/>
            <w:szCs w:val="22"/>
          </w:rPr>
          <w:delText xml:space="preserve"> xét giải thưởng hoặc kỳ học sau đó. </w:delText>
        </w:r>
        <w:bookmarkStart w:id="5785" w:name="_Toc177119419"/>
        <w:bookmarkStart w:id="5786" w:name="_Toc177119831"/>
        <w:bookmarkStart w:id="5787" w:name="_Toc177145989"/>
        <w:bookmarkStart w:id="5788" w:name="_Toc177146398"/>
        <w:bookmarkEnd w:id="5785"/>
        <w:bookmarkEnd w:id="5786"/>
        <w:bookmarkEnd w:id="5787"/>
        <w:bookmarkEnd w:id="5788"/>
      </w:del>
    </w:p>
    <w:p w14:paraId="3B43E528" w14:textId="4A56A2CA" w:rsidR="00150A32" w:rsidRPr="00150A32" w:rsidDel="00EA54BA" w:rsidRDefault="00AA14EC" w:rsidP="00150A32">
      <w:pPr>
        <w:tabs>
          <w:tab w:val="left" w:pos="630"/>
          <w:tab w:val="left" w:pos="720"/>
          <w:tab w:val="left" w:pos="1080"/>
        </w:tabs>
        <w:ind w:firstLine="0"/>
        <w:rPr>
          <w:del w:id="5789" w:author="An Tran, ACA (BUV)" w:date="2024-09-13T11:27:00Z" w16du:dateUtc="2024-09-13T04:27:00Z"/>
          <w:rFonts w:ascii="iCiel Avenir LT Std 35 Light" w:hAnsi="iCiel Avenir LT Std 35 Light" w:cs="Arial"/>
          <w:sz w:val="22"/>
          <w:szCs w:val="22"/>
          <w:rPrChange w:id="5790" w:author="An Tran, ACA (BUV)" w:date="2024-09-13T01:16:00Z" w16du:dateUtc="2024-09-12T18:16:00Z">
            <w:rPr>
              <w:del w:id="5791" w:author="An Tran, ACA (BUV)" w:date="2024-09-13T11:27:00Z" w16du:dateUtc="2024-09-13T04:27:00Z"/>
              <w:rFonts w:ascii="iCiel Avenir LT Std 35 Light" w:hAnsi="iCiel Avenir LT Std 35 Light" w:cs="Arial"/>
              <w:i/>
              <w:iCs/>
              <w:sz w:val="22"/>
              <w:szCs w:val="22"/>
              <w:lang w:val="vi-VN"/>
            </w:rPr>
          </w:rPrChange>
        </w:rPr>
      </w:pPr>
      <w:del w:id="5792" w:author="An Tran, ACA (BUV)" w:date="2024-09-13T00:42:00Z" w16du:dateUtc="2024-09-12T17:42:00Z">
        <w:r w:rsidRPr="00001F8A" w:rsidDel="00AB4C37">
          <w:rPr>
            <w:rFonts w:ascii="iCiel Avenir LT Std 35 Light" w:hAnsi="iCiel Avenir LT Std 35 Light" w:cs="Arial"/>
            <w:i/>
            <w:iCs/>
            <w:sz w:val="22"/>
            <w:szCs w:val="22"/>
          </w:rPr>
          <w:delText xml:space="preserve">Chứng nhận thành tích học tập xuất sắc - </w:delText>
        </w:r>
        <w:r w:rsidDel="00AB4C37">
          <w:rPr>
            <w:rFonts w:ascii="iCiel Avenir LT Std 35 Light" w:hAnsi="iCiel Avenir LT Std 35 Light" w:cs="Arial"/>
            <w:i/>
            <w:iCs/>
            <w:sz w:val="22"/>
            <w:szCs w:val="22"/>
            <w:lang w:val="vi-VN"/>
          </w:rPr>
          <w:delText>Dean</w:delText>
        </w:r>
        <w:r w:rsidRPr="00001F8A" w:rsidDel="00AB4C37">
          <w:rPr>
            <w:rFonts w:ascii="iCiel Avenir LT Std 35 Light" w:hAnsi="iCiel Avenir LT Std 35 Light" w:cs="Arial"/>
            <w:i/>
            <w:iCs/>
            <w:sz w:val="22"/>
            <w:szCs w:val="22"/>
          </w:rPr>
          <w:delText xml:space="preserve"> Award là một chứng nhận nhằm vinh danh các sinh viên đạt kết quả </w:delText>
        </w:r>
        <w:r w:rsidDel="00AB4C37">
          <w:rPr>
            <w:rFonts w:ascii="iCiel Avenir LT Std 35 Light" w:hAnsi="iCiel Avenir LT Std 35 Light" w:cs="Arial"/>
            <w:i/>
            <w:iCs/>
            <w:sz w:val="22"/>
            <w:szCs w:val="22"/>
            <w:lang w:val="vi-VN"/>
          </w:rPr>
          <w:delText>điểm trung từ 70% trở lên trong một năm học và không có môn trượt</w:delText>
        </w:r>
        <w:r w:rsidRPr="00001F8A" w:rsidDel="00AB4C37">
          <w:rPr>
            <w:rFonts w:ascii="iCiel Avenir LT Std 35 Light" w:hAnsi="iCiel Avenir LT Std 35 Light" w:cs="Arial"/>
            <w:i/>
            <w:iCs/>
            <w:sz w:val="22"/>
            <w:szCs w:val="22"/>
          </w:rPr>
          <w:delText xml:space="preserve">. Đồng thời, sinh viên phải đảm bảo không có vi phạm học thuật hoặc kỷ luật trong </w:delText>
        </w:r>
        <w:r w:rsidDel="00AB4C37">
          <w:rPr>
            <w:rFonts w:ascii="iCiel Avenir LT Std 35 Light" w:hAnsi="iCiel Avenir LT Std 35 Light" w:cs="Arial"/>
            <w:i/>
            <w:iCs/>
            <w:sz w:val="22"/>
            <w:szCs w:val="22"/>
            <w:lang w:val="vi-VN"/>
          </w:rPr>
          <w:delText>năm học</w:delText>
        </w:r>
        <w:r w:rsidRPr="00001F8A" w:rsidDel="00AB4C37">
          <w:rPr>
            <w:rFonts w:ascii="iCiel Avenir LT Std 35 Light" w:hAnsi="iCiel Avenir LT Std 35 Light" w:cs="Arial"/>
            <w:i/>
            <w:iCs/>
            <w:sz w:val="22"/>
            <w:szCs w:val="22"/>
          </w:rPr>
          <w:delText xml:space="preserve"> xét giải thưởng hoặc kỳ học sau đó.</w:delText>
        </w:r>
      </w:del>
      <w:del w:id="5793" w:author="An Tran, ACA (BUV)" w:date="2024-09-13T01:16:00Z" w16du:dateUtc="2024-09-12T18:16:00Z">
        <w:r w:rsidR="00D9034C" w:rsidRPr="004373E8" w:rsidDel="00150A32">
          <w:rPr>
            <w:rFonts w:ascii="iCiel Avenir LT Std 35 Light" w:hAnsi="iCiel Avenir LT Std 35 Light" w:cs="Arial"/>
            <w:i/>
            <w:iCs/>
            <w:sz w:val="22"/>
            <w:szCs w:val="22"/>
            <w:lang w:val="vi-VN"/>
          </w:rPr>
          <w:delText xml:space="preserve"> </w:delText>
        </w:r>
      </w:del>
      <w:bookmarkStart w:id="5794" w:name="_Toc177119420"/>
      <w:bookmarkStart w:id="5795" w:name="_Toc177119832"/>
      <w:bookmarkStart w:id="5796" w:name="_Toc177145990"/>
      <w:bookmarkStart w:id="5797" w:name="_Toc177146399"/>
      <w:bookmarkEnd w:id="5794"/>
      <w:bookmarkEnd w:id="5795"/>
      <w:bookmarkEnd w:id="5796"/>
      <w:bookmarkEnd w:id="5797"/>
    </w:p>
    <w:p w14:paraId="57557145" w14:textId="2D4F95BD" w:rsidR="00D9034C" w:rsidRPr="00150A32" w:rsidDel="00637308" w:rsidRDefault="00D9034C">
      <w:pPr>
        <w:pStyle w:val="Question"/>
        <w:numPr>
          <w:ilvl w:val="0"/>
          <w:numId w:val="44"/>
        </w:numPr>
        <w:tabs>
          <w:tab w:val="left" w:pos="630"/>
          <w:tab w:val="left" w:pos="990"/>
        </w:tabs>
        <w:spacing w:before="100" w:line="400" w:lineRule="exact"/>
        <w:ind w:left="0" w:firstLine="720"/>
        <w:rPr>
          <w:del w:id="5798" w:author="An Tran, ACA (BUV)" w:date="2024-09-13T01:19:00Z" w16du:dateUtc="2024-09-12T18:19:00Z"/>
          <w:rFonts w:cs="Arial"/>
          <w:szCs w:val="22"/>
          <w:lang w:val="vi-VN"/>
          <w:rPrChange w:id="5799" w:author="An Tran, ACA (BUV)" w:date="2024-09-13T01:17:00Z" w16du:dateUtc="2024-09-12T18:17:00Z">
            <w:rPr>
              <w:del w:id="5800" w:author="An Tran, ACA (BUV)" w:date="2024-09-13T01:19:00Z" w16du:dateUtc="2024-09-12T18:19:00Z"/>
              <w:rFonts w:cs="Arial"/>
              <w:i/>
              <w:iCs/>
              <w:szCs w:val="22"/>
              <w:lang w:val="vi-VN"/>
            </w:rPr>
          </w:rPrChange>
        </w:rPr>
        <w:pPrChange w:id="5801" w:author="An Tran, ACA (BUV)" w:date="2024-09-13T01:19:00Z" w16du:dateUtc="2024-09-12T18:19:00Z">
          <w:pPr>
            <w:pStyle w:val="Question"/>
            <w:numPr>
              <w:numId w:val="79"/>
            </w:numPr>
            <w:tabs>
              <w:tab w:val="left" w:pos="630"/>
              <w:tab w:val="left" w:pos="1080"/>
              <w:tab w:val="left" w:pos="1170"/>
            </w:tabs>
            <w:spacing w:before="100" w:line="400" w:lineRule="exact"/>
            <w:ind w:left="3870" w:hanging="360"/>
          </w:pPr>
        </w:pPrChange>
      </w:pPr>
      <w:bookmarkStart w:id="5802" w:name="_Toc107734214"/>
      <w:bookmarkStart w:id="5803" w:name="_Toc107734428"/>
      <w:bookmarkStart w:id="5804" w:name="_Toc107734880"/>
      <w:bookmarkStart w:id="5805" w:name="_Toc107735102"/>
      <w:bookmarkStart w:id="5806" w:name="_Toc107735229"/>
      <w:bookmarkStart w:id="5807" w:name="_Toc107735334"/>
      <w:bookmarkStart w:id="5808" w:name="_Toc107735438"/>
      <w:bookmarkStart w:id="5809" w:name="_Toc107735541"/>
      <w:bookmarkStart w:id="5810" w:name="_Toc107735646"/>
      <w:bookmarkStart w:id="5811" w:name="_Toc107735750"/>
      <w:bookmarkStart w:id="5812" w:name="_Toc107735854"/>
      <w:bookmarkStart w:id="5813" w:name="_Toc107735958"/>
      <w:bookmarkStart w:id="5814" w:name="_Toc107736111"/>
      <w:bookmarkStart w:id="5815" w:name="_Toc107736258"/>
      <w:bookmarkStart w:id="5816" w:name="_Toc107736362"/>
      <w:bookmarkStart w:id="5817" w:name="_Toc107736584"/>
      <w:bookmarkStart w:id="5818" w:name="_Toc107736687"/>
      <w:bookmarkStart w:id="5819" w:name="_Toc107736790"/>
      <w:bookmarkStart w:id="5820" w:name="_Toc107736894"/>
      <w:bookmarkStart w:id="5821" w:name="_Toc107737746"/>
      <w:bookmarkStart w:id="5822" w:name="_Toc108099135"/>
      <w:bookmarkStart w:id="5823" w:name="_Toc113975550"/>
      <w:bookmarkStart w:id="5824" w:name="_Toc113976067"/>
      <w:bookmarkStart w:id="5825" w:name="_Toc114065597"/>
      <w:bookmarkStart w:id="5826" w:name="_Toc114065993"/>
      <w:bookmarkStart w:id="5827" w:name="_Toc113977104"/>
      <w:bookmarkStart w:id="5828" w:name="_Toc122700182"/>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del w:id="5829" w:author="An Tran, ACA (BUV)" w:date="2024-09-13T01:19:00Z" w16du:dateUtc="2024-09-12T18:19:00Z">
        <w:r w:rsidRPr="004373E8" w:rsidDel="00637308">
          <w:rPr>
            <w:rFonts w:cs="Arial"/>
            <w:szCs w:val="22"/>
            <w:lang w:val="vi-VN"/>
          </w:rPr>
          <w:delText xml:space="preserve">Does Staffordshire University provide Overall Average Percentage Mark (GPA) and classification for Year 1 and Year 2? / </w:delText>
        </w:r>
        <w:r w:rsidRPr="00150A32" w:rsidDel="00637308">
          <w:rPr>
            <w:rFonts w:cs="Arial"/>
            <w:szCs w:val="22"/>
            <w:lang w:val="vi-VN"/>
            <w:rPrChange w:id="5830" w:author="An Tran, ACA (BUV)" w:date="2024-09-13T01:17:00Z" w16du:dateUtc="2024-09-12T18:17:00Z">
              <w:rPr>
                <w:rFonts w:cs="Arial"/>
                <w:i/>
                <w:iCs/>
                <w:szCs w:val="22"/>
                <w:lang w:val="vi-VN"/>
              </w:rPr>
            </w:rPrChange>
          </w:rPr>
          <w:delText xml:space="preserve">Đại học Staffordshire có cung cấp điểm trung bình (GPA) riêng cho năm nhất và năm </w:delText>
        </w:r>
        <w:r w:rsidR="00C13E15" w:rsidRPr="00150A32" w:rsidDel="00637308">
          <w:rPr>
            <w:rFonts w:cs="Arial"/>
            <w:szCs w:val="22"/>
            <w:lang w:val="vi-VN"/>
            <w:rPrChange w:id="5831" w:author="An Tran, ACA (BUV)" w:date="2024-09-13T01:17:00Z" w16du:dateUtc="2024-09-12T18:17:00Z">
              <w:rPr>
                <w:rFonts w:cs="Arial"/>
                <w:i/>
                <w:iCs/>
                <w:szCs w:val="22"/>
                <w:lang w:val="vi-VN"/>
              </w:rPr>
            </w:rPrChange>
          </w:rPr>
          <w:delText>hai</w:delText>
        </w:r>
        <w:r w:rsidRPr="00150A32" w:rsidDel="00637308">
          <w:rPr>
            <w:rFonts w:cs="Arial"/>
            <w:szCs w:val="22"/>
            <w:lang w:val="vi-VN"/>
            <w:rPrChange w:id="5832" w:author="An Tran, ACA (BUV)" w:date="2024-09-13T01:17:00Z" w16du:dateUtc="2024-09-12T18:17:00Z">
              <w:rPr>
                <w:rFonts w:cs="Arial"/>
                <w:i/>
                <w:iCs/>
                <w:szCs w:val="22"/>
                <w:lang w:val="vi-VN"/>
              </w:rPr>
            </w:rPrChange>
          </w:rPr>
          <w:delText xml:space="preserve"> không?</w:delText>
        </w:r>
        <w:bookmarkStart w:id="5833" w:name="_Toc177116655"/>
        <w:bookmarkStart w:id="5834" w:name="_Toc177119421"/>
        <w:bookmarkStart w:id="5835" w:name="_Toc177119833"/>
        <w:bookmarkStart w:id="5836" w:name="_Toc177145991"/>
        <w:bookmarkStart w:id="5837" w:name="_Toc177146400"/>
        <w:bookmarkEnd w:id="5827"/>
        <w:bookmarkEnd w:id="5828"/>
        <w:bookmarkEnd w:id="5833"/>
        <w:bookmarkEnd w:id="5834"/>
        <w:bookmarkEnd w:id="5835"/>
        <w:bookmarkEnd w:id="5836"/>
        <w:bookmarkEnd w:id="5837"/>
      </w:del>
    </w:p>
    <w:p w14:paraId="03E73BE3" w14:textId="62FFC9ED"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838" w:author="An Tran, ACA (BUV)" w:date="2024-09-13T01:19:00Z" w16du:dateUtc="2024-09-12T18:19:00Z"/>
          <w:rFonts w:ascii="iCiel Avenir LT Std 35 Light" w:hAnsi="iCiel Avenir LT Std 35 Light" w:cs="Arial"/>
          <w:b/>
          <w:sz w:val="22"/>
          <w:szCs w:val="22"/>
          <w:lang w:val="vi-VN"/>
          <w:rPrChange w:id="5839" w:author="An Tran, ACA (BUV)" w:date="2024-09-13T01:19:00Z" w16du:dateUtc="2024-09-12T18:19:00Z">
            <w:rPr>
              <w:del w:id="5840" w:author="An Tran, ACA (BUV)" w:date="2024-09-13T01:19:00Z" w16du:dateUtc="2024-09-12T18:19:00Z"/>
              <w:rFonts w:ascii="iCiel Avenir LT Std 35 Light" w:hAnsi="iCiel Avenir LT Std 35 Light" w:cs="Arial"/>
              <w:b/>
              <w:bCs/>
              <w:sz w:val="22"/>
              <w:szCs w:val="22"/>
              <w:u w:val="single"/>
              <w:lang w:val="vi-VN"/>
            </w:rPr>
          </w:rPrChange>
        </w:rPr>
        <w:pPrChange w:id="5841" w:author="An Tran, ACA (BUV)" w:date="2024-09-13T01:19:00Z" w16du:dateUtc="2024-09-12T18:19:00Z">
          <w:pPr>
            <w:pStyle w:val="ListParagraph"/>
            <w:tabs>
              <w:tab w:val="left" w:pos="630"/>
              <w:tab w:val="left" w:pos="720"/>
              <w:tab w:val="left" w:pos="1080"/>
            </w:tabs>
            <w:ind w:left="0"/>
            <w:contextualSpacing w:val="0"/>
          </w:pPr>
        </w:pPrChange>
      </w:pPr>
      <w:del w:id="5842" w:author="An Tran, ACA (BUV)" w:date="2024-09-13T01:19:00Z" w16du:dateUtc="2024-09-12T18:19:00Z">
        <w:r w:rsidRPr="00637308" w:rsidDel="00637308">
          <w:rPr>
            <w:rFonts w:ascii="iCiel Avenir LT Std 35 Light" w:hAnsi="iCiel Avenir LT Std 35 Light" w:cs="Arial"/>
            <w:b/>
            <w:sz w:val="22"/>
            <w:szCs w:val="22"/>
            <w:lang w:val="vi-VN"/>
            <w:rPrChange w:id="5843"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5844"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5845" w:author="An Tran, ACA (BUV)" w:date="2024-09-13T01:19:00Z" w16du:dateUtc="2024-09-12T18:19:00Z">
              <w:rPr>
                <w:rFonts w:ascii="iCiel Avenir LT Std 35 Light" w:hAnsi="iCiel Avenir LT Std 35 Light" w:cs="Arial"/>
                <w:b/>
                <w:bCs/>
                <w:sz w:val="22"/>
                <w:szCs w:val="22"/>
                <w:u w:val="single"/>
                <w:lang w:val="vi-VN"/>
              </w:rPr>
            </w:rPrChange>
          </w:rPr>
          <w:delText>:</w:delText>
        </w:r>
        <w:r w:rsidRPr="004373E8" w:rsidDel="00637308">
          <w:rPr>
            <w:rFonts w:ascii="iCiel Avenir LT Std 35 Light" w:hAnsi="iCiel Avenir LT Std 35 Light" w:cs="Arial"/>
            <w:sz w:val="22"/>
            <w:szCs w:val="22"/>
            <w:lang w:val="vi-VN"/>
          </w:rPr>
          <w:tab/>
          <w:delText xml:space="preserve"> </w:delText>
        </w:r>
        <w:bookmarkStart w:id="5846" w:name="_Toc177116656"/>
        <w:bookmarkStart w:id="5847" w:name="_Toc177119422"/>
        <w:bookmarkStart w:id="5848" w:name="_Toc177119834"/>
        <w:bookmarkStart w:id="5849" w:name="_Toc177145992"/>
        <w:bookmarkStart w:id="5850" w:name="_Toc177146401"/>
        <w:bookmarkEnd w:id="5846"/>
        <w:bookmarkEnd w:id="5847"/>
        <w:bookmarkEnd w:id="5848"/>
        <w:bookmarkEnd w:id="5849"/>
        <w:bookmarkEnd w:id="5850"/>
      </w:del>
    </w:p>
    <w:p w14:paraId="35C344FC" w14:textId="092E7F0E" w:rsidR="00D9034C" w:rsidRPr="00637308" w:rsidDel="00637308" w:rsidRDefault="00D9034C">
      <w:pPr>
        <w:pStyle w:val="ListParagraph"/>
        <w:numPr>
          <w:ilvl w:val="0"/>
          <w:numId w:val="44"/>
        </w:numPr>
        <w:tabs>
          <w:tab w:val="left" w:pos="630"/>
          <w:tab w:val="left" w:pos="990"/>
        </w:tabs>
        <w:ind w:left="0" w:firstLine="720"/>
        <w:contextualSpacing w:val="0"/>
        <w:rPr>
          <w:del w:id="5851" w:author="An Tran, ACA (BUV)" w:date="2024-09-13T01:19:00Z" w16du:dateUtc="2024-09-12T18:19:00Z"/>
          <w:rFonts w:ascii="iCiel Avenir LT Std 35 Light" w:hAnsi="iCiel Avenir LT Std 35 Light" w:cs="Arial"/>
          <w:sz w:val="22"/>
          <w:szCs w:val="22"/>
          <w:lang w:val="vi-VN"/>
          <w:rPrChange w:id="5852" w:author="An Tran, ACA (BUV)" w:date="2024-09-13T01:19:00Z" w16du:dateUtc="2024-09-12T18:19:00Z">
            <w:rPr>
              <w:del w:id="5853" w:author="An Tran, ACA (BUV)" w:date="2024-09-13T01:19:00Z" w16du:dateUtc="2024-09-12T18:19:00Z"/>
              <w:rFonts w:ascii="iCiel Avenir LT Std 35 Light" w:hAnsi="iCiel Avenir LT Std 35 Light" w:cs="Arial"/>
              <w:sz w:val="22"/>
              <w:szCs w:val="22"/>
            </w:rPr>
          </w:rPrChange>
        </w:rPr>
        <w:pPrChange w:id="5854" w:author="An Tran, ACA (BUV)" w:date="2024-09-13T01:19:00Z" w16du:dateUtc="2024-09-12T18:19:00Z">
          <w:pPr>
            <w:pStyle w:val="ListParagraph"/>
            <w:tabs>
              <w:tab w:val="left" w:pos="630"/>
              <w:tab w:val="left" w:pos="1080"/>
            </w:tabs>
            <w:ind w:left="0" w:firstLine="0"/>
            <w:contextualSpacing w:val="0"/>
          </w:pPr>
        </w:pPrChange>
      </w:pPr>
      <w:del w:id="5855" w:author="An Tran, ACA (BUV)" w:date="2024-09-13T01:19:00Z" w16du:dateUtc="2024-09-12T18:19:00Z">
        <w:r w:rsidRPr="004373E8" w:rsidDel="00637308">
          <w:rPr>
            <w:rFonts w:ascii="iCiel Avenir LT Std 35 Light" w:hAnsi="iCiel Avenir LT Std 35 Light" w:cs="Arial"/>
            <w:sz w:val="22"/>
            <w:szCs w:val="22"/>
            <w:lang w:val="vi-VN"/>
          </w:rPr>
          <w:delText>Staffordshire University doesn’t provide Overall Average Percentage Mark (GPA) and classification for Year 1 and Year 2. However, student can calculate the overall percentage in each academic year by themselves using the follow formular:</w:delText>
        </w:r>
        <w:bookmarkStart w:id="5856" w:name="_Toc177116657"/>
        <w:bookmarkStart w:id="5857" w:name="_Toc177119423"/>
        <w:bookmarkStart w:id="5858" w:name="_Toc177119835"/>
        <w:bookmarkStart w:id="5859" w:name="_Toc177145993"/>
        <w:bookmarkStart w:id="5860" w:name="_Toc177146402"/>
        <w:bookmarkEnd w:id="5856"/>
        <w:bookmarkEnd w:id="5857"/>
        <w:bookmarkEnd w:id="5858"/>
        <w:bookmarkEnd w:id="5859"/>
        <w:bookmarkEnd w:id="5860"/>
      </w:del>
    </w:p>
    <w:p w14:paraId="180F7A25" w14:textId="6DF22341" w:rsidR="00D9034C" w:rsidRPr="00637308" w:rsidDel="00637308" w:rsidRDefault="00D9034C">
      <w:pPr>
        <w:pStyle w:val="ListParagraph"/>
        <w:numPr>
          <w:ilvl w:val="0"/>
          <w:numId w:val="44"/>
        </w:numPr>
        <w:tabs>
          <w:tab w:val="left" w:pos="630"/>
          <w:tab w:val="left" w:pos="990"/>
        </w:tabs>
        <w:ind w:left="0" w:firstLine="720"/>
        <w:contextualSpacing w:val="0"/>
        <w:rPr>
          <w:del w:id="5861" w:author="An Tran, ACA (BUV)" w:date="2024-09-13T01:19:00Z" w16du:dateUtc="2024-09-12T18:19:00Z"/>
          <w:rFonts w:ascii="iCiel Avenir LT Std 35 Light" w:hAnsi="iCiel Avenir LT Std 35 Light" w:cs="Arial"/>
          <w:sz w:val="22"/>
          <w:szCs w:val="22"/>
          <w:lang w:val="vi-VN"/>
          <w:rPrChange w:id="5862" w:author="An Tran, ACA (BUV)" w:date="2024-09-13T01:19:00Z" w16du:dateUtc="2024-09-12T18:19:00Z">
            <w:rPr>
              <w:del w:id="5863" w:author="An Tran, ACA (BUV)" w:date="2024-09-13T01:19:00Z" w16du:dateUtc="2024-09-12T18:19:00Z"/>
              <w:rFonts w:ascii="iCiel Avenir LT Std 35 Light" w:hAnsi="iCiel Avenir LT Std 35 Light" w:cs="Arial"/>
              <w:sz w:val="22"/>
              <w:szCs w:val="22"/>
            </w:rPr>
          </w:rPrChange>
        </w:rPr>
        <w:pPrChange w:id="5864" w:author="An Tran, ACA (BUV)" w:date="2024-09-13T01:19:00Z" w16du:dateUtc="2024-09-12T18:19:00Z">
          <w:pPr>
            <w:pStyle w:val="ListParagraph"/>
            <w:tabs>
              <w:tab w:val="left" w:pos="630"/>
              <w:tab w:val="left" w:pos="1080"/>
            </w:tabs>
            <w:ind w:left="0" w:firstLine="0"/>
            <w:contextualSpacing w:val="0"/>
          </w:pPr>
        </w:pPrChange>
      </w:pPr>
      <w:del w:id="5865" w:author="An Tran, ACA (BUV)" w:date="2024-09-13T01:19:00Z" w16du:dateUtc="2024-09-12T18:19:00Z">
        <w:r w:rsidRPr="004373E8" w:rsidDel="00637308">
          <w:rPr>
            <w:rFonts w:ascii="iCiel Avenir LT Std 35 Light" w:hAnsi="iCiel Avenir LT Std 35 Light" w:cs="Arial"/>
            <w:sz w:val="22"/>
            <w:szCs w:val="22"/>
            <w:lang w:val="vi-VN"/>
          </w:rPr>
          <w:delText>Average Level 4,5,6 (Year 1,2,3) passed core = (Module 1 x credit 1 + Module 2 x credit 2 +... Module n x credit n) /Total credits (taken in one year/ one Level).</w:delText>
        </w:r>
        <w:bookmarkStart w:id="5866" w:name="_Toc177116658"/>
        <w:bookmarkStart w:id="5867" w:name="_Toc177119424"/>
        <w:bookmarkStart w:id="5868" w:name="_Toc177119836"/>
        <w:bookmarkStart w:id="5869" w:name="_Toc177145994"/>
        <w:bookmarkStart w:id="5870" w:name="_Toc177146403"/>
        <w:bookmarkEnd w:id="5866"/>
        <w:bookmarkEnd w:id="5867"/>
        <w:bookmarkEnd w:id="5868"/>
        <w:bookmarkEnd w:id="5869"/>
        <w:bookmarkEnd w:id="5870"/>
      </w:del>
    </w:p>
    <w:p w14:paraId="7E0C4FBA" w14:textId="061B0B8E" w:rsidR="00D9034C" w:rsidRPr="00637308" w:rsidDel="00637308" w:rsidRDefault="00D9034C">
      <w:pPr>
        <w:pStyle w:val="ListParagraph"/>
        <w:numPr>
          <w:ilvl w:val="0"/>
          <w:numId w:val="44"/>
        </w:numPr>
        <w:tabs>
          <w:tab w:val="left" w:pos="630"/>
          <w:tab w:val="left" w:pos="990"/>
        </w:tabs>
        <w:ind w:left="0" w:firstLine="720"/>
        <w:contextualSpacing w:val="0"/>
        <w:rPr>
          <w:del w:id="5871" w:author="An Tran, ACA (BUV)" w:date="2024-09-13T01:19:00Z" w16du:dateUtc="2024-09-12T18:19:00Z"/>
          <w:rFonts w:ascii="iCiel Avenir LT Std 35 Light" w:hAnsi="iCiel Avenir LT Std 35 Light" w:cs="Arial"/>
          <w:sz w:val="22"/>
          <w:szCs w:val="22"/>
          <w:lang w:val="vi-VN"/>
          <w:rPrChange w:id="5872" w:author="An Tran, ACA (BUV)" w:date="2024-09-13T01:19:00Z" w16du:dateUtc="2024-09-12T18:19:00Z">
            <w:rPr>
              <w:del w:id="5873" w:author="An Tran, ACA (BUV)" w:date="2024-09-13T01:19:00Z" w16du:dateUtc="2024-09-12T18:19:00Z"/>
              <w:rFonts w:ascii="iCiel Avenir LT Std 35 Light" w:hAnsi="iCiel Avenir LT Std 35 Light" w:cs="Arial"/>
              <w:i/>
              <w:iCs/>
              <w:sz w:val="22"/>
              <w:szCs w:val="22"/>
              <w:lang w:val="vi-VN"/>
            </w:rPr>
          </w:rPrChange>
        </w:rPr>
        <w:pPrChange w:id="5874" w:author="An Tran, ACA (BUV)" w:date="2024-09-13T01:19:00Z" w16du:dateUtc="2024-09-12T18:19:00Z">
          <w:pPr>
            <w:pStyle w:val="ListParagraph"/>
            <w:tabs>
              <w:tab w:val="left" w:pos="630"/>
              <w:tab w:val="left" w:pos="1080"/>
            </w:tabs>
            <w:ind w:left="0" w:firstLine="0"/>
            <w:contextualSpacing w:val="0"/>
          </w:pPr>
        </w:pPrChange>
      </w:pPr>
      <w:del w:id="5875" w:author="An Tran, ACA (BUV)" w:date="2024-09-13T01:19:00Z" w16du:dateUtc="2024-09-12T18:19:00Z">
        <w:r w:rsidRPr="00637308" w:rsidDel="00637308">
          <w:rPr>
            <w:rFonts w:ascii="iCiel Avenir LT Std 35 Light" w:hAnsi="iCiel Avenir LT Std 35 Light" w:cs="Arial"/>
            <w:sz w:val="22"/>
            <w:szCs w:val="22"/>
            <w:lang w:val="vi-VN"/>
            <w:rPrChange w:id="5876" w:author="An Tran, ACA (BUV)" w:date="2024-09-13T01:19:00Z" w16du:dateUtc="2024-09-12T18:19:00Z">
              <w:rPr>
                <w:rFonts w:ascii="iCiel Avenir LT Std 35 Light" w:hAnsi="iCiel Avenir LT Std 35 Light" w:cs="Arial"/>
                <w:i/>
                <w:iCs/>
                <w:sz w:val="22"/>
                <w:szCs w:val="22"/>
                <w:lang w:val="vi-VN"/>
              </w:rPr>
            </w:rPrChange>
          </w:rPr>
          <w:delText>Đại học Staffordshie không cung cấp điểm trung bình (GPA) riêng cho năm nhất và năm 2. Tuy nhiên, sinh viên có thể tự tính điểm trung bình cho mỗi năm học theo công thức sau:</w:delText>
        </w:r>
        <w:bookmarkStart w:id="5877" w:name="_Toc177116659"/>
        <w:bookmarkStart w:id="5878" w:name="_Toc177119425"/>
        <w:bookmarkStart w:id="5879" w:name="_Toc177119837"/>
        <w:bookmarkStart w:id="5880" w:name="_Toc177145995"/>
        <w:bookmarkStart w:id="5881" w:name="_Toc177146404"/>
        <w:bookmarkEnd w:id="5877"/>
        <w:bookmarkEnd w:id="5878"/>
        <w:bookmarkEnd w:id="5879"/>
        <w:bookmarkEnd w:id="5880"/>
        <w:bookmarkEnd w:id="5881"/>
      </w:del>
    </w:p>
    <w:p w14:paraId="395B9C84" w14:textId="7B48AF5B" w:rsidR="00D9034C" w:rsidRPr="00637308" w:rsidDel="00637308" w:rsidRDefault="00D9034C">
      <w:pPr>
        <w:pStyle w:val="ListParagraph"/>
        <w:numPr>
          <w:ilvl w:val="0"/>
          <w:numId w:val="44"/>
        </w:numPr>
        <w:tabs>
          <w:tab w:val="left" w:pos="630"/>
          <w:tab w:val="left" w:pos="990"/>
        </w:tabs>
        <w:ind w:left="0" w:firstLine="720"/>
        <w:contextualSpacing w:val="0"/>
        <w:rPr>
          <w:del w:id="5882" w:author="An Tran, ACA (BUV)" w:date="2024-09-13T01:19:00Z" w16du:dateUtc="2024-09-12T18:19:00Z"/>
          <w:rFonts w:ascii="iCiel Avenir LT Std 35 Light" w:hAnsi="iCiel Avenir LT Std 35 Light" w:cs="Arial"/>
          <w:sz w:val="22"/>
          <w:szCs w:val="22"/>
          <w:lang w:val="vi-VN"/>
          <w:rPrChange w:id="5883" w:author="An Tran, ACA (BUV)" w:date="2024-09-13T01:19:00Z" w16du:dateUtc="2024-09-12T18:19:00Z">
            <w:rPr>
              <w:del w:id="5884" w:author="An Tran, ACA (BUV)" w:date="2024-09-13T01:19:00Z" w16du:dateUtc="2024-09-12T18:19:00Z"/>
              <w:rFonts w:ascii="iCiel Avenir LT Std 35 Light" w:hAnsi="iCiel Avenir LT Std 35 Light" w:cs="Arial"/>
              <w:i/>
              <w:iCs/>
              <w:sz w:val="22"/>
              <w:szCs w:val="22"/>
              <w:lang w:val="vi-VN"/>
            </w:rPr>
          </w:rPrChange>
        </w:rPr>
        <w:pPrChange w:id="5885" w:author="An Tran, ACA (BUV)" w:date="2024-09-13T01:19:00Z" w16du:dateUtc="2024-09-12T18:19:00Z">
          <w:pPr>
            <w:pStyle w:val="ListParagraph"/>
            <w:tabs>
              <w:tab w:val="left" w:pos="630"/>
              <w:tab w:val="left" w:pos="1080"/>
            </w:tabs>
            <w:ind w:left="0" w:firstLine="0"/>
            <w:contextualSpacing w:val="0"/>
          </w:pPr>
        </w:pPrChange>
      </w:pPr>
      <w:del w:id="5886" w:author="An Tran, ACA (BUV)" w:date="2024-09-13T01:19:00Z" w16du:dateUtc="2024-09-12T18:19:00Z">
        <w:r w:rsidRPr="00637308" w:rsidDel="00637308">
          <w:rPr>
            <w:rFonts w:ascii="iCiel Avenir LT Std 35 Light" w:hAnsi="iCiel Avenir LT Std 35 Light" w:cs="Arial"/>
            <w:sz w:val="22"/>
            <w:szCs w:val="22"/>
            <w:lang w:val="vi-VN"/>
            <w:rPrChange w:id="5887" w:author="An Tran, ACA (BUV)" w:date="2024-09-13T01:19:00Z" w16du:dateUtc="2024-09-12T18:19:00Z">
              <w:rPr>
                <w:rFonts w:ascii="iCiel Avenir LT Std 35 Light" w:hAnsi="iCiel Avenir LT Std 35 Light" w:cs="Arial"/>
                <w:i/>
                <w:iCs/>
                <w:sz w:val="22"/>
                <w:szCs w:val="22"/>
                <w:lang w:val="vi-VN"/>
              </w:rPr>
            </w:rPrChange>
          </w:rPr>
          <w:delText>Điểm trung bình Level 4,5,6 (năm nhất, hai và ba) = (Điểm môn 1 x số tín chỉ môn 1+ Điểm môn 2 x số tín chỉ môn 2 + … Điểm môn n x số tín chỉ môn n) / Tổng số tín chỉ trong một level/ năm đó.</w:delText>
        </w:r>
        <w:bookmarkStart w:id="5888" w:name="_Toc177116660"/>
        <w:bookmarkStart w:id="5889" w:name="_Toc177119426"/>
        <w:bookmarkStart w:id="5890" w:name="_Toc177119838"/>
        <w:bookmarkStart w:id="5891" w:name="_Toc177145996"/>
        <w:bookmarkStart w:id="5892" w:name="_Toc177146405"/>
        <w:bookmarkEnd w:id="5888"/>
        <w:bookmarkEnd w:id="5889"/>
        <w:bookmarkEnd w:id="5890"/>
        <w:bookmarkEnd w:id="5891"/>
        <w:bookmarkEnd w:id="5892"/>
      </w:del>
    </w:p>
    <w:p w14:paraId="0A9036DE" w14:textId="515EE611" w:rsidR="00D9034C" w:rsidRPr="00637308" w:rsidDel="00637308" w:rsidRDefault="00D9034C">
      <w:pPr>
        <w:pStyle w:val="Question"/>
        <w:numPr>
          <w:ilvl w:val="0"/>
          <w:numId w:val="44"/>
        </w:numPr>
        <w:tabs>
          <w:tab w:val="left" w:pos="630"/>
          <w:tab w:val="left" w:pos="990"/>
        </w:tabs>
        <w:spacing w:before="100" w:line="400" w:lineRule="exact"/>
        <w:ind w:left="0" w:firstLine="720"/>
        <w:rPr>
          <w:del w:id="5893" w:author="An Tran, ACA (BUV)" w:date="2024-09-13T01:19:00Z" w16du:dateUtc="2024-09-12T18:19:00Z"/>
          <w:rFonts w:cs="Arial"/>
          <w:szCs w:val="22"/>
          <w:lang w:val="vi-VN"/>
          <w:rPrChange w:id="5894" w:author="An Tran, ACA (BUV)" w:date="2024-09-13T01:19:00Z" w16du:dateUtc="2024-09-12T18:19:00Z">
            <w:rPr>
              <w:del w:id="5895" w:author="An Tran, ACA (BUV)" w:date="2024-09-13T01:19:00Z" w16du:dateUtc="2024-09-12T18:19:00Z"/>
              <w:rFonts w:cs="Arial"/>
              <w:i/>
              <w:iCs/>
              <w:szCs w:val="22"/>
              <w:lang w:val="vi-VN"/>
            </w:rPr>
          </w:rPrChange>
        </w:rPr>
        <w:pPrChange w:id="5896"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5897" w:name="_Toc107734216"/>
      <w:bookmarkStart w:id="5898" w:name="_Toc107734430"/>
      <w:bookmarkStart w:id="5899" w:name="_Toc107734882"/>
      <w:bookmarkStart w:id="5900" w:name="_Toc107735104"/>
      <w:bookmarkStart w:id="5901" w:name="_Toc107735231"/>
      <w:bookmarkStart w:id="5902" w:name="_Toc107735336"/>
      <w:bookmarkStart w:id="5903" w:name="_Toc107735440"/>
      <w:bookmarkStart w:id="5904" w:name="_Toc107735543"/>
      <w:bookmarkStart w:id="5905" w:name="_Toc107735648"/>
      <w:bookmarkStart w:id="5906" w:name="_Toc107735752"/>
      <w:bookmarkStart w:id="5907" w:name="_Toc107735856"/>
      <w:bookmarkStart w:id="5908" w:name="_Toc107735960"/>
      <w:bookmarkStart w:id="5909" w:name="_Toc107736113"/>
      <w:bookmarkStart w:id="5910" w:name="_Toc107736260"/>
      <w:bookmarkStart w:id="5911" w:name="_Toc107736364"/>
      <w:bookmarkStart w:id="5912" w:name="_Toc107736586"/>
      <w:bookmarkStart w:id="5913" w:name="_Toc107736689"/>
      <w:bookmarkStart w:id="5914" w:name="_Toc107736792"/>
      <w:bookmarkStart w:id="5915" w:name="_Toc107736896"/>
      <w:bookmarkStart w:id="5916" w:name="_Toc107737748"/>
      <w:bookmarkStart w:id="5917" w:name="_Toc108099137"/>
      <w:bookmarkStart w:id="5918" w:name="_Toc113975552"/>
      <w:bookmarkStart w:id="5919" w:name="_Toc113976069"/>
      <w:bookmarkStart w:id="5920" w:name="_Toc114065599"/>
      <w:bookmarkStart w:id="5921" w:name="_Toc114065995"/>
      <w:bookmarkStart w:id="5922" w:name="_Toc113977105"/>
      <w:bookmarkStart w:id="5923" w:name="_Toc122700183"/>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del w:id="5924" w:author="An Tran, ACA (BUV)" w:date="2024-09-13T01:19:00Z" w16du:dateUtc="2024-09-12T18:19:00Z">
        <w:r w:rsidRPr="004373E8" w:rsidDel="00637308">
          <w:rPr>
            <w:rFonts w:cs="Arial"/>
            <w:szCs w:val="22"/>
            <w:lang w:val="vi-VN"/>
          </w:rPr>
          <w:delText>When will a student’s final GPA &amp; classification be available? How are student’s GPA &amp; classification calculated?</w:delText>
        </w:r>
        <w:r w:rsidRPr="00637308" w:rsidDel="00637308">
          <w:rPr>
            <w:rFonts w:cs="Arial"/>
            <w:szCs w:val="22"/>
            <w:lang w:val="vi-VN"/>
          </w:rPr>
          <w:delText xml:space="preserve"> </w:delText>
        </w:r>
        <w:r w:rsidRPr="004373E8" w:rsidDel="00637308">
          <w:rPr>
            <w:rFonts w:cs="Arial"/>
            <w:szCs w:val="22"/>
            <w:lang w:val="vi-VN"/>
          </w:rPr>
          <w:delText xml:space="preserve">What is the graduation condition? </w:delText>
        </w:r>
        <w:r w:rsidRPr="00F838A1" w:rsidDel="00637308">
          <w:rPr>
            <w:rFonts w:cs="Arial"/>
            <w:szCs w:val="22"/>
            <w:lang w:val="vi-VN"/>
          </w:rPr>
          <w:delText xml:space="preserve">/ </w:delText>
        </w:r>
        <w:r w:rsidRPr="00637308" w:rsidDel="00637308">
          <w:rPr>
            <w:rFonts w:cs="Arial"/>
            <w:szCs w:val="22"/>
            <w:lang w:val="vi-VN"/>
            <w:rPrChange w:id="5925" w:author="An Tran, ACA (BUV)" w:date="2024-09-13T01:19:00Z" w16du:dateUtc="2024-09-12T18:19:00Z">
              <w:rPr>
                <w:rFonts w:cs="Arial"/>
                <w:i/>
                <w:iCs/>
                <w:szCs w:val="22"/>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bookmarkStart w:id="5926" w:name="_Toc177116661"/>
        <w:bookmarkStart w:id="5927" w:name="_Toc177119427"/>
        <w:bookmarkStart w:id="5928" w:name="_Toc177119839"/>
        <w:bookmarkStart w:id="5929" w:name="_Toc177145997"/>
        <w:bookmarkStart w:id="5930" w:name="_Toc177146406"/>
        <w:bookmarkEnd w:id="5922"/>
        <w:bookmarkEnd w:id="5923"/>
        <w:bookmarkEnd w:id="5926"/>
        <w:bookmarkEnd w:id="5927"/>
        <w:bookmarkEnd w:id="5928"/>
        <w:bookmarkEnd w:id="5929"/>
        <w:bookmarkEnd w:id="5930"/>
      </w:del>
    </w:p>
    <w:p w14:paraId="59959DFE" w14:textId="53810931"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5931" w:author="An Tran, ACA (BUV)" w:date="2024-09-13T01:19:00Z" w16du:dateUtc="2024-09-12T18:19:00Z"/>
          <w:rFonts w:ascii="iCiel Avenir LT Std 35 Light" w:hAnsi="iCiel Avenir LT Std 35 Light" w:cs="Arial"/>
          <w:b/>
          <w:sz w:val="22"/>
          <w:szCs w:val="22"/>
          <w:lang w:val="vi-VN"/>
          <w:rPrChange w:id="5932" w:author="An Tran, ACA (BUV)" w:date="2024-09-13T01:19:00Z" w16du:dateUtc="2024-09-12T18:19:00Z">
            <w:rPr>
              <w:del w:id="5933" w:author="An Tran, ACA (BUV)" w:date="2024-09-13T01:19:00Z" w16du:dateUtc="2024-09-12T18:19:00Z"/>
              <w:rFonts w:ascii="iCiel Avenir LT Std 35 Light" w:hAnsi="iCiel Avenir LT Std 35 Light" w:cs="Arial"/>
              <w:b/>
              <w:bCs/>
              <w:sz w:val="22"/>
              <w:szCs w:val="22"/>
              <w:u w:val="single"/>
              <w:lang w:val="vi-VN"/>
            </w:rPr>
          </w:rPrChange>
        </w:rPr>
        <w:pPrChange w:id="5934" w:author="An Tran, ACA (BUV)" w:date="2024-09-13T01:19:00Z" w16du:dateUtc="2024-09-12T18:19:00Z">
          <w:pPr>
            <w:pStyle w:val="ListParagraph"/>
            <w:tabs>
              <w:tab w:val="left" w:pos="630"/>
              <w:tab w:val="left" w:pos="720"/>
              <w:tab w:val="left" w:pos="1080"/>
            </w:tabs>
            <w:ind w:left="0"/>
            <w:contextualSpacing w:val="0"/>
          </w:pPr>
        </w:pPrChange>
      </w:pPr>
      <w:del w:id="5935" w:author="An Tran, ACA (BUV)" w:date="2024-09-13T01:19:00Z" w16du:dateUtc="2024-09-12T18:19:00Z">
        <w:r w:rsidRPr="00637308" w:rsidDel="00637308">
          <w:rPr>
            <w:rFonts w:ascii="iCiel Avenir LT Std 35 Light" w:hAnsi="iCiel Avenir LT Std 35 Light" w:cs="Arial"/>
            <w:b/>
            <w:sz w:val="22"/>
            <w:szCs w:val="22"/>
            <w:lang w:val="vi-VN"/>
            <w:rPrChange w:id="5936"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5937"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5938" w:author="An Tran, ACA (BUV)" w:date="2024-09-13T01:19:00Z" w16du:dateUtc="2024-09-12T18:19:00Z">
              <w:rPr>
                <w:rFonts w:ascii="iCiel Avenir LT Std 35 Light" w:hAnsi="iCiel Avenir LT Std 35 Light" w:cs="Arial"/>
                <w:b/>
                <w:bCs/>
                <w:sz w:val="22"/>
                <w:szCs w:val="22"/>
                <w:u w:val="single"/>
                <w:lang w:val="vi-VN"/>
              </w:rPr>
            </w:rPrChange>
          </w:rPr>
          <w:delText>:</w:delText>
        </w:r>
        <w:r w:rsidRPr="004373E8" w:rsidDel="00637308">
          <w:rPr>
            <w:rFonts w:ascii="iCiel Avenir LT Std 35 Light" w:hAnsi="iCiel Avenir LT Std 35 Light" w:cs="Arial"/>
            <w:sz w:val="22"/>
            <w:szCs w:val="22"/>
            <w:lang w:val="vi-VN"/>
          </w:rPr>
          <w:tab/>
        </w:r>
        <w:bookmarkStart w:id="5939" w:name="_Toc177116662"/>
        <w:bookmarkStart w:id="5940" w:name="_Toc177119428"/>
        <w:bookmarkStart w:id="5941" w:name="_Toc177119840"/>
        <w:bookmarkStart w:id="5942" w:name="_Toc177145998"/>
        <w:bookmarkStart w:id="5943" w:name="_Toc177146407"/>
        <w:bookmarkEnd w:id="5939"/>
        <w:bookmarkEnd w:id="5940"/>
        <w:bookmarkEnd w:id="5941"/>
        <w:bookmarkEnd w:id="5942"/>
        <w:bookmarkEnd w:id="5943"/>
      </w:del>
    </w:p>
    <w:p w14:paraId="5BDAEDB7" w14:textId="220EB1F1" w:rsidR="00D9034C" w:rsidRPr="004373E8" w:rsidDel="00637308" w:rsidRDefault="00D9034C">
      <w:pPr>
        <w:numPr>
          <w:ilvl w:val="0"/>
          <w:numId w:val="44"/>
        </w:numPr>
        <w:tabs>
          <w:tab w:val="left" w:pos="630"/>
          <w:tab w:val="left" w:pos="720"/>
          <w:tab w:val="left" w:pos="990"/>
        </w:tabs>
        <w:ind w:left="0" w:firstLine="720"/>
        <w:rPr>
          <w:del w:id="5944" w:author="An Tran, ACA (BUV)" w:date="2024-09-13T01:19:00Z" w16du:dateUtc="2024-09-12T18:19:00Z"/>
          <w:rFonts w:ascii="iCiel Avenir LT Std 35 Light" w:hAnsi="iCiel Avenir LT Std 35 Light" w:cs="Arial"/>
          <w:sz w:val="22"/>
          <w:szCs w:val="22"/>
          <w:lang w:val="vi-VN"/>
        </w:rPr>
        <w:pPrChange w:id="5945" w:author="An Tran, ACA (BUV)" w:date="2024-09-13T01:19:00Z" w16du:dateUtc="2024-09-12T18:19:00Z">
          <w:pPr>
            <w:tabs>
              <w:tab w:val="left" w:pos="630"/>
              <w:tab w:val="left" w:pos="720"/>
              <w:tab w:val="left" w:pos="1080"/>
            </w:tabs>
            <w:ind w:firstLine="0"/>
          </w:pPr>
        </w:pPrChange>
      </w:pPr>
      <w:del w:id="5946" w:author="An Tran, ACA (BUV)" w:date="2024-09-13T01:19:00Z" w16du:dateUtc="2024-09-12T18:19:00Z">
        <w:r w:rsidRPr="004373E8" w:rsidDel="00637308">
          <w:rPr>
            <w:rFonts w:ascii="iCiel Avenir LT Std 35 Light" w:hAnsi="iCiel Avenir LT Std 35 Light" w:cs="Arial"/>
            <w:sz w:val="22"/>
            <w:szCs w:val="22"/>
            <w:lang w:val="vi-VN"/>
          </w:rPr>
          <w:delText xml:space="preserve">If </w:delText>
        </w:r>
        <w:r w:rsidR="00F06962" w:rsidRPr="004373E8" w:rsidDel="00637308">
          <w:rPr>
            <w:rFonts w:ascii="iCiel Avenir LT Std 35 Light" w:hAnsi="iCiel Avenir LT Std 35 Light" w:cs="Arial"/>
            <w:sz w:val="22"/>
            <w:szCs w:val="22"/>
            <w:lang w:val="vi-VN"/>
          </w:rPr>
          <w:delText>a student</w:delText>
        </w:r>
        <w:r w:rsidRPr="004373E8" w:rsidDel="00637308">
          <w:rPr>
            <w:rFonts w:ascii="iCiel Avenir LT Std 35 Light" w:hAnsi="iCiel Avenir LT Std 35 Light" w:cs="Arial"/>
            <w:sz w:val="22"/>
            <w:szCs w:val="22"/>
            <w:lang w:val="vi-VN"/>
          </w:rPr>
          <w:delText xml:space="preserve"> studies Staffordshire University programme, GPA will be calculated at the end of the programme and visible in a student’s official final transcript. A student’s final GPA and classification needs to go through a verification process and needs to be agreed by </w:delText>
        </w:r>
        <w:r w:rsidR="00F06962" w:rsidRPr="004373E8" w:rsidDel="00637308">
          <w:rPr>
            <w:rFonts w:ascii="iCiel Avenir LT Std 35 Light" w:hAnsi="iCiel Avenir LT Std 35 Light" w:cs="Arial"/>
            <w:sz w:val="22"/>
            <w:szCs w:val="22"/>
            <w:lang w:val="vi-VN"/>
          </w:rPr>
          <w:delText>the External</w:delText>
        </w:r>
        <w:r w:rsidRPr="004373E8" w:rsidDel="00637308">
          <w:rPr>
            <w:rFonts w:ascii="iCiel Avenir LT Std 35 Light" w:hAnsi="iCiel Avenir LT Std 35 Light" w:cs="Arial"/>
            <w:sz w:val="22"/>
            <w:szCs w:val="22"/>
            <w:lang w:val="vi-VN"/>
          </w:rPr>
          <w:delText xml:space="preserve"> Examination Board. Therefore, until it is ready and approved to be delivered, BUV can only provide student the provisional GPA to date. The final GPA calculation is 30% of level 5 (Year 2) and 70% of level 6 (Year 3). Overall score &amp; corresponding base classification are as below:</w:delText>
        </w:r>
        <w:bookmarkStart w:id="5947" w:name="_Toc177116663"/>
        <w:bookmarkStart w:id="5948" w:name="_Toc177119429"/>
        <w:bookmarkStart w:id="5949" w:name="_Toc177119841"/>
        <w:bookmarkStart w:id="5950" w:name="_Toc177145999"/>
        <w:bookmarkStart w:id="5951" w:name="_Toc177146408"/>
        <w:bookmarkEnd w:id="5947"/>
        <w:bookmarkEnd w:id="5948"/>
        <w:bookmarkEnd w:id="5949"/>
        <w:bookmarkEnd w:id="5950"/>
        <w:bookmarkEnd w:id="5951"/>
      </w:del>
    </w:p>
    <w:p w14:paraId="78DE7A84" w14:textId="61841303"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952" w:author="An Tran, ACA (BUV)" w:date="2024-09-13T01:19:00Z" w16du:dateUtc="2024-09-12T18:19:00Z"/>
          <w:rFonts w:ascii="iCiel Avenir LT Std 35 Light" w:hAnsi="iCiel Avenir LT Std 35 Light" w:cs="Arial"/>
          <w:sz w:val="22"/>
          <w:szCs w:val="22"/>
          <w:lang w:val="vi-VN"/>
        </w:rPr>
        <w:pPrChange w:id="5953"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954" w:author="An Tran, ACA (BUV)" w:date="2024-09-13T01:19:00Z" w16du:dateUtc="2024-09-12T18:19:00Z">
        <w:r w:rsidRPr="004373E8" w:rsidDel="00637308">
          <w:rPr>
            <w:rFonts w:ascii="iCiel Avenir LT Std 35 Light" w:hAnsi="iCiel Avenir LT Std 35 Light" w:cs="Arial"/>
            <w:sz w:val="22"/>
            <w:szCs w:val="22"/>
            <w:lang w:val="vi-VN"/>
          </w:rPr>
          <w:delText>From 70% to 100%: First Class Honours</w:delText>
        </w:r>
        <w:bookmarkStart w:id="5955" w:name="_Toc177116664"/>
        <w:bookmarkStart w:id="5956" w:name="_Toc177119430"/>
        <w:bookmarkStart w:id="5957" w:name="_Toc177119842"/>
        <w:bookmarkStart w:id="5958" w:name="_Toc177146000"/>
        <w:bookmarkStart w:id="5959" w:name="_Toc177146409"/>
        <w:bookmarkEnd w:id="5955"/>
        <w:bookmarkEnd w:id="5956"/>
        <w:bookmarkEnd w:id="5957"/>
        <w:bookmarkEnd w:id="5958"/>
        <w:bookmarkEnd w:id="5959"/>
      </w:del>
    </w:p>
    <w:p w14:paraId="0A0F0F85" w14:textId="2C0EF4B5"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960" w:author="An Tran, ACA (BUV)" w:date="2024-09-13T01:19:00Z" w16du:dateUtc="2024-09-12T18:19:00Z"/>
          <w:rFonts w:ascii="iCiel Avenir LT Std 35 Light" w:hAnsi="iCiel Avenir LT Std 35 Light" w:cs="Arial"/>
          <w:sz w:val="22"/>
          <w:szCs w:val="22"/>
          <w:lang w:val="vi-VN"/>
        </w:rPr>
        <w:pPrChange w:id="5961"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962" w:author="An Tran, ACA (BUV)" w:date="2024-09-13T01:19:00Z" w16du:dateUtc="2024-09-12T18:19:00Z">
        <w:r w:rsidRPr="004373E8" w:rsidDel="00637308">
          <w:rPr>
            <w:rFonts w:ascii="iCiel Avenir LT Std 35 Light" w:hAnsi="iCiel Avenir LT Std 35 Light" w:cs="Arial"/>
            <w:sz w:val="22"/>
            <w:szCs w:val="22"/>
            <w:lang w:val="vi-VN"/>
          </w:rPr>
          <w:delText>From 60% to 69%: Upper Second-Class Honours</w:delText>
        </w:r>
        <w:bookmarkStart w:id="5963" w:name="_Toc177116665"/>
        <w:bookmarkStart w:id="5964" w:name="_Toc177119431"/>
        <w:bookmarkStart w:id="5965" w:name="_Toc177119843"/>
        <w:bookmarkStart w:id="5966" w:name="_Toc177146001"/>
        <w:bookmarkStart w:id="5967" w:name="_Toc177146410"/>
        <w:bookmarkEnd w:id="5963"/>
        <w:bookmarkEnd w:id="5964"/>
        <w:bookmarkEnd w:id="5965"/>
        <w:bookmarkEnd w:id="5966"/>
        <w:bookmarkEnd w:id="5967"/>
      </w:del>
    </w:p>
    <w:p w14:paraId="7ED314A4" w14:textId="1230A80B"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968" w:author="An Tran, ACA (BUV)" w:date="2024-09-13T01:19:00Z" w16du:dateUtc="2024-09-12T18:19:00Z"/>
          <w:rFonts w:ascii="iCiel Avenir LT Std 35 Light" w:hAnsi="iCiel Avenir LT Std 35 Light" w:cs="Arial"/>
          <w:sz w:val="22"/>
          <w:szCs w:val="22"/>
          <w:lang w:val="vi-VN"/>
        </w:rPr>
        <w:pPrChange w:id="5969"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970" w:author="An Tran, ACA (BUV)" w:date="2024-09-13T01:19:00Z" w16du:dateUtc="2024-09-12T18:19:00Z">
        <w:r w:rsidRPr="004373E8" w:rsidDel="00637308">
          <w:rPr>
            <w:rFonts w:ascii="iCiel Avenir LT Std 35 Light" w:hAnsi="iCiel Avenir LT Std 35 Light" w:cs="Arial"/>
            <w:sz w:val="22"/>
            <w:szCs w:val="22"/>
            <w:lang w:val="vi-VN"/>
          </w:rPr>
          <w:delText>From 50% to 59%: Lower Second-Class Honours</w:delText>
        </w:r>
        <w:bookmarkStart w:id="5971" w:name="_Toc177116666"/>
        <w:bookmarkStart w:id="5972" w:name="_Toc177119432"/>
        <w:bookmarkStart w:id="5973" w:name="_Toc177119844"/>
        <w:bookmarkStart w:id="5974" w:name="_Toc177146002"/>
        <w:bookmarkStart w:id="5975" w:name="_Toc177146411"/>
        <w:bookmarkEnd w:id="5971"/>
        <w:bookmarkEnd w:id="5972"/>
        <w:bookmarkEnd w:id="5973"/>
        <w:bookmarkEnd w:id="5974"/>
        <w:bookmarkEnd w:id="5975"/>
      </w:del>
    </w:p>
    <w:p w14:paraId="02CBC1AE" w14:textId="20ACA3C1"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976" w:author="An Tran, ACA (BUV)" w:date="2024-09-13T01:19:00Z" w16du:dateUtc="2024-09-12T18:19:00Z"/>
          <w:rFonts w:ascii="iCiel Avenir LT Std 35 Light" w:hAnsi="iCiel Avenir LT Std 35 Light" w:cs="Arial"/>
          <w:sz w:val="22"/>
          <w:szCs w:val="22"/>
          <w:lang w:val="vi-VN"/>
        </w:rPr>
        <w:pPrChange w:id="5977"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978" w:author="An Tran, ACA (BUV)" w:date="2024-09-13T01:19:00Z" w16du:dateUtc="2024-09-12T18:19:00Z">
        <w:r w:rsidRPr="004373E8" w:rsidDel="00637308">
          <w:rPr>
            <w:rFonts w:ascii="iCiel Avenir LT Std 35 Light" w:hAnsi="iCiel Avenir LT Std 35 Light" w:cs="Arial"/>
            <w:sz w:val="22"/>
            <w:szCs w:val="22"/>
            <w:lang w:val="vi-VN"/>
          </w:rPr>
          <w:delText>From 40% to 49%: Third Class Honours</w:delText>
        </w:r>
        <w:bookmarkStart w:id="5979" w:name="_Toc177116667"/>
        <w:bookmarkStart w:id="5980" w:name="_Toc177119433"/>
        <w:bookmarkStart w:id="5981" w:name="_Toc177119845"/>
        <w:bookmarkStart w:id="5982" w:name="_Toc177146003"/>
        <w:bookmarkStart w:id="5983" w:name="_Toc177146412"/>
        <w:bookmarkEnd w:id="5979"/>
        <w:bookmarkEnd w:id="5980"/>
        <w:bookmarkEnd w:id="5981"/>
        <w:bookmarkEnd w:id="5982"/>
        <w:bookmarkEnd w:id="5983"/>
      </w:del>
    </w:p>
    <w:p w14:paraId="5DD1EB7A" w14:textId="6D60E86A"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5984" w:author="An Tran, ACA (BUV)" w:date="2024-09-13T01:19:00Z" w16du:dateUtc="2024-09-12T18:19:00Z"/>
          <w:rFonts w:ascii="iCiel Avenir LT Std 35 Light" w:hAnsi="iCiel Avenir LT Std 35 Light" w:cs="Arial"/>
          <w:sz w:val="22"/>
          <w:szCs w:val="22"/>
          <w:lang w:val="vi-VN"/>
        </w:rPr>
        <w:pPrChange w:id="5985" w:author="An Tran, ACA (BUV)" w:date="2024-09-13T01:19:00Z" w16du:dateUtc="2024-09-12T18:19:00Z">
          <w:pPr>
            <w:pStyle w:val="ListParagraph"/>
            <w:numPr>
              <w:numId w:val="3"/>
            </w:numPr>
            <w:tabs>
              <w:tab w:val="left" w:pos="630"/>
              <w:tab w:val="left" w:pos="720"/>
              <w:tab w:val="left" w:pos="1080"/>
            </w:tabs>
            <w:ind w:left="0" w:hanging="360"/>
            <w:contextualSpacing w:val="0"/>
          </w:pPr>
        </w:pPrChange>
      </w:pPr>
      <w:del w:id="5986" w:author="An Tran, ACA (BUV)" w:date="2024-09-13T01:19:00Z" w16du:dateUtc="2024-09-12T18:19:00Z">
        <w:r w:rsidRPr="004373E8" w:rsidDel="00637308">
          <w:rPr>
            <w:rFonts w:ascii="iCiel Avenir LT Std 35 Light" w:hAnsi="iCiel Avenir LT Std 35 Light" w:cs="Arial"/>
            <w:sz w:val="22"/>
            <w:szCs w:val="22"/>
            <w:lang w:val="vi-VN"/>
          </w:rPr>
          <w:delText>39% or below: Fail or Ordinary Degrees (based on total credits gained for each case)</w:delText>
        </w:r>
        <w:bookmarkStart w:id="5987" w:name="_Toc177116668"/>
        <w:bookmarkStart w:id="5988" w:name="_Toc177119434"/>
        <w:bookmarkStart w:id="5989" w:name="_Toc177119846"/>
        <w:bookmarkStart w:id="5990" w:name="_Toc177146004"/>
        <w:bookmarkStart w:id="5991" w:name="_Toc177146413"/>
        <w:bookmarkEnd w:id="5987"/>
        <w:bookmarkEnd w:id="5988"/>
        <w:bookmarkEnd w:id="5989"/>
        <w:bookmarkEnd w:id="5990"/>
        <w:bookmarkEnd w:id="5991"/>
      </w:del>
    </w:p>
    <w:p w14:paraId="59439B29" w14:textId="3E602A2E" w:rsidR="00D9034C" w:rsidRPr="004373E8" w:rsidDel="00637308" w:rsidRDefault="00D9034C">
      <w:pPr>
        <w:numPr>
          <w:ilvl w:val="0"/>
          <w:numId w:val="44"/>
        </w:numPr>
        <w:tabs>
          <w:tab w:val="left" w:pos="630"/>
          <w:tab w:val="left" w:pos="720"/>
          <w:tab w:val="left" w:pos="990"/>
        </w:tabs>
        <w:ind w:left="0" w:firstLine="720"/>
        <w:rPr>
          <w:del w:id="5992" w:author="An Tran, ACA (BUV)" w:date="2024-09-13T01:19:00Z" w16du:dateUtc="2024-09-12T18:19:00Z"/>
          <w:rFonts w:ascii="iCiel Avenir LT Std 35 Light" w:hAnsi="iCiel Avenir LT Std 35 Light" w:cs="Arial"/>
          <w:sz w:val="22"/>
          <w:szCs w:val="22"/>
          <w:lang w:val="vi-VN"/>
        </w:rPr>
        <w:pPrChange w:id="5993" w:author="An Tran, ACA (BUV)" w:date="2024-09-13T01:19:00Z" w16du:dateUtc="2024-09-12T18:19:00Z">
          <w:pPr>
            <w:tabs>
              <w:tab w:val="left" w:pos="630"/>
              <w:tab w:val="left" w:pos="720"/>
              <w:tab w:val="left" w:pos="1080"/>
            </w:tabs>
            <w:ind w:firstLine="0"/>
          </w:pPr>
        </w:pPrChange>
      </w:pPr>
      <w:del w:id="5994" w:author="An Tran, ACA (BUV)" w:date="2024-09-13T01:19:00Z" w16du:dateUtc="2024-09-12T18:19:00Z">
        <w:r w:rsidRPr="004373E8" w:rsidDel="00637308">
          <w:rPr>
            <w:rFonts w:ascii="iCiel Avenir LT Std 35 Light" w:hAnsi="iCiel Avenir LT Std 35 Light" w:cs="Arial"/>
            <w:sz w:val="22"/>
            <w:szCs w:val="22"/>
            <w:lang w:val="vi-VN"/>
          </w:rPr>
          <w:delText xml:space="preserve">To graduate with an Honours degree the student is required to complete 360 credits. </w:delText>
        </w:r>
        <w:bookmarkStart w:id="5995" w:name="_Toc177116669"/>
        <w:bookmarkStart w:id="5996" w:name="_Toc177119435"/>
        <w:bookmarkStart w:id="5997" w:name="_Toc177119847"/>
        <w:bookmarkStart w:id="5998" w:name="_Toc177146005"/>
        <w:bookmarkStart w:id="5999" w:name="_Toc177146414"/>
        <w:bookmarkEnd w:id="5995"/>
        <w:bookmarkEnd w:id="5996"/>
        <w:bookmarkEnd w:id="5997"/>
        <w:bookmarkEnd w:id="5998"/>
        <w:bookmarkEnd w:id="5999"/>
      </w:del>
    </w:p>
    <w:p w14:paraId="11A45DB2" w14:textId="1F363B0E" w:rsidR="00D9034C" w:rsidRPr="00637308" w:rsidDel="00637308" w:rsidRDefault="00D9034C">
      <w:pPr>
        <w:numPr>
          <w:ilvl w:val="0"/>
          <w:numId w:val="44"/>
        </w:numPr>
        <w:tabs>
          <w:tab w:val="left" w:pos="630"/>
          <w:tab w:val="left" w:pos="720"/>
          <w:tab w:val="left" w:pos="990"/>
        </w:tabs>
        <w:ind w:left="0" w:firstLine="720"/>
        <w:rPr>
          <w:del w:id="6000" w:author="An Tran, ACA (BUV)" w:date="2024-09-13T01:19:00Z" w16du:dateUtc="2024-09-12T18:19:00Z"/>
          <w:rFonts w:ascii="iCiel Avenir LT Std 35 Light" w:hAnsi="iCiel Avenir LT Std 35 Light" w:cs="Arial"/>
          <w:sz w:val="22"/>
          <w:szCs w:val="22"/>
          <w:lang w:val="vi-VN"/>
          <w:rPrChange w:id="6001" w:author="An Tran, ACA (BUV)" w:date="2024-09-13T01:19:00Z" w16du:dateUtc="2024-09-12T18:19:00Z">
            <w:rPr>
              <w:del w:id="6002" w:author="An Tran, ACA (BUV)" w:date="2024-09-13T01:19:00Z" w16du:dateUtc="2024-09-12T18:19:00Z"/>
              <w:rFonts w:ascii="iCiel Avenir LT Std 35 Light" w:hAnsi="iCiel Avenir LT Std 35 Light" w:cs="Arial"/>
              <w:i/>
              <w:iCs/>
              <w:sz w:val="22"/>
              <w:szCs w:val="22"/>
              <w:lang w:val="vi-VN"/>
            </w:rPr>
          </w:rPrChange>
        </w:rPr>
        <w:pPrChange w:id="6003" w:author="An Tran, ACA (BUV)" w:date="2024-09-13T01:19:00Z" w16du:dateUtc="2024-09-12T18:19:00Z">
          <w:pPr>
            <w:tabs>
              <w:tab w:val="left" w:pos="630"/>
              <w:tab w:val="left" w:pos="720"/>
              <w:tab w:val="left" w:pos="1080"/>
            </w:tabs>
            <w:ind w:firstLine="0"/>
          </w:pPr>
        </w:pPrChange>
      </w:pPr>
      <w:del w:id="6004" w:author="An Tran, ACA (BUV)" w:date="2024-09-13T01:19:00Z" w16du:dateUtc="2024-09-12T18:19:00Z">
        <w:r w:rsidRPr="00637308" w:rsidDel="00637308">
          <w:rPr>
            <w:rFonts w:ascii="iCiel Avenir LT Std 35 Light" w:hAnsi="iCiel Avenir LT Std 35 Light" w:cs="Arial"/>
            <w:sz w:val="22"/>
            <w:szCs w:val="22"/>
            <w:lang w:val="vi-VN"/>
            <w:rPrChange w:id="6005" w:author="An Tran, ACA (BUV)" w:date="2024-09-13T01:19:00Z" w16du:dateUtc="2024-09-12T18:19:00Z">
              <w:rPr>
                <w:rFonts w:ascii="iCiel Avenir LT Std 35 Light" w:hAnsi="iCiel Avenir LT Std 35 Light" w:cs="Arial"/>
                <w:i/>
                <w:iCs/>
                <w:sz w:val="22"/>
                <w:szCs w:val="22"/>
                <w:lang w:val="vi-VN"/>
              </w:rPr>
            </w:rPrChange>
          </w:rPr>
          <w:delText>Nếu sinh viên theo học chương trình của Đại học Staffordshire, điểm trung bình GPA sẽ được tính sau khi chương trình kết thúc và sẽ được thể hiện trên bảng điểm chính thức cuối cùng. Điểm GPA và xếp loại tốt nghiệp của sinh viên sẽ cần phải qua quy trình xác minh chặt chẽ và được Hội đồng Khảo thí thông qua. Do đó, trước khi văn bằng và bảng điểm chính thức được thông qua và gửi đến sinh viên, BUV sẽ chỉ có thể cung cấp điểm GPA tạm thời. Trong hệ thống giáo dục Anh Quốc, điểm GPA cuối cùng của sinh viên sẽ được tính bằng tổng 30% điểm trung bình của Năm 2 và 70% điểm trung bình của Năm 3. Điểm tốt nghiệp và xếp loại tốt nghiệp tương đương như sau:</w:delText>
        </w:r>
        <w:bookmarkStart w:id="6006" w:name="_Toc177116670"/>
        <w:bookmarkStart w:id="6007" w:name="_Toc177119436"/>
        <w:bookmarkStart w:id="6008" w:name="_Toc177119848"/>
        <w:bookmarkStart w:id="6009" w:name="_Toc177146006"/>
        <w:bookmarkStart w:id="6010" w:name="_Toc177146415"/>
        <w:bookmarkEnd w:id="6006"/>
        <w:bookmarkEnd w:id="6007"/>
        <w:bookmarkEnd w:id="6008"/>
        <w:bookmarkEnd w:id="6009"/>
        <w:bookmarkEnd w:id="6010"/>
      </w:del>
    </w:p>
    <w:p w14:paraId="69AB3B6C" w14:textId="3682A038"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011" w:author="An Tran, ACA (BUV)" w:date="2024-09-13T01:19:00Z" w16du:dateUtc="2024-09-12T18:19:00Z"/>
          <w:rFonts w:ascii="iCiel Avenir LT Std 35 Light" w:hAnsi="iCiel Avenir LT Std 35 Light" w:cs="Arial"/>
          <w:sz w:val="22"/>
          <w:szCs w:val="22"/>
          <w:lang w:val="vi-VN"/>
          <w:rPrChange w:id="6012" w:author="An Tran, ACA (BUV)" w:date="2024-09-13T01:19:00Z" w16du:dateUtc="2024-09-12T18:19:00Z">
            <w:rPr>
              <w:del w:id="6013" w:author="An Tran, ACA (BUV)" w:date="2024-09-13T01:19:00Z" w16du:dateUtc="2024-09-12T18:19:00Z"/>
              <w:rFonts w:ascii="iCiel Avenir LT Std 35 Light" w:hAnsi="iCiel Avenir LT Std 35 Light" w:cs="Arial"/>
              <w:i/>
              <w:iCs/>
              <w:sz w:val="22"/>
              <w:szCs w:val="22"/>
              <w:lang w:val="vi-VN"/>
            </w:rPr>
          </w:rPrChange>
        </w:rPr>
        <w:pPrChange w:id="6014"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6015" w:author="An Tran, ACA (BUV)" w:date="2024-09-13T01:19:00Z" w16du:dateUtc="2024-09-12T18:19:00Z">
        <w:r w:rsidRPr="00637308" w:rsidDel="00637308">
          <w:rPr>
            <w:rFonts w:ascii="iCiel Avenir LT Std 35 Light" w:hAnsi="iCiel Avenir LT Std 35 Light" w:cs="Arial"/>
            <w:sz w:val="22"/>
            <w:szCs w:val="22"/>
            <w:lang w:val="vi-VN"/>
            <w:rPrChange w:id="6016" w:author="An Tran, ACA (BUV)" w:date="2024-09-13T01:19:00Z" w16du:dateUtc="2024-09-12T18:19:00Z">
              <w:rPr>
                <w:rFonts w:ascii="iCiel Avenir LT Std 35 Light" w:hAnsi="iCiel Avenir LT Std 35 Light" w:cs="Arial"/>
                <w:i/>
                <w:iCs/>
                <w:sz w:val="22"/>
                <w:szCs w:val="22"/>
                <w:lang w:val="vi-VN"/>
              </w:rPr>
            </w:rPrChange>
          </w:rPr>
          <w:delText>Từ 70% đến 100%: First Class Honours - Bằng Danh dự loại Xuất sắc</w:delText>
        </w:r>
        <w:bookmarkStart w:id="6017" w:name="_Toc177116671"/>
        <w:bookmarkStart w:id="6018" w:name="_Toc177119437"/>
        <w:bookmarkStart w:id="6019" w:name="_Toc177119849"/>
        <w:bookmarkStart w:id="6020" w:name="_Toc177146007"/>
        <w:bookmarkStart w:id="6021" w:name="_Toc177146416"/>
        <w:bookmarkEnd w:id="6017"/>
        <w:bookmarkEnd w:id="6018"/>
        <w:bookmarkEnd w:id="6019"/>
        <w:bookmarkEnd w:id="6020"/>
        <w:bookmarkEnd w:id="6021"/>
      </w:del>
    </w:p>
    <w:p w14:paraId="69137C31" w14:textId="36A077E2"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022" w:author="An Tran, ACA (BUV)" w:date="2024-09-13T01:19:00Z" w16du:dateUtc="2024-09-12T18:19:00Z"/>
          <w:rFonts w:ascii="iCiel Avenir LT Std 35 Light" w:hAnsi="iCiel Avenir LT Std 35 Light" w:cs="Arial"/>
          <w:sz w:val="22"/>
          <w:szCs w:val="22"/>
          <w:lang w:val="vi-VN"/>
          <w:rPrChange w:id="6023" w:author="An Tran, ACA (BUV)" w:date="2024-09-13T01:19:00Z" w16du:dateUtc="2024-09-12T18:19:00Z">
            <w:rPr>
              <w:del w:id="6024" w:author="An Tran, ACA (BUV)" w:date="2024-09-13T01:19:00Z" w16du:dateUtc="2024-09-12T18:19:00Z"/>
              <w:rFonts w:ascii="iCiel Avenir LT Std 35 Light" w:hAnsi="iCiel Avenir LT Std 35 Light" w:cs="Arial"/>
              <w:i/>
              <w:iCs/>
              <w:sz w:val="22"/>
              <w:szCs w:val="22"/>
              <w:lang w:val="vi-VN"/>
            </w:rPr>
          </w:rPrChange>
        </w:rPr>
        <w:pPrChange w:id="6025"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6026" w:author="An Tran, ACA (BUV)" w:date="2024-09-13T01:19:00Z" w16du:dateUtc="2024-09-12T18:19:00Z">
        <w:r w:rsidRPr="00637308" w:rsidDel="00637308">
          <w:rPr>
            <w:rFonts w:ascii="iCiel Avenir LT Std 35 Light" w:hAnsi="iCiel Avenir LT Std 35 Light" w:cs="Arial"/>
            <w:sz w:val="22"/>
            <w:szCs w:val="22"/>
            <w:lang w:val="vi-VN"/>
            <w:rPrChange w:id="6027" w:author="An Tran, ACA (BUV)" w:date="2024-09-13T01:19:00Z" w16du:dateUtc="2024-09-12T18:19:00Z">
              <w:rPr>
                <w:rFonts w:ascii="iCiel Avenir LT Std 35 Light" w:hAnsi="iCiel Avenir LT Std 35 Light" w:cs="Arial"/>
                <w:i/>
                <w:iCs/>
                <w:sz w:val="22"/>
                <w:szCs w:val="22"/>
                <w:lang w:val="vi-VN"/>
              </w:rPr>
            </w:rPrChange>
          </w:rPr>
          <w:delText>Từ 60% đến 69%: Upper Second-Class Honours - Bằng Danh dự loại Giỏi</w:delText>
        </w:r>
        <w:bookmarkStart w:id="6028" w:name="_Toc177116672"/>
        <w:bookmarkStart w:id="6029" w:name="_Toc177119438"/>
        <w:bookmarkStart w:id="6030" w:name="_Toc177119850"/>
        <w:bookmarkStart w:id="6031" w:name="_Toc177146008"/>
        <w:bookmarkStart w:id="6032" w:name="_Toc177146417"/>
        <w:bookmarkEnd w:id="6028"/>
        <w:bookmarkEnd w:id="6029"/>
        <w:bookmarkEnd w:id="6030"/>
        <w:bookmarkEnd w:id="6031"/>
        <w:bookmarkEnd w:id="6032"/>
      </w:del>
    </w:p>
    <w:p w14:paraId="2B905B76" w14:textId="0EF81B8E"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033" w:author="An Tran, ACA (BUV)" w:date="2024-09-13T01:19:00Z" w16du:dateUtc="2024-09-12T18:19:00Z"/>
          <w:rFonts w:ascii="iCiel Avenir LT Std 35 Light" w:hAnsi="iCiel Avenir LT Std 35 Light" w:cs="Arial"/>
          <w:sz w:val="22"/>
          <w:szCs w:val="22"/>
          <w:lang w:val="vi-VN"/>
          <w:rPrChange w:id="6034" w:author="An Tran, ACA (BUV)" w:date="2024-09-13T01:19:00Z" w16du:dateUtc="2024-09-12T18:19:00Z">
            <w:rPr>
              <w:del w:id="6035" w:author="An Tran, ACA (BUV)" w:date="2024-09-13T01:19:00Z" w16du:dateUtc="2024-09-12T18:19:00Z"/>
              <w:rFonts w:ascii="iCiel Avenir LT Std 35 Light" w:hAnsi="iCiel Avenir LT Std 35 Light" w:cs="Arial"/>
              <w:i/>
              <w:iCs/>
              <w:sz w:val="22"/>
              <w:szCs w:val="22"/>
              <w:lang w:val="vi-VN"/>
            </w:rPr>
          </w:rPrChange>
        </w:rPr>
        <w:pPrChange w:id="6036"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6037" w:author="An Tran, ACA (BUV)" w:date="2024-09-13T01:19:00Z" w16du:dateUtc="2024-09-12T18:19:00Z">
        <w:r w:rsidRPr="00637308" w:rsidDel="00637308">
          <w:rPr>
            <w:rFonts w:ascii="iCiel Avenir LT Std 35 Light" w:hAnsi="iCiel Avenir LT Std 35 Light" w:cs="Arial"/>
            <w:sz w:val="22"/>
            <w:szCs w:val="22"/>
            <w:lang w:val="vi-VN"/>
            <w:rPrChange w:id="6038" w:author="An Tran, ACA (BUV)" w:date="2024-09-13T01:19:00Z" w16du:dateUtc="2024-09-12T18:19:00Z">
              <w:rPr>
                <w:rFonts w:ascii="iCiel Avenir LT Std 35 Light" w:hAnsi="iCiel Avenir LT Std 35 Light" w:cs="Arial"/>
                <w:i/>
                <w:iCs/>
                <w:sz w:val="22"/>
                <w:szCs w:val="22"/>
                <w:lang w:val="vi-VN"/>
              </w:rPr>
            </w:rPrChange>
          </w:rPr>
          <w:delText>Từ 50% đến 59%: Lower Second-Class Honours - Bằng Danh dự loại Khá</w:delText>
        </w:r>
        <w:bookmarkStart w:id="6039" w:name="_Toc177116673"/>
        <w:bookmarkStart w:id="6040" w:name="_Toc177119439"/>
        <w:bookmarkStart w:id="6041" w:name="_Toc177119851"/>
        <w:bookmarkStart w:id="6042" w:name="_Toc177146009"/>
        <w:bookmarkStart w:id="6043" w:name="_Toc177146418"/>
        <w:bookmarkEnd w:id="6039"/>
        <w:bookmarkEnd w:id="6040"/>
        <w:bookmarkEnd w:id="6041"/>
        <w:bookmarkEnd w:id="6042"/>
        <w:bookmarkEnd w:id="6043"/>
      </w:del>
    </w:p>
    <w:p w14:paraId="5C119AC7" w14:textId="12F29EA9"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044" w:author="An Tran, ACA (BUV)" w:date="2024-09-13T01:19:00Z" w16du:dateUtc="2024-09-12T18:19:00Z"/>
          <w:rFonts w:ascii="iCiel Avenir LT Std 35 Light" w:hAnsi="iCiel Avenir LT Std 35 Light" w:cs="Arial"/>
          <w:sz w:val="22"/>
          <w:szCs w:val="22"/>
          <w:lang w:val="vi-VN"/>
          <w:rPrChange w:id="6045" w:author="An Tran, ACA (BUV)" w:date="2024-09-13T01:19:00Z" w16du:dateUtc="2024-09-12T18:19:00Z">
            <w:rPr>
              <w:del w:id="6046" w:author="An Tran, ACA (BUV)" w:date="2024-09-13T01:19:00Z" w16du:dateUtc="2024-09-12T18:19:00Z"/>
              <w:rFonts w:ascii="iCiel Avenir LT Std 35 Light" w:hAnsi="iCiel Avenir LT Std 35 Light" w:cs="Arial"/>
              <w:i/>
              <w:iCs/>
              <w:sz w:val="22"/>
              <w:szCs w:val="22"/>
              <w:lang w:val="vi-VN"/>
            </w:rPr>
          </w:rPrChange>
        </w:rPr>
        <w:pPrChange w:id="6047"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6048" w:author="An Tran, ACA (BUV)" w:date="2024-09-13T01:19:00Z" w16du:dateUtc="2024-09-12T18:19:00Z">
        <w:r w:rsidRPr="00637308" w:rsidDel="00637308">
          <w:rPr>
            <w:rFonts w:ascii="iCiel Avenir LT Std 35 Light" w:hAnsi="iCiel Avenir LT Std 35 Light" w:cs="Arial"/>
            <w:sz w:val="22"/>
            <w:szCs w:val="22"/>
            <w:lang w:val="vi-VN"/>
            <w:rPrChange w:id="6049" w:author="An Tran, ACA (BUV)" w:date="2024-09-13T01:19:00Z" w16du:dateUtc="2024-09-12T18:19:00Z">
              <w:rPr>
                <w:rFonts w:ascii="iCiel Avenir LT Std 35 Light" w:hAnsi="iCiel Avenir LT Std 35 Light" w:cs="Arial"/>
                <w:i/>
                <w:iCs/>
                <w:sz w:val="22"/>
                <w:szCs w:val="22"/>
                <w:lang w:val="vi-VN"/>
              </w:rPr>
            </w:rPrChange>
          </w:rPr>
          <w:delText xml:space="preserve">Từ 40% đến 49%: Third Class Honours - Bằng Danh dự loại Trung bình </w:delText>
        </w:r>
        <w:bookmarkStart w:id="6050" w:name="_Toc177116674"/>
        <w:bookmarkStart w:id="6051" w:name="_Toc177119440"/>
        <w:bookmarkStart w:id="6052" w:name="_Toc177119852"/>
        <w:bookmarkStart w:id="6053" w:name="_Toc177146010"/>
        <w:bookmarkStart w:id="6054" w:name="_Toc177146419"/>
        <w:bookmarkEnd w:id="6050"/>
        <w:bookmarkEnd w:id="6051"/>
        <w:bookmarkEnd w:id="6052"/>
        <w:bookmarkEnd w:id="6053"/>
        <w:bookmarkEnd w:id="6054"/>
      </w:del>
    </w:p>
    <w:p w14:paraId="2A6BA720" w14:textId="7FAA25CC"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055" w:author="An Tran, ACA (BUV)" w:date="2024-09-13T01:19:00Z" w16du:dateUtc="2024-09-12T18:19:00Z"/>
          <w:rFonts w:ascii="iCiel Avenir LT Std 35 Light" w:hAnsi="iCiel Avenir LT Std 35 Light" w:cs="Arial"/>
          <w:sz w:val="22"/>
          <w:szCs w:val="22"/>
          <w:lang w:val="vi-VN"/>
          <w:rPrChange w:id="6056" w:author="An Tran, ACA (BUV)" w:date="2024-09-13T01:19:00Z" w16du:dateUtc="2024-09-12T18:19:00Z">
            <w:rPr>
              <w:del w:id="6057" w:author="An Tran, ACA (BUV)" w:date="2024-09-13T01:19:00Z" w16du:dateUtc="2024-09-12T18:19:00Z"/>
              <w:rFonts w:ascii="iCiel Avenir LT Std 35 Light" w:hAnsi="iCiel Avenir LT Std 35 Light" w:cs="Arial"/>
              <w:i/>
              <w:iCs/>
              <w:sz w:val="22"/>
              <w:szCs w:val="22"/>
              <w:lang w:val="vi-VN"/>
            </w:rPr>
          </w:rPrChange>
        </w:rPr>
        <w:pPrChange w:id="6058" w:author="An Tran, ACA (BUV)" w:date="2024-09-13T01:19:00Z" w16du:dateUtc="2024-09-12T18:19:00Z">
          <w:pPr>
            <w:pStyle w:val="ListParagraph"/>
            <w:numPr>
              <w:numId w:val="4"/>
            </w:numPr>
            <w:tabs>
              <w:tab w:val="left" w:pos="630"/>
              <w:tab w:val="left" w:pos="720"/>
              <w:tab w:val="left" w:pos="1080"/>
            </w:tabs>
            <w:ind w:left="0" w:hanging="360"/>
            <w:contextualSpacing w:val="0"/>
          </w:pPr>
        </w:pPrChange>
      </w:pPr>
      <w:del w:id="6059" w:author="An Tran, ACA (BUV)" w:date="2024-09-13T01:19:00Z" w16du:dateUtc="2024-09-12T18:19:00Z">
        <w:r w:rsidRPr="00637308" w:rsidDel="00637308">
          <w:rPr>
            <w:rFonts w:ascii="iCiel Avenir LT Std 35 Light" w:hAnsi="iCiel Avenir LT Std 35 Light" w:cs="Arial"/>
            <w:sz w:val="22"/>
            <w:szCs w:val="22"/>
            <w:lang w:val="vi-VN"/>
            <w:rPrChange w:id="6060" w:author="An Tran, ACA (BUV)" w:date="2024-09-13T01:19:00Z" w16du:dateUtc="2024-09-12T18:19:00Z">
              <w:rPr>
                <w:rFonts w:ascii="iCiel Avenir LT Std 35 Light" w:hAnsi="iCiel Avenir LT Std 35 Light" w:cs="Arial"/>
                <w:i/>
                <w:iCs/>
                <w:sz w:val="22"/>
                <w:szCs w:val="22"/>
                <w:lang w:val="vi-VN"/>
              </w:rPr>
            </w:rPrChange>
          </w:rPr>
          <w:delText>Dưới 39%: Sinh viên không hoàn tất chương trình học hoặc nhận Bằng Không xếp loại (tùy vào số lượng tín chỉ đã hoàn thành trong từng trường hợp).</w:delText>
        </w:r>
        <w:bookmarkStart w:id="6061" w:name="_Toc177116675"/>
        <w:bookmarkStart w:id="6062" w:name="_Toc177119441"/>
        <w:bookmarkStart w:id="6063" w:name="_Toc177119853"/>
        <w:bookmarkStart w:id="6064" w:name="_Toc177146011"/>
        <w:bookmarkStart w:id="6065" w:name="_Toc177146420"/>
        <w:bookmarkEnd w:id="6061"/>
        <w:bookmarkEnd w:id="6062"/>
        <w:bookmarkEnd w:id="6063"/>
        <w:bookmarkEnd w:id="6064"/>
        <w:bookmarkEnd w:id="6065"/>
      </w:del>
    </w:p>
    <w:p w14:paraId="05B904ED" w14:textId="68415D2C" w:rsidR="00C670DF" w:rsidRPr="00637308" w:rsidDel="00637308" w:rsidRDefault="00D9034C">
      <w:pPr>
        <w:numPr>
          <w:ilvl w:val="0"/>
          <w:numId w:val="44"/>
        </w:numPr>
        <w:tabs>
          <w:tab w:val="left" w:pos="630"/>
          <w:tab w:val="left" w:pos="720"/>
          <w:tab w:val="left" w:pos="990"/>
        </w:tabs>
        <w:ind w:left="0" w:firstLine="720"/>
        <w:rPr>
          <w:del w:id="6066" w:author="An Tran, ACA (BUV)" w:date="2024-09-13T01:19:00Z" w16du:dateUtc="2024-09-12T18:19:00Z"/>
          <w:rFonts w:ascii="iCiel Avenir LT Std 35 Light" w:hAnsi="iCiel Avenir LT Std 35 Light" w:cs="Arial"/>
          <w:sz w:val="22"/>
          <w:szCs w:val="22"/>
          <w:lang w:val="vi-VN"/>
          <w:rPrChange w:id="6067" w:author="An Tran, ACA (BUV)" w:date="2024-09-13T01:19:00Z" w16du:dateUtc="2024-09-12T18:19:00Z">
            <w:rPr>
              <w:del w:id="6068" w:author="An Tran, ACA (BUV)" w:date="2024-09-13T01:19:00Z" w16du:dateUtc="2024-09-12T18:19:00Z"/>
              <w:rFonts w:ascii="iCiel Avenir LT Std 35 Light" w:hAnsi="iCiel Avenir LT Std 35 Light" w:cs="Arial"/>
              <w:i/>
              <w:iCs/>
              <w:sz w:val="22"/>
              <w:szCs w:val="22"/>
              <w:lang w:val="vi-VN"/>
            </w:rPr>
          </w:rPrChange>
        </w:rPr>
        <w:pPrChange w:id="6069" w:author="An Tran, ACA (BUV)" w:date="2024-09-13T01:19:00Z" w16du:dateUtc="2024-09-12T18:19:00Z">
          <w:pPr>
            <w:tabs>
              <w:tab w:val="left" w:pos="630"/>
              <w:tab w:val="left" w:pos="720"/>
              <w:tab w:val="left" w:pos="1080"/>
            </w:tabs>
            <w:ind w:firstLine="0"/>
          </w:pPr>
        </w:pPrChange>
      </w:pPr>
      <w:del w:id="6070" w:author="An Tran, ACA (BUV)" w:date="2024-09-13T01:19:00Z" w16du:dateUtc="2024-09-12T18:19:00Z">
        <w:r w:rsidRPr="00637308" w:rsidDel="00637308">
          <w:rPr>
            <w:rFonts w:ascii="iCiel Avenir LT Std 35 Light" w:hAnsi="iCiel Avenir LT Std 35 Light" w:cs="Arial"/>
            <w:sz w:val="22"/>
            <w:szCs w:val="22"/>
            <w:lang w:val="vi-VN"/>
            <w:rPrChange w:id="6071" w:author="An Tran, ACA (BUV)" w:date="2024-09-13T01:19:00Z" w16du:dateUtc="2024-09-12T18:19:00Z">
              <w:rPr>
                <w:rFonts w:ascii="iCiel Avenir LT Std 35 Light" w:hAnsi="iCiel Avenir LT Std 35 Light" w:cs="Arial"/>
                <w:i/>
                <w:iCs/>
                <w:sz w:val="22"/>
                <w:szCs w:val="22"/>
                <w:lang w:val="vi-VN"/>
              </w:rPr>
            </w:rPrChange>
          </w:rPr>
          <w:delText>Để tốt nghiệp với bằng danh dự, sinh viên cần hoàn thành 360 tín chỉ.</w:delText>
        </w:r>
        <w:bookmarkStart w:id="6072" w:name="_Toc107734218"/>
        <w:bookmarkStart w:id="6073" w:name="_Toc107734432"/>
        <w:bookmarkStart w:id="6074" w:name="_Toc107734884"/>
        <w:bookmarkStart w:id="6075" w:name="_Toc107735106"/>
        <w:bookmarkStart w:id="6076" w:name="_Toc107735233"/>
        <w:bookmarkStart w:id="6077" w:name="_Toc107735338"/>
        <w:bookmarkStart w:id="6078" w:name="_Toc107735442"/>
        <w:bookmarkStart w:id="6079" w:name="_Toc107735545"/>
        <w:bookmarkStart w:id="6080" w:name="_Toc107735650"/>
        <w:bookmarkStart w:id="6081" w:name="_Toc107735754"/>
        <w:bookmarkStart w:id="6082" w:name="_Toc107735858"/>
        <w:bookmarkStart w:id="6083" w:name="_Toc107735962"/>
        <w:bookmarkStart w:id="6084" w:name="_Toc107736115"/>
        <w:bookmarkStart w:id="6085" w:name="_Toc107736262"/>
        <w:bookmarkStart w:id="6086" w:name="_Toc107736366"/>
        <w:bookmarkStart w:id="6087" w:name="_Toc107736588"/>
        <w:bookmarkStart w:id="6088" w:name="_Toc107736691"/>
        <w:bookmarkStart w:id="6089" w:name="_Toc107736794"/>
        <w:bookmarkStart w:id="6090" w:name="_Toc107736898"/>
        <w:bookmarkStart w:id="6091" w:name="_Toc107737750"/>
        <w:bookmarkStart w:id="6092" w:name="_Toc108099139"/>
        <w:bookmarkStart w:id="6093" w:name="_Toc113975554"/>
        <w:bookmarkStart w:id="6094" w:name="_Toc113976071"/>
        <w:bookmarkStart w:id="6095" w:name="_Toc114065601"/>
        <w:bookmarkStart w:id="6096" w:name="_Toc114065997"/>
        <w:bookmarkStart w:id="6097" w:name="_Toc177116676"/>
        <w:bookmarkStart w:id="6098" w:name="_Toc177119442"/>
        <w:bookmarkStart w:id="6099" w:name="_Toc177119854"/>
        <w:bookmarkStart w:id="6100" w:name="_Toc177146012"/>
        <w:bookmarkStart w:id="6101" w:name="_Toc177146421"/>
        <w:bookmarkStart w:id="6102" w:name="_Toc113977106"/>
        <w:bookmarkStart w:id="6103" w:name="_Toc122700184"/>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del>
    </w:p>
    <w:p w14:paraId="6E727272" w14:textId="6974D150" w:rsidR="00D9034C" w:rsidRPr="004373E8" w:rsidDel="00637308" w:rsidRDefault="00D9034C">
      <w:pPr>
        <w:pStyle w:val="Question"/>
        <w:numPr>
          <w:ilvl w:val="0"/>
          <w:numId w:val="44"/>
        </w:numPr>
        <w:tabs>
          <w:tab w:val="left" w:pos="630"/>
          <w:tab w:val="left" w:pos="990"/>
        </w:tabs>
        <w:spacing w:before="100" w:line="400" w:lineRule="exact"/>
        <w:ind w:left="0" w:firstLine="720"/>
        <w:rPr>
          <w:del w:id="6104" w:author="An Tran, ACA (BUV)" w:date="2024-09-13T01:19:00Z" w16du:dateUtc="2024-09-12T18:19:00Z"/>
          <w:rFonts w:cs="Arial"/>
          <w:szCs w:val="22"/>
          <w:lang w:val="vi-VN"/>
        </w:rPr>
        <w:pPrChange w:id="6105" w:author="An Tran, ACA (BUV)" w:date="2024-09-13T01:19:00Z" w16du:dateUtc="2024-09-12T18:19:00Z">
          <w:pPr>
            <w:pStyle w:val="Question"/>
            <w:numPr>
              <w:numId w:val="79"/>
            </w:numPr>
            <w:tabs>
              <w:tab w:val="left" w:pos="630"/>
              <w:tab w:val="left" w:pos="1080"/>
            </w:tabs>
            <w:spacing w:before="100" w:line="400" w:lineRule="exact"/>
            <w:ind w:left="3870" w:hanging="360"/>
          </w:pPr>
        </w:pPrChange>
      </w:pPr>
      <w:del w:id="6106" w:author="An Tran, ACA (BUV)" w:date="2024-09-13T01:19:00Z" w16du:dateUtc="2024-09-12T18:19:00Z">
        <w:r w:rsidRPr="004373E8" w:rsidDel="00637308">
          <w:rPr>
            <w:rFonts w:cs="Arial"/>
            <w:szCs w:val="22"/>
            <w:lang w:val="vi-VN"/>
          </w:rPr>
          <w:delText xml:space="preserve">When can I collect students’ official transcript and degree certificate? / </w:delText>
        </w:r>
        <w:r w:rsidRPr="00637308" w:rsidDel="00637308">
          <w:rPr>
            <w:rFonts w:cs="Arial"/>
            <w:szCs w:val="22"/>
            <w:lang w:val="vi-VN"/>
            <w:rPrChange w:id="6107" w:author="An Tran, ACA (BUV)" w:date="2024-09-13T01:19:00Z" w16du:dateUtc="2024-09-12T18:19:00Z">
              <w:rPr>
                <w:rFonts w:cs="Arial"/>
                <w:i/>
                <w:iCs/>
                <w:szCs w:val="22"/>
                <w:lang w:val="vi-VN"/>
              </w:rPr>
            </w:rPrChange>
          </w:rPr>
          <w:delText>Khi nào thì tôi nhận được bảng điểm chính thức và bằng tốt nghiệp của sinh viên?</w:delText>
        </w:r>
        <w:bookmarkStart w:id="6108" w:name="_Toc177116677"/>
        <w:bookmarkStart w:id="6109" w:name="_Toc177119443"/>
        <w:bookmarkStart w:id="6110" w:name="_Toc177119855"/>
        <w:bookmarkStart w:id="6111" w:name="_Toc177146013"/>
        <w:bookmarkStart w:id="6112" w:name="_Toc177146422"/>
        <w:bookmarkEnd w:id="6102"/>
        <w:bookmarkEnd w:id="6103"/>
        <w:bookmarkEnd w:id="6108"/>
        <w:bookmarkEnd w:id="6109"/>
        <w:bookmarkEnd w:id="6110"/>
        <w:bookmarkEnd w:id="6111"/>
        <w:bookmarkEnd w:id="6112"/>
      </w:del>
    </w:p>
    <w:p w14:paraId="379D7AAC" w14:textId="24CB38A5"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113" w:author="An Tran, ACA (BUV)" w:date="2024-09-13T01:19:00Z" w16du:dateUtc="2024-09-12T18:19:00Z"/>
          <w:rFonts w:ascii="iCiel Avenir LT Std 35 Light" w:hAnsi="iCiel Avenir LT Std 35 Light" w:cs="Arial"/>
          <w:b/>
          <w:sz w:val="22"/>
          <w:szCs w:val="22"/>
          <w:lang w:val="vi-VN"/>
          <w:rPrChange w:id="6114" w:author="An Tran, ACA (BUV)" w:date="2024-09-13T01:19:00Z" w16du:dateUtc="2024-09-12T18:19:00Z">
            <w:rPr>
              <w:del w:id="6115" w:author="An Tran, ACA (BUV)" w:date="2024-09-13T01:19:00Z" w16du:dateUtc="2024-09-12T18:19:00Z"/>
              <w:rFonts w:ascii="iCiel Avenir LT Std 35 Light" w:hAnsi="iCiel Avenir LT Std 35 Light" w:cs="Arial"/>
              <w:b/>
              <w:bCs/>
              <w:sz w:val="22"/>
              <w:szCs w:val="22"/>
              <w:u w:val="single"/>
              <w:lang w:val="vi-VN"/>
            </w:rPr>
          </w:rPrChange>
        </w:rPr>
        <w:pPrChange w:id="6116" w:author="An Tran, ACA (BUV)" w:date="2024-09-13T01:19:00Z" w16du:dateUtc="2024-09-12T18:19:00Z">
          <w:pPr>
            <w:pStyle w:val="ListParagraph"/>
            <w:tabs>
              <w:tab w:val="left" w:pos="630"/>
              <w:tab w:val="left" w:pos="720"/>
              <w:tab w:val="left" w:pos="1080"/>
            </w:tabs>
            <w:ind w:left="0"/>
            <w:contextualSpacing w:val="0"/>
          </w:pPr>
        </w:pPrChange>
      </w:pPr>
      <w:del w:id="6117" w:author="An Tran, ACA (BUV)" w:date="2024-09-13T01:19:00Z" w16du:dateUtc="2024-09-12T18:19:00Z">
        <w:r w:rsidRPr="00637308" w:rsidDel="00637308">
          <w:rPr>
            <w:rFonts w:ascii="iCiel Avenir LT Std 35 Light" w:hAnsi="iCiel Avenir LT Std 35 Light" w:cs="Arial"/>
            <w:b/>
            <w:sz w:val="22"/>
            <w:szCs w:val="22"/>
            <w:lang w:val="vi-VN"/>
            <w:rPrChange w:id="6118"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6119"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6120" w:author="An Tran, ACA (BUV)" w:date="2024-09-13T01:19:00Z" w16du:dateUtc="2024-09-12T18:19:00Z">
              <w:rPr>
                <w:rFonts w:ascii="iCiel Avenir LT Std 35 Light" w:hAnsi="iCiel Avenir LT Std 35 Light" w:cs="Arial"/>
                <w:b/>
                <w:bCs/>
                <w:sz w:val="22"/>
                <w:szCs w:val="22"/>
                <w:u w:val="single"/>
                <w:lang w:val="vi-VN"/>
              </w:rPr>
            </w:rPrChange>
          </w:rPr>
          <w:delText>:</w:delText>
        </w:r>
        <w:bookmarkStart w:id="6121" w:name="_Toc177116678"/>
        <w:bookmarkStart w:id="6122" w:name="_Toc177119444"/>
        <w:bookmarkStart w:id="6123" w:name="_Toc177119856"/>
        <w:bookmarkStart w:id="6124" w:name="_Toc177146014"/>
        <w:bookmarkStart w:id="6125" w:name="_Toc177146423"/>
        <w:bookmarkEnd w:id="6121"/>
        <w:bookmarkEnd w:id="6122"/>
        <w:bookmarkEnd w:id="6123"/>
        <w:bookmarkEnd w:id="6124"/>
        <w:bookmarkEnd w:id="6125"/>
      </w:del>
    </w:p>
    <w:p w14:paraId="2F77EAAF" w14:textId="1C4D5525" w:rsidR="00D9034C" w:rsidRPr="004373E8" w:rsidDel="00637308" w:rsidRDefault="00D9034C">
      <w:pPr>
        <w:numPr>
          <w:ilvl w:val="0"/>
          <w:numId w:val="44"/>
        </w:numPr>
        <w:tabs>
          <w:tab w:val="left" w:pos="630"/>
          <w:tab w:val="left" w:pos="720"/>
          <w:tab w:val="left" w:pos="990"/>
        </w:tabs>
        <w:ind w:left="0" w:firstLine="720"/>
        <w:rPr>
          <w:del w:id="6126" w:author="An Tran, ACA (BUV)" w:date="2024-09-13T01:19:00Z" w16du:dateUtc="2024-09-12T18:19:00Z"/>
          <w:rFonts w:ascii="iCiel Avenir LT Std 35 Light" w:hAnsi="iCiel Avenir LT Std 35 Light" w:cs="Arial"/>
          <w:sz w:val="22"/>
          <w:szCs w:val="22"/>
          <w:lang w:val="vi-VN"/>
        </w:rPr>
        <w:pPrChange w:id="6127" w:author="An Tran, ACA (BUV)" w:date="2024-09-13T01:19:00Z" w16du:dateUtc="2024-09-12T18:19:00Z">
          <w:pPr>
            <w:tabs>
              <w:tab w:val="left" w:pos="630"/>
              <w:tab w:val="left" w:pos="720"/>
              <w:tab w:val="left" w:pos="1080"/>
            </w:tabs>
            <w:ind w:firstLine="0"/>
          </w:pPr>
        </w:pPrChange>
      </w:pPr>
      <w:del w:id="6128" w:author="An Tran, ACA (BUV)" w:date="2024-09-13T01:19:00Z" w16du:dateUtc="2024-09-12T18:19:00Z">
        <w:r w:rsidRPr="004373E8" w:rsidDel="00637308">
          <w:rPr>
            <w:rFonts w:ascii="iCiel Avenir LT Std 35 Light" w:hAnsi="iCiel Avenir LT Std 35 Light" w:cs="Arial"/>
            <w:sz w:val="22"/>
            <w:szCs w:val="22"/>
            <w:lang w:val="vi-VN"/>
          </w:rPr>
          <w:delText xml:space="preserve">There is a strict process for confirmation of a student’s grade and award which involves the External Examination Board. This Board normally takes place around 9 to 10 weeks after </w:delText>
        </w:r>
        <w:r w:rsidR="0037692E" w:rsidRPr="004373E8" w:rsidDel="00637308">
          <w:rPr>
            <w:rFonts w:ascii="iCiel Avenir LT Std 35 Light" w:hAnsi="iCiel Avenir LT Std 35 Light" w:cs="Arial"/>
            <w:sz w:val="22"/>
            <w:szCs w:val="22"/>
            <w:lang w:val="vi-VN"/>
          </w:rPr>
          <w:delText>a student’s</w:delText>
        </w:r>
        <w:r w:rsidRPr="004373E8" w:rsidDel="00637308">
          <w:rPr>
            <w:rFonts w:ascii="iCiel Avenir LT Std 35 Light" w:hAnsi="iCiel Avenir LT Std 35 Light" w:cs="Arial"/>
            <w:sz w:val="22"/>
            <w:szCs w:val="22"/>
            <w:lang w:val="vi-VN"/>
          </w:rPr>
          <w:delText xml:space="preserve"> final semester and is scheduled by Staffordshire University. After the two universities confirm student’s degree classification and make sure that all graduation conditions are met, Staffordshire University will proceed with Official Transcript and Certificate printing and delivery from UK to Vietnam. This process normally takes up to 6-8 weeks after the official results are available on the student portal. </w:delText>
        </w:r>
        <w:r w:rsidR="0037692E" w:rsidRPr="004373E8" w:rsidDel="00637308">
          <w:rPr>
            <w:rFonts w:ascii="iCiel Avenir LT Std 35 Light" w:hAnsi="iCiel Avenir LT Std 35 Light" w:cs="Arial"/>
            <w:sz w:val="22"/>
            <w:szCs w:val="22"/>
            <w:lang w:val="vi-VN"/>
          </w:rPr>
          <w:delText>We will</w:delText>
        </w:r>
        <w:r w:rsidRPr="004373E8" w:rsidDel="00637308">
          <w:rPr>
            <w:rFonts w:ascii="iCiel Avenir LT Std 35 Light" w:hAnsi="iCiel Avenir LT Std 35 Light" w:cs="Arial"/>
            <w:sz w:val="22"/>
            <w:szCs w:val="22"/>
            <w:lang w:val="vi-VN"/>
          </w:rPr>
          <w:delText xml:space="preserve"> inform students by email when the Official Transcript and Certificate are ready to pick up.</w:delText>
        </w:r>
        <w:bookmarkStart w:id="6129" w:name="_Toc177116679"/>
        <w:bookmarkStart w:id="6130" w:name="_Toc177119445"/>
        <w:bookmarkStart w:id="6131" w:name="_Toc177119857"/>
        <w:bookmarkStart w:id="6132" w:name="_Toc177146015"/>
        <w:bookmarkStart w:id="6133" w:name="_Toc177146424"/>
        <w:bookmarkEnd w:id="6129"/>
        <w:bookmarkEnd w:id="6130"/>
        <w:bookmarkEnd w:id="6131"/>
        <w:bookmarkEnd w:id="6132"/>
        <w:bookmarkEnd w:id="6133"/>
      </w:del>
    </w:p>
    <w:p w14:paraId="693B01F3" w14:textId="5BC28B13" w:rsidR="006E2F53" w:rsidRPr="00637308" w:rsidDel="00637308" w:rsidRDefault="00D9034C">
      <w:pPr>
        <w:numPr>
          <w:ilvl w:val="0"/>
          <w:numId w:val="44"/>
        </w:numPr>
        <w:tabs>
          <w:tab w:val="left" w:pos="630"/>
          <w:tab w:val="left" w:pos="720"/>
          <w:tab w:val="left" w:pos="990"/>
        </w:tabs>
        <w:ind w:left="0" w:firstLine="720"/>
        <w:rPr>
          <w:del w:id="6134" w:author="An Tran, ACA (BUV)" w:date="2024-09-13T01:19:00Z" w16du:dateUtc="2024-09-12T18:19:00Z"/>
          <w:rFonts w:ascii="iCiel Avenir LT Std 35 Light" w:hAnsi="iCiel Avenir LT Std 35 Light" w:cs="Arial"/>
          <w:sz w:val="22"/>
          <w:szCs w:val="22"/>
          <w:lang w:val="vi-VN"/>
          <w:rPrChange w:id="6135" w:author="An Tran, ACA (BUV)" w:date="2024-09-13T01:19:00Z" w16du:dateUtc="2024-09-12T18:19:00Z">
            <w:rPr>
              <w:del w:id="6136" w:author="An Tran, ACA (BUV)" w:date="2024-09-13T01:19:00Z" w16du:dateUtc="2024-09-12T18:19:00Z"/>
              <w:rFonts w:ascii="iCiel Avenir LT Std 35 Light" w:hAnsi="iCiel Avenir LT Std 35 Light" w:cs="Arial"/>
              <w:i/>
              <w:iCs/>
              <w:sz w:val="22"/>
              <w:szCs w:val="22"/>
              <w:lang w:val="vi-VN"/>
            </w:rPr>
          </w:rPrChange>
        </w:rPr>
        <w:pPrChange w:id="6137" w:author="An Tran, ACA (BUV)" w:date="2024-09-13T01:19:00Z" w16du:dateUtc="2024-09-12T18:19:00Z">
          <w:pPr>
            <w:tabs>
              <w:tab w:val="left" w:pos="630"/>
              <w:tab w:val="left" w:pos="720"/>
              <w:tab w:val="left" w:pos="1080"/>
            </w:tabs>
            <w:ind w:firstLine="0"/>
          </w:pPr>
        </w:pPrChange>
      </w:pPr>
      <w:del w:id="6138" w:author="An Tran, ACA (BUV)" w:date="2024-09-13T01:19:00Z" w16du:dateUtc="2024-09-12T18:19:00Z">
        <w:r w:rsidRPr="00637308" w:rsidDel="00637308">
          <w:rPr>
            <w:rFonts w:ascii="iCiel Avenir LT Std 35 Light" w:hAnsi="iCiel Avenir LT Std 35 Light" w:cs="Arial"/>
            <w:sz w:val="22"/>
            <w:szCs w:val="22"/>
            <w:lang w:val="vi-VN"/>
            <w:rPrChange w:id="6139" w:author="An Tran, ACA (BUV)" w:date="2024-09-13T01:19:00Z" w16du:dateUtc="2024-09-12T18:19:00Z">
              <w:rPr>
                <w:rFonts w:ascii="iCiel Avenir LT Std 35 Light" w:hAnsi="iCiel Avenir LT Std 35 Light" w:cs="Arial"/>
                <w:i/>
                <w:iCs/>
                <w:sz w:val="22"/>
                <w:szCs w:val="22"/>
                <w:lang w:val="vi-VN"/>
              </w:rPr>
            </w:rPrChange>
          </w:rPr>
          <w:delText>Quy trình kiểm tra, xác nhận và in văn bằng, bảng điểm của sinh viên được quản lý nghiêm ngặt bởi Hội đồng Khảo thí. Hội đồng Khảo thí này thường diễn ra khoảng 9 đến 10 tuần sau kỳ học cuối của sinh viên và được tổ chức bởi Đại học Staffordshire. Sau khi hai trường thống nhất xếp loại tốt nghiệp của sinh viên, cũng như sinh viên đã đạt đủ các điều kiện tốt nghiệp, bằng tốt nghiệp và bảng điểm chính thức của sinh viên sẽ được in và chuyển phát từ Anh Quốc về Việt Nam. Quy trình này thường kéo dài khoảng 6-8 tuần kể từ ngày điểm chính thức được công bố. Nhà trường sẽ thông báo qua email ngay khi bảng điểm và bằng tốt nghiệp được chuyển đến BUV để sinh viên đến nhận.</w:delText>
        </w:r>
        <w:bookmarkStart w:id="6140" w:name="_Toc177116680"/>
        <w:bookmarkStart w:id="6141" w:name="_Toc177119446"/>
        <w:bookmarkStart w:id="6142" w:name="_Toc177119858"/>
        <w:bookmarkStart w:id="6143" w:name="_Toc177146016"/>
        <w:bookmarkStart w:id="6144" w:name="_Toc177146425"/>
        <w:bookmarkEnd w:id="6140"/>
        <w:bookmarkEnd w:id="6141"/>
        <w:bookmarkEnd w:id="6142"/>
        <w:bookmarkEnd w:id="6143"/>
        <w:bookmarkEnd w:id="6144"/>
      </w:del>
    </w:p>
    <w:p w14:paraId="23C7E632" w14:textId="20673010" w:rsidR="00D9034C" w:rsidRPr="00637308" w:rsidDel="00637308" w:rsidRDefault="00D9034C">
      <w:pPr>
        <w:pStyle w:val="Question"/>
        <w:numPr>
          <w:ilvl w:val="0"/>
          <w:numId w:val="44"/>
        </w:numPr>
        <w:tabs>
          <w:tab w:val="left" w:pos="630"/>
          <w:tab w:val="left" w:pos="990"/>
        </w:tabs>
        <w:spacing w:before="100" w:line="400" w:lineRule="exact"/>
        <w:ind w:left="0" w:firstLine="720"/>
        <w:rPr>
          <w:del w:id="6145" w:author="An Tran, ACA (BUV)" w:date="2024-09-13T01:19:00Z" w16du:dateUtc="2024-09-12T18:19:00Z"/>
          <w:rFonts w:cs="Arial"/>
          <w:szCs w:val="22"/>
          <w:lang w:val="vi-VN"/>
        </w:rPr>
        <w:pPrChange w:id="6146"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6147" w:name="_Toc107734220"/>
      <w:bookmarkStart w:id="6148" w:name="_Toc107734434"/>
      <w:bookmarkStart w:id="6149" w:name="_Toc107734886"/>
      <w:bookmarkStart w:id="6150" w:name="_Toc107735108"/>
      <w:bookmarkStart w:id="6151" w:name="_Toc107735235"/>
      <w:bookmarkStart w:id="6152" w:name="_Toc107735340"/>
      <w:bookmarkStart w:id="6153" w:name="_Toc107735444"/>
      <w:bookmarkStart w:id="6154" w:name="_Toc107735547"/>
      <w:bookmarkStart w:id="6155" w:name="_Toc107735652"/>
      <w:bookmarkStart w:id="6156" w:name="_Toc107735756"/>
      <w:bookmarkStart w:id="6157" w:name="_Toc107735860"/>
      <w:bookmarkStart w:id="6158" w:name="_Toc107735964"/>
      <w:bookmarkStart w:id="6159" w:name="_Toc107736117"/>
      <w:bookmarkStart w:id="6160" w:name="_Toc107736264"/>
      <w:bookmarkStart w:id="6161" w:name="_Toc107736368"/>
      <w:bookmarkStart w:id="6162" w:name="_Toc107736590"/>
      <w:bookmarkStart w:id="6163" w:name="_Toc107736693"/>
      <w:bookmarkStart w:id="6164" w:name="_Toc107736796"/>
      <w:bookmarkStart w:id="6165" w:name="_Toc107736900"/>
      <w:bookmarkStart w:id="6166" w:name="_Toc107737752"/>
      <w:bookmarkStart w:id="6167" w:name="_Toc108099141"/>
      <w:bookmarkStart w:id="6168" w:name="_Toc113975556"/>
      <w:bookmarkStart w:id="6169" w:name="_Toc113976073"/>
      <w:bookmarkStart w:id="6170" w:name="_Toc114065603"/>
      <w:bookmarkStart w:id="6171" w:name="_Toc114065999"/>
      <w:bookmarkStart w:id="6172" w:name="_Toc113977107"/>
      <w:bookmarkStart w:id="6173" w:name="_Toc122700185"/>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del w:id="6174" w:author="An Tran, ACA (BUV)" w:date="2024-09-13T01:19:00Z" w16du:dateUtc="2024-09-12T18:19:00Z">
        <w:r w:rsidRPr="00637308" w:rsidDel="00637308">
          <w:rPr>
            <w:rFonts w:cs="Arial"/>
            <w:szCs w:val="22"/>
            <w:lang w:val="vi-VN"/>
          </w:rPr>
          <w:delText xml:space="preserve">Can Staffordshire University’s grading scale and GPA be converted to the 4.0 system in the US or Germany so students can apply to higher education institution in these countries? </w:delText>
        </w:r>
        <w:r w:rsidR="00F06962" w:rsidRPr="00637308" w:rsidDel="00637308">
          <w:rPr>
            <w:rFonts w:cs="Arial"/>
            <w:szCs w:val="22"/>
            <w:lang w:val="vi-VN"/>
          </w:rPr>
          <w:delText xml:space="preserve">/ </w:delText>
        </w:r>
        <w:r w:rsidR="00F06962" w:rsidRPr="00637308" w:rsidDel="00637308">
          <w:rPr>
            <w:rFonts w:cs="Arial"/>
            <w:szCs w:val="22"/>
            <w:lang w:val="vi-VN"/>
            <w:rPrChange w:id="6175" w:author="An Tran, ACA (BUV)" w:date="2024-09-13T01:19:00Z" w16du:dateUtc="2024-09-12T18:19:00Z">
              <w:rPr>
                <w:rFonts w:cs="Arial"/>
                <w:bCs/>
                <w:i/>
                <w:iCs/>
                <w:szCs w:val="22"/>
                <w:lang w:val="vi-VN"/>
              </w:rPr>
            </w:rPrChange>
          </w:rPr>
          <w:delText>Liệu</w:delText>
        </w:r>
        <w:r w:rsidRPr="00637308" w:rsidDel="00637308">
          <w:rPr>
            <w:rFonts w:cs="Arial"/>
            <w:szCs w:val="22"/>
            <w:lang w:val="vi-VN"/>
            <w:rPrChange w:id="6176" w:author="An Tran, ACA (BUV)" w:date="2024-09-13T01:19:00Z" w16du:dateUtc="2024-09-12T18:19:00Z">
              <w:rPr>
                <w:rFonts w:cs="Arial"/>
                <w:bCs/>
                <w:i/>
                <w:iCs/>
                <w:szCs w:val="22"/>
                <w:lang w:val="vi-VN"/>
              </w:rPr>
            </w:rPrChange>
          </w:rPr>
          <w:delText xml:space="preserve"> thang điểm và GPA của trường Đại học </w:delText>
        </w:r>
        <w:r w:rsidR="00A75226" w:rsidRPr="00637308" w:rsidDel="00637308">
          <w:rPr>
            <w:rFonts w:cs="Arial"/>
            <w:szCs w:val="22"/>
            <w:lang w:val="vi-VN"/>
            <w:rPrChange w:id="6177" w:author="An Tran, ACA (BUV)" w:date="2024-09-13T01:19:00Z" w16du:dateUtc="2024-09-12T18:19:00Z">
              <w:rPr>
                <w:rFonts w:cs="Arial"/>
                <w:bCs/>
                <w:i/>
                <w:iCs/>
                <w:szCs w:val="22"/>
                <w:lang w:val="vi-VN"/>
              </w:rPr>
            </w:rPrChange>
          </w:rPr>
          <w:delText>Staffordshire có</w:delText>
        </w:r>
        <w:r w:rsidRPr="00637308" w:rsidDel="00637308">
          <w:rPr>
            <w:rFonts w:cs="Arial"/>
            <w:szCs w:val="22"/>
            <w:lang w:val="vi-VN"/>
            <w:rPrChange w:id="6178" w:author="An Tran, ACA (BUV)" w:date="2024-09-13T01:19:00Z" w16du:dateUtc="2024-09-12T18:19:00Z">
              <w:rPr>
                <w:rFonts w:cs="Arial"/>
                <w:bCs/>
                <w:i/>
                <w:iCs/>
                <w:szCs w:val="22"/>
                <w:lang w:val="vi-VN"/>
              </w:rPr>
            </w:rPrChange>
          </w:rPr>
          <w:delText xml:space="preserve"> thể được chuyển đổi sang hệ thang điểm 4.0 ở Mỹ hay Đức để sinh viên có thể đăng ký học cao học tại các cở sở giáo dục ở những nước này?</w:delText>
        </w:r>
        <w:bookmarkStart w:id="6179" w:name="_Toc177116681"/>
        <w:bookmarkStart w:id="6180" w:name="_Toc177119447"/>
        <w:bookmarkStart w:id="6181" w:name="_Toc177119859"/>
        <w:bookmarkStart w:id="6182" w:name="_Toc177146017"/>
        <w:bookmarkStart w:id="6183" w:name="_Toc177146426"/>
        <w:bookmarkEnd w:id="6172"/>
        <w:bookmarkEnd w:id="6173"/>
        <w:bookmarkEnd w:id="6179"/>
        <w:bookmarkEnd w:id="6180"/>
        <w:bookmarkEnd w:id="6181"/>
        <w:bookmarkEnd w:id="6182"/>
        <w:bookmarkEnd w:id="6183"/>
      </w:del>
    </w:p>
    <w:p w14:paraId="46D6DA8A" w14:textId="0873789F"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184" w:author="An Tran, ACA (BUV)" w:date="2024-09-13T01:19:00Z" w16du:dateUtc="2024-09-12T18:19:00Z"/>
          <w:rFonts w:ascii="iCiel Avenir LT Std 35 Light" w:hAnsi="iCiel Avenir LT Std 35 Light" w:cs="Arial"/>
          <w:b/>
          <w:sz w:val="22"/>
          <w:szCs w:val="22"/>
          <w:lang w:val="vi-VN"/>
          <w:rPrChange w:id="6185" w:author="An Tran, ACA (BUV)" w:date="2024-09-13T01:19:00Z" w16du:dateUtc="2024-09-12T18:19:00Z">
            <w:rPr>
              <w:del w:id="6186" w:author="An Tran, ACA (BUV)" w:date="2024-09-13T01:19:00Z" w16du:dateUtc="2024-09-12T18:19:00Z"/>
              <w:rFonts w:ascii="iCiel Avenir LT Std 35 Light" w:hAnsi="iCiel Avenir LT Std 35 Light" w:cs="Arial"/>
              <w:b/>
              <w:bCs/>
              <w:sz w:val="22"/>
              <w:szCs w:val="22"/>
              <w:u w:val="single"/>
              <w:lang w:val="vi-VN"/>
            </w:rPr>
          </w:rPrChange>
        </w:rPr>
        <w:pPrChange w:id="6187" w:author="An Tran, ACA (BUV)" w:date="2024-09-13T01:19:00Z" w16du:dateUtc="2024-09-12T18:19:00Z">
          <w:pPr>
            <w:pStyle w:val="ListParagraph"/>
            <w:tabs>
              <w:tab w:val="left" w:pos="630"/>
              <w:tab w:val="left" w:pos="720"/>
              <w:tab w:val="left" w:pos="1080"/>
            </w:tabs>
            <w:ind w:left="0"/>
            <w:contextualSpacing w:val="0"/>
          </w:pPr>
        </w:pPrChange>
      </w:pPr>
      <w:del w:id="6188" w:author="An Tran, ACA (BUV)" w:date="2024-09-13T01:19:00Z" w16du:dateUtc="2024-09-12T18:19:00Z">
        <w:r w:rsidRPr="00637308" w:rsidDel="00637308">
          <w:rPr>
            <w:rFonts w:ascii="iCiel Avenir LT Std 35 Light" w:hAnsi="iCiel Avenir LT Std 35 Light" w:cs="Arial"/>
            <w:b/>
            <w:sz w:val="22"/>
            <w:szCs w:val="22"/>
            <w:lang w:val="vi-VN"/>
            <w:rPrChange w:id="6189"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6190"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6191" w:author="An Tran, ACA (BUV)" w:date="2024-09-13T01:19:00Z" w16du:dateUtc="2024-09-12T18:19:00Z">
              <w:rPr>
                <w:rFonts w:ascii="iCiel Avenir LT Std 35 Light" w:hAnsi="iCiel Avenir LT Std 35 Light" w:cs="Arial"/>
                <w:b/>
                <w:bCs/>
                <w:sz w:val="22"/>
                <w:szCs w:val="22"/>
                <w:u w:val="single"/>
                <w:lang w:val="vi-VN"/>
              </w:rPr>
            </w:rPrChange>
          </w:rPr>
          <w:delText>:</w:delText>
        </w:r>
        <w:r w:rsidRPr="004373E8" w:rsidDel="00637308">
          <w:rPr>
            <w:rFonts w:ascii="iCiel Avenir LT Std 35 Light" w:hAnsi="iCiel Avenir LT Std 35 Light" w:cs="Arial"/>
            <w:sz w:val="22"/>
            <w:szCs w:val="22"/>
            <w:lang w:val="vi-VN"/>
          </w:rPr>
          <w:delText xml:space="preserve"> </w:delText>
        </w:r>
        <w:bookmarkStart w:id="6192" w:name="_Toc177116682"/>
        <w:bookmarkStart w:id="6193" w:name="_Toc177119448"/>
        <w:bookmarkStart w:id="6194" w:name="_Toc177119860"/>
        <w:bookmarkStart w:id="6195" w:name="_Toc177146018"/>
        <w:bookmarkStart w:id="6196" w:name="_Toc177146427"/>
        <w:bookmarkEnd w:id="6192"/>
        <w:bookmarkEnd w:id="6193"/>
        <w:bookmarkEnd w:id="6194"/>
        <w:bookmarkEnd w:id="6195"/>
        <w:bookmarkEnd w:id="6196"/>
      </w:del>
    </w:p>
    <w:p w14:paraId="3B8AB9D3" w14:textId="4F7AC3C0" w:rsidR="00D9034C" w:rsidRPr="004373E8" w:rsidDel="00637308" w:rsidRDefault="00D9034C">
      <w:pPr>
        <w:numPr>
          <w:ilvl w:val="0"/>
          <w:numId w:val="44"/>
        </w:numPr>
        <w:tabs>
          <w:tab w:val="left" w:pos="630"/>
          <w:tab w:val="left" w:pos="720"/>
          <w:tab w:val="left" w:pos="990"/>
        </w:tabs>
        <w:ind w:left="0" w:firstLine="720"/>
        <w:rPr>
          <w:del w:id="6197" w:author="An Tran, ACA (BUV)" w:date="2024-09-13T01:19:00Z" w16du:dateUtc="2024-09-12T18:19:00Z"/>
          <w:rFonts w:ascii="iCiel Avenir LT Std 35 Light" w:hAnsi="iCiel Avenir LT Std 35 Light" w:cs="Arial"/>
          <w:sz w:val="22"/>
          <w:szCs w:val="22"/>
          <w:lang w:val="vi-VN"/>
        </w:rPr>
        <w:pPrChange w:id="6198" w:author="An Tran, ACA (BUV)" w:date="2024-09-13T01:19:00Z" w16du:dateUtc="2024-09-12T18:19:00Z">
          <w:pPr>
            <w:tabs>
              <w:tab w:val="left" w:pos="630"/>
              <w:tab w:val="left" w:pos="720"/>
              <w:tab w:val="left" w:pos="1080"/>
            </w:tabs>
            <w:ind w:firstLine="0"/>
          </w:pPr>
        </w:pPrChange>
      </w:pPr>
      <w:del w:id="6199" w:author="An Tran, ACA (BUV)" w:date="2024-09-13T01:19:00Z" w16du:dateUtc="2024-09-12T18:19:00Z">
        <w:r w:rsidRPr="004373E8" w:rsidDel="00637308">
          <w:rPr>
            <w:rFonts w:ascii="iCiel Avenir LT Std 35 Light" w:hAnsi="iCiel Avenir LT Std 35 Light" w:cs="Arial"/>
            <w:sz w:val="22"/>
            <w:szCs w:val="22"/>
            <w:lang w:val="vi-VN"/>
          </w:rPr>
          <w:delText>Please kindly be informed that Staffordshire University does not have the conversion grade from UK Grading System to the 4.0 system or US and Germany grade system. However, we believe that the student can use your result to-date to apply for the student’s purpose as the UK education system is recognized worldwide.</w:delText>
        </w:r>
        <w:bookmarkStart w:id="6200" w:name="_Toc177116683"/>
        <w:bookmarkStart w:id="6201" w:name="_Toc177119449"/>
        <w:bookmarkStart w:id="6202" w:name="_Toc177119861"/>
        <w:bookmarkStart w:id="6203" w:name="_Toc177146019"/>
        <w:bookmarkStart w:id="6204" w:name="_Toc177146428"/>
        <w:bookmarkEnd w:id="6200"/>
        <w:bookmarkEnd w:id="6201"/>
        <w:bookmarkEnd w:id="6202"/>
        <w:bookmarkEnd w:id="6203"/>
        <w:bookmarkEnd w:id="6204"/>
      </w:del>
    </w:p>
    <w:p w14:paraId="54079763" w14:textId="2FF690D8" w:rsidR="00D9034C" w:rsidRPr="004373E8" w:rsidDel="00637308" w:rsidRDefault="00D9034C">
      <w:pPr>
        <w:numPr>
          <w:ilvl w:val="0"/>
          <w:numId w:val="44"/>
        </w:numPr>
        <w:tabs>
          <w:tab w:val="left" w:pos="630"/>
          <w:tab w:val="left" w:pos="720"/>
          <w:tab w:val="left" w:pos="990"/>
        </w:tabs>
        <w:ind w:left="0" w:firstLine="720"/>
        <w:rPr>
          <w:del w:id="6205" w:author="An Tran, ACA (BUV)" w:date="2024-09-13T01:19:00Z" w16du:dateUtc="2024-09-12T18:19:00Z"/>
          <w:rFonts w:ascii="iCiel Avenir LT Std 35 Light" w:hAnsi="iCiel Avenir LT Std 35 Light" w:cs="Arial"/>
          <w:sz w:val="22"/>
          <w:szCs w:val="22"/>
          <w:lang w:val="vi-VN"/>
        </w:rPr>
        <w:pPrChange w:id="6206" w:author="An Tran, ACA (BUV)" w:date="2024-09-13T01:19:00Z" w16du:dateUtc="2024-09-12T18:19:00Z">
          <w:pPr>
            <w:tabs>
              <w:tab w:val="left" w:pos="630"/>
              <w:tab w:val="left" w:pos="720"/>
              <w:tab w:val="left" w:pos="1080"/>
            </w:tabs>
            <w:ind w:firstLine="0"/>
          </w:pPr>
        </w:pPrChange>
      </w:pPr>
      <w:del w:id="6207" w:author="An Tran, ACA (BUV)" w:date="2024-09-13T01:19:00Z" w16du:dateUtc="2024-09-12T18:19:00Z">
        <w:r w:rsidRPr="004373E8" w:rsidDel="00637308">
          <w:rPr>
            <w:rFonts w:ascii="iCiel Avenir LT Std 35 Light" w:hAnsi="iCiel Avenir LT Std 35 Light" w:cs="Arial"/>
            <w:sz w:val="22"/>
            <w:szCs w:val="22"/>
            <w:lang w:val="vi-VN"/>
          </w:rPr>
          <w:delText>Staffordshire University would advise the students to contact the international admissions department of the university that the student is applying for higher education to enquire specific entry requirements &amp; instructions.</w:delText>
        </w:r>
        <w:bookmarkStart w:id="6208" w:name="_Toc177116684"/>
        <w:bookmarkStart w:id="6209" w:name="_Toc177119450"/>
        <w:bookmarkStart w:id="6210" w:name="_Toc177119862"/>
        <w:bookmarkStart w:id="6211" w:name="_Toc177146020"/>
        <w:bookmarkStart w:id="6212" w:name="_Toc177146429"/>
        <w:bookmarkEnd w:id="6208"/>
        <w:bookmarkEnd w:id="6209"/>
        <w:bookmarkEnd w:id="6210"/>
        <w:bookmarkEnd w:id="6211"/>
        <w:bookmarkEnd w:id="6212"/>
      </w:del>
    </w:p>
    <w:p w14:paraId="42479299" w14:textId="4FD7463A" w:rsidR="00D9034C" w:rsidRPr="004373E8" w:rsidDel="00637308" w:rsidRDefault="00D9034C">
      <w:pPr>
        <w:numPr>
          <w:ilvl w:val="0"/>
          <w:numId w:val="44"/>
        </w:numPr>
        <w:tabs>
          <w:tab w:val="left" w:pos="630"/>
          <w:tab w:val="left" w:pos="720"/>
          <w:tab w:val="left" w:pos="990"/>
        </w:tabs>
        <w:ind w:left="0" w:firstLine="720"/>
        <w:rPr>
          <w:del w:id="6213" w:author="An Tran, ACA (BUV)" w:date="2024-09-13T01:19:00Z" w16du:dateUtc="2024-09-12T18:19:00Z"/>
          <w:rFonts w:ascii="iCiel Avenir LT Std 35 Light" w:hAnsi="iCiel Avenir LT Std 35 Light" w:cs="Arial"/>
          <w:sz w:val="22"/>
          <w:szCs w:val="22"/>
          <w:lang w:val="vi-VN"/>
        </w:rPr>
        <w:pPrChange w:id="6214" w:author="An Tran, ACA (BUV)" w:date="2024-09-13T01:19:00Z" w16du:dateUtc="2024-09-12T18:19:00Z">
          <w:pPr>
            <w:tabs>
              <w:tab w:val="left" w:pos="630"/>
              <w:tab w:val="left" w:pos="720"/>
              <w:tab w:val="left" w:pos="1080"/>
            </w:tabs>
            <w:ind w:firstLine="0"/>
          </w:pPr>
        </w:pPrChange>
      </w:pPr>
      <w:del w:id="6215" w:author="An Tran, ACA (BUV)" w:date="2024-09-13T01:19:00Z" w16du:dateUtc="2024-09-12T18:19:00Z">
        <w:r w:rsidRPr="004373E8" w:rsidDel="00637308">
          <w:rPr>
            <w:rFonts w:ascii="iCiel Avenir LT Std 35 Light" w:hAnsi="iCiel Avenir LT Std 35 Light" w:cs="Arial"/>
            <w:sz w:val="22"/>
            <w:szCs w:val="22"/>
            <w:lang w:val="vi-VN"/>
          </w:rPr>
          <w:delText>In addition, students can also refer to the link below for your reference.</w:delText>
        </w:r>
        <w:bookmarkStart w:id="6216" w:name="_Toc177116685"/>
        <w:bookmarkStart w:id="6217" w:name="_Toc177119451"/>
        <w:bookmarkStart w:id="6218" w:name="_Toc177119863"/>
        <w:bookmarkStart w:id="6219" w:name="_Toc177146021"/>
        <w:bookmarkStart w:id="6220" w:name="_Toc177146430"/>
        <w:bookmarkEnd w:id="6216"/>
        <w:bookmarkEnd w:id="6217"/>
        <w:bookmarkEnd w:id="6218"/>
        <w:bookmarkEnd w:id="6219"/>
        <w:bookmarkEnd w:id="6220"/>
      </w:del>
    </w:p>
    <w:p w14:paraId="4ECFC50F" w14:textId="223F7DA5" w:rsidR="00D9034C" w:rsidRPr="004373E8" w:rsidDel="00637308" w:rsidRDefault="00B328D3">
      <w:pPr>
        <w:numPr>
          <w:ilvl w:val="0"/>
          <w:numId w:val="44"/>
        </w:numPr>
        <w:tabs>
          <w:tab w:val="left" w:pos="630"/>
          <w:tab w:val="left" w:pos="720"/>
          <w:tab w:val="left" w:pos="990"/>
        </w:tabs>
        <w:ind w:left="0" w:firstLine="720"/>
        <w:rPr>
          <w:del w:id="6221" w:author="An Tran, ACA (BUV)" w:date="2024-09-13T01:19:00Z" w16du:dateUtc="2024-09-12T18:19:00Z"/>
          <w:rFonts w:ascii="iCiel Avenir LT Std 35 Light" w:hAnsi="iCiel Avenir LT Std 35 Light" w:cs="Arial"/>
          <w:sz w:val="22"/>
          <w:szCs w:val="22"/>
          <w:lang w:val="vi-VN"/>
        </w:rPr>
        <w:pPrChange w:id="6222" w:author="An Tran, ACA (BUV)" w:date="2024-09-13T01:19:00Z" w16du:dateUtc="2024-09-12T18:19:00Z">
          <w:pPr>
            <w:tabs>
              <w:tab w:val="left" w:pos="630"/>
              <w:tab w:val="left" w:pos="720"/>
              <w:tab w:val="left" w:pos="1080"/>
            </w:tabs>
          </w:pPr>
        </w:pPrChange>
      </w:pPr>
      <w:del w:id="6223" w:author="An Tran, ACA (BUV)" w:date="2024-09-13T01:19:00Z" w16du:dateUtc="2024-09-12T18:19:00Z">
        <w:r w:rsidRPr="00637308" w:rsidDel="00637308">
          <w:rPr>
            <w:rFonts w:cs="Arial"/>
            <w:szCs w:val="22"/>
            <w:lang w:val="vi-VN"/>
            <w:rPrChange w:id="6224" w:author="An Tran, ACA (BUV)" w:date="2024-09-13T01:19:00Z" w16du:dateUtc="2024-09-12T18:19:00Z">
              <w:rPr/>
            </w:rPrChange>
          </w:rPr>
          <w:fldChar w:fldCharType="begin"/>
        </w:r>
        <w:r w:rsidRPr="00637308" w:rsidDel="00637308">
          <w:rPr>
            <w:rFonts w:cs="Arial"/>
            <w:szCs w:val="22"/>
            <w:lang w:val="vi-VN"/>
            <w:rPrChange w:id="6225" w:author="An Tran, ACA (BUV)" w:date="2024-09-13T01:19:00Z" w16du:dateUtc="2024-09-12T18:19:00Z">
              <w:rPr/>
            </w:rPrChange>
          </w:rPr>
          <w:delInstrText>HYPERLINK "https://gpacalculator.net/grade-conversion/united-kingdom/"</w:delInstrText>
        </w:r>
        <w:r w:rsidRPr="0079723D" w:rsidDel="00637308">
          <w:rPr>
            <w:rFonts w:cs="Arial"/>
            <w:szCs w:val="22"/>
            <w:lang w:val="vi-VN"/>
          </w:rPr>
        </w:r>
        <w:r w:rsidRPr="00637308" w:rsidDel="00637308">
          <w:rPr>
            <w:rPrChange w:id="6226"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00D9034C" w:rsidRPr="00637308" w:rsidDel="00637308">
          <w:rPr>
            <w:color w:val="2F5496" w:themeColor="accent1" w:themeShade="BF"/>
            <w:rPrChange w:id="6227" w:author="An Tran, ACA (BUV)" w:date="2024-09-13T01:19:00Z" w16du:dateUtc="2024-09-12T18:19:00Z">
              <w:rPr>
                <w:rStyle w:val="Hyperlink"/>
                <w:rFonts w:ascii="iCiel Avenir LT Std 35 Light" w:hAnsi="iCiel Avenir LT Std 35 Light" w:cs="Arial"/>
                <w:sz w:val="22"/>
                <w:szCs w:val="22"/>
                <w:lang w:val="vi-VN"/>
              </w:rPr>
            </w:rPrChange>
          </w:rPr>
          <w:delText>https://gpacalculator.net/grade-conversion/united-kingdom/</w:delText>
        </w:r>
        <w:r w:rsidRPr="00637308" w:rsidDel="00637308">
          <w:rPr>
            <w:color w:val="2F5496" w:themeColor="accent1" w:themeShade="BF"/>
            <w:rPrChange w:id="6228"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00D9034C" w:rsidRPr="004373E8" w:rsidDel="00637308">
          <w:rPr>
            <w:rFonts w:ascii="iCiel Avenir LT Std 35 Light" w:hAnsi="iCiel Avenir LT Std 35 Light" w:cs="Arial"/>
            <w:sz w:val="22"/>
            <w:szCs w:val="22"/>
            <w:lang w:val="vi-VN"/>
          </w:rPr>
          <w:delText xml:space="preserve"> </w:delText>
        </w:r>
        <w:bookmarkStart w:id="6229" w:name="_Toc177116686"/>
        <w:bookmarkStart w:id="6230" w:name="_Toc177119452"/>
        <w:bookmarkStart w:id="6231" w:name="_Toc177119864"/>
        <w:bookmarkStart w:id="6232" w:name="_Toc177146022"/>
        <w:bookmarkStart w:id="6233" w:name="_Toc177146431"/>
        <w:bookmarkEnd w:id="6229"/>
        <w:bookmarkEnd w:id="6230"/>
        <w:bookmarkEnd w:id="6231"/>
        <w:bookmarkEnd w:id="6232"/>
        <w:bookmarkEnd w:id="6233"/>
      </w:del>
    </w:p>
    <w:p w14:paraId="13C7A33F" w14:textId="250951B0" w:rsidR="00D9034C" w:rsidRPr="004373E8" w:rsidDel="00637308" w:rsidRDefault="00D9034C">
      <w:pPr>
        <w:numPr>
          <w:ilvl w:val="0"/>
          <w:numId w:val="44"/>
        </w:numPr>
        <w:tabs>
          <w:tab w:val="left" w:pos="630"/>
          <w:tab w:val="left" w:pos="720"/>
          <w:tab w:val="left" w:pos="990"/>
        </w:tabs>
        <w:ind w:left="0" w:firstLine="720"/>
        <w:rPr>
          <w:del w:id="6234" w:author="An Tran, ACA (BUV)" w:date="2024-09-13T01:19:00Z" w16du:dateUtc="2024-09-12T18:19:00Z"/>
          <w:rFonts w:ascii="iCiel Avenir LT Std 35 Light" w:hAnsi="iCiel Avenir LT Std 35 Light" w:cs="Arial"/>
          <w:sz w:val="22"/>
          <w:szCs w:val="22"/>
          <w:lang w:val="vi-VN"/>
        </w:rPr>
        <w:pPrChange w:id="6235" w:author="An Tran, ACA (BUV)" w:date="2024-09-13T01:19:00Z" w16du:dateUtc="2024-09-12T18:19:00Z">
          <w:pPr>
            <w:tabs>
              <w:tab w:val="left" w:pos="630"/>
              <w:tab w:val="left" w:pos="720"/>
              <w:tab w:val="left" w:pos="1080"/>
            </w:tabs>
            <w:ind w:firstLine="0"/>
          </w:pPr>
        </w:pPrChange>
      </w:pPr>
      <w:del w:id="6236" w:author="An Tran, ACA (BUV)" w:date="2024-09-13T01:19:00Z" w16du:dateUtc="2024-09-12T18:19:00Z">
        <w:r w:rsidRPr="004373E8" w:rsidDel="00637308">
          <w:rPr>
            <w:rFonts w:ascii="iCiel Avenir LT Std 35 Light" w:hAnsi="iCiel Avenir LT Std 35 Light" w:cs="Arial"/>
            <w:sz w:val="22"/>
            <w:szCs w:val="22"/>
            <w:lang w:val="vi-VN"/>
          </w:rPr>
          <w:delText xml:space="preserve">In case the student needs the reference letter for the higher education, please email to Student </w:delText>
        </w:r>
        <w:r w:rsidR="003E6043" w:rsidRPr="004373E8" w:rsidDel="00637308">
          <w:rPr>
            <w:rFonts w:ascii="iCiel Avenir LT Std 35 Light" w:hAnsi="iCiel Avenir LT Std 35 Light" w:cs="Arial"/>
            <w:sz w:val="22"/>
            <w:szCs w:val="22"/>
            <w:lang w:val="vi-VN"/>
          </w:rPr>
          <w:delText>Careers Services</w:delText>
        </w:r>
        <w:r w:rsidRPr="004373E8" w:rsidDel="00637308">
          <w:rPr>
            <w:rFonts w:ascii="iCiel Avenir LT Std 35 Light" w:hAnsi="iCiel Avenir LT Std 35 Light" w:cs="Arial"/>
            <w:sz w:val="22"/>
            <w:szCs w:val="22"/>
            <w:lang w:val="vi-VN"/>
          </w:rPr>
          <w:delText xml:space="preserve"> at</w:delText>
        </w:r>
        <w:r w:rsidR="003E6043" w:rsidRPr="004373E8" w:rsidDel="00637308">
          <w:rPr>
            <w:rFonts w:ascii="iCiel Avenir LT Std 35 Light" w:hAnsi="iCiel Avenir LT Std 35 Light" w:cs="Arial"/>
            <w:sz w:val="22"/>
            <w:szCs w:val="22"/>
            <w:lang w:val="vi-VN"/>
          </w:rPr>
          <w:delText xml:space="preserve"> </w:delText>
        </w:r>
        <w:r w:rsidR="00B328D3" w:rsidRPr="00637308" w:rsidDel="00637308">
          <w:rPr>
            <w:rFonts w:cs="Arial"/>
            <w:szCs w:val="22"/>
            <w:lang w:val="vi-VN"/>
            <w:rPrChange w:id="6237" w:author="An Tran, ACA (BUV)" w:date="2024-09-13T01:19:00Z" w16du:dateUtc="2024-09-12T18:19:00Z">
              <w:rPr/>
            </w:rPrChange>
          </w:rPr>
          <w:fldChar w:fldCharType="begin"/>
        </w:r>
        <w:r w:rsidR="00B328D3" w:rsidRPr="00637308" w:rsidDel="00637308">
          <w:rPr>
            <w:rFonts w:cs="Arial"/>
            <w:szCs w:val="22"/>
            <w:lang w:val="vi-VN"/>
            <w:rPrChange w:id="6238" w:author="An Tran, ACA (BUV)" w:date="2024-09-13T01:19:00Z" w16du:dateUtc="2024-09-12T18:19:00Z">
              <w:rPr/>
            </w:rPrChange>
          </w:rPr>
          <w:delInstrText>HYPERLINK "mailto:se-careers@buv.edu.vn"</w:delInstrText>
        </w:r>
        <w:r w:rsidR="00B328D3" w:rsidRPr="0079723D" w:rsidDel="00637308">
          <w:rPr>
            <w:rFonts w:cs="Arial"/>
            <w:szCs w:val="22"/>
            <w:lang w:val="vi-VN"/>
          </w:rPr>
        </w:r>
        <w:r w:rsidR="00B328D3" w:rsidRPr="00637308" w:rsidDel="00637308">
          <w:rPr>
            <w:rPrChange w:id="6239"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003E6043" w:rsidRPr="00637308" w:rsidDel="00637308">
          <w:rPr>
            <w:color w:val="2F5496" w:themeColor="accent1" w:themeShade="BF"/>
            <w:rPrChange w:id="6240" w:author="An Tran, ACA (BUV)" w:date="2024-09-13T01:19:00Z" w16du:dateUtc="2024-09-12T18:19:00Z">
              <w:rPr>
                <w:rStyle w:val="Hyperlink"/>
                <w:rFonts w:ascii="iCiel Avenir LT Std 35 Light" w:hAnsi="iCiel Avenir LT Std 35 Light" w:cs="Arial"/>
                <w:sz w:val="22"/>
                <w:szCs w:val="22"/>
                <w:lang w:val="vi-VN"/>
              </w:rPr>
            </w:rPrChange>
          </w:rPr>
          <w:delText>se-careers@buv.edu.vn</w:delText>
        </w:r>
        <w:r w:rsidR="00B328D3" w:rsidRPr="00637308" w:rsidDel="00637308">
          <w:rPr>
            <w:color w:val="2F5496" w:themeColor="accent1" w:themeShade="BF"/>
            <w:rPrChange w:id="6241"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003E6043" w:rsidRPr="004373E8" w:rsidDel="00637308">
          <w:rPr>
            <w:rFonts w:ascii="iCiel Avenir LT Std 35 Light" w:hAnsi="iCiel Avenir LT Std 35 Light" w:cs="Arial"/>
            <w:sz w:val="22"/>
            <w:szCs w:val="22"/>
            <w:lang w:val="vi-VN"/>
          </w:rPr>
          <w:delText xml:space="preserve"> </w:delText>
        </w:r>
        <w:r w:rsidRPr="004373E8" w:rsidDel="00637308">
          <w:rPr>
            <w:rFonts w:ascii="iCiel Avenir LT Std 35 Light" w:hAnsi="iCiel Avenir LT Std 35 Light" w:cs="Arial"/>
            <w:sz w:val="22"/>
            <w:szCs w:val="22"/>
            <w:lang w:val="vi-VN"/>
          </w:rPr>
          <w:delText>for their support.</w:delText>
        </w:r>
        <w:bookmarkStart w:id="6242" w:name="_Toc177116687"/>
        <w:bookmarkStart w:id="6243" w:name="_Toc177119453"/>
        <w:bookmarkStart w:id="6244" w:name="_Toc177119865"/>
        <w:bookmarkStart w:id="6245" w:name="_Toc177146023"/>
        <w:bookmarkStart w:id="6246" w:name="_Toc177146432"/>
        <w:bookmarkEnd w:id="6242"/>
        <w:bookmarkEnd w:id="6243"/>
        <w:bookmarkEnd w:id="6244"/>
        <w:bookmarkEnd w:id="6245"/>
        <w:bookmarkEnd w:id="6246"/>
      </w:del>
    </w:p>
    <w:p w14:paraId="6CCE76B5" w14:textId="0CEDB4BD" w:rsidR="00D9034C" w:rsidRPr="00637308" w:rsidDel="00637308" w:rsidRDefault="00D9034C">
      <w:pPr>
        <w:numPr>
          <w:ilvl w:val="0"/>
          <w:numId w:val="44"/>
        </w:numPr>
        <w:tabs>
          <w:tab w:val="left" w:pos="990"/>
        </w:tabs>
        <w:ind w:left="0" w:firstLine="720"/>
        <w:rPr>
          <w:del w:id="6247" w:author="An Tran, ACA (BUV)" w:date="2024-09-13T01:19:00Z" w16du:dateUtc="2024-09-12T18:19:00Z"/>
          <w:rFonts w:ascii="iCiel Avenir LT Std 35 Light" w:hAnsi="iCiel Avenir LT Std 35 Light" w:cs="Arial"/>
          <w:sz w:val="22"/>
          <w:szCs w:val="22"/>
          <w:lang w:val="vi-VN"/>
          <w:rPrChange w:id="6248" w:author="An Tran, ACA (BUV)" w:date="2024-09-13T01:19:00Z" w16du:dateUtc="2024-09-12T18:19:00Z">
            <w:rPr>
              <w:del w:id="6249" w:author="An Tran, ACA (BUV)" w:date="2024-09-13T01:19:00Z" w16du:dateUtc="2024-09-12T18:19:00Z"/>
              <w:rFonts w:ascii="iCiel Avenir LT Std 35 Light" w:hAnsi="iCiel Avenir LT Std 35 Light" w:cs="Arial"/>
              <w:i/>
              <w:iCs/>
              <w:sz w:val="22"/>
              <w:szCs w:val="22"/>
              <w:lang w:val="vi-VN"/>
            </w:rPr>
          </w:rPrChange>
        </w:rPr>
        <w:pPrChange w:id="6250" w:author="An Tran, ACA (BUV)" w:date="2024-09-13T01:19:00Z" w16du:dateUtc="2024-09-12T18:19:00Z">
          <w:pPr>
            <w:ind w:firstLine="0"/>
          </w:pPr>
        </w:pPrChange>
      </w:pPr>
      <w:del w:id="6251" w:author="An Tran, ACA (BUV)" w:date="2024-09-13T01:19:00Z" w16du:dateUtc="2024-09-12T18:19:00Z">
        <w:r w:rsidRPr="00637308" w:rsidDel="00637308">
          <w:rPr>
            <w:rFonts w:ascii="iCiel Avenir LT Std 35 Light" w:hAnsi="iCiel Avenir LT Std 35 Light" w:cs="Arial"/>
            <w:sz w:val="22"/>
            <w:szCs w:val="22"/>
            <w:lang w:val="vi-VN"/>
            <w:rPrChange w:id="6252" w:author="An Tran, ACA (BUV)" w:date="2024-09-13T01:19:00Z" w16du:dateUtc="2024-09-12T18:19:00Z">
              <w:rPr>
                <w:rFonts w:ascii="iCiel Avenir LT Std 35 Light" w:hAnsi="iCiel Avenir LT Std 35 Light" w:cs="Arial"/>
                <w:i/>
                <w:iCs/>
                <w:sz w:val="22"/>
                <w:szCs w:val="22"/>
                <w:lang w:val="vi-VN"/>
              </w:rPr>
            </w:rPrChange>
          </w:rPr>
          <w:delText>Đại học Staffordshire không cung cấp điểm chuyển đổi từ hệ thang điểm Anh sang hệ thang điểm 4.0 hay hệ thang điểm của nước Mỹ hãy Đức. Tuy nhiên, chúng tôi tin rằng sinh viên có thể sử dụng kết quả gần nhất để để đăng ký các chương trình đào tạo theo ý muốn vì hệ thống giáo dục và thang điểm của Anh được công nhận trên toàn thế giới.</w:delText>
        </w:r>
        <w:r w:rsidR="009A1281" w:rsidRPr="00637308" w:rsidDel="00637308">
          <w:rPr>
            <w:rFonts w:ascii="iCiel Avenir LT Std 35 Light" w:hAnsi="iCiel Avenir LT Std 35 Light" w:cs="Arial"/>
            <w:sz w:val="22"/>
            <w:szCs w:val="22"/>
            <w:lang w:val="vi-VN"/>
            <w:rPrChange w:id="6253"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Pr="00637308" w:rsidDel="00637308">
          <w:rPr>
            <w:rFonts w:ascii="iCiel Avenir LT Std 35 Light" w:hAnsi="iCiel Avenir LT Std 35 Light" w:cs="Arial"/>
            <w:sz w:val="22"/>
            <w:szCs w:val="22"/>
            <w:lang w:val="vi-VN"/>
            <w:rPrChange w:id="6254" w:author="An Tran, ACA (BUV)" w:date="2024-09-13T01:19:00Z" w16du:dateUtc="2024-09-12T18:19:00Z">
              <w:rPr>
                <w:rFonts w:ascii="iCiel Avenir LT Std 35 Light" w:hAnsi="iCiel Avenir LT Std 35 Light" w:cs="Arial"/>
                <w:i/>
                <w:iCs/>
                <w:sz w:val="22"/>
                <w:szCs w:val="22"/>
                <w:lang w:val="vi-VN"/>
              </w:rPr>
            </w:rPrChange>
          </w:rPr>
          <w:delText>Đại học Staffordshire University khuyến khích sinh viên liên hệ với bộ phận tuyển sinh quốc tế của trường đại học mà sinh viên muốn đăng ký học cao học để nhận được yêu cầu và hướng dẫn tuyển sinh cụ thể.</w:delText>
        </w:r>
        <w:bookmarkStart w:id="6255" w:name="_Toc177116688"/>
        <w:bookmarkStart w:id="6256" w:name="_Toc177119454"/>
        <w:bookmarkStart w:id="6257" w:name="_Toc177119866"/>
        <w:bookmarkStart w:id="6258" w:name="_Toc177146024"/>
        <w:bookmarkStart w:id="6259" w:name="_Toc177146433"/>
        <w:bookmarkEnd w:id="6255"/>
        <w:bookmarkEnd w:id="6256"/>
        <w:bookmarkEnd w:id="6257"/>
        <w:bookmarkEnd w:id="6258"/>
        <w:bookmarkEnd w:id="6259"/>
      </w:del>
    </w:p>
    <w:p w14:paraId="47AD0141" w14:textId="03D60AB0" w:rsidR="00D9034C" w:rsidRPr="00637308" w:rsidDel="00637308" w:rsidRDefault="00D9034C">
      <w:pPr>
        <w:numPr>
          <w:ilvl w:val="0"/>
          <w:numId w:val="44"/>
        </w:numPr>
        <w:tabs>
          <w:tab w:val="left" w:pos="630"/>
          <w:tab w:val="left" w:pos="720"/>
          <w:tab w:val="left" w:pos="990"/>
        </w:tabs>
        <w:ind w:left="0" w:firstLine="720"/>
        <w:rPr>
          <w:del w:id="6260" w:author="An Tran, ACA (BUV)" w:date="2024-09-13T01:19:00Z" w16du:dateUtc="2024-09-12T18:19:00Z"/>
          <w:rFonts w:ascii="iCiel Avenir LT Std 35 Light" w:hAnsi="iCiel Avenir LT Std 35 Light" w:cs="Arial"/>
          <w:sz w:val="22"/>
          <w:szCs w:val="22"/>
          <w:lang w:val="vi-VN"/>
          <w:rPrChange w:id="6261" w:author="An Tran, ACA (BUV)" w:date="2024-09-13T01:19:00Z" w16du:dateUtc="2024-09-12T18:19:00Z">
            <w:rPr>
              <w:del w:id="6262" w:author="An Tran, ACA (BUV)" w:date="2024-09-13T01:19:00Z" w16du:dateUtc="2024-09-12T18:19:00Z"/>
              <w:rFonts w:ascii="iCiel Avenir LT Std 35 Light" w:hAnsi="iCiel Avenir LT Std 35 Light" w:cs="Arial"/>
              <w:i/>
              <w:iCs/>
              <w:sz w:val="22"/>
              <w:szCs w:val="22"/>
              <w:lang w:val="vi-VN"/>
            </w:rPr>
          </w:rPrChange>
        </w:rPr>
        <w:pPrChange w:id="6263" w:author="An Tran, ACA (BUV)" w:date="2024-09-13T01:19:00Z" w16du:dateUtc="2024-09-12T18:19:00Z">
          <w:pPr>
            <w:tabs>
              <w:tab w:val="left" w:pos="630"/>
              <w:tab w:val="left" w:pos="720"/>
              <w:tab w:val="left" w:pos="1080"/>
            </w:tabs>
            <w:ind w:firstLine="0"/>
          </w:pPr>
        </w:pPrChange>
      </w:pPr>
      <w:del w:id="6264" w:author="An Tran, ACA (BUV)" w:date="2024-09-13T01:19:00Z" w16du:dateUtc="2024-09-12T18:19:00Z">
        <w:r w:rsidRPr="00637308" w:rsidDel="00637308">
          <w:rPr>
            <w:rFonts w:ascii="iCiel Avenir LT Std 35 Light" w:hAnsi="iCiel Avenir LT Std 35 Light" w:cs="Arial"/>
            <w:sz w:val="22"/>
            <w:szCs w:val="22"/>
            <w:lang w:val="vi-VN"/>
            <w:rPrChange w:id="6265" w:author="An Tran, ACA (BUV)" w:date="2024-09-13T01:19:00Z" w16du:dateUtc="2024-09-12T18:19:00Z">
              <w:rPr>
                <w:rFonts w:ascii="iCiel Avenir LT Std 35 Light" w:hAnsi="iCiel Avenir LT Std 35 Light" w:cs="Arial"/>
                <w:i/>
                <w:iCs/>
                <w:sz w:val="22"/>
                <w:szCs w:val="22"/>
                <w:lang w:val="vi-VN"/>
              </w:rPr>
            </w:rPrChange>
          </w:rPr>
          <w:delText>Ngoài ra, sinh viên cũng có thể tham khảo đường dưới đây về cách quy đổi:</w:delText>
        </w:r>
        <w:bookmarkStart w:id="6266" w:name="_Toc177116689"/>
        <w:bookmarkStart w:id="6267" w:name="_Toc177119455"/>
        <w:bookmarkStart w:id="6268" w:name="_Toc177119867"/>
        <w:bookmarkStart w:id="6269" w:name="_Toc177146025"/>
        <w:bookmarkStart w:id="6270" w:name="_Toc177146434"/>
        <w:bookmarkEnd w:id="6266"/>
        <w:bookmarkEnd w:id="6267"/>
        <w:bookmarkEnd w:id="6268"/>
        <w:bookmarkEnd w:id="6269"/>
        <w:bookmarkEnd w:id="6270"/>
      </w:del>
    </w:p>
    <w:p w14:paraId="5315EC0F" w14:textId="457D25B7" w:rsidR="00D9034C" w:rsidRPr="00637308" w:rsidDel="00637308" w:rsidRDefault="00B328D3">
      <w:pPr>
        <w:numPr>
          <w:ilvl w:val="0"/>
          <w:numId w:val="44"/>
        </w:numPr>
        <w:tabs>
          <w:tab w:val="left" w:pos="630"/>
          <w:tab w:val="left" w:pos="720"/>
          <w:tab w:val="left" w:pos="990"/>
        </w:tabs>
        <w:ind w:left="0" w:firstLine="720"/>
        <w:rPr>
          <w:del w:id="6271" w:author="An Tran, ACA (BUV)" w:date="2024-09-13T01:19:00Z" w16du:dateUtc="2024-09-12T18:19:00Z"/>
          <w:rFonts w:ascii="iCiel Avenir LT Std 35 Light" w:hAnsi="iCiel Avenir LT Std 35 Light" w:cs="Arial"/>
          <w:sz w:val="22"/>
          <w:szCs w:val="22"/>
          <w:lang w:val="vi-VN"/>
          <w:rPrChange w:id="6272" w:author="An Tran, ACA (BUV)" w:date="2024-09-13T01:19:00Z" w16du:dateUtc="2024-09-12T18:19:00Z">
            <w:rPr>
              <w:del w:id="6273" w:author="An Tran, ACA (BUV)" w:date="2024-09-13T01:19:00Z" w16du:dateUtc="2024-09-12T18:19:00Z"/>
              <w:rFonts w:ascii="iCiel Avenir LT Std 35 Light" w:hAnsi="iCiel Avenir LT Std 35 Light" w:cs="Arial"/>
              <w:i/>
              <w:iCs/>
              <w:sz w:val="22"/>
              <w:szCs w:val="22"/>
              <w:lang w:val="vi-VN"/>
            </w:rPr>
          </w:rPrChange>
        </w:rPr>
        <w:pPrChange w:id="6274" w:author="An Tran, ACA (BUV)" w:date="2024-09-13T01:19:00Z" w16du:dateUtc="2024-09-12T18:19:00Z">
          <w:pPr>
            <w:tabs>
              <w:tab w:val="left" w:pos="630"/>
              <w:tab w:val="left" w:pos="720"/>
              <w:tab w:val="left" w:pos="1080"/>
            </w:tabs>
          </w:pPr>
        </w:pPrChange>
      </w:pPr>
      <w:del w:id="6275" w:author="An Tran, ACA (BUV)" w:date="2024-09-13T01:19:00Z" w16du:dateUtc="2024-09-12T18:19:00Z">
        <w:r w:rsidRPr="00637308" w:rsidDel="00637308">
          <w:rPr>
            <w:rFonts w:cs="Arial"/>
            <w:szCs w:val="22"/>
            <w:lang w:val="vi-VN"/>
            <w:rPrChange w:id="6276" w:author="An Tran, ACA (BUV)" w:date="2024-09-13T01:19:00Z" w16du:dateUtc="2024-09-12T18:19:00Z">
              <w:rPr/>
            </w:rPrChange>
          </w:rPr>
          <w:fldChar w:fldCharType="begin"/>
        </w:r>
        <w:r w:rsidRPr="00637308" w:rsidDel="00637308">
          <w:rPr>
            <w:rFonts w:cs="Arial"/>
            <w:szCs w:val="22"/>
            <w:lang w:val="vi-VN"/>
            <w:rPrChange w:id="6277" w:author="An Tran, ACA (BUV)" w:date="2024-09-13T01:19:00Z" w16du:dateUtc="2024-09-12T18:19:00Z">
              <w:rPr/>
            </w:rPrChange>
          </w:rPr>
          <w:delInstrText>HYPERLINK "https://gpacalculator.net/grade-conversion/united-kingdom/"</w:delInstrText>
        </w:r>
        <w:r w:rsidRPr="0079723D" w:rsidDel="00637308">
          <w:rPr>
            <w:rFonts w:cs="Arial"/>
            <w:szCs w:val="22"/>
            <w:lang w:val="vi-VN"/>
          </w:rPr>
        </w:r>
        <w:r w:rsidRPr="00637308" w:rsidDel="00637308">
          <w:rPr>
            <w:rPrChange w:id="6278"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00D9034C" w:rsidRPr="00637308" w:rsidDel="00637308">
          <w:rPr>
            <w:color w:val="2F5496" w:themeColor="accent1" w:themeShade="BF"/>
            <w:rPrChange w:id="6279" w:author="An Tran, ACA (BUV)" w:date="2024-09-13T01:19:00Z" w16du:dateUtc="2024-09-12T18:19:00Z">
              <w:rPr>
                <w:rStyle w:val="Hyperlink"/>
                <w:rFonts w:ascii="iCiel Avenir LT Std 35 Light" w:hAnsi="iCiel Avenir LT Std 35 Light" w:cs="Arial"/>
                <w:i/>
                <w:iCs/>
                <w:sz w:val="22"/>
                <w:szCs w:val="22"/>
                <w:lang w:val="vi-VN"/>
              </w:rPr>
            </w:rPrChange>
          </w:rPr>
          <w:delText>https://gpacalculator.net/grade-conversion/united-kingdom/</w:delText>
        </w:r>
        <w:r w:rsidRPr="00637308" w:rsidDel="00637308">
          <w:rPr>
            <w:color w:val="2F5496" w:themeColor="accent1" w:themeShade="BF"/>
            <w:rPrChange w:id="6280"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00D9034C" w:rsidRPr="00637308" w:rsidDel="00637308">
          <w:rPr>
            <w:rFonts w:ascii="iCiel Avenir LT Std 35 Light" w:hAnsi="iCiel Avenir LT Std 35 Light" w:cs="Arial"/>
            <w:sz w:val="22"/>
            <w:szCs w:val="22"/>
            <w:lang w:val="vi-VN"/>
            <w:rPrChange w:id="6281" w:author="An Tran, ACA (BUV)" w:date="2024-09-13T01:19:00Z" w16du:dateUtc="2024-09-12T18:19:00Z">
              <w:rPr>
                <w:rFonts w:ascii="iCiel Avenir LT Std 35 Light" w:hAnsi="iCiel Avenir LT Std 35 Light" w:cs="Arial"/>
                <w:i/>
                <w:iCs/>
                <w:sz w:val="22"/>
                <w:szCs w:val="22"/>
                <w:lang w:val="vi-VN"/>
              </w:rPr>
            </w:rPrChange>
          </w:rPr>
          <w:delText xml:space="preserve"> </w:delText>
        </w:r>
        <w:bookmarkStart w:id="6282" w:name="_Toc177116690"/>
        <w:bookmarkStart w:id="6283" w:name="_Toc177119456"/>
        <w:bookmarkStart w:id="6284" w:name="_Toc177119868"/>
        <w:bookmarkStart w:id="6285" w:name="_Toc177146026"/>
        <w:bookmarkStart w:id="6286" w:name="_Toc177146435"/>
        <w:bookmarkEnd w:id="6282"/>
        <w:bookmarkEnd w:id="6283"/>
        <w:bookmarkEnd w:id="6284"/>
        <w:bookmarkEnd w:id="6285"/>
        <w:bookmarkEnd w:id="6286"/>
      </w:del>
    </w:p>
    <w:p w14:paraId="0B0DE64D" w14:textId="21558B74" w:rsidR="00D9034C" w:rsidRPr="00637308" w:rsidDel="00637308" w:rsidRDefault="00D9034C">
      <w:pPr>
        <w:numPr>
          <w:ilvl w:val="0"/>
          <w:numId w:val="44"/>
        </w:numPr>
        <w:tabs>
          <w:tab w:val="left" w:pos="630"/>
          <w:tab w:val="left" w:pos="720"/>
          <w:tab w:val="left" w:pos="990"/>
        </w:tabs>
        <w:ind w:left="0" w:firstLine="720"/>
        <w:rPr>
          <w:del w:id="6287" w:author="An Tran, ACA (BUV)" w:date="2024-09-13T01:19:00Z" w16du:dateUtc="2024-09-12T18:19:00Z"/>
          <w:rFonts w:ascii="iCiel Avenir LT Std 35 Light" w:hAnsi="iCiel Avenir LT Std 35 Light" w:cs="Arial"/>
          <w:sz w:val="22"/>
          <w:szCs w:val="22"/>
          <w:lang w:val="vi-VN"/>
          <w:rPrChange w:id="6288" w:author="An Tran, ACA (BUV)" w:date="2024-09-13T01:19:00Z" w16du:dateUtc="2024-09-12T18:19:00Z">
            <w:rPr>
              <w:del w:id="6289" w:author="An Tran, ACA (BUV)" w:date="2024-09-13T01:19:00Z" w16du:dateUtc="2024-09-12T18:19:00Z"/>
              <w:rFonts w:ascii="iCiel Avenir LT Std 35 Light" w:hAnsi="iCiel Avenir LT Std 35 Light" w:cs="Arial"/>
              <w:i/>
              <w:iCs/>
              <w:sz w:val="22"/>
              <w:szCs w:val="22"/>
              <w:lang w:val="vi-VN"/>
            </w:rPr>
          </w:rPrChange>
        </w:rPr>
        <w:pPrChange w:id="6290" w:author="An Tran, ACA (BUV)" w:date="2024-09-13T01:19:00Z" w16du:dateUtc="2024-09-12T18:19:00Z">
          <w:pPr>
            <w:tabs>
              <w:tab w:val="left" w:pos="630"/>
              <w:tab w:val="left" w:pos="720"/>
              <w:tab w:val="left" w:pos="1080"/>
            </w:tabs>
            <w:ind w:firstLine="0"/>
          </w:pPr>
        </w:pPrChange>
      </w:pPr>
      <w:del w:id="6291" w:author="An Tran, ACA (BUV)" w:date="2024-09-13T01:19:00Z" w16du:dateUtc="2024-09-12T18:19:00Z">
        <w:r w:rsidRPr="00637308" w:rsidDel="00637308">
          <w:rPr>
            <w:rFonts w:ascii="iCiel Avenir LT Std 35 Light" w:hAnsi="iCiel Avenir LT Std 35 Light" w:cs="Arial"/>
            <w:sz w:val="22"/>
            <w:szCs w:val="22"/>
            <w:lang w:val="vi-VN"/>
            <w:rPrChange w:id="6292" w:author="An Tran, ACA (BUV)" w:date="2024-09-13T01:19:00Z" w16du:dateUtc="2024-09-12T18:19:00Z">
              <w:rPr>
                <w:rFonts w:ascii="iCiel Avenir LT Std 35 Light" w:hAnsi="iCiel Avenir LT Std 35 Light" w:cs="Arial"/>
                <w:i/>
                <w:iCs/>
                <w:sz w:val="22"/>
                <w:szCs w:val="22"/>
                <w:lang w:val="vi-VN"/>
              </w:rPr>
            </w:rPrChange>
          </w:rPr>
          <w:delText xml:space="preserve">Trong trường hợp cần thư giới thiệu để đăng ký học cao học, sinh viên vui lòng liên hệ với </w:delText>
        </w:r>
        <w:r w:rsidR="00F918B8" w:rsidRPr="00637308" w:rsidDel="00637308">
          <w:rPr>
            <w:rFonts w:ascii="iCiel Avenir LT Std 35 Light" w:hAnsi="iCiel Avenir LT Std 35 Light" w:cs="Arial"/>
            <w:sz w:val="22"/>
            <w:szCs w:val="22"/>
            <w:lang w:val="vi-VN"/>
            <w:rPrChange w:id="6293" w:author="An Tran, ACA (BUV)" w:date="2024-09-13T01:19:00Z" w16du:dateUtc="2024-09-12T18:19:00Z">
              <w:rPr>
                <w:rFonts w:ascii="iCiel Avenir LT Std 35 Light" w:hAnsi="iCiel Avenir LT Std 35 Light" w:cs="Arial"/>
                <w:i/>
                <w:iCs/>
                <w:sz w:val="22"/>
                <w:szCs w:val="22"/>
                <w:lang w:val="vi-VN"/>
              </w:rPr>
            </w:rPrChange>
          </w:rPr>
          <w:delText xml:space="preserve">Bộ phận </w:delText>
        </w:r>
        <w:r w:rsidR="003E6043" w:rsidRPr="00637308" w:rsidDel="00637308">
          <w:rPr>
            <w:rFonts w:ascii="iCiel Avenir LT Std 35 Light" w:hAnsi="iCiel Avenir LT Std 35 Light" w:cs="Arial"/>
            <w:sz w:val="22"/>
            <w:szCs w:val="22"/>
            <w:lang w:val="vi-VN"/>
            <w:rPrChange w:id="6294" w:author="An Tran, ACA (BUV)" w:date="2024-09-13T01:19:00Z" w16du:dateUtc="2024-09-12T18:19:00Z">
              <w:rPr>
                <w:rFonts w:ascii="iCiel Avenir LT Std 35 Light" w:hAnsi="iCiel Avenir LT Std 35 Light" w:cs="Arial"/>
                <w:i/>
                <w:iCs/>
                <w:sz w:val="22"/>
                <w:szCs w:val="22"/>
                <w:lang w:val="vi-VN"/>
              </w:rPr>
            </w:rPrChange>
          </w:rPr>
          <w:delText>Dịch vụ Hướng nghiệp</w:delText>
        </w:r>
        <w:r w:rsidR="00F918B8" w:rsidRPr="00637308" w:rsidDel="00637308">
          <w:rPr>
            <w:rFonts w:ascii="iCiel Avenir LT Std 35 Light" w:hAnsi="iCiel Avenir LT Std 35 Light" w:cs="Arial"/>
            <w:sz w:val="22"/>
            <w:szCs w:val="22"/>
            <w:lang w:val="vi-VN"/>
            <w:rPrChange w:id="6295"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Pr="00637308" w:rsidDel="00637308">
          <w:rPr>
            <w:rFonts w:ascii="iCiel Avenir LT Std 35 Light" w:hAnsi="iCiel Avenir LT Std 35 Light" w:cs="Arial"/>
            <w:sz w:val="22"/>
            <w:szCs w:val="22"/>
            <w:lang w:val="vi-VN"/>
            <w:rPrChange w:id="6296" w:author="An Tran, ACA (BUV)" w:date="2024-09-13T01:19:00Z" w16du:dateUtc="2024-09-12T18:19:00Z">
              <w:rPr>
                <w:rFonts w:ascii="iCiel Avenir LT Std 35 Light" w:hAnsi="iCiel Avenir LT Std 35 Light" w:cs="Arial"/>
                <w:i/>
                <w:iCs/>
                <w:sz w:val="22"/>
                <w:szCs w:val="22"/>
                <w:lang w:val="vi-VN"/>
              </w:rPr>
            </w:rPrChange>
          </w:rPr>
          <w:delText xml:space="preserve">qua email </w:delText>
        </w:r>
        <w:r w:rsidR="00B328D3" w:rsidRPr="00637308" w:rsidDel="00637308">
          <w:rPr>
            <w:rFonts w:cs="Arial"/>
            <w:szCs w:val="22"/>
            <w:lang w:val="vi-VN"/>
            <w:rPrChange w:id="6297" w:author="An Tran, ACA (BUV)" w:date="2024-09-13T01:19:00Z" w16du:dateUtc="2024-09-12T18:19:00Z">
              <w:rPr/>
            </w:rPrChange>
          </w:rPr>
          <w:fldChar w:fldCharType="begin"/>
        </w:r>
        <w:r w:rsidR="00B328D3" w:rsidRPr="00637308" w:rsidDel="00637308">
          <w:rPr>
            <w:rFonts w:cs="Arial"/>
            <w:szCs w:val="22"/>
            <w:lang w:val="vi-VN"/>
            <w:rPrChange w:id="6298" w:author="An Tran, ACA (BUV)" w:date="2024-09-13T01:19:00Z" w16du:dateUtc="2024-09-12T18:19:00Z">
              <w:rPr/>
            </w:rPrChange>
          </w:rPr>
          <w:delInstrText>HYPERLINK "mailto:se-careers@buv.edu.vn"</w:delInstrText>
        </w:r>
        <w:r w:rsidR="00B328D3" w:rsidRPr="0079723D" w:rsidDel="00637308">
          <w:rPr>
            <w:rFonts w:cs="Arial"/>
            <w:szCs w:val="22"/>
            <w:lang w:val="vi-VN"/>
          </w:rPr>
        </w:r>
        <w:r w:rsidR="00B328D3" w:rsidRPr="00637308" w:rsidDel="00637308">
          <w:rPr>
            <w:rPrChange w:id="6299"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003E6043" w:rsidRPr="00637308" w:rsidDel="00637308">
          <w:rPr>
            <w:color w:val="2F5496" w:themeColor="accent1" w:themeShade="BF"/>
            <w:rPrChange w:id="6300" w:author="An Tran, ACA (BUV)" w:date="2024-09-13T01:19:00Z" w16du:dateUtc="2024-09-12T18:19:00Z">
              <w:rPr>
                <w:rStyle w:val="Hyperlink"/>
                <w:rFonts w:ascii="iCiel Avenir LT Std 35 Light" w:hAnsi="iCiel Avenir LT Std 35 Light" w:cs="Arial"/>
                <w:i/>
                <w:iCs/>
                <w:sz w:val="22"/>
                <w:szCs w:val="22"/>
                <w:lang w:val="vi-VN"/>
              </w:rPr>
            </w:rPrChange>
          </w:rPr>
          <w:delText>se-careers@buv.edu.vn</w:delText>
        </w:r>
        <w:r w:rsidR="00B328D3" w:rsidRPr="00637308" w:rsidDel="00637308">
          <w:rPr>
            <w:color w:val="2F5496" w:themeColor="accent1" w:themeShade="BF"/>
            <w:rPrChange w:id="6301"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003E6043" w:rsidRPr="00637308" w:rsidDel="00637308">
          <w:rPr>
            <w:rFonts w:ascii="iCiel Avenir LT Std 35 Light" w:hAnsi="iCiel Avenir LT Std 35 Light" w:cs="Arial"/>
            <w:sz w:val="22"/>
            <w:szCs w:val="22"/>
            <w:lang w:val="vi-VN"/>
            <w:rPrChange w:id="6302"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Pr="00637308" w:rsidDel="00637308">
          <w:rPr>
            <w:rFonts w:ascii="iCiel Avenir LT Std 35 Light" w:hAnsi="iCiel Avenir LT Std 35 Light" w:cs="Arial"/>
            <w:sz w:val="22"/>
            <w:szCs w:val="22"/>
            <w:lang w:val="vi-VN"/>
            <w:rPrChange w:id="6303" w:author="An Tran, ACA (BUV)" w:date="2024-09-13T01:19:00Z" w16du:dateUtc="2024-09-12T18:19:00Z">
              <w:rPr>
                <w:rFonts w:ascii="iCiel Avenir LT Std 35 Light" w:hAnsi="iCiel Avenir LT Std 35 Light" w:cs="Arial"/>
                <w:i/>
                <w:iCs/>
                <w:sz w:val="22"/>
                <w:szCs w:val="22"/>
                <w:lang w:val="vi-VN"/>
              </w:rPr>
            </w:rPrChange>
          </w:rPr>
          <w:delText>để được hỗ trợ.</w:delText>
        </w:r>
        <w:bookmarkStart w:id="6304" w:name="_Toc177116691"/>
        <w:bookmarkStart w:id="6305" w:name="_Toc177119457"/>
        <w:bookmarkStart w:id="6306" w:name="_Toc177119869"/>
        <w:bookmarkStart w:id="6307" w:name="_Toc177146027"/>
        <w:bookmarkStart w:id="6308" w:name="_Toc177146436"/>
        <w:bookmarkEnd w:id="6304"/>
        <w:bookmarkEnd w:id="6305"/>
        <w:bookmarkEnd w:id="6306"/>
        <w:bookmarkEnd w:id="6307"/>
        <w:bookmarkEnd w:id="6308"/>
      </w:del>
    </w:p>
    <w:p w14:paraId="2F48CC33" w14:textId="6E741688" w:rsidR="00D9034C" w:rsidRPr="00637308" w:rsidDel="00637308" w:rsidRDefault="00D9034C">
      <w:pPr>
        <w:pStyle w:val="Question"/>
        <w:numPr>
          <w:ilvl w:val="0"/>
          <w:numId w:val="44"/>
        </w:numPr>
        <w:tabs>
          <w:tab w:val="left" w:pos="630"/>
          <w:tab w:val="left" w:pos="990"/>
        </w:tabs>
        <w:spacing w:before="100" w:line="400" w:lineRule="exact"/>
        <w:ind w:left="0" w:firstLine="720"/>
        <w:rPr>
          <w:del w:id="6309" w:author="An Tran, ACA (BUV)" w:date="2024-09-13T01:19:00Z" w16du:dateUtc="2024-09-12T18:19:00Z"/>
          <w:rFonts w:cs="Arial"/>
          <w:szCs w:val="22"/>
          <w:lang w:val="vi-VN"/>
          <w:rPrChange w:id="6310" w:author="An Tran, ACA (BUV)" w:date="2024-09-13T01:19:00Z" w16du:dateUtc="2024-09-12T18:19:00Z">
            <w:rPr>
              <w:del w:id="6311" w:author="An Tran, ACA (BUV)" w:date="2024-09-13T01:19:00Z" w16du:dateUtc="2024-09-12T18:19:00Z"/>
              <w:rFonts w:cs="Arial"/>
              <w:b w:val="0"/>
              <w:szCs w:val="22"/>
              <w:lang w:val="vi-VN"/>
            </w:rPr>
          </w:rPrChange>
        </w:rPr>
        <w:pPrChange w:id="6312"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6313" w:name="_Toc107734222"/>
      <w:bookmarkStart w:id="6314" w:name="_Toc107734436"/>
      <w:bookmarkStart w:id="6315" w:name="_Toc107734888"/>
      <w:bookmarkStart w:id="6316" w:name="_Toc107735110"/>
      <w:bookmarkStart w:id="6317" w:name="_Toc107735237"/>
      <w:bookmarkStart w:id="6318" w:name="_Toc107735342"/>
      <w:bookmarkStart w:id="6319" w:name="_Toc107735446"/>
      <w:bookmarkStart w:id="6320" w:name="_Toc107735549"/>
      <w:bookmarkStart w:id="6321" w:name="_Toc107735654"/>
      <w:bookmarkStart w:id="6322" w:name="_Toc107735758"/>
      <w:bookmarkStart w:id="6323" w:name="_Toc107735862"/>
      <w:bookmarkStart w:id="6324" w:name="_Toc107735966"/>
      <w:bookmarkStart w:id="6325" w:name="_Toc107736119"/>
      <w:bookmarkStart w:id="6326" w:name="_Toc107736266"/>
      <w:bookmarkStart w:id="6327" w:name="_Toc107736370"/>
      <w:bookmarkStart w:id="6328" w:name="_Toc107736592"/>
      <w:bookmarkStart w:id="6329" w:name="_Toc107736695"/>
      <w:bookmarkStart w:id="6330" w:name="_Toc107736798"/>
      <w:bookmarkStart w:id="6331" w:name="_Toc107736902"/>
      <w:bookmarkStart w:id="6332" w:name="_Toc107737754"/>
      <w:bookmarkStart w:id="6333" w:name="_Toc108099143"/>
      <w:bookmarkStart w:id="6334" w:name="_Toc113975558"/>
      <w:bookmarkStart w:id="6335" w:name="_Toc113976075"/>
      <w:bookmarkStart w:id="6336" w:name="_Toc114065605"/>
      <w:bookmarkStart w:id="6337" w:name="_Toc114066001"/>
      <w:bookmarkStart w:id="6338" w:name="_Toc113977108"/>
      <w:bookmarkStart w:id="6339" w:name="_Toc122700186"/>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del w:id="6340" w:author="An Tran, ACA (BUV)" w:date="2024-09-13T01:19:00Z" w16du:dateUtc="2024-09-12T18:19:00Z">
        <w:r w:rsidRPr="004373E8" w:rsidDel="00637308">
          <w:rPr>
            <w:rFonts w:cs="Arial"/>
            <w:szCs w:val="22"/>
            <w:lang w:val="vi-VN"/>
          </w:rPr>
          <w:delText>How can students have a copy or a re-issued version of the transcript/degree certificate?</w:delText>
        </w:r>
        <w:r w:rsidRPr="00F838A1" w:rsidDel="00637308">
          <w:rPr>
            <w:rFonts w:cs="Arial"/>
            <w:szCs w:val="22"/>
            <w:lang w:val="vi-VN"/>
          </w:rPr>
          <w:delText xml:space="preserve"> / </w:delText>
        </w:r>
        <w:r w:rsidRPr="00637308" w:rsidDel="00637308">
          <w:rPr>
            <w:rFonts w:cs="Arial"/>
            <w:szCs w:val="22"/>
            <w:lang w:val="vi-VN"/>
            <w:rPrChange w:id="6341" w:author="An Tran, ACA (BUV)" w:date="2024-09-13T01:19:00Z" w16du:dateUtc="2024-09-12T18:19:00Z">
              <w:rPr>
                <w:rFonts w:cs="Arial"/>
                <w:i/>
                <w:iCs/>
                <w:szCs w:val="22"/>
                <w:lang w:val="vi-VN"/>
              </w:rPr>
            </w:rPrChange>
          </w:rPr>
          <w:delText>Làm thế nào để sinh viên có thể xin bản sao hoặc xin cấp lại bảng điểm chính thức hoặc bằng tốt nghiệp?</w:delText>
        </w:r>
        <w:bookmarkStart w:id="6342" w:name="_Toc177116692"/>
        <w:bookmarkStart w:id="6343" w:name="_Toc177119458"/>
        <w:bookmarkStart w:id="6344" w:name="_Toc177119870"/>
        <w:bookmarkStart w:id="6345" w:name="_Toc177146028"/>
        <w:bookmarkStart w:id="6346" w:name="_Toc177146437"/>
        <w:bookmarkEnd w:id="6338"/>
        <w:bookmarkEnd w:id="6339"/>
        <w:bookmarkEnd w:id="6342"/>
        <w:bookmarkEnd w:id="6343"/>
        <w:bookmarkEnd w:id="6344"/>
        <w:bookmarkEnd w:id="6345"/>
        <w:bookmarkEnd w:id="6346"/>
      </w:del>
    </w:p>
    <w:p w14:paraId="16CE8B29" w14:textId="7FB0773D"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347" w:author="An Tran, ACA (BUV)" w:date="2024-09-13T01:19:00Z" w16du:dateUtc="2024-09-12T18:19:00Z"/>
          <w:rFonts w:ascii="iCiel Avenir LT Std 35 Light" w:hAnsi="iCiel Avenir LT Std 35 Light" w:cs="Arial"/>
          <w:b/>
          <w:sz w:val="22"/>
          <w:szCs w:val="22"/>
          <w:lang w:val="vi-VN"/>
          <w:rPrChange w:id="6348" w:author="An Tran, ACA (BUV)" w:date="2024-09-13T01:19:00Z" w16du:dateUtc="2024-09-12T18:19:00Z">
            <w:rPr>
              <w:del w:id="6349" w:author="An Tran, ACA (BUV)" w:date="2024-09-13T01:19:00Z" w16du:dateUtc="2024-09-12T18:19:00Z"/>
              <w:rFonts w:ascii="iCiel Avenir LT Std 35 Light" w:hAnsi="iCiel Avenir LT Std 35 Light" w:cs="Arial"/>
              <w:b/>
              <w:bCs/>
              <w:sz w:val="22"/>
              <w:szCs w:val="22"/>
              <w:u w:val="single"/>
              <w:lang w:val="vi-VN"/>
            </w:rPr>
          </w:rPrChange>
        </w:rPr>
        <w:pPrChange w:id="6350" w:author="An Tran, ACA (BUV)" w:date="2024-09-13T01:19:00Z" w16du:dateUtc="2024-09-12T18:19:00Z">
          <w:pPr>
            <w:pStyle w:val="ListParagraph"/>
            <w:tabs>
              <w:tab w:val="left" w:pos="630"/>
              <w:tab w:val="left" w:pos="720"/>
              <w:tab w:val="left" w:pos="1080"/>
            </w:tabs>
            <w:ind w:left="0"/>
            <w:contextualSpacing w:val="0"/>
          </w:pPr>
        </w:pPrChange>
      </w:pPr>
      <w:del w:id="6351" w:author="An Tran, ACA (BUV)" w:date="2024-09-13T01:19:00Z" w16du:dateUtc="2024-09-12T18:19:00Z">
        <w:r w:rsidRPr="00637308" w:rsidDel="00637308">
          <w:rPr>
            <w:rFonts w:ascii="iCiel Avenir LT Std 35 Light" w:hAnsi="iCiel Avenir LT Std 35 Light" w:cs="Arial"/>
            <w:b/>
            <w:sz w:val="22"/>
            <w:szCs w:val="22"/>
            <w:lang w:val="vi-VN"/>
            <w:rPrChange w:id="6352"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6353"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6354" w:author="An Tran, ACA (BUV)" w:date="2024-09-13T01:19:00Z" w16du:dateUtc="2024-09-12T18:19:00Z">
              <w:rPr>
                <w:rFonts w:ascii="iCiel Avenir LT Std 35 Light" w:hAnsi="iCiel Avenir LT Std 35 Light" w:cs="Arial"/>
                <w:b/>
                <w:bCs/>
                <w:sz w:val="22"/>
                <w:szCs w:val="22"/>
                <w:u w:val="single"/>
                <w:lang w:val="vi-VN"/>
              </w:rPr>
            </w:rPrChange>
          </w:rPr>
          <w:delText>:</w:delText>
        </w:r>
        <w:bookmarkStart w:id="6355" w:name="_Toc177116693"/>
        <w:bookmarkStart w:id="6356" w:name="_Toc177119459"/>
        <w:bookmarkStart w:id="6357" w:name="_Toc177119871"/>
        <w:bookmarkStart w:id="6358" w:name="_Toc177146029"/>
        <w:bookmarkStart w:id="6359" w:name="_Toc177146438"/>
        <w:bookmarkEnd w:id="6355"/>
        <w:bookmarkEnd w:id="6356"/>
        <w:bookmarkEnd w:id="6357"/>
        <w:bookmarkEnd w:id="6358"/>
        <w:bookmarkEnd w:id="6359"/>
      </w:del>
    </w:p>
    <w:p w14:paraId="0CBD5414" w14:textId="470AF45D" w:rsidR="00D9034C" w:rsidRPr="004373E8" w:rsidDel="00637308" w:rsidRDefault="00D9034C">
      <w:pPr>
        <w:numPr>
          <w:ilvl w:val="0"/>
          <w:numId w:val="44"/>
        </w:numPr>
        <w:tabs>
          <w:tab w:val="left" w:pos="630"/>
          <w:tab w:val="left" w:pos="720"/>
          <w:tab w:val="left" w:pos="990"/>
        </w:tabs>
        <w:ind w:left="0" w:firstLine="720"/>
        <w:rPr>
          <w:del w:id="6360" w:author="An Tran, ACA (BUV)" w:date="2024-09-13T01:19:00Z" w16du:dateUtc="2024-09-12T18:19:00Z"/>
          <w:rFonts w:ascii="iCiel Avenir LT Std 35 Light" w:hAnsi="iCiel Avenir LT Std 35 Light" w:cs="Arial"/>
          <w:sz w:val="22"/>
          <w:szCs w:val="22"/>
          <w:lang w:val="vi-VN"/>
        </w:rPr>
        <w:pPrChange w:id="6361" w:author="An Tran, ACA (BUV)" w:date="2024-09-13T01:19:00Z" w16du:dateUtc="2024-09-12T18:19:00Z">
          <w:pPr>
            <w:tabs>
              <w:tab w:val="left" w:pos="630"/>
              <w:tab w:val="left" w:pos="720"/>
              <w:tab w:val="left" w:pos="1080"/>
            </w:tabs>
            <w:ind w:firstLine="0"/>
          </w:pPr>
        </w:pPrChange>
      </w:pPr>
      <w:del w:id="6362" w:author="An Tran, ACA (BUV)" w:date="2024-09-13T01:19:00Z" w16du:dateUtc="2024-09-12T18:19:00Z">
        <w:r w:rsidRPr="004373E8" w:rsidDel="00637308">
          <w:rPr>
            <w:rFonts w:ascii="iCiel Avenir LT Std 35 Light" w:hAnsi="iCiel Avenir LT Std 35 Light" w:cs="Arial"/>
            <w:sz w:val="22"/>
            <w:szCs w:val="22"/>
            <w:lang w:val="vi-VN"/>
          </w:rPr>
          <w:delText xml:space="preserve">As Staffordshire University is the student’s awarding body, the process of issuing replacement or copy of degree certificate and/or transcript needs to follow standard procedure of the University. Please follow the instructions below: Please visit </w:delText>
        </w:r>
        <w:r w:rsidR="00B328D3" w:rsidRPr="00637308" w:rsidDel="00637308">
          <w:rPr>
            <w:rFonts w:cs="Arial"/>
            <w:szCs w:val="22"/>
            <w:lang w:val="vi-VN"/>
            <w:rPrChange w:id="6363" w:author="An Tran, ACA (BUV)" w:date="2024-09-13T01:19:00Z" w16du:dateUtc="2024-09-12T18:19:00Z">
              <w:rPr/>
            </w:rPrChange>
          </w:rPr>
          <w:fldChar w:fldCharType="begin"/>
        </w:r>
        <w:r w:rsidR="00B328D3" w:rsidRPr="00637308" w:rsidDel="00637308">
          <w:rPr>
            <w:rFonts w:cs="Arial"/>
            <w:szCs w:val="22"/>
            <w:lang w:val="vi-VN"/>
            <w:rPrChange w:id="6364" w:author="An Tran, ACA (BUV)" w:date="2024-09-13T01:19:00Z" w16du:dateUtc="2024-09-12T18:19:00Z">
              <w:rPr/>
            </w:rPrChange>
          </w:rPr>
          <w:delInstrText>HYPERLINK "https://www.staffs.ac.uk/alumni/certificates-transcripts"</w:delInstrText>
        </w:r>
        <w:r w:rsidR="00B328D3" w:rsidRPr="0079723D" w:rsidDel="00637308">
          <w:rPr>
            <w:rFonts w:cs="Arial"/>
            <w:szCs w:val="22"/>
            <w:lang w:val="vi-VN"/>
          </w:rPr>
        </w:r>
        <w:r w:rsidR="00B328D3" w:rsidRPr="00637308" w:rsidDel="00637308">
          <w:rPr>
            <w:rPrChange w:id="6365"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Pr="00637308" w:rsidDel="00637308">
          <w:rPr>
            <w:color w:val="2F5496" w:themeColor="accent1" w:themeShade="BF"/>
            <w:rPrChange w:id="6366" w:author="An Tran, ACA (BUV)" w:date="2024-09-13T01:19:00Z" w16du:dateUtc="2024-09-12T18:19:00Z">
              <w:rPr>
                <w:rStyle w:val="Hyperlink"/>
                <w:rFonts w:ascii="iCiel Avenir LT Std 35 Light" w:hAnsi="iCiel Avenir LT Std 35 Light" w:cs="Arial"/>
                <w:sz w:val="22"/>
                <w:szCs w:val="22"/>
                <w:lang w:val="vi-VN"/>
              </w:rPr>
            </w:rPrChange>
          </w:rPr>
          <w:delText>https://www.staffs.ac.uk/alumni/certificates-transcripts</w:delText>
        </w:r>
        <w:r w:rsidR="00B328D3" w:rsidRPr="00637308" w:rsidDel="00637308">
          <w:rPr>
            <w:color w:val="2F5496" w:themeColor="accent1" w:themeShade="BF"/>
            <w:rPrChange w:id="6367"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Pr="004373E8" w:rsidDel="00637308">
          <w:rPr>
            <w:rFonts w:ascii="iCiel Avenir LT Std 35 Light" w:hAnsi="iCiel Avenir LT Std 35 Light" w:cs="Arial"/>
            <w:sz w:val="22"/>
            <w:szCs w:val="22"/>
            <w:lang w:val="vi-VN"/>
          </w:rPr>
          <w:delText xml:space="preserve">. Students will need to download a Replacement Certificate Request form and e-mail the completed form to </w:delText>
        </w:r>
        <w:r w:rsidR="00B328D3" w:rsidRPr="00637308" w:rsidDel="00637308">
          <w:rPr>
            <w:rFonts w:cs="Arial"/>
            <w:szCs w:val="22"/>
            <w:lang w:val="vi-VN"/>
            <w:rPrChange w:id="6368" w:author="An Tran, ACA (BUV)" w:date="2024-09-13T01:19:00Z" w16du:dateUtc="2024-09-12T18:19:00Z">
              <w:rPr/>
            </w:rPrChange>
          </w:rPr>
          <w:fldChar w:fldCharType="begin"/>
        </w:r>
        <w:r w:rsidR="00B328D3" w:rsidRPr="00637308" w:rsidDel="00637308">
          <w:rPr>
            <w:rFonts w:cs="Arial"/>
            <w:szCs w:val="22"/>
            <w:lang w:val="vi-VN"/>
            <w:rPrChange w:id="6369" w:author="An Tran, ACA (BUV)" w:date="2024-09-13T01:19:00Z" w16du:dateUtc="2024-09-12T18:19:00Z">
              <w:rPr/>
            </w:rPrChange>
          </w:rPr>
          <w:delInstrText>HYPERLINK "mailto:studenthub@staffs.ac.uk"</w:delInstrText>
        </w:r>
        <w:r w:rsidR="00B328D3" w:rsidRPr="0079723D" w:rsidDel="00637308">
          <w:rPr>
            <w:rFonts w:cs="Arial"/>
            <w:szCs w:val="22"/>
            <w:lang w:val="vi-VN"/>
          </w:rPr>
        </w:r>
        <w:r w:rsidR="00B328D3" w:rsidRPr="00637308" w:rsidDel="00637308">
          <w:rPr>
            <w:rPrChange w:id="6370"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Pr="00637308" w:rsidDel="00637308">
          <w:rPr>
            <w:color w:val="2F5496" w:themeColor="accent1" w:themeShade="BF"/>
            <w:rPrChange w:id="6371" w:author="An Tran, ACA (BUV)" w:date="2024-09-13T01:19:00Z" w16du:dateUtc="2024-09-12T18:19:00Z">
              <w:rPr>
                <w:rStyle w:val="Hyperlink"/>
                <w:rFonts w:ascii="iCiel Avenir LT Std 35 Light" w:hAnsi="iCiel Avenir LT Std 35 Light" w:cs="Arial"/>
                <w:sz w:val="22"/>
                <w:szCs w:val="22"/>
                <w:lang w:val="vi-VN"/>
              </w:rPr>
            </w:rPrChange>
          </w:rPr>
          <w:delText>studenthub@staffs.ac.uk</w:delText>
        </w:r>
        <w:r w:rsidR="00B328D3" w:rsidRPr="00637308" w:rsidDel="00637308">
          <w:rPr>
            <w:color w:val="2F5496" w:themeColor="accent1" w:themeShade="BF"/>
            <w:rPrChange w:id="6372"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Pr="004373E8" w:rsidDel="00637308">
          <w:rPr>
            <w:rFonts w:ascii="iCiel Avenir LT Std 35 Light" w:hAnsi="iCiel Avenir LT Std 35 Light" w:cs="Arial"/>
            <w:sz w:val="22"/>
            <w:szCs w:val="22"/>
            <w:lang w:val="vi-VN"/>
          </w:rPr>
          <w:delText xml:space="preserve">, follow guideline on payment and submit required documents. It would take several weeks for Staffordshire University to process and inform </w:delText>
        </w:r>
        <w:r w:rsidR="00A75226" w:rsidRPr="004373E8" w:rsidDel="00637308">
          <w:rPr>
            <w:rFonts w:ascii="iCiel Avenir LT Std 35 Light" w:hAnsi="iCiel Avenir LT Std 35 Light" w:cs="Arial"/>
            <w:sz w:val="22"/>
            <w:szCs w:val="22"/>
            <w:lang w:val="vi-VN"/>
          </w:rPr>
          <w:delText>students</w:delText>
        </w:r>
        <w:r w:rsidRPr="004373E8" w:rsidDel="00637308">
          <w:rPr>
            <w:rFonts w:ascii="iCiel Avenir LT Std 35 Light" w:hAnsi="iCiel Avenir LT Std 35 Light" w:cs="Arial"/>
            <w:sz w:val="22"/>
            <w:szCs w:val="22"/>
            <w:lang w:val="vi-VN"/>
          </w:rPr>
          <w:delText xml:space="preserve"> with the result. Please also note that unexpected situations like a pandemic and subsequent lockdown may lead to significant delays.</w:delText>
        </w:r>
        <w:bookmarkStart w:id="6373" w:name="_Toc177116694"/>
        <w:bookmarkStart w:id="6374" w:name="_Toc177119460"/>
        <w:bookmarkStart w:id="6375" w:name="_Toc177119872"/>
        <w:bookmarkStart w:id="6376" w:name="_Toc177146030"/>
        <w:bookmarkStart w:id="6377" w:name="_Toc177146439"/>
        <w:bookmarkEnd w:id="6373"/>
        <w:bookmarkEnd w:id="6374"/>
        <w:bookmarkEnd w:id="6375"/>
        <w:bookmarkEnd w:id="6376"/>
        <w:bookmarkEnd w:id="6377"/>
      </w:del>
    </w:p>
    <w:p w14:paraId="71CC752D" w14:textId="3D66703F" w:rsidR="002F4E9E" w:rsidRPr="00637308" w:rsidDel="00637308" w:rsidRDefault="00D9034C">
      <w:pPr>
        <w:numPr>
          <w:ilvl w:val="0"/>
          <w:numId w:val="44"/>
        </w:numPr>
        <w:tabs>
          <w:tab w:val="left" w:pos="630"/>
          <w:tab w:val="left" w:pos="720"/>
          <w:tab w:val="left" w:pos="990"/>
        </w:tabs>
        <w:ind w:left="0" w:firstLine="720"/>
        <w:rPr>
          <w:del w:id="6378" w:author="An Tran, ACA (BUV)" w:date="2024-09-13T01:19:00Z" w16du:dateUtc="2024-09-12T18:19:00Z"/>
          <w:rFonts w:ascii="iCiel Avenir LT Std 35 Light" w:hAnsi="iCiel Avenir LT Std 35 Light" w:cs="Arial"/>
          <w:sz w:val="22"/>
          <w:szCs w:val="22"/>
          <w:lang w:val="vi-VN"/>
          <w:rPrChange w:id="6379" w:author="An Tran, ACA (BUV)" w:date="2024-09-13T01:19:00Z" w16du:dateUtc="2024-09-12T18:19:00Z">
            <w:rPr>
              <w:del w:id="6380" w:author="An Tran, ACA (BUV)" w:date="2024-09-13T01:19:00Z" w16du:dateUtc="2024-09-12T18:19:00Z"/>
              <w:rFonts w:ascii="iCiel Avenir LT Std 35 Light" w:hAnsi="iCiel Avenir LT Std 35 Light" w:cs="Arial"/>
              <w:i/>
              <w:iCs/>
              <w:sz w:val="22"/>
              <w:szCs w:val="22"/>
            </w:rPr>
          </w:rPrChange>
        </w:rPr>
        <w:pPrChange w:id="6381" w:author="An Tran, ACA (BUV)" w:date="2024-09-13T01:19:00Z" w16du:dateUtc="2024-09-12T18:19:00Z">
          <w:pPr>
            <w:tabs>
              <w:tab w:val="left" w:pos="630"/>
              <w:tab w:val="left" w:pos="720"/>
              <w:tab w:val="left" w:pos="1080"/>
            </w:tabs>
            <w:ind w:firstLine="0"/>
          </w:pPr>
        </w:pPrChange>
      </w:pPr>
      <w:del w:id="6382" w:author="An Tran, ACA (BUV)" w:date="2024-09-13T01:19:00Z" w16du:dateUtc="2024-09-12T18:19:00Z">
        <w:r w:rsidRPr="00637308" w:rsidDel="00637308">
          <w:rPr>
            <w:rFonts w:ascii="iCiel Avenir LT Std 35 Light" w:hAnsi="iCiel Avenir LT Std 35 Light" w:cs="Arial"/>
            <w:sz w:val="22"/>
            <w:szCs w:val="22"/>
            <w:lang w:val="vi-VN"/>
            <w:rPrChange w:id="6383" w:author="An Tran, ACA (BUV)" w:date="2024-09-13T01:19:00Z" w16du:dateUtc="2024-09-12T18:19:00Z">
              <w:rPr>
                <w:rFonts w:ascii="iCiel Avenir LT Std 35 Light" w:hAnsi="iCiel Avenir LT Std 35 Light" w:cs="Arial"/>
                <w:i/>
                <w:iCs/>
                <w:sz w:val="22"/>
                <w:szCs w:val="22"/>
                <w:lang w:val="vi-VN"/>
              </w:rPr>
            </w:rPrChange>
          </w:rPr>
          <w:delText xml:space="preserve">Do Đại học Staffordshire là đơn vị cấp bằng của sinh viên, quy trình cấp bản sao hoặc bản thay thế cho bảng điểm chính thức và bằng tốt nghiệp sẽ cần tuân thủ theo quy trình tiêu chuẩn của trường Staffordshire. Sinh viên sẽ cần làm theo hướng dẫn sau: Truy cập vào đường link </w:delText>
        </w:r>
        <w:r w:rsidR="00B328D3" w:rsidRPr="00637308" w:rsidDel="00637308">
          <w:rPr>
            <w:rFonts w:cs="Arial"/>
            <w:szCs w:val="22"/>
            <w:lang w:val="vi-VN"/>
            <w:rPrChange w:id="6384" w:author="An Tran, ACA (BUV)" w:date="2024-09-13T01:19:00Z" w16du:dateUtc="2024-09-12T18:19:00Z">
              <w:rPr/>
            </w:rPrChange>
          </w:rPr>
          <w:fldChar w:fldCharType="begin"/>
        </w:r>
        <w:r w:rsidR="00B328D3" w:rsidRPr="00637308" w:rsidDel="00637308">
          <w:rPr>
            <w:rFonts w:cs="Arial"/>
            <w:szCs w:val="22"/>
            <w:lang w:val="vi-VN"/>
            <w:rPrChange w:id="6385" w:author="An Tran, ACA (BUV)" w:date="2024-09-13T01:19:00Z" w16du:dateUtc="2024-09-12T18:19:00Z">
              <w:rPr/>
            </w:rPrChange>
          </w:rPr>
          <w:delInstrText>HYPERLINK "https://www.staffs.ac.uk/alumni/certificates-transcripts"</w:delInstrText>
        </w:r>
        <w:r w:rsidR="00B328D3" w:rsidRPr="0079723D" w:rsidDel="00637308">
          <w:rPr>
            <w:rFonts w:cs="Arial"/>
            <w:szCs w:val="22"/>
            <w:lang w:val="vi-VN"/>
          </w:rPr>
        </w:r>
        <w:r w:rsidR="00B328D3" w:rsidRPr="00637308" w:rsidDel="00637308">
          <w:rPr>
            <w:rPrChange w:id="6386"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Pr="00637308" w:rsidDel="00637308">
          <w:rPr>
            <w:color w:val="2F5496" w:themeColor="accent1" w:themeShade="BF"/>
            <w:rPrChange w:id="6387" w:author="An Tran, ACA (BUV)" w:date="2024-09-13T01:19:00Z" w16du:dateUtc="2024-09-12T18:19:00Z">
              <w:rPr>
                <w:rStyle w:val="Hyperlink"/>
                <w:rFonts w:ascii="iCiel Avenir LT Std 35 Light" w:hAnsi="iCiel Avenir LT Std 35 Light" w:cs="Arial"/>
                <w:i/>
                <w:iCs/>
                <w:sz w:val="22"/>
                <w:szCs w:val="22"/>
                <w:lang w:val="vi-VN"/>
              </w:rPr>
            </w:rPrChange>
          </w:rPr>
          <w:delText>https://www.staffs.ac.uk/alumni/certificates-transcripts</w:delText>
        </w:r>
        <w:r w:rsidR="00B328D3" w:rsidRPr="00637308" w:rsidDel="00637308">
          <w:rPr>
            <w:color w:val="2F5496" w:themeColor="accent1" w:themeShade="BF"/>
            <w:rPrChange w:id="6388"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Pr="00637308" w:rsidDel="00637308">
          <w:rPr>
            <w:rFonts w:ascii="iCiel Avenir LT Std 35 Light" w:hAnsi="iCiel Avenir LT Std 35 Light" w:cs="Arial"/>
            <w:sz w:val="22"/>
            <w:szCs w:val="22"/>
            <w:lang w:val="vi-VN"/>
            <w:rPrChange w:id="6389" w:author="An Tran, ACA (BUV)" w:date="2024-09-13T01:19:00Z" w16du:dateUtc="2024-09-12T18:19:00Z">
              <w:rPr>
                <w:rFonts w:ascii="iCiel Avenir LT Std 35 Light" w:hAnsi="iCiel Avenir LT Std 35 Light" w:cs="Arial"/>
                <w:i/>
                <w:iCs/>
                <w:sz w:val="22"/>
                <w:szCs w:val="22"/>
                <w:lang w:val="vi-VN"/>
              </w:rPr>
            </w:rPrChange>
          </w:rPr>
          <w:delText xml:space="preserve">. Sinh viên sẽ cần tải xuống mẫu Đơn yêu cầu cấp lại Bằng (Replacement Certificate Request form) và gửi email đến địa chỉ </w:delText>
        </w:r>
        <w:r w:rsidR="00B328D3" w:rsidRPr="00637308" w:rsidDel="00637308">
          <w:rPr>
            <w:rFonts w:cs="Arial"/>
            <w:szCs w:val="22"/>
            <w:lang w:val="vi-VN"/>
            <w:rPrChange w:id="6390" w:author="An Tran, ACA (BUV)" w:date="2024-09-13T01:19:00Z" w16du:dateUtc="2024-09-12T18:19:00Z">
              <w:rPr/>
            </w:rPrChange>
          </w:rPr>
          <w:fldChar w:fldCharType="begin"/>
        </w:r>
        <w:r w:rsidR="00B328D3" w:rsidRPr="00637308" w:rsidDel="00637308">
          <w:rPr>
            <w:rFonts w:cs="Arial"/>
            <w:szCs w:val="22"/>
            <w:lang w:val="vi-VN"/>
            <w:rPrChange w:id="6391" w:author="An Tran, ACA (BUV)" w:date="2024-09-13T01:19:00Z" w16du:dateUtc="2024-09-12T18:19:00Z">
              <w:rPr/>
            </w:rPrChange>
          </w:rPr>
          <w:delInstrText>HYPERLINK "mailto:studenthub@staffs.ac.uk"</w:delInstrText>
        </w:r>
        <w:r w:rsidR="00B328D3" w:rsidRPr="0079723D" w:rsidDel="00637308">
          <w:rPr>
            <w:rFonts w:cs="Arial"/>
            <w:szCs w:val="22"/>
            <w:lang w:val="vi-VN"/>
          </w:rPr>
        </w:r>
        <w:r w:rsidR="00B328D3" w:rsidRPr="00637308" w:rsidDel="00637308">
          <w:rPr>
            <w:rPrChange w:id="6392"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Pr="00637308" w:rsidDel="00637308">
          <w:rPr>
            <w:color w:val="2F5496" w:themeColor="accent1" w:themeShade="BF"/>
            <w:rPrChange w:id="6393" w:author="An Tran, ACA (BUV)" w:date="2024-09-13T01:19:00Z" w16du:dateUtc="2024-09-12T18:19:00Z">
              <w:rPr>
                <w:rStyle w:val="Hyperlink"/>
                <w:rFonts w:ascii="iCiel Avenir LT Std 35 Light" w:hAnsi="iCiel Avenir LT Std 35 Light" w:cs="Arial"/>
                <w:i/>
                <w:iCs/>
                <w:sz w:val="22"/>
                <w:szCs w:val="22"/>
                <w:lang w:val="vi-VN"/>
              </w:rPr>
            </w:rPrChange>
          </w:rPr>
          <w:delText>studenthub@staffs.ac.uk</w:delText>
        </w:r>
        <w:r w:rsidR="00B328D3" w:rsidRPr="00637308" w:rsidDel="00637308">
          <w:rPr>
            <w:color w:val="2F5496" w:themeColor="accent1" w:themeShade="BF"/>
            <w:rPrChange w:id="6394"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Pr="00637308" w:rsidDel="00637308">
          <w:rPr>
            <w:rFonts w:ascii="iCiel Avenir LT Std 35 Light" w:hAnsi="iCiel Avenir LT Std 35 Light" w:cs="Arial"/>
            <w:sz w:val="22"/>
            <w:szCs w:val="22"/>
            <w:lang w:val="vi-VN"/>
            <w:rPrChange w:id="6395" w:author="An Tran, ACA (BUV)" w:date="2024-09-13T01:19:00Z" w16du:dateUtc="2024-09-12T18:19:00Z">
              <w:rPr>
                <w:rFonts w:ascii="iCiel Avenir LT Std 35 Light" w:hAnsi="iCiel Avenir LT Std 35 Light" w:cs="Arial"/>
                <w:i/>
                <w:iCs/>
                <w:sz w:val="22"/>
                <w:szCs w:val="22"/>
                <w:lang w:val="vi-VN"/>
              </w:rPr>
            </w:rPrChange>
          </w:rPr>
          <w:delText xml:space="preserve"> để hoàn thành yêu cầu. Xin vui lòng làm theo hướng dẫn về phí cũng như nộp những giấy tờ được yêu cầu bởi trường Staffordshire. Sinh viên cũng nên lưu ý là các lý do như dịch bệnh có thể ảnh hưởng đáng kể đến quy trình và thời gian nhận được tài liệu của sinh viên.</w:delText>
        </w:r>
        <w:bookmarkStart w:id="6396" w:name="_Toc177116695"/>
        <w:bookmarkStart w:id="6397" w:name="_Toc177119461"/>
        <w:bookmarkStart w:id="6398" w:name="_Toc177119873"/>
        <w:bookmarkStart w:id="6399" w:name="_Toc177146031"/>
        <w:bookmarkStart w:id="6400" w:name="_Toc177146440"/>
        <w:bookmarkEnd w:id="6396"/>
        <w:bookmarkEnd w:id="6397"/>
        <w:bookmarkEnd w:id="6398"/>
        <w:bookmarkEnd w:id="6399"/>
        <w:bookmarkEnd w:id="6400"/>
      </w:del>
    </w:p>
    <w:p w14:paraId="36C61646" w14:textId="6460D0C3" w:rsidR="00D9034C" w:rsidRPr="004373E8" w:rsidDel="00637308" w:rsidRDefault="00D9034C">
      <w:pPr>
        <w:pStyle w:val="Question"/>
        <w:numPr>
          <w:ilvl w:val="0"/>
          <w:numId w:val="44"/>
        </w:numPr>
        <w:tabs>
          <w:tab w:val="left" w:pos="630"/>
          <w:tab w:val="left" w:pos="990"/>
        </w:tabs>
        <w:spacing w:before="100" w:line="400" w:lineRule="exact"/>
        <w:ind w:left="0" w:firstLine="720"/>
        <w:rPr>
          <w:del w:id="6401" w:author="An Tran, ACA (BUV)" w:date="2024-09-13T01:19:00Z" w16du:dateUtc="2024-09-12T18:19:00Z"/>
          <w:rFonts w:cs="Arial"/>
          <w:szCs w:val="22"/>
          <w:lang w:val="vi-VN"/>
        </w:rPr>
        <w:pPrChange w:id="6402" w:author="An Tran, ACA (BUV)" w:date="2024-09-13T01:19:00Z" w16du:dateUtc="2024-09-12T18:19:00Z">
          <w:pPr>
            <w:pStyle w:val="Question"/>
            <w:numPr>
              <w:numId w:val="79"/>
            </w:numPr>
            <w:tabs>
              <w:tab w:val="left" w:pos="630"/>
              <w:tab w:val="left" w:pos="1080"/>
            </w:tabs>
            <w:spacing w:before="100" w:line="400" w:lineRule="exact"/>
            <w:ind w:left="3870" w:hanging="360"/>
          </w:pPr>
        </w:pPrChange>
      </w:pPr>
      <w:bookmarkStart w:id="6403" w:name="_Toc107734224"/>
      <w:bookmarkStart w:id="6404" w:name="_Toc107734438"/>
      <w:bookmarkStart w:id="6405" w:name="_Toc107734890"/>
      <w:bookmarkStart w:id="6406" w:name="_Toc107735112"/>
      <w:bookmarkStart w:id="6407" w:name="_Toc107735239"/>
      <w:bookmarkStart w:id="6408" w:name="_Toc107735344"/>
      <w:bookmarkStart w:id="6409" w:name="_Toc107735448"/>
      <w:bookmarkStart w:id="6410" w:name="_Toc107735551"/>
      <w:bookmarkStart w:id="6411" w:name="_Toc107735656"/>
      <w:bookmarkStart w:id="6412" w:name="_Toc107735760"/>
      <w:bookmarkStart w:id="6413" w:name="_Toc107735864"/>
      <w:bookmarkStart w:id="6414" w:name="_Toc107735968"/>
      <w:bookmarkStart w:id="6415" w:name="_Toc107736121"/>
      <w:bookmarkStart w:id="6416" w:name="_Toc107736268"/>
      <w:bookmarkStart w:id="6417" w:name="_Toc107736372"/>
      <w:bookmarkStart w:id="6418" w:name="_Toc107736594"/>
      <w:bookmarkStart w:id="6419" w:name="_Toc107736697"/>
      <w:bookmarkStart w:id="6420" w:name="_Toc107736800"/>
      <w:bookmarkStart w:id="6421" w:name="_Toc107736904"/>
      <w:bookmarkStart w:id="6422" w:name="_Toc107737756"/>
      <w:bookmarkStart w:id="6423" w:name="_Toc108099145"/>
      <w:bookmarkStart w:id="6424" w:name="_Toc113975560"/>
      <w:bookmarkStart w:id="6425" w:name="_Toc113976077"/>
      <w:bookmarkStart w:id="6426" w:name="_Toc114065607"/>
      <w:bookmarkStart w:id="6427" w:name="_Toc114066003"/>
      <w:bookmarkStart w:id="6428" w:name="_Toc113977109"/>
      <w:bookmarkStart w:id="6429" w:name="_Toc122700187"/>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del w:id="6430" w:author="An Tran, ACA (BUV)" w:date="2024-09-13T01:19:00Z" w16du:dateUtc="2024-09-12T18:19:00Z">
        <w:r w:rsidRPr="004373E8" w:rsidDel="00637308">
          <w:rPr>
            <w:rFonts w:cs="Arial"/>
            <w:szCs w:val="22"/>
            <w:lang w:val="vi-VN"/>
          </w:rPr>
          <w:delText xml:space="preserve">Can parents or siblings collect the certificate and transcript for </w:delText>
        </w:r>
        <w:r w:rsidR="00F06962" w:rsidRPr="004373E8" w:rsidDel="00637308">
          <w:rPr>
            <w:rFonts w:cs="Arial"/>
            <w:szCs w:val="22"/>
            <w:lang w:val="vi-VN"/>
          </w:rPr>
          <w:delText>students</w:delText>
        </w:r>
        <w:r w:rsidRPr="004373E8" w:rsidDel="00637308">
          <w:rPr>
            <w:rFonts w:cs="Arial"/>
            <w:szCs w:val="22"/>
            <w:lang w:val="vi-VN"/>
          </w:rPr>
          <w:delText>? Or can BUV send student’s original certificate and transcript via post?</w:delText>
        </w:r>
        <w:r w:rsidRPr="00F838A1" w:rsidDel="00637308">
          <w:rPr>
            <w:rFonts w:cs="Arial"/>
            <w:szCs w:val="22"/>
            <w:lang w:val="vi-VN"/>
          </w:rPr>
          <w:delText xml:space="preserve"> / </w:delText>
        </w:r>
        <w:r w:rsidRPr="00637308" w:rsidDel="00637308">
          <w:rPr>
            <w:rFonts w:cs="Arial"/>
            <w:szCs w:val="22"/>
            <w:lang w:val="vi-VN"/>
            <w:rPrChange w:id="6431" w:author="An Tran, ACA (BUV)" w:date="2024-09-13T01:19:00Z" w16du:dateUtc="2024-09-12T18:19:00Z">
              <w:rPr>
                <w:rFonts w:cs="Arial"/>
                <w:i/>
                <w:iCs/>
                <w:szCs w:val="22"/>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bookmarkStart w:id="6432" w:name="_Toc177116696"/>
        <w:bookmarkStart w:id="6433" w:name="_Toc177119462"/>
        <w:bookmarkStart w:id="6434" w:name="_Toc177119874"/>
        <w:bookmarkStart w:id="6435" w:name="_Toc177146032"/>
        <w:bookmarkStart w:id="6436" w:name="_Toc177146441"/>
        <w:bookmarkEnd w:id="6428"/>
        <w:bookmarkEnd w:id="6429"/>
        <w:bookmarkEnd w:id="6432"/>
        <w:bookmarkEnd w:id="6433"/>
        <w:bookmarkEnd w:id="6434"/>
        <w:bookmarkEnd w:id="6435"/>
        <w:bookmarkEnd w:id="6436"/>
      </w:del>
    </w:p>
    <w:p w14:paraId="68515F88" w14:textId="277C600B"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437" w:author="An Tran, ACA (BUV)" w:date="2024-09-13T01:19:00Z" w16du:dateUtc="2024-09-12T18:19:00Z"/>
          <w:rFonts w:ascii="iCiel Avenir LT Std 35 Light" w:hAnsi="iCiel Avenir LT Std 35 Light" w:cs="Arial"/>
          <w:b/>
          <w:sz w:val="22"/>
          <w:szCs w:val="22"/>
          <w:lang w:val="vi-VN"/>
          <w:rPrChange w:id="6438" w:author="An Tran, ACA (BUV)" w:date="2024-09-13T01:19:00Z" w16du:dateUtc="2024-09-12T18:19:00Z">
            <w:rPr>
              <w:del w:id="6439" w:author="An Tran, ACA (BUV)" w:date="2024-09-13T01:19:00Z" w16du:dateUtc="2024-09-12T18:19:00Z"/>
              <w:rFonts w:ascii="iCiel Avenir LT Std 35 Light" w:hAnsi="iCiel Avenir LT Std 35 Light" w:cs="Arial"/>
              <w:b/>
              <w:bCs/>
              <w:sz w:val="22"/>
              <w:szCs w:val="22"/>
              <w:u w:val="single"/>
              <w:lang w:val="vi-VN"/>
            </w:rPr>
          </w:rPrChange>
        </w:rPr>
        <w:pPrChange w:id="6440" w:author="An Tran, ACA (BUV)" w:date="2024-09-13T01:19:00Z" w16du:dateUtc="2024-09-12T18:19:00Z">
          <w:pPr>
            <w:pStyle w:val="ListParagraph"/>
            <w:tabs>
              <w:tab w:val="left" w:pos="630"/>
              <w:tab w:val="left" w:pos="720"/>
              <w:tab w:val="left" w:pos="1080"/>
            </w:tabs>
            <w:ind w:left="0"/>
            <w:contextualSpacing w:val="0"/>
          </w:pPr>
        </w:pPrChange>
      </w:pPr>
      <w:del w:id="6441" w:author="An Tran, ACA (BUV)" w:date="2024-09-13T01:19:00Z" w16du:dateUtc="2024-09-12T18:19:00Z">
        <w:r w:rsidRPr="00637308" w:rsidDel="00637308">
          <w:rPr>
            <w:rFonts w:ascii="iCiel Avenir LT Std 35 Light" w:hAnsi="iCiel Avenir LT Std 35 Light" w:cs="Arial"/>
            <w:b/>
            <w:sz w:val="22"/>
            <w:szCs w:val="22"/>
            <w:lang w:val="vi-VN"/>
            <w:rPrChange w:id="6442" w:author="An Tran, ACA (BUV)" w:date="2024-09-13T01:19:00Z" w16du:dateUtc="2024-09-12T18:19:00Z">
              <w:rPr>
                <w:rFonts w:ascii="iCiel Avenir LT Std 35 Light" w:hAnsi="iCiel Avenir LT Std 35 Light" w:cs="Arial"/>
                <w:b/>
                <w:bCs/>
                <w:sz w:val="22"/>
                <w:szCs w:val="22"/>
                <w:u w:val="single"/>
                <w:lang w:val="vi-VN"/>
              </w:rPr>
            </w:rPrChange>
          </w:rPr>
          <w:delText xml:space="preserve">Answer / </w:delText>
        </w:r>
        <w:r w:rsidRPr="00637308" w:rsidDel="00637308">
          <w:rPr>
            <w:rFonts w:ascii="iCiel Avenir LT Std 35 Light" w:hAnsi="iCiel Avenir LT Std 35 Light" w:cs="Arial"/>
            <w:b/>
            <w:sz w:val="22"/>
            <w:szCs w:val="22"/>
            <w:lang w:val="vi-VN"/>
            <w:rPrChange w:id="6443" w:author="An Tran, ACA (BUV)" w:date="2024-09-13T01:19:00Z" w16du:dateUtc="2024-09-12T18:19:00Z">
              <w:rPr>
                <w:rFonts w:ascii="iCiel Avenir LT Std 35 Light" w:hAnsi="iCiel Avenir LT Std 35 Light" w:cs="Arial"/>
                <w:b/>
                <w:bCs/>
                <w:i/>
                <w:iCs/>
                <w:sz w:val="22"/>
                <w:szCs w:val="22"/>
                <w:u w:val="single"/>
                <w:lang w:val="vi-VN"/>
              </w:rPr>
            </w:rPrChange>
          </w:rPr>
          <w:delText>Câu trả lời</w:delText>
        </w:r>
        <w:r w:rsidRPr="00637308" w:rsidDel="00637308">
          <w:rPr>
            <w:rFonts w:ascii="iCiel Avenir LT Std 35 Light" w:hAnsi="iCiel Avenir LT Std 35 Light" w:cs="Arial"/>
            <w:b/>
            <w:sz w:val="22"/>
            <w:szCs w:val="22"/>
            <w:lang w:val="vi-VN"/>
            <w:rPrChange w:id="6444" w:author="An Tran, ACA (BUV)" w:date="2024-09-13T01:19:00Z" w16du:dateUtc="2024-09-12T18:19:00Z">
              <w:rPr>
                <w:rFonts w:ascii="iCiel Avenir LT Std 35 Light" w:hAnsi="iCiel Avenir LT Std 35 Light" w:cs="Arial"/>
                <w:b/>
                <w:bCs/>
                <w:sz w:val="22"/>
                <w:szCs w:val="22"/>
                <w:u w:val="single"/>
                <w:lang w:val="vi-VN"/>
              </w:rPr>
            </w:rPrChange>
          </w:rPr>
          <w:delText>:</w:delText>
        </w:r>
        <w:bookmarkStart w:id="6445" w:name="_Toc177116697"/>
        <w:bookmarkStart w:id="6446" w:name="_Toc177119463"/>
        <w:bookmarkStart w:id="6447" w:name="_Toc177119875"/>
        <w:bookmarkStart w:id="6448" w:name="_Toc177146033"/>
        <w:bookmarkStart w:id="6449" w:name="_Toc177146442"/>
        <w:bookmarkEnd w:id="6445"/>
        <w:bookmarkEnd w:id="6446"/>
        <w:bookmarkEnd w:id="6447"/>
        <w:bookmarkEnd w:id="6448"/>
        <w:bookmarkEnd w:id="6449"/>
      </w:del>
    </w:p>
    <w:p w14:paraId="14CAD806" w14:textId="048B0EBA" w:rsidR="00D9034C" w:rsidRPr="004373E8" w:rsidDel="00637308" w:rsidRDefault="00D9034C">
      <w:pPr>
        <w:numPr>
          <w:ilvl w:val="0"/>
          <w:numId w:val="44"/>
        </w:numPr>
        <w:tabs>
          <w:tab w:val="left" w:pos="630"/>
          <w:tab w:val="left" w:pos="720"/>
          <w:tab w:val="left" w:pos="990"/>
        </w:tabs>
        <w:ind w:left="0" w:firstLine="720"/>
        <w:rPr>
          <w:del w:id="6450" w:author="An Tran, ACA (BUV)" w:date="2024-09-13T01:19:00Z" w16du:dateUtc="2024-09-12T18:19:00Z"/>
          <w:rFonts w:ascii="iCiel Avenir LT Std 35 Light" w:hAnsi="iCiel Avenir LT Std 35 Light" w:cs="Arial"/>
          <w:sz w:val="22"/>
          <w:szCs w:val="22"/>
          <w:lang w:val="vi-VN"/>
        </w:rPr>
        <w:pPrChange w:id="6451" w:author="An Tran, ACA (BUV)" w:date="2024-09-13T01:19:00Z" w16du:dateUtc="2024-09-12T18:19:00Z">
          <w:pPr>
            <w:tabs>
              <w:tab w:val="left" w:pos="630"/>
              <w:tab w:val="left" w:pos="720"/>
              <w:tab w:val="left" w:pos="1080"/>
            </w:tabs>
            <w:ind w:firstLine="0"/>
          </w:pPr>
        </w:pPrChange>
      </w:pPr>
      <w:del w:id="6452" w:author="An Tran, ACA (BUV)" w:date="2024-09-13T01:19:00Z" w16du:dateUtc="2024-09-12T18:19:00Z">
        <w:r w:rsidRPr="004373E8" w:rsidDel="00637308">
          <w:rPr>
            <w:rFonts w:ascii="iCiel Avenir LT Std 35 Light" w:hAnsi="iCiel Avenir LT Std 35 Light" w:cs="Arial"/>
            <w:sz w:val="22"/>
            <w:szCs w:val="22"/>
            <w:lang w:val="vi-VN"/>
          </w:rPr>
          <w:delText xml:space="preserve">As degree certificates and transcripts are vitally important documents, it is advisable that </w:delText>
        </w:r>
        <w:r w:rsidR="00A75226" w:rsidRPr="004373E8" w:rsidDel="00637308">
          <w:rPr>
            <w:rFonts w:ascii="iCiel Avenir LT Std 35 Light" w:hAnsi="iCiel Avenir LT Std 35 Light" w:cs="Arial"/>
            <w:sz w:val="22"/>
            <w:szCs w:val="22"/>
            <w:lang w:val="vi-VN"/>
          </w:rPr>
          <w:delText>students</w:delText>
        </w:r>
        <w:r w:rsidRPr="004373E8" w:rsidDel="00637308">
          <w:rPr>
            <w:rFonts w:ascii="iCiel Avenir LT Std 35 Light" w:hAnsi="iCiel Avenir LT Std 35 Light" w:cs="Arial"/>
            <w:sz w:val="22"/>
            <w:szCs w:val="22"/>
            <w:lang w:val="vi-VN"/>
          </w:rPr>
          <w:delText xml:space="preserve"> should collect these documents in person. </w:delText>
        </w:r>
        <w:bookmarkStart w:id="6453" w:name="_Toc177116698"/>
        <w:bookmarkStart w:id="6454" w:name="_Toc177119464"/>
        <w:bookmarkStart w:id="6455" w:name="_Toc177119876"/>
        <w:bookmarkStart w:id="6456" w:name="_Toc177146034"/>
        <w:bookmarkStart w:id="6457" w:name="_Toc177146443"/>
        <w:bookmarkEnd w:id="6453"/>
        <w:bookmarkEnd w:id="6454"/>
        <w:bookmarkEnd w:id="6455"/>
        <w:bookmarkEnd w:id="6456"/>
        <w:bookmarkEnd w:id="6457"/>
      </w:del>
    </w:p>
    <w:p w14:paraId="3217B9BA" w14:textId="7A7FA761"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458" w:author="An Tran, ACA (BUV)" w:date="2024-09-13T01:19:00Z" w16du:dateUtc="2024-09-12T18:19:00Z"/>
          <w:rFonts w:ascii="iCiel Avenir LT Std 35 Light" w:hAnsi="iCiel Avenir LT Std 35 Light" w:cs="Arial"/>
          <w:sz w:val="22"/>
          <w:szCs w:val="22"/>
          <w:lang w:val="vi-VN"/>
          <w:rPrChange w:id="6459" w:author="An Tran, ACA (BUV)" w:date="2024-09-13T01:19:00Z" w16du:dateUtc="2024-09-12T18:19:00Z">
            <w:rPr>
              <w:del w:id="6460" w:author="An Tran, ACA (BUV)" w:date="2024-09-13T01:19:00Z" w16du:dateUtc="2024-09-12T18:19:00Z"/>
              <w:rFonts w:ascii="iCiel Avenir LT Std 35 Light" w:hAnsi="iCiel Avenir LT Std 35 Light" w:cs="Arial"/>
              <w:sz w:val="22"/>
              <w:szCs w:val="22"/>
            </w:rPr>
          </w:rPrChange>
        </w:rPr>
        <w:pPrChange w:id="6461" w:author="An Tran, ACA (BUV)" w:date="2024-09-13T01:19:00Z" w16du:dateUtc="2024-09-12T18:19:00Z">
          <w:pPr>
            <w:pStyle w:val="ListParagraph"/>
            <w:tabs>
              <w:tab w:val="left" w:pos="630"/>
              <w:tab w:val="left" w:pos="720"/>
              <w:tab w:val="left" w:pos="1080"/>
            </w:tabs>
            <w:ind w:left="0" w:firstLine="0"/>
            <w:contextualSpacing w:val="0"/>
          </w:pPr>
        </w:pPrChange>
      </w:pPr>
      <w:del w:id="6462" w:author="An Tran, ACA (BUV)" w:date="2024-09-13T01:19:00Z" w16du:dateUtc="2024-09-12T18:19:00Z">
        <w:r w:rsidRPr="004373E8" w:rsidDel="00637308">
          <w:rPr>
            <w:rFonts w:ascii="iCiel Avenir LT Std 35 Light" w:hAnsi="iCiel Avenir LT Std 35 Light" w:cs="Arial"/>
            <w:sz w:val="22"/>
            <w:szCs w:val="22"/>
            <w:lang w:val="vi-VN"/>
          </w:rPr>
          <w:delText xml:space="preserve">In case the student would like to authorise a person to pick up on their behalf, students will need to write an </w:delText>
        </w:r>
        <w:r w:rsidR="009D3AB7" w:rsidRPr="004373E8" w:rsidDel="00637308">
          <w:rPr>
            <w:rFonts w:ascii="iCiel Avenir LT Std 35 Light" w:hAnsi="iCiel Avenir LT Std 35 Light" w:cs="Arial"/>
            <w:sz w:val="22"/>
            <w:szCs w:val="22"/>
            <w:lang w:val="vi-VN"/>
          </w:rPr>
          <w:delText>authorization</w:delText>
        </w:r>
        <w:r w:rsidRPr="004373E8" w:rsidDel="00637308">
          <w:rPr>
            <w:rFonts w:ascii="iCiel Avenir LT Std 35 Light" w:hAnsi="iCiel Avenir LT Std 35 Light" w:cs="Arial"/>
            <w:sz w:val="22"/>
            <w:szCs w:val="22"/>
            <w:lang w:val="vi-VN"/>
          </w:rPr>
          <w:delText xml:space="preserve"> letter, signed, scanned and sent to Central Academic Information Services (CAIS) team at </w:delText>
        </w:r>
        <w:r w:rsidR="00B328D3" w:rsidRPr="00637308" w:rsidDel="00637308">
          <w:rPr>
            <w:rFonts w:cs="Arial"/>
            <w:szCs w:val="22"/>
            <w:lang w:val="vi-VN"/>
            <w:rPrChange w:id="6463" w:author="An Tran, ACA (BUV)" w:date="2024-09-13T01:19:00Z" w16du:dateUtc="2024-09-12T18:19:00Z">
              <w:rPr/>
            </w:rPrChange>
          </w:rPr>
          <w:fldChar w:fldCharType="begin"/>
        </w:r>
        <w:r w:rsidR="00B328D3" w:rsidRPr="00637308" w:rsidDel="00637308">
          <w:rPr>
            <w:rFonts w:cs="Arial"/>
            <w:szCs w:val="22"/>
            <w:lang w:val="vi-VN"/>
            <w:rPrChange w:id="6464" w:author="An Tran, ACA (BUV)" w:date="2024-09-13T01:19:00Z" w16du:dateUtc="2024-09-12T18:19:00Z">
              <w:rPr/>
            </w:rPrChange>
          </w:rPr>
          <w:delInstrText>HYPERLINK "mailto:cais@buv.edu.vn"</w:delInstrText>
        </w:r>
        <w:r w:rsidR="00B328D3" w:rsidRPr="0079723D" w:rsidDel="00637308">
          <w:rPr>
            <w:rFonts w:cs="Arial"/>
            <w:szCs w:val="22"/>
            <w:lang w:val="vi-VN"/>
          </w:rPr>
        </w:r>
        <w:r w:rsidR="00B328D3" w:rsidRPr="00637308" w:rsidDel="00637308">
          <w:rPr>
            <w:rPrChange w:id="6465"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Pr="00637308" w:rsidDel="00637308">
          <w:rPr>
            <w:color w:val="2F5496" w:themeColor="accent1" w:themeShade="BF"/>
            <w:rPrChange w:id="6466" w:author="An Tran, ACA (BUV)" w:date="2024-09-13T01:19:00Z" w16du:dateUtc="2024-09-12T18:19:00Z">
              <w:rPr>
                <w:rStyle w:val="Hyperlink"/>
                <w:rFonts w:ascii="iCiel Avenir LT Std 35 Light" w:hAnsi="iCiel Avenir LT Std 35 Light" w:cs="Arial"/>
                <w:sz w:val="22"/>
                <w:szCs w:val="22"/>
                <w:lang w:val="vi-VN"/>
              </w:rPr>
            </w:rPrChange>
          </w:rPr>
          <w:delText>cais@buv.edu.vn</w:delText>
        </w:r>
        <w:r w:rsidR="00B328D3" w:rsidRPr="00637308" w:rsidDel="00637308">
          <w:rPr>
            <w:color w:val="2F5496" w:themeColor="accent1" w:themeShade="BF"/>
            <w:rPrChange w:id="6467"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Pr="004373E8" w:rsidDel="00637308">
          <w:rPr>
            <w:rFonts w:ascii="iCiel Avenir LT Std 35 Light" w:hAnsi="iCiel Avenir LT Std 35 Light" w:cs="Arial"/>
            <w:sz w:val="22"/>
            <w:szCs w:val="22"/>
            <w:lang w:val="vi-VN"/>
          </w:rPr>
          <w:delText xml:space="preserve"> with the authorised person’s full name, date of birth, Personal ID card/Passport or equivalent identification document number. Within 1 working day, the CAIS team will confirm this request. The authorised person then needs to present their identification document and sign on a receipt when collect the degree certificate and/or transcript. BUV will scan this receipt and send to student for confirmation.</w:delText>
        </w:r>
        <w:bookmarkStart w:id="6468" w:name="_Toc177116699"/>
        <w:bookmarkStart w:id="6469" w:name="_Toc177119465"/>
        <w:bookmarkStart w:id="6470" w:name="_Toc177119877"/>
        <w:bookmarkStart w:id="6471" w:name="_Toc177146035"/>
        <w:bookmarkStart w:id="6472" w:name="_Toc177146444"/>
        <w:bookmarkEnd w:id="6468"/>
        <w:bookmarkEnd w:id="6469"/>
        <w:bookmarkEnd w:id="6470"/>
        <w:bookmarkEnd w:id="6471"/>
        <w:bookmarkEnd w:id="6472"/>
      </w:del>
    </w:p>
    <w:p w14:paraId="533CF095" w14:textId="07F16581" w:rsidR="00D9034C" w:rsidRPr="004373E8" w:rsidDel="00637308" w:rsidRDefault="00D9034C">
      <w:pPr>
        <w:pStyle w:val="ListParagraph"/>
        <w:numPr>
          <w:ilvl w:val="0"/>
          <w:numId w:val="44"/>
        </w:numPr>
        <w:tabs>
          <w:tab w:val="left" w:pos="630"/>
          <w:tab w:val="left" w:pos="720"/>
          <w:tab w:val="left" w:pos="990"/>
        </w:tabs>
        <w:ind w:left="0" w:firstLine="720"/>
        <w:contextualSpacing w:val="0"/>
        <w:rPr>
          <w:del w:id="6473" w:author="An Tran, ACA (BUV)" w:date="2024-09-13T01:19:00Z" w16du:dateUtc="2024-09-12T18:19:00Z"/>
          <w:rFonts w:ascii="iCiel Avenir LT Std 35 Light" w:hAnsi="iCiel Avenir LT Std 35 Light" w:cs="Arial"/>
          <w:sz w:val="22"/>
          <w:szCs w:val="22"/>
          <w:lang w:val="vi-VN"/>
        </w:rPr>
        <w:pPrChange w:id="6474" w:author="An Tran, ACA (BUV)" w:date="2024-09-13T01:19:00Z" w16du:dateUtc="2024-09-12T18:19:00Z">
          <w:pPr>
            <w:pStyle w:val="ListParagraph"/>
            <w:tabs>
              <w:tab w:val="left" w:pos="630"/>
              <w:tab w:val="left" w:pos="720"/>
              <w:tab w:val="left" w:pos="1080"/>
            </w:tabs>
            <w:ind w:left="0" w:firstLine="0"/>
            <w:contextualSpacing w:val="0"/>
          </w:pPr>
        </w:pPrChange>
      </w:pPr>
      <w:del w:id="6475" w:author="An Tran, ACA (BUV)" w:date="2024-09-13T01:19:00Z" w16du:dateUtc="2024-09-12T18:19:00Z">
        <w:r w:rsidRPr="004373E8" w:rsidDel="00637308">
          <w:rPr>
            <w:rFonts w:ascii="iCiel Avenir LT Std 35 Light" w:hAnsi="iCiel Avenir LT Std 35 Light" w:cs="Arial"/>
            <w:sz w:val="22"/>
            <w:szCs w:val="22"/>
            <w:lang w:val="vi-VN"/>
          </w:rPr>
          <w:delText xml:space="preserve">In case students would like their degree certificate and transcript to be sent by post, students will need to write an email and send to </w:delText>
        </w:r>
        <w:r w:rsidR="00D901E6" w:rsidRPr="004373E8" w:rsidDel="00637308">
          <w:rPr>
            <w:rFonts w:ascii="iCiel Avenir LT Std 35 Light" w:hAnsi="iCiel Avenir LT Std 35 Light" w:cs="Arial"/>
            <w:sz w:val="22"/>
            <w:szCs w:val="22"/>
            <w:lang w:val="vi-VN"/>
          </w:rPr>
          <w:delText xml:space="preserve">Central Academic Information Services (CAIS) team at </w:delText>
        </w:r>
        <w:r w:rsidR="00B328D3" w:rsidRPr="00637308" w:rsidDel="00637308">
          <w:rPr>
            <w:rFonts w:cs="Arial"/>
            <w:szCs w:val="22"/>
            <w:lang w:val="vi-VN"/>
            <w:rPrChange w:id="6476" w:author="An Tran, ACA (BUV)" w:date="2024-09-13T01:19:00Z" w16du:dateUtc="2024-09-12T18:19:00Z">
              <w:rPr/>
            </w:rPrChange>
          </w:rPr>
          <w:fldChar w:fldCharType="begin"/>
        </w:r>
        <w:r w:rsidR="00B328D3" w:rsidRPr="00637308" w:rsidDel="00637308">
          <w:rPr>
            <w:rFonts w:cs="Arial"/>
            <w:szCs w:val="22"/>
            <w:lang w:val="vi-VN"/>
            <w:rPrChange w:id="6477" w:author="An Tran, ACA (BUV)" w:date="2024-09-13T01:19:00Z" w16du:dateUtc="2024-09-12T18:19:00Z">
              <w:rPr/>
            </w:rPrChange>
          </w:rPr>
          <w:delInstrText>HYPERLINK "mailto:cais@buv.edu.vn"</w:delInstrText>
        </w:r>
        <w:r w:rsidR="00B328D3" w:rsidRPr="0079723D" w:rsidDel="00637308">
          <w:rPr>
            <w:rFonts w:cs="Arial"/>
            <w:szCs w:val="22"/>
            <w:lang w:val="vi-VN"/>
          </w:rPr>
        </w:r>
        <w:r w:rsidR="00B328D3" w:rsidRPr="00637308" w:rsidDel="00637308">
          <w:rPr>
            <w:rPrChange w:id="6478" w:author="An Tran, ACA (BUV)" w:date="2024-09-13T01:19:00Z" w16du:dateUtc="2024-09-12T18:19:00Z">
              <w:rPr>
                <w:rStyle w:val="Hyperlink"/>
                <w:rFonts w:ascii="iCiel Avenir LT Std 35 Light" w:hAnsi="iCiel Avenir LT Std 35 Light" w:cs="Arial"/>
                <w:sz w:val="22"/>
                <w:szCs w:val="22"/>
                <w:lang w:val="vi-VN"/>
              </w:rPr>
            </w:rPrChange>
          </w:rPr>
          <w:fldChar w:fldCharType="separate"/>
        </w:r>
        <w:r w:rsidR="00D901E6" w:rsidRPr="00637308" w:rsidDel="00637308">
          <w:rPr>
            <w:color w:val="2F5496" w:themeColor="accent1" w:themeShade="BF"/>
            <w:rPrChange w:id="6479" w:author="An Tran, ACA (BUV)" w:date="2024-09-13T01:19:00Z" w16du:dateUtc="2024-09-12T18:19:00Z">
              <w:rPr>
                <w:rStyle w:val="Hyperlink"/>
                <w:rFonts w:ascii="iCiel Avenir LT Std 35 Light" w:hAnsi="iCiel Avenir LT Std 35 Light" w:cs="Arial"/>
                <w:sz w:val="22"/>
                <w:szCs w:val="22"/>
                <w:lang w:val="vi-VN"/>
              </w:rPr>
            </w:rPrChange>
          </w:rPr>
          <w:delText>cais@buv.edu.vn</w:delText>
        </w:r>
        <w:r w:rsidR="00B328D3" w:rsidRPr="00637308" w:rsidDel="00637308">
          <w:rPr>
            <w:color w:val="2F5496" w:themeColor="accent1" w:themeShade="BF"/>
            <w:rPrChange w:id="6480" w:author="An Tran, ACA (BUV)" w:date="2024-09-13T01:19:00Z" w16du:dateUtc="2024-09-12T18:19:00Z">
              <w:rPr>
                <w:rStyle w:val="Hyperlink"/>
                <w:rFonts w:ascii="iCiel Avenir LT Std 35 Light" w:hAnsi="iCiel Avenir LT Std 35 Light" w:cs="Arial"/>
                <w:sz w:val="22"/>
                <w:szCs w:val="22"/>
                <w:lang w:val="vi-VN"/>
              </w:rPr>
            </w:rPrChange>
          </w:rPr>
          <w:fldChar w:fldCharType="end"/>
        </w:r>
        <w:r w:rsidRPr="004373E8" w:rsidDel="00637308">
          <w:rPr>
            <w:rFonts w:ascii="iCiel Avenir LT Std 35 Light" w:hAnsi="iCiel Avenir LT Std 35 Light" w:cs="Arial"/>
            <w:sz w:val="22"/>
            <w:szCs w:val="22"/>
            <w:lang w:val="vi-VN"/>
          </w:rPr>
          <w:delText xml:space="preserve">. Please note that BUV can only send degree </w:delText>
        </w:r>
        <w:r w:rsidR="00F06962" w:rsidRPr="004373E8" w:rsidDel="00637308">
          <w:rPr>
            <w:rFonts w:ascii="iCiel Avenir LT Std 35 Light" w:hAnsi="iCiel Avenir LT Std 35 Light" w:cs="Arial"/>
            <w:sz w:val="22"/>
            <w:szCs w:val="22"/>
            <w:lang w:val="vi-VN"/>
          </w:rPr>
          <w:delText>certificates</w:delText>
        </w:r>
        <w:r w:rsidRPr="004373E8" w:rsidDel="00637308">
          <w:rPr>
            <w:rFonts w:ascii="iCiel Avenir LT Std 35 Light" w:hAnsi="iCiel Avenir LT Std 35 Light" w:cs="Arial"/>
            <w:sz w:val="22"/>
            <w:szCs w:val="22"/>
            <w:lang w:val="vi-VN"/>
          </w:rPr>
          <w:delText xml:space="preserve"> and/or transcript to the registered address on the system. Within 1 working day, BUV will confirm the request and timeline for delivery. Students are requested to receive the documents in person as their signature will be required upon delivery. </w:delText>
        </w:r>
        <w:bookmarkStart w:id="6481" w:name="_Toc177116700"/>
        <w:bookmarkStart w:id="6482" w:name="_Toc177119466"/>
        <w:bookmarkStart w:id="6483" w:name="_Toc177119878"/>
        <w:bookmarkStart w:id="6484" w:name="_Toc177146036"/>
        <w:bookmarkStart w:id="6485" w:name="_Toc177146445"/>
        <w:bookmarkEnd w:id="6481"/>
        <w:bookmarkEnd w:id="6482"/>
        <w:bookmarkEnd w:id="6483"/>
        <w:bookmarkEnd w:id="6484"/>
        <w:bookmarkEnd w:id="6485"/>
      </w:del>
    </w:p>
    <w:p w14:paraId="63E66010" w14:textId="036B2E49" w:rsidR="00D9034C" w:rsidRPr="00637308" w:rsidDel="00637308" w:rsidRDefault="00D9034C">
      <w:pPr>
        <w:numPr>
          <w:ilvl w:val="0"/>
          <w:numId w:val="44"/>
        </w:numPr>
        <w:tabs>
          <w:tab w:val="left" w:pos="630"/>
          <w:tab w:val="left" w:pos="720"/>
          <w:tab w:val="left" w:pos="990"/>
        </w:tabs>
        <w:ind w:left="0" w:firstLine="720"/>
        <w:rPr>
          <w:del w:id="6486" w:author="An Tran, ACA (BUV)" w:date="2024-09-13T01:19:00Z" w16du:dateUtc="2024-09-12T18:19:00Z"/>
          <w:rFonts w:ascii="iCiel Avenir LT Std 35 Light" w:hAnsi="iCiel Avenir LT Std 35 Light" w:cs="Arial"/>
          <w:sz w:val="22"/>
          <w:szCs w:val="22"/>
          <w:lang w:val="vi-VN"/>
          <w:rPrChange w:id="6487" w:author="An Tran, ACA (BUV)" w:date="2024-09-13T01:19:00Z" w16du:dateUtc="2024-09-12T18:19:00Z">
            <w:rPr>
              <w:del w:id="6488" w:author="An Tran, ACA (BUV)" w:date="2024-09-13T01:19:00Z" w16du:dateUtc="2024-09-12T18:19:00Z"/>
              <w:rFonts w:ascii="iCiel Avenir LT Std 35 Light" w:hAnsi="iCiel Avenir LT Std 35 Light" w:cs="Arial"/>
              <w:i/>
              <w:iCs/>
              <w:sz w:val="22"/>
              <w:szCs w:val="22"/>
              <w:lang w:val="vi-VN"/>
            </w:rPr>
          </w:rPrChange>
        </w:rPr>
        <w:pPrChange w:id="6489" w:author="An Tran, ACA (BUV)" w:date="2024-09-13T01:19:00Z" w16du:dateUtc="2024-09-12T18:19:00Z">
          <w:pPr>
            <w:tabs>
              <w:tab w:val="left" w:pos="630"/>
              <w:tab w:val="left" w:pos="720"/>
              <w:tab w:val="left" w:pos="1080"/>
            </w:tabs>
            <w:ind w:firstLine="0"/>
          </w:pPr>
        </w:pPrChange>
      </w:pPr>
      <w:del w:id="6490" w:author="An Tran, ACA (BUV)" w:date="2024-09-13T01:19:00Z" w16du:dateUtc="2024-09-12T18:19:00Z">
        <w:r w:rsidRPr="00637308" w:rsidDel="00637308">
          <w:rPr>
            <w:rFonts w:ascii="iCiel Avenir LT Std 35 Light" w:hAnsi="iCiel Avenir LT Std 35 Light" w:cs="Arial"/>
            <w:sz w:val="22"/>
            <w:szCs w:val="22"/>
            <w:lang w:val="vi-VN"/>
            <w:rPrChange w:id="6491" w:author="An Tran, ACA (BUV)" w:date="2024-09-13T01:19:00Z" w16du:dateUtc="2024-09-12T18:19:00Z">
              <w:rPr>
                <w:rFonts w:ascii="iCiel Avenir LT Std 35 Light" w:hAnsi="iCiel Avenir LT Std 35 Light" w:cs="Arial"/>
                <w:i/>
                <w:iCs/>
                <w:sz w:val="22"/>
                <w:szCs w:val="22"/>
                <w:lang w:val="vi-VN"/>
              </w:rPr>
            </w:rPrChange>
          </w:rPr>
          <w:delText xml:space="preserve">Bằng tốt nghiệp và bảng điểm chính thức là những tài liệu cực kỳ quan trọng. Do đó, sinh viên được khuyên nên tự mình đến trường để nhận trực tiếp. </w:delText>
        </w:r>
        <w:bookmarkStart w:id="6492" w:name="_Toc177116701"/>
        <w:bookmarkStart w:id="6493" w:name="_Toc177119467"/>
        <w:bookmarkStart w:id="6494" w:name="_Toc177119879"/>
        <w:bookmarkStart w:id="6495" w:name="_Toc177146037"/>
        <w:bookmarkStart w:id="6496" w:name="_Toc177146446"/>
        <w:bookmarkEnd w:id="6492"/>
        <w:bookmarkEnd w:id="6493"/>
        <w:bookmarkEnd w:id="6494"/>
        <w:bookmarkEnd w:id="6495"/>
        <w:bookmarkEnd w:id="6496"/>
      </w:del>
    </w:p>
    <w:p w14:paraId="18004126" w14:textId="05BB46F7"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497" w:author="An Tran, ACA (BUV)" w:date="2024-09-13T01:19:00Z" w16du:dateUtc="2024-09-12T18:19:00Z"/>
          <w:rFonts w:ascii="iCiel Avenir LT Std 35 Light" w:hAnsi="iCiel Avenir LT Std 35 Light" w:cs="Arial"/>
          <w:sz w:val="22"/>
          <w:szCs w:val="22"/>
          <w:lang w:val="vi-VN"/>
          <w:rPrChange w:id="6498" w:author="An Tran, ACA (BUV)" w:date="2024-09-13T01:19:00Z" w16du:dateUtc="2024-09-12T18:19:00Z">
            <w:rPr>
              <w:del w:id="6499" w:author="An Tran, ACA (BUV)" w:date="2024-09-13T01:19:00Z" w16du:dateUtc="2024-09-12T18:19:00Z"/>
              <w:rFonts w:ascii="iCiel Avenir LT Std 35 Light" w:hAnsi="iCiel Avenir LT Std 35 Light" w:cs="Arial"/>
              <w:i/>
              <w:iCs/>
              <w:sz w:val="22"/>
              <w:szCs w:val="22"/>
              <w:lang w:val="vi-VN"/>
            </w:rPr>
          </w:rPrChange>
        </w:rPr>
        <w:pPrChange w:id="6500" w:author="An Tran, ACA (BUV)" w:date="2024-09-13T01:19:00Z" w16du:dateUtc="2024-09-12T18:19:00Z">
          <w:pPr>
            <w:pStyle w:val="ListParagraph"/>
            <w:tabs>
              <w:tab w:val="left" w:pos="630"/>
              <w:tab w:val="left" w:pos="720"/>
              <w:tab w:val="left" w:pos="1080"/>
            </w:tabs>
            <w:ind w:left="0" w:firstLine="0"/>
            <w:contextualSpacing w:val="0"/>
          </w:pPr>
        </w:pPrChange>
      </w:pPr>
      <w:del w:id="6501" w:author="An Tran, ACA (BUV)" w:date="2024-09-13T01:19:00Z" w16du:dateUtc="2024-09-12T18:19:00Z">
        <w:r w:rsidRPr="00637308" w:rsidDel="00637308">
          <w:rPr>
            <w:rFonts w:ascii="iCiel Avenir LT Std 35 Light" w:hAnsi="iCiel Avenir LT Std 35 Light" w:cs="Arial"/>
            <w:sz w:val="22"/>
            <w:szCs w:val="22"/>
            <w:lang w:val="vi-VN"/>
            <w:rPrChange w:id="6502" w:author="An Tran, ACA (BUV)" w:date="2024-09-13T01:19:00Z" w16du:dateUtc="2024-09-12T18:19:00Z">
              <w:rPr>
                <w:rFonts w:ascii="iCiel Avenir LT Std 35 Light" w:hAnsi="iCiel Avenir LT Std 35 Light" w:cs="Arial"/>
                <w:i/>
                <w:iCs/>
                <w:sz w:val="22"/>
                <w:szCs w:val="22"/>
                <w:lang w:val="vi-VN"/>
              </w:rPr>
            </w:rPrChange>
          </w:rPr>
          <w:delText xml:space="preserve">Nếu sinh viên muốn ủy quyền cho người đến nhận thay, sinh viên cần viết thư ủy quyền, ký, scan và gửi đến Trung tâm Dữ liệu Sinh viên (CAIS) tại địa chỉ </w:delText>
        </w:r>
        <w:r w:rsidR="00B328D3" w:rsidRPr="00637308" w:rsidDel="00637308">
          <w:rPr>
            <w:rFonts w:cs="Arial"/>
            <w:szCs w:val="22"/>
            <w:lang w:val="vi-VN"/>
            <w:rPrChange w:id="6503" w:author="An Tran, ACA (BUV)" w:date="2024-09-13T01:19:00Z" w16du:dateUtc="2024-09-12T18:19:00Z">
              <w:rPr/>
            </w:rPrChange>
          </w:rPr>
          <w:fldChar w:fldCharType="begin"/>
        </w:r>
        <w:r w:rsidR="00B328D3" w:rsidRPr="00637308" w:rsidDel="00637308">
          <w:rPr>
            <w:rFonts w:cs="Arial"/>
            <w:szCs w:val="22"/>
            <w:lang w:val="vi-VN"/>
            <w:rPrChange w:id="6504" w:author="An Tran, ACA (BUV)" w:date="2024-09-13T01:19:00Z" w16du:dateUtc="2024-09-12T18:19:00Z">
              <w:rPr/>
            </w:rPrChange>
          </w:rPr>
          <w:delInstrText>HYPERLINK "mailto:cais@buv.edu.vn"</w:delInstrText>
        </w:r>
        <w:r w:rsidR="00B328D3" w:rsidRPr="0079723D" w:rsidDel="00637308">
          <w:rPr>
            <w:rFonts w:cs="Arial"/>
            <w:szCs w:val="22"/>
            <w:lang w:val="vi-VN"/>
          </w:rPr>
        </w:r>
        <w:r w:rsidR="00B328D3" w:rsidRPr="00637308" w:rsidDel="00637308">
          <w:rPr>
            <w:rPrChange w:id="6505"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Pr="00637308" w:rsidDel="00637308">
          <w:rPr>
            <w:color w:val="2F5496" w:themeColor="accent1" w:themeShade="BF"/>
            <w:rPrChange w:id="6506" w:author="An Tran, ACA (BUV)" w:date="2024-09-13T01:19:00Z" w16du:dateUtc="2024-09-12T18:19:00Z">
              <w:rPr>
                <w:rStyle w:val="Hyperlink"/>
                <w:rFonts w:ascii="iCiel Avenir LT Std 35 Light" w:hAnsi="iCiel Avenir LT Std 35 Light" w:cs="Arial"/>
                <w:i/>
                <w:iCs/>
                <w:sz w:val="22"/>
                <w:szCs w:val="22"/>
                <w:lang w:val="vi-VN"/>
              </w:rPr>
            </w:rPrChange>
          </w:rPr>
          <w:delText>cais@buv.edu.vn</w:delText>
        </w:r>
        <w:r w:rsidR="00B328D3" w:rsidRPr="00637308" w:rsidDel="00637308">
          <w:rPr>
            <w:color w:val="2F5496" w:themeColor="accent1" w:themeShade="BF"/>
            <w:rPrChange w:id="6507"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00B328D3" w:rsidRPr="00637308" w:rsidDel="00637308">
          <w:rPr>
            <w:rFonts w:cs="Arial"/>
            <w:szCs w:val="22"/>
            <w:lang w:val="vi-VN"/>
            <w:rPrChange w:id="6508" w:author="An Tran, ACA (BUV)" w:date="2024-09-13T01:19:00Z" w16du:dateUtc="2024-09-12T18:19:00Z">
              <w:rPr/>
            </w:rPrChange>
          </w:rPr>
          <w:fldChar w:fldCharType="begin"/>
        </w:r>
        <w:r w:rsidR="00B328D3" w:rsidRPr="00637308" w:rsidDel="00637308">
          <w:rPr>
            <w:rFonts w:cs="Arial"/>
            <w:szCs w:val="22"/>
            <w:lang w:val="vi-VN"/>
            <w:rPrChange w:id="6509" w:author="An Tran, ACA (BUV)" w:date="2024-09-13T01:19:00Z" w16du:dateUtc="2024-09-12T18:19:00Z">
              <w:rPr/>
            </w:rPrChange>
          </w:rPr>
          <w:delInstrText>HYPERLINK "mailto:cais@buv.edu.vn"</w:delInstrText>
        </w:r>
        <w:r w:rsidR="00B328D3" w:rsidRPr="0079723D" w:rsidDel="00637308">
          <w:rPr>
            <w:rFonts w:cs="Arial"/>
            <w:szCs w:val="22"/>
            <w:lang w:val="vi-VN"/>
          </w:rPr>
        </w:r>
        <w:r w:rsidR="00B328D3" w:rsidRPr="00637308" w:rsidDel="00637308">
          <w:rPr>
            <w:rFonts w:cs="Arial"/>
            <w:szCs w:val="22"/>
            <w:lang w:val="vi-VN"/>
            <w:rPrChange w:id="6510" w:author="An Tran, ACA (BUV)" w:date="2024-09-13T01:19:00Z" w16du:dateUtc="2024-09-12T18:19:00Z">
              <w:rPr>
                <w:rStyle w:val="Hyperlink"/>
              </w:rPr>
            </w:rPrChange>
          </w:rPr>
          <w:fldChar w:fldCharType="separate"/>
        </w:r>
        <w:r w:rsidRPr="00637308" w:rsidDel="00637308">
          <w:rPr>
            <w:rFonts w:cs="Arial"/>
            <w:color w:val="2F5496" w:themeColor="accent1" w:themeShade="BF"/>
            <w:szCs w:val="22"/>
            <w:lang w:val="vi-VN"/>
            <w:rPrChange w:id="6511" w:author="An Tran, ACA (BUV)" w:date="2024-09-13T01:19:00Z" w16du:dateUtc="2024-09-12T18:19:00Z">
              <w:rPr>
                <w:rStyle w:val="Hyperlink"/>
              </w:rPr>
            </w:rPrChange>
          </w:rPr>
          <w:delText>mailto:cais@buv.edu.vn</w:delText>
        </w:r>
        <w:r w:rsidR="00B328D3" w:rsidRPr="00637308" w:rsidDel="00637308">
          <w:rPr>
            <w:rFonts w:cs="Arial"/>
            <w:color w:val="2F5496" w:themeColor="accent1" w:themeShade="BF"/>
            <w:szCs w:val="22"/>
            <w:lang w:val="vi-VN"/>
            <w:rPrChange w:id="6512" w:author="An Tran, ACA (BUV)" w:date="2024-09-13T01:19:00Z" w16du:dateUtc="2024-09-12T18:19:00Z">
              <w:rPr>
                <w:rStyle w:val="Hyperlink"/>
              </w:rPr>
            </w:rPrChange>
          </w:rPr>
          <w:fldChar w:fldCharType="end"/>
        </w:r>
        <w:r w:rsidRPr="00637308" w:rsidDel="00637308">
          <w:rPr>
            <w:rFonts w:ascii="iCiel Avenir LT Std 35 Light" w:hAnsi="iCiel Avenir LT Std 35 Light" w:cs="Arial"/>
            <w:sz w:val="22"/>
            <w:szCs w:val="22"/>
            <w:lang w:val="vi-VN"/>
            <w:rPrChange w:id="6513" w:author="An Tran, ACA (BUV)" w:date="2024-09-13T01:19:00Z" w16du:dateUtc="2024-09-12T18:19:00Z">
              <w:rPr>
                <w:rFonts w:ascii="iCiel Avenir LT Std 35 Light" w:hAnsi="iCiel Avenir LT Std 35 Light" w:cs="Arial"/>
                <w:i/>
                <w:iCs/>
                <w:sz w:val="22"/>
                <w:szCs w:val="22"/>
                <w:lang w:val="vi-VN"/>
              </w:rPr>
            </w:rPrChange>
          </w:rPr>
          <w:delText xml:space="preserve"> với tên đầy đủ của người được ủy quyền, ngày tháng năm sinh, số CCCD/Hộ chiếu hoặc giấy tờ tùy thân tương đương. Người được ủy quyền sẽ cần xuất trình giấy tờ tùy thân và ký vào giấy xác nhận khi đến lấy tài liệu cho sinh viên. Sau đó, BUV sẽ xác nhận tài liệu của sinh viên đã được giao cho người ủy quyền.</w:delText>
        </w:r>
        <w:bookmarkStart w:id="6514" w:name="_Toc177116702"/>
        <w:bookmarkStart w:id="6515" w:name="_Toc177119468"/>
        <w:bookmarkStart w:id="6516" w:name="_Toc177119880"/>
        <w:bookmarkStart w:id="6517" w:name="_Toc177146038"/>
        <w:bookmarkStart w:id="6518" w:name="_Toc177146447"/>
        <w:bookmarkEnd w:id="6514"/>
        <w:bookmarkEnd w:id="6515"/>
        <w:bookmarkEnd w:id="6516"/>
        <w:bookmarkEnd w:id="6517"/>
        <w:bookmarkEnd w:id="6518"/>
      </w:del>
    </w:p>
    <w:p w14:paraId="5CD00188" w14:textId="7C9E1DA3" w:rsidR="00D9034C" w:rsidRPr="00637308" w:rsidDel="00637308" w:rsidRDefault="00D9034C">
      <w:pPr>
        <w:pStyle w:val="ListParagraph"/>
        <w:numPr>
          <w:ilvl w:val="0"/>
          <w:numId w:val="44"/>
        </w:numPr>
        <w:tabs>
          <w:tab w:val="left" w:pos="630"/>
          <w:tab w:val="left" w:pos="720"/>
          <w:tab w:val="left" w:pos="990"/>
        </w:tabs>
        <w:ind w:left="0" w:firstLine="720"/>
        <w:contextualSpacing w:val="0"/>
        <w:rPr>
          <w:del w:id="6519" w:author="An Tran, ACA (BUV)" w:date="2024-09-13T01:19:00Z" w16du:dateUtc="2024-09-12T18:19:00Z"/>
          <w:rFonts w:ascii="iCiel Avenir LT Std 35 Light" w:hAnsi="iCiel Avenir LT Std 35 Light" w:cs="Arial"/>
          <w:sz w:val="22"/>
          <w:szCs w:val="22"/>
          <w:lang w:val="vi-VN"/>
          <w:rPrChange w:id="6520" w:author="An Tran, ACA (BUV)" w:date="2024-09-13T01:19:00Z" w16du:dateUtc="2024-09-12T18:19:00Z">
            <w:rPr>
              <w:del w:id="6521" w:author="An Tran, ACA (BUV)" w:date="2024-09-13T01:19:00Z" w16du:dateUtc="2024-09-12T18:19:00Z"/>
              <w:rFonts w:ascii="iCiel Avenir LT Std 35 Light" w:hAnsi="iCiel Avenir LT Std 35 Light" w:cs="Arial"/>
              <w:i/>
              <w:iCs/>
              <w:sz w:val="22"/>
              <w:szCs w:val="22"/>
              <w:lang w:val="vi-VN"/>
            </w:rPr>
          </w:rPrChange>
        </w:rPr>
        <w:pPrChange w:id="6522" w:author="An Tran, ACA (BUV)" w:date="2024-09-13T01:19:00Z" w16du:dateUtc="2024-09-12T18:19:00Z">
          <w:pPr>
            <w:pStyle w:val="ListParagraph"/>
            <w:tabs>
              <w:tab w:val="left" w:pos="630"/>
              <w:tab w:val="left" w:pos="720"/>
              <w:tab w:val="left" w:pos="1080"/>
            </w:tabs>
            <w:ind w:left="0" w:firstLine="0"/>
            <w:contextualSpacing w:val="0"/>
          </w:pPr>
        </w:pPrChange>
      </w:pPr>
      <w:bookmarkStart w:id="6523" w:name="_Toc177116703"/>
      <w:bookmarkStart w:id="6524" w:name="_Toc177119469"/>
      <w:bookmarkStart w:id="6525" w:name="_Toc177119881"/>
      <w:bookmarkStart w:id="6526" w:name="_Toc177146039"/>
      <w:bookmarkStart w:id="6527" w:name="_Toc177146448"/>
      <w:bookmarkEnd w:id="6523"/>
      <w:bookmarkEnd w:id="6524"/>
      <w:bookmarkEnd w:id="6525"/>
      <w:bookmarkEnd w:id="6526"/>
      <w:bookmarkEnd w:id="6527"/>
    </w:p>
    <w:p w14:paraId="235A0762" w14:textId="1992527E" w:rsidR="00C10C75" w:rsidRPr="00637308" w:rsidDel="00637308" w:rsidRDefault="00D9034C">
      <w:pPr>
        <w:pStyle w:val="ListParagraph"/>
        <w:numPr>
          <w:ilvl w:val="0"/>
          <w:numId w:val="44"/>
        </w:numPr>
        <w:tabs>
          <w:tab w:val="left" w:pos="630"/>
          <w:tab w:val="left" w:pos="720"/>
          <w:tab w:val="left" w:pos="990"/>
        </w:tabs>
        <w:ind w:left="0" w:firstLine="720"/>
        <w:contextualSpacing w:val="0"/>
        <w:rPr>
          <w:del w:id="6528" w:author="An Tran, ACA (BUV)" w:date="2024-09-13T01:19:00Z" w16du:dateUtc="2024-09-12T18:19:00Z"/>
          <w:rFonts w:ascii="iCiel Avenir LT Std 35 Light" w:hAnsi="iCiel Avenir LT Std 35 Light" w:cs="Arial"/>
          <w:sz w:val="22"/>
          <w:szCs w:val="22"/>
          <w:lang w:val="vi-VN"/>
          <w:rPrChange w:id="6529" w:author="An Tran, ACA (BUV)" w:date="2024-09-13T01:19:00Z" w16du:dateUtc="2024-09-12T18:19:00Z">
            <w:rPr>
              <w:del w:id="6530" w:author="An Tran, ACA (BUV)" w:date="2024-09-13T01:19:00Z" w16du:dateUtc="2024-09-12T18:19:00Z"/>
              <w:rFonts w:ascii="iCiel Avenir LT Std 35 Light" w:hAnsi="iCiel Avenir LT Std 35 Light" w:cs="Arial"/>
              <w:i/>
              <w:iCs/>
              <w:sz w:val="22"/>
              <w:szCs w:val="22"/>
              <w:lang w:val="vi-VN"/>
            </w:rPr>
          </w:rPrChange>
        </w:rPr>
        <w:pPrChange w:id="6531" w:author="An Tran, ACA (BUV)" w:date="2024-09-13T01:19:00Z" w16du:dateUtc="2024-09-12T18:19:00Z">
          <w:pPr>
            <w:pStyle w:val="ListParagraph"/>
            <w:tabs>
              <w:tab w:val="left" w:pos="630"/>
              <w:tab w:val="left" w:pos="720"/>
              <w:tab w:val="left" w:pos="1080"/>
            </w:tabs>
            <w:ind w:left="0" w:firstLine="0"/>
            <w:contextualSpacing w:val="0"/>
          </w:pPr>
        </w:pPrChange>
      </w:pPr>
      <w:del w:id="6532" w:author="An Tran, ACA (BUV)" w:date="2024-09-13T01:19:00Z" w16du:dateUtc="2024-09-12T18:19:00Z">
        <w:r w:rsidRPr="00637308" w:rsidDel="00637308">
          <w:rPr>
            <w:rFonts w:ascii="iCiel Avenir LT Std 35 Light" w:hAnsi="iCiel Avenir LT Std 35 Light" w:cs="Arial"/>
            <w:sz w:val="22"/>
            <w:szCs w:val="22"/>
            <w:lang w:val="vi-VN"/>
            <w:rPrChange w:id="6533" w:author="An Tran, ACA (BUV)" w:date="2024-09-13T01:19:00Z" w16du:dateUtc="2024-09-12T18:19:00Z">
              <w:rPr>
                <w:rFonts w:ascii="iCiel Avenir LT Std 35 Light" w:hAnsi="iCiel Avenir LT Std 35 Light" w:cs="Arial"/>
                <w:i/>
                <w:iCs/>
                <w:sz w:val="22"/>
                <w:szCs w:val="22"/>
                <w:lang w:val="vi-VN"/>
              </w:rPr>
            </w:rPrChange>
          </w:rPr>
          <w:delText xml:space="preserve">Nếu sinh viên muốn nhận bằng tốt nghiệp và bảng điểm qua đường bưu điện, sinh viên sẽ cần viết email gửi đến </w:delText>
        </w:r>
        <w:r w:rsidR="00DC4FE7" w:rsidRPr="00637308" w:rsidDel="00637308">
          <w:rPr>
            <w:rFonts w:ascii="iCiel Avenir LT Std 35 Light" w:hAnsi="iCiel Avenir LT Std 35 Light" w:cs="Arial"/>
            <w:sz w:val="22"/>
            <w:szCs w:val="22"/>
            <w:lang w:val="vi-VN"/>
            <w:rPrChange w:id="6534" w:author="An Tran, ACA (BUV)" w:date="2024-09-13T01:19:00Z" w16du:dateUtc="2024-09-12T18:19:00Z">
              <w:rPr>
                <w:rFonts w:ascii="iCiel Avenir LT Std 35 Light" w:hAnsi="iCiel Avenir LT Std 35 Light" w:cs="Arial"/>
                <w:i/>
                <w:iCs/>
                <w:sz w:val="22"/>
                <w:szCs w:val="22"/>
                <w:lang w:val="vi-VN"/>
              </w:rPr>
            </w:rPrChange>
          </w:rPr>
          <w:delText>Bộ phận</w:delText>
        </w:r>
        <w:r w:rsidRPr="00637308" w:rsidDel="00637308">
          <w:rPr>
            <w:rFonts w:ascii="iCiel Avenir LT Std 35 Light" w:hAnsi="iCiel Avenir LT Std 35 Light" w:cs="Arial"/>
            <w:sz w:val="22"/>
            <w:szCs w:val="22"/>
            <w:lang w:val="vi-VN"/>
            <w:rPrChange w:id="6535"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005679CF" w:rsidRPr="00637308" w:rsidDel="00637308">
          <w:rPr>
            <w:rFonts w:ascii="iCiel Avenir LT Std 35 Light" w:hAnsi="iCiel Avenir LT Std 35 Light" w:cs="Arial"/>
            <w:sz w:val="22"/>
            <w:szCs w:val="22"/>
            <w:lang w:val="vi-VN"/>
            <w:rPrChange w:id="6536" w:author="An Tran, ACA (BUV)" w:date="2024-09-13T01:19:00Z" w16du:dateUtc="2024-09-12T18:19:00Z">
              <w:rPr>
                <w:rFonts w:ascii="iCiel Avenir LT Std 35 Light" w:hAnsi="iCiel Avenir LT Std 35 Light" w:cs="Arial"/>
                <w:i/>
                <w:iCs/>
                <w:sz w:val="22"/>
                <w:szCs w:val="22"/>
                <w:lang w:val="vi-VN"/>
              </w:rPr>
            </w:rPrChange>
          </w:rPr>
          <w:delText xml:space="preserve">Trung tâm Dữ liệu Sinh viên tại </w:delText>
        </w:r>
        <w:r w:rsidR="00B328D3" w:rsidRPr="00637308" w:rsidDel="00637308">
          <w:rPr>
            <w:rFonts w:cs="Arial"/>
            <w:szCs w:val="22"/>
            <w:lang w:val="vi-VN"/>
            <w:rPrChange w:id="6537" w:author="An Tran, ACA (BUV)" w:date="2024-09-13T01:19:00Z" w16du:dateUtc="2024-09-12T18:19:00Z">
              <w:rPr/>
            </w:rPrChange>
          </w:rPr>
          <w:fldChar w:fldCharType="begin"/>
        </w:r>
        <w:r w:rsidR="00B328D3" w:rsidRPr="00637308" w:rsidDel="00637308">
          <w:rPr>
            <w:rFonts w:cs="Arial"/>
            <w:szCs w:val="22"/>
            <w:lang w:val="vi-VN"/>
            <w:rPrChange w:id="6538" w:author="An Tran, ACA (BUV)" w:date="2024-09-13T01:19:00Z" w16du:dateUtc="2024-09-12T18:19:00Z">
              <w:rPr/>
            </w:rPrChange>
          </w:rPr>
          <w:delInstrText>HYPERLINK "mailto:cais@buv.edu.vn"</w:delInstrText>
        </w:r>
        <w:r w:rsidR="00B328D3" w:rsidRPr="0079723D" w:rsidDel="00637308">
          <w:rPr>
            <w:rFonts w:cs="Arial"/>
            <w:szCs w:val="22"/>
            <w:lang w:val="vi-VN"/>
          </w:rPr>
        </w:r>
        <w:r w:rsidR="00B328D3" w:rsidRPr="00637308" w:rsidDel="00637308">
          <w:rPr>
            <w:rPrChange w:id="6539" w:author="An Tran, ACA (BUV)" w:date="2024-09-13T01:19:00Z" w16du:dateUtc="2024-09-12T18:19:00Z">
              <w:rPr>
                <w:rStyle w:val="Hyperlink"/>
                <w:rFonts w:ascii="iCiel Avenir LT Std 35 Light" w:hAnsi="iCiel Avenir LT Std 35 Light" w:cs="Arial"/>
                <w:i/>
                <w:iCs/>
                <w:sz w:val="22"/>
                <w:szCs w:val="22"/>
                <w:lang w:val="vi-VN"/>
              </w:rPr>
            </w:rPrChange>
          </w:rPr>
          <w:fldChar w:fldCharType="separate"/>
        </w:r>
        <w:r w:rsidR="005679CF" w:rsidRPr="00637308" w:rsidDel="00637308">
          <w:rPr>
            <w:color w:val="2F5496" w:themeColor="accent1" w:themeShade="BF"/>
            <w:rPrChange w:id="6540" w:author="An Tran, ACA (BUV)" w:date="2024-09-13T01:19:00Z" w16du:dateUtc="2024-09-12T18:19:00Z">
              <w:rPr>
                <w:rStyle w:val="Hyperlink"/>
                <w:rFonts w:ascii="iCiel Avenir LT Std 35 Light" w:hAnsi="iCiel Avenir LT Std 35 Light" w:cs="Arial"/>
                <w:i/>
                <w:iCs/>
                <w:sz w:val="22"/>
                <w:szCs w:val="22"/>
                <w:lang w:val="vi-VN"/>
              </w:rPr>
            </w:rPrChange>
          </w:rPr>
          <w:delText>cais@buv.edu.vn</w:delText>
        </w:r>
        <w:r w:rsidR="00B328D3" w:rsidRPr="00637308" w:rsidDel="00637308">
          <w:rPr>
            <w:color w:val="2F5496" w:themeColor="accent1" w:themeShade="BF"/>
            <w:rPrChange w:id="6541" w:author="An Tran, ACA (BUV)" w:date="2024-09-13T01:19:00Z" w16du:dateUtc="2024-09-12T18:19:00Z">
              <w:rPr>
                <w:rStyle w:val="Hyperlink"/>
                <w:rFonts w:ascii="iCiel Avenir LT Std 35 Light" w:hAnsi="iCiel Avenir LT Std 35 Light" w:cs="Arial"/>
                <w:i/>
                <w:iCs/>
                <w:sz w:val="22"/>
                <w:szCs w:val="22"/>
                <w:lang w:val="vi-VN"/>
              </w:rPr>
            </w:rPrChange>
          </w:rPr>
          <w:fldChar w:fldCharType="end"/>
        </w:r>
        <w:r w:rsidR="005679CF" w:rsidRPr="00637308" w:rsidDel="00637308">
          <w:rPr>
            <w:rFonts w:ascii="iCiel Avenir LT Std 35 Light" w:hAnsi="iCiel Avenir LT Std 35 Light" w:cs="Arial"/>
            <w:sz w:val="22"/>
            <w:szCs w:val="22"/>
            <w:lang w:val="vi-VN"/>
            <w:rPrChange w:id="6542" w:author="An Tran, ACA (BUV)" w:date="2024-09-13T01:19:00Z" w16du:dateUtc="2024-09-12T18:19:00Z">
              <w:rPr>
                <w:rFonts w:ascii="iCiel Avenir LT Std 35 Light" w:hAnsi="iCiel Avenir LT Std 35 Light" w:cs="Arial"/>
                <w:i/>
                <w:iCs/>
                <w:sz w:val="22"/>
                <w:szCs w:val="22"/>
                <w:lang w:val="vi-VN"/>
              </w:rPr>
            </w:rPrChange>
          </w:rPr>
          <w:delText xml:space="preserve"> </w:delText>
        </w:r>
        <w:r w:rsidRPr="00637308" w:rsidDel="00637308">
          <w:rPr>
            <w:rFonts w:ascii="iCiel Avenir LT Std 35 Light" w:hAnsi="iCiel Avenir LT Std 35 Light" w:cs="Arial"/>
            <w:sz w:val="22"/>
            <w:szCs w:val="22"/>
            <w:lang w:val="vi-VN"/>
            <w:rPrChange w:id="6543" w:author="An Tran, ACA (BUV)" w:date="2024-09-13T01:19:00Z" w16du:dateUtc="2024-09-12T18:19:00Z">
              <w:rPr>
                <w:rFonts w:ascii="iCiel Avenir LT Std 35 Light" w:hAnsi="iCiel Avenir LT Std 35 Light" w:cs="Arial"/>
                <w:i/>
                <w:iCs/>
                <w:sz w:val="22"/>
                <w:szCs w:val="22"/>
                <w:lang w:val="vi-VN"/>
              </w:rPr>
            </w:rPrChange>
          </w:rPr>
          <w:delText>để trình bày yêu cầu. Xin lưu ý rằng BUV chỉ có thể gửi bằng tốt nghiệp và bảng điểm đến địa chỉ của sinh viên đã đăng ký trên hệ thống. Trong 1 ngày làm việc, BUV sẽ xác nhận yêu cầu của sinh viên qua email cùng với thời gian chuyển phát. Sinh viên sau đó sẽ cần sắp xếp thời gian để nhận tài liệu vì sinh viên sẽ được yêu cầu ký tên để nhận bưu kiện.</w:delText>
        </w:r>
        <w:bookmarkStart w:id="6544" w:name="_Toc177116704"/>
        <w:bookmarkStart w:id="6545" w:name="_Toc177119470"/>
        <w:bookmarkStart w:id="6546" w:name="_Toc177119882"/>
        <w:bookmarkStart w:id="6547" w:name="_Toc177146040"/>
        <w:bookmarkStart w:id="6548" w:name="_Toc177146449"/>
        <w:bookmarkEnd w:id="6544"/>
        <w:bookmarkEnd w:id="6545"/>
        <w:bookmarkEnd w:id="6546"/>
        <w:bookmarkEnd w:id="6547"/>
        <w:bookmarkEnd w:id="6548"/>
      </w:del>
    </w:p>
    <w:p w14:paraId="6A911AE9" w14:textId="3EAE1943" w:rsidR="00C10C75" w:rsidRPr="004373E8" w:rsidDel="00EA54BA" w:rsidRDefault="00C10C75">
      <w:pPr>
        <w:pStyle w:val="Question"/>
        <w:numPr>
          <w:ilvl w:val="0"/>
          <w:numId w:val="44"/>
        </w:numPr>
        <w:tabs>
          <w:tab w:val="left" w:pos="630"/>
          <w:tab w:val="left" w:pos="990"/>
        </w:tabs>
        <w:spacing w:before="100" w:line="400" w:lineRule="exact"/>
        <w:ind w:left="0" w:firstLine="720"/>
        <w:rPr>
          <w:del w:id="6549" w:author="An Tran, ACA (BUV)" w:date="2024-09-13T11:27:00Z" w16du:dateUtc="2024-09-13T04:27:00Z"/>
          <w:rFonts w:cs="Arial"/>
          <w:szCs w:val="22"/>
          <w:lang w:val="vi-VN"/>
        </w:rPr>
        <w:pPrChange w:id="6550" w:author="An Tran, ACA (BUV)" w:date="2024-09-13T01:19:00Z" w16du:dateUtc="2024-09-12T18:19:00Z">
          <w:pPr>
            <w:pStyle w:val="Question"/>
            <w:numPr>
              <w:numId w:val="79"/>
            </w:numPr>
            <w:tabs>
              <w:tab w:val="left" w:pos="630"/>
              <w:tab w:val="left" w:pos="1080"/>
            </w:tabs>
            <w:spacing w:before="100" w:line="400" w:lineRule="exact"/>
            <w:ind w:left="3870" w:hanging="360"/>
          </w:pPr>
        </w:pPrChange>
      </w:pPr>
      <w:del w:id="6551" w:author="An Tran, ACA (BUV)" w:date="2024-09-13T11:27:00Z" w16du:dateUtc="2024-09-13T04:27:00Z">
        <w:r w:rsidRPr="004373E8" w:rsidDel="00EA54BA">
          <w:rPr>
            <w:rFonts w:cs="Arial"/>
            <w:szCs w:val="22"/>
            <w:lang w:val="vi-VN"/>
          </w:rPr>
          <w:delText>Do the students need to re-submit the assessment if the student has Ex</w:delText>
        </w:r>
        <w:r w:rsidR="004C4B87" w:rsidRPr="004373E8" w:rsidDel="00EA54BA">
          <w:rPr>
            <w:rFonts w:cs="Arial"/>
            <w:szCs w:val="22"/>
            <w:lang w:val="vi-VN"/>
          </w:rPr>
          <w:delText>ceptional</w:delText>
        </w:r>
        <w:r w:rsidRPr="004373E8" w:rsidDel="00EA54BA">
          <w:rPr>
            <w:rFonts w:cs="Arial"/>
            <w:szCs w:val="22"/>
            <w:lang w:val="vi-VN"/>
          </w:rPr>
          <w:delText xml:space="preserve"> Circumstance Upheld? When? / </w:delText>
        </w:r>
        <w:r w:rsidRPr="00637308" w:rsidDel="00EA54BA">
          <w:rPr>
            <w:rFonts w:cs="Arial"/>
            <w:i/>
            <w:iCs/>
            <w:szCs w:val="22"/>
            <w:lang w:val="vi-VN"/>
          </w:rPr>
          <w:delText>Sau khi đơn xin xét ngoại lệ của sinh viên được chấp thuận, sinh viên có phải nộp lại bài không và bao giờ nộp lại bài?</w:delText>
        </w:r>
        <w:bookmarkStart w:id="6552" w:name="_Toc177119471"/>
        <w:bookmarkStart w:id="6553" w:name="_Toc177119883"/>
        <w:bookmarkStart w:id="6554" w:name="_Toc177146041"/>
        <w:bookmarkStart w:id="6555" w:name="_Toc177146450"/>
        <w:bookmarkEnd w:id="6552"/>
        <w:bookmarkEnd w:id="6553"/>
        <w:bookmarkEnd w:id="6554"/>
        <w:bookmarkEnd w:id="6555"/>
      </w:del>
    </w:p>
    <w:p w14:paraId="5BC257E6" w14:textId="288A9F58" w:rsidR="00C10C75" w:rsidRPr="004373E8" w:rsidDel="00EA54BA" w:rsidRDefault="00C10C75" w:rsidP="003E1B62">
      <w:pPr>
        <w:tabs>
          <w:tab w:val="left" w:pos="630"/>
          <w:tab w:val="left" w:pos="720"/>
          <w:tab w:val="left" w:pos="1080"/>
        </w:tabs>
        <w:rPr>
          <w:del w:id="6556" w:author="An Tran, ACA (BUV)" w:date="2024-09-13T11:27:00Z" w16du:dateUtc="2024-09-13T04:27:00Z"/>
          <w:rFonts w:ascii="iCiel Avenir LT Std 35 Light" w:hAnsi="iCiel Avenir LT Std 35 Light" w:cs="Arial"/>
          <w:sz w:val="22"/>
          <w:szCs w:val="22"/>
          <w:highlight w:val="yellow"/>
          <w:lang w:val="vi-VN"/>
        </w:rPr>
      </w:pPr>
      <w:del w:id="6557"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6558" w:name="_Toc177119472"/>
        <w:bookmarkStart w:id="6559" w:name="_Toc177119884"/>
        <w:bookmarkStart w:id="6560" w:name="_Toc177146042"/>
        <w:bookmarkStart w:id="6561" w:name="_Toc177146451"/>
        <w:bookmarkEnd w:id="6558"/>
        <w:bookmarkEnd w:id="6559"/>
        <w:bookmarkEnd w:id="6560"/>
        <w:bookmarkEnd w:id="6561"/>
      </w:del>
    </w:p>
    <w:p w14:paraId="36E079B3" w14:textId="57B5EAC0" w:rsidR="00FB3E90" w:rsidRPr="004373E8" w:rsidDel="0022108E" w:rsidRDefault="00FB3E90" w:rsidP="0022108E">
      <w:pPr>
        <w:ind w:firstLine="0"/>
        <w:rPr>
          <w:del w:id="6562" w:author="An Tran, ACA (BUV)" w:date="2024-09-13T00:20:00Z" w16du:dateUtc="2024-09-12T17:20:00Z"/>
          <w:rFonts w:ascii="iCiel Avenir LT Std 35 Light" w:hAnsi="iCiel Avenir LT Std 35 Light"/>
          <w:sz w:val="22"/>
          <w:szCs w:val="22"/>
          <w:lang w:val="vi-VN"/>
        </w:rPr>
      </w:pPr>
      <w:del w:id="6563" w:author="An Tran, ACA (BUV)" w:date="2024-09-13T00:20:00Z" w16du:dateUtc="2024-09-12T17:20:00Z">
        <w:r w:rsidRPr="004373E8" w:rsidDel="0022108E">
          <w:rPr>
            <w:rFonts w:ascii="iCiel Avenir LT Std 35 Light" w:hAnsi="iCiel Avenir LT Std 35 Light"/>
            <w:sz w:val="22"/>
            <w:szCs w:val="22"/>
            <w:lang w:val="vi-VN"/>
          </w:rPr>
          <w:delText xml:space="preserve">The students are advised to wait for </w:delText>
        </w:r>
        <w:r w:rsidRPr="004373E8" w:rsidDel="0022108E">
          <w:rPr>
            <w:rFonts w:ascii="iCiel Avenir LT Std 35 Light" w:hAnsi="iCiel Avenir LT Std 35 Light" w:cs="Arial"/>
            <w:sz w:val="22"/>
            <w:szCs w:val="22"/>
            <w:lang w:val="vi-VN"/>
          </w:rPr>
          <w:delText>the Exceptional Circumstance</w:delText>
        </w:r>
        <w:r w:rsidRPr="004373E8" w:rsidDel="0022108E">
          <w:rPr>
            <w:rFonts w:ascii="iCiel Avenir LT Std 35 Light" w:hAnsi="iCiel Avenir LT Std 35 Light"/>
            <w:sz w:val="22"/>
            <w:szCs w:val="22"/>
            <w:lang w:val="vi-VN"/>
          </w:rPr>
          <w:delText xml:space="preserve"> decision and the official results of the concerned semester. </w:delText>
        </w:r>
        <w:bookmarkStart w:id="6564" w:name="_Toc177119473"/>
        <w:bookmarkStart w:id="6565" w:name="_Toc177119885"/>
        <w:bookmarkStart w:id="6566" w:name="_Toc177146043"/>
        <w:bookmarkStart w:id="6567" w:name="_Toc177146452"/>
        <w:bookmarkEnd w:id="6564"/>
        <w:bookmarkEnd w:id="6565"/>
        <w:bookmarkEnd w:id="6566"/>
        <w:bookmarkEnd w:id="6567"/>
      </w:del>
    </w:p>
    <w:p w14:paraId="5CA98D69" w14:textId="1DD698D0" w:rsidR="00FB3E90" w:rsidRPr="004373E8" w:rsidDel="0022108E" w:rsidRDefault="00FB3E90" w:rsidP="003E1B62">
      <w:pPr>
        <w:pStyle w:val="NormalWeb"/>
        <w:shd w:val="clear" w:color="auto" w:fill="FFFFFF"/>
        <w:spacing w:line="400" w:lineRule="exact"/>
        <w:jc w:val="both"/>
        <w:rPr>
          <w:del w:id="6568" w:author="An Tran, ACA (BUV)" w:date="2024-09-13T00:20:00Z" w16du:dateUtc="2024-09-12T17:20:00Z"/>
          <w:rFonts w:ascii="iCiel Avenir LT Std 35 Light" w:hAnsi="iCiel Avenir LT Std 35 Light"/>
          <w:color w:val="000000"/>
          <w:sz w:val="22"/>
          <w:szCs w:val="22"/>
          <w:lang w:val="vi-VN"/>
        </w:rPr>
      </w:pPr>
      <w:del w:id="6569" w:author="An Tran, ACA (BUV)" w:date="2024-09-13T00:20:00Z" w16du:dateUtc="2024-09-12T17:20:00Z">
        <w:r w:rsidRPr="004373E8" w:rsidDel="0022108E">
          <w:rPr>
            <w:rFonts w:ascii="iCiel Avenir LT Std 35 Light" w:hAnsi="iCiel Avenir LT Std 35 Light"/>
            <w:color w:val="000000"/>
            <w:sz w:val="22"/>
            <w:szCs w:val="22"/>
            <w:lang w:val="vi-VN"/>
          </w:rPr>
          <w:delText>After the official results are released, if students do not attempt or did not get an average pass mark for the module and the Board decision is that the students are required to complete a referral, he/she would be given a deadline to submit a new assessment task for the failed components to complete the module. This is called a re-sit.</w:delText>
        </w:r>
        <w:bookmarkStart w:id="6570" w:name="_Toc177119474"/>
        <w:bookmarkStart w:id="6571" w:name="_Toc177119886"/>
        <w:bookmarkStart w:id="6572" w:name="_Toc177146044"/>
        <w:bookmarkStart w:id="6573" w:name="_Toc177146453"/>
        <w:bookmarkEnd w:id="6570"/>
        <w:bookmarkEnd w:id="6571"/>
        <w:bookmarkEnd w:id="6572"/>
        <w:bookmarkEnd w:id="6573"/>
      </w:del>
    </w:p>
    <w:p w14:paraId="6FA2D6A0" w14:textId="4EC9E832" w:rsidR="00FB3E90" w:rsidRPr="004373E8" w:rsidDel="0022108E" w:rsidRDefault="00FB3E90" w:rsidP="003E1B62">
      <w:pPr>
        <w:pStyle w:val="NormalWeb"/>
        <w:shd w:val="clear" w:color="auto" w:fill="FFFFFF"/>
        <w:spacing w:line="400" w:lineRule="exact"/>
        <w:jc w:val="both"/>
        <w:rPr>
          <w:del w:id="6574" w:author="An Tran, ACA (BUV)" w:date="2024-09-13T00:20:00Z" w16du:dateUtc="2024-09-12T17:20:00Z"/>
          <w:rFonts w:ascii="iCiel Avenir LT Std 35 Light" w:hAnsi="iCiel Avenir LT Std 35 Light"/>
          <w:color w:val="000000"/>
          <w:sz w:val="22"/>
          <w:szCs w:val="22"/>
        </w:rPr>
      </w:pPr>
      <w:del w:id="6575" w:author="An Tran, ACA (BUV)" w:date="2024-09-13T00:20:00Z" w16du:dateUtc="2024-09-12T17:20:00Z">
        <w:r w:rsidRPr="004373E8" w:rsidDel="0022108E">
          <w:rPr>
            <w:rFonts w:ascii="iCiel Avenir LT Std 35 Light" w:hAnsi="iCiel Avenir LT Std 35 Light"/>
            <w:color w:val="000000"/>
            <w:sz w:val="22"/>
            <w:szCs w:val="22"/>
            <w:lang w:val="vi-VN"/>
          </w:rPr>
          <w:delText xml:space="preserve">If the student gets Exceptional Circumstance </w:delText>
        </w:r>
        <w:r w:rsidRPr="004373E8" w:rsidDel="0022108E">
          <w:rPr>
            <w:rFonts w:ascii="iCiel Avenir LT Std 35 Light" w:hAnsi="iCiel Avenir LT Std 35 Light"/>
            <w:b/>
            <w:bCs/>
            <w:color w:val="000000"/>
            <w:sz w:val="22"/>
            <w:szCs w:val="22"/>
            <w:lang w:val="vi-VN"/>
          </w:rPr>
          <w:delText>upheld</w:delText>
        </w:r>
        <w:r w:rsidRPr="004373E8" w:rsidDel="0022108E">
          <w:rPr>
            <w:rFonts w:ascii="iCiel Avenir LT Std 35 Light" w:hAnsi="iCiel Avenir LT Std 35 Light"/>
            <w:color w:val="000000"/>
            <w:sz w:val="22"/>
            <w:szCs w:val="22"/>
            <w:lang w:val="vi-VN"/>
          </w:rPr>
          <w:delText>, one of the following outcomes can be applied:</w:delText>
        </w:r>
        <w:bookmarkStart w:id="6576" w:name="_Toc177119475"/>
        <w:bookmarkStart w:id="6577" w:name="_Toc177119887"/>
        <w:bookmarkStart w:id="6578" w:name="_Toc177146045"/>
        <w:bookmarkStart w:id="6579" w:name="_Toc177146454"/>
        <w:bookmarkEnd w:id="6576"/>
        <w:bookmarkEnd w:id="6577"/>
        <w:bookmarkEnd w:id="6578"/>
        <w:bookmarkEnd w:id="6579"/>
      </w:del>
    </w:p>
    <w:p w14:paraId="55109E07" w14:textId="07602024" w:rsidR="00FB3E90" w:rsidRPr="004373E8" w:rsidDel="0022108E" w:rsidRDefault="00FB3E90" w:rsidP="003E1B62">
      <w:pPr>
        <w:pStyle w:val="NormalWeb"/>
        <w:shd w:val="clear" w:color="auto" w:fill="FFFFFF"/>
        <w:spacing w:line="400" w:lineRule="exact"/>
        <w:jc w:val="both"/>
        <w:rPr>
          <w:del w:id="6580" w:author="An Tran, ACA (BUV)" w:date="2024-09-13T00:20:00Z" w16du:dateUtc="2024-09-12T17:20:00Z"/>
          <w:rFonts w:ascii="iCiel Avenir LT Std 35 Light" w:hAnsi="iCiel Avenir LT Std 35 Light"/>
          <w:color w:val="000000"/>
          <w:sz w:val="22"/>
          <w:szCs w:val="22"/>
        </w:rPr>
      </w:pPr>
      <w:del w:id="6581" w:author="An Tran, ACA (BUV)" w:date="2024-09-13T00:20:00Z" w16du:dateUtc="2024-09-12T17:20:00Z">
        <w:r w:rsidRPr="004373E8" w:rsidDel="0022108E">
          <w:rPr>
            <w:rFonts w:ascii="iCiel Avenir LT Std 35 Light" w:hAnsi="iCiel Avenir LT Std 35 Light"/>
            <w:color w:val="000000"/>
            <w:sz w:val="22"/>
            <w:szCs w:val="22"/>
          </w:rPr>
          <w:delText>For Upheld Exceptional Circumstances Claims:</w:delText>
        </w:r>
        <w:bookmarkStart w:id="6582" w:name="_Toc177119476"/>
        <w:bookmarkStart w:id="6583" w:name="_Toc177119888"/>
        <w:bookmarkStart w:id="6584" w:name="_Toc177146046"/>
        <w:bookmarkStart w:id="6585" w:name="_Toc177146455"/>
        <w:bookmarkEnd w:id="6582"/>
        <w:bookmarkEnd w:id="6583"/>
        <w:bookmarkEnd w:id="6584"/>
        <w:bookmarkEnd w:id="6585"/>
      </w:del>
    </w:p>
    <w:p w14:paraId="798B4D94" w14:textId="40B48466" w:rsidR="00FB3E90" w:rsidRPr="004373E8" w:rsidDel="0022108E" w:rsidRDefault="00FB3E90" w:rsidP="003E1B62">
      <w:pPr>
        <w:pStyle w:val="NormalWeb"/>
        <w:shd w:val="clear" w:color="auto" w:fill="FFFFFF"/>
        <w:spacing w:line="400" w:lineRule="exact"/>
        <w:ind w:left="1080"/>
        <w:rPr>
          <w:del w:id="6586" w:author="An Tran, ACA (BUV)" w:date="2024-09-13T00:20:00Z" w16du:dateUtc="2024-09-12T17:20:00Z"/>
          <w:rFonts w:ascii="iCiel Avenir LT Std 35 Light" w:hAnsi="iCiel Avenir LT Std 35 Light"/>
          <w:color w:val="000000"/>
          <w:sz w:val="22"/>
          <w:szCs w:val="22"/>
          <w:lang w:val="vi-VN"/>
        </w:rPr>
      </w:pPr>
      <w:del w:id="6587" w:author="An Tran, ACA (BUV)" w:date="2024-09-13T00:20:00Z" w16du:dateUtc="2024-09-12T17:20:00Z">
        <w:r w:rsidRPr="004373E8" w:rsidDel="0022108E">
          <w:rPr>
            <w:rFonts w:ascii="iCiel Avenir LT Std 35 Light" w:hAnsi="iCiel Avenir LT Std 35 Light"/>
            <w:color w:val="000000"/>
            <w:sz w:val="22"/>
            <w:szCs w:val="22"/>
            <w:lang w:val="vi-VN"/>
          </w:rPr>
          <w:delTex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delText>
        </w:r>
        <w:bookmarkStart w:id="6588" w:name="_Toc177119477"/>
        <w:bookmarkStart w:id="6589" w:name="_Toc177119889"/>
        <w:bookmarkStart w:id="6590" w:name="_Toc177146047"/>
        <w:bookmarkStart w:id="6591" w:name="_Toc177146456"/>
        <w:bookmarkEnd w:id="6588"/>
        <w:bookmarkEnd w:id="6589"/>
        <w:bookmarkEnd w:id="6590"/>
        <w:bookmarkEnd w:id="6591"/>
      </w:del>
    </w:p>
    <w:p w14:paraId="702C1B34" w14:textId="2FFC685E" w:rsidR="00FB3E90" w:rsidRPr="004373E8" w:rsidDel="0022108E" w:rsidRDefault="00FB3E90" w:rsidP="003E1B62">
      <w:pPr>
        <w:pStyle w:val="NormalWeb"/>
        <w:shd w:val="clear" w:color="auto" w:fill="FFFFFF"/>
        <w:spacing w:line="400" w:lineRule="exact"/>
        <w:ind w:left="1080"/>
        <w:rPr>
          <w:del w:id="6592" w:author="An Tran, ACA (BUV)" w:date="2024-09-13T00:20:00Z" w16du:dateUtc="2024-09-12T17:20:00Z"/>
          <w:rFonts w:ascii="iCiel Avenir LT Std 35 Light" w:hAnsi="iCiel Avenir LT Std 35 Light" w:cs="Arial"/>
          <w:sz w:val="22"/>
          <w:szCs w:val="22"/>
          <w:lang w:val="vi-VN" w:eastAsia="en-GB"/>
        </w:rPr>
      </w:pPr>
      <w:del w:id="6593"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If you were unable to submit your work, or you have received a failed mark, you won’t be penalised if you are given another assessment opportunity. For example;  </w:delText>
        </w:r>
        <w:bookmarkStart w:id="6594" w:name="_Toc177119478"/>
        <w:bookmarkStart w:id="6595" w:name="_Toc177119890"/>
        <w:bookmarkStart w:id="6596" w:name="_Toc177146048"/>
        <w:bookmarkStart w:id="6597" w:name="_Toc177146457"/>
        <w:bookmarkEnd w:id="6594"/>
        <w:bookmarkEnd w:id="6595"/>
        <w:bookmarkEnd w:id="6596"/>
        <w:bookmarkEnd w:id="6597"/>
      </w:del>
    </w:p>
    <w:p w14:paraId="671C7E38" w14:textId="0B145742" w:rsidR="00FB3E90" w:rsidRPr="004373E8" w:rsidDel="0022108E" w:rsidRDefault="00FB3E90" w:rsidP="003E1B62">
      <w:pPr>
        <w:pStyle w:val="NormalWeb"/>
        <w:shd w:val="clear" w:color="auto" w:fill="FFFFFF"/>
        <w:spacing w:line="400" w:lineRule="exact"/>
        <w:ind w:left="1080"/>
        <w:rPr>
          <w:del w:id="6598" w:author="An Tran, ACA (BUV)" w:date="2024-09-13T00:20:00Z" w16du:dateUtc="2024-09-12T17:20:00Z"/>
          <w:rFonts w:ascii="iCiel Avenir LT Std 35 Light" w:hAnsi="iCiel Avenir LT Std 35 Light" w:cs="Arial"/>
          <w:sz w:val="22"/>
          <w:szCs w:val="22"/>
          <w:lang w:val="vi-VN" w:eastAsia="en-GB"/>
        </w:rPr>
      </w:pPr>
      <w:del w:id="6599" w:author="An Tran, ACA (BUV)" w:date="2024-09-13T00:20:00Z" w16du:dateUtc="2024-09-12T17:20:00Z">
        <w:r w:rsidRPr="004373E8" w:rsidDel="0022108E">
          <w:rPr>
            <w:rFonts w:ascii="iCiel Avenir LT Std 35 Light" w:hAnsi="iCiel Avenir LT Std 35 Light" w:cs="Arial"/>
            <w:sz w:val="22"/>
            <w:szCs w:val="22"/>
            <w:lang w:eastAsia="en-GB"/>
          </w:rPr>
          <w:delText>I</w:delText>
        </w:r>
        <w:r w:rsidRPr="004373E8" w:rsidDel="0022108E">
          <w:rPr>
            <w:rFonts w:ascii="iCiel Avenir LT Std 35 Light" w:hAnsi="iCiel Avenir LT Std 35 Light" w:cs="Arial"/>
            <w:sz w:val="22"/>
            <w:szCs w:val="22"/>
            <w:lang w:val="vi-VN" w:eastAsia="en-GB"/>
          </w:rPr>
          <w:delText xml:space="preserve">f you have ECs for your first assessment opportunity, and are given a resit opportunity, this would not be capped at the minimum pass mark.   </w:delText>
        </w:r>
        <w:bookmarkStart w:id="6600" w:name="_Toc177119479"/>
        <w:bookmarkStart w:id="6601" w:name="_Toc177119891"/>
        <w:bookmarkStart w:id="6602" w:name="_Toc177146049"/>
        <w:bookmarkStart w:id="6603" w:name="_Toc177146458"/>
        <w:bookmarkEnd w:id="6600"/>
        <w:bookmarkEnd w:id="6601"/>
        <w:bookmarkEnd w:id="6602"/>
        <w:bookmarkEnd w:id="6603"/>
      </w:del>
    </w:p>
    <w:p w14:paraId="4B230C93" w14:textId="6D7607CC" w:rsidR="00FB3E90" w:rsidRPr="004373E8" w:rsidDel="0022108E" w:rsidRDefault="00FB3E90" w:rsidP="003E1B62">
      <w:pPr>
        <w:pStyle w:val="NormalWeb"/>
        <w:shd w:val="clear" w:color="auto" w:fill="FFFFFF"/>
        <w:spacing w:line="400" w:lineRule="exact"/>
        <w:ind w:left="1080"/>
        <w:rPr>
          <w:del w:id="6604" w:author="An Tran, ACA (BUV)" w:date="2024-09-13T00:20:00Z" w16du:dateUtc="2024-09-12T17:20:00Z"/>
          <w:rFonts w:ascii="iCiel Avenir LT Std 35 Light" w:hAnsi="iCiel Avenir LT Std 35 Light" w:cs="Arial"/>
          <w:sz w:val="22"/>
          <w:szCs w:val="22"/>
          <w:lang w:val="vi-VN" w:eastAsia="en-GB"/>
        </w:rPr>
      </w:pPr>
      <w:del w:id="6605"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delText>
        </w:r>
        <w:bookmarkStart w:id="6606" w:name="_Toc177119480"/>
        <w:bookmarkStart w:id="6607" w:name="_Toc177119892"/>
        <w:bookmarkStart w:id="6608" w:name="_Toc177146050"/>
        <w:bookmarkStart w:id="6609" w:name="_Toc177146459"/>
        <w:bookmarkEnd w:id="6606"/>
        <w:bookmarkEnd w:id="6607"/>
        <w:bookmarkEnd w:id="6608"/>
        <w:bookmarkEnd w:id="6609"/>
      </w:del>
    </w:p>
    <w:p w14:paraId="1AA64244" w14:textId="3C856955" w:rsidR="00FB3E90" w:rsidRPr="004373E8" w:rsidDel="0022108E" w:rsidRDefault="00FB3E90" w:rsidP="003E1B62">
      <w:pPr>
        <w:pStyle w:val="NormalWeb"/>
        <w:shd w:val="clear" w:color="auto" w:fill="FFFFFF"/>
        <w:spacing w:line="400" w:lineRule="exact"/>
        <w:ind w:left="1080"/>
        <w:rPr>
          <w:del w:id="6610" w:author="An Tran, ACA (BUV)" w:date="2024-09-13T00:20:00Z" w16du:dateUtc="2024-09-12T17:20:00Z"/>
          <w:rFonts w:ascii="iCiel Avenir LT Std 35 Light" w:hAnsi="iCiel Avenir LT Std 35 Light" w:cs="Arial"/>
          <w:sz w:val="22"/>
          <w:szCs w:val="22"/>
          <w:lang w:val="vi-VN" w:eastAsia="en-GB"/>
        </w:rPr>
      </w:pPr>
      <w:del w:id="6611"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If you are given a third assessment opportunity and have ECs an Award Board will need to assess your profile and their decision will be released to you in your results profile.  </w:delText>
        </w:r>
        <w:bookmarkStart w:id="6612" w:name="_Toc177119481"/>
        <w:bookmarkStart w:id="6613" w:name="_Toc177119893"/>
        <w:bookmarkStart w:id="6614" w:name="_Toc177146051"/>
        <w:bookmarkStart w:id="6615" w:name="_Toc177146460"/>
        <w:bookmarkEnd w:id="6612"/>
        <w:bookmarkEnd w:id="6613"/>
        <w:bookmarkEnd w:id="6614"/>
        <w:bookmarkEnd w:id="6615"/>
      </w:del>
    </w:p>
    <w:p w14:paraId="7748DC87" w14:textId="19BA367E" w:rsidR="00FB3E90" w:rsidRPr="004373E8" w:rsidDel="0022108E" w:rsidRDefault="00FB3E90" w:rsidP="003E1B62">
      <w:pPr>
        <w:pStyle w:val="NormalWeb"/>
        <w:shd w:val="clear" w:color="auto" w:fill="FFFFFF"/>
        <w:spacing w:line="400" w:lineRule="exact"/>
        <w:ind w:left="1080"/>
        <w:rPr>
          <w:del w:id="6616" w:author="An Tran, ACA (BUV)" w:date="2024-09-13T00:20:00Z" w16du:dateUtc="2024-09-12T17:20:00Z"/>
          <w:rFonts w:ascii="iCiel Avenir LT Std 35 Light" w:hAnsi="iCiel Avenir LT Std 35 Light" w:cs="Arial"/>
          <w:sz w:val="22"/>
          <w:szCs w:val="22"/>
          <w:lang w:val="vi-VN" w:eastAsia="en-GB"/>
        </w:rPr>
      </w:pPr>
      <w:del w:id="6617"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The Award Board will not always be able to offer you a resubmission opportunity, for example, if the following apply.  </w:delText>
        </w:r>
        <w:bookmarkStart w:id="6618" w:name="_Toc177119482"/>
        <w:bookmarkStart w:id="6619" w:name="_Toc177119894"/>
        <w:bookmarkStart w:id="6620" w:name="_Toc177146052"/>
        <w:bookmarkStart w:id="6621" w:name="_Toc177146461"/>
        <w:bookmarkEnd w:id="6618"/>
        <w:bookmarkEnd w:id="6619"/>
        <w:bookmarkEnd w:id="6620"/>
        <w:bookmarkEnd w:id="6621"/>
      </w:del>
    </w:p>
    <w:p w14:paraId="41411F3A" w14:textId="1F637188" w:rsidR="00FB3E90" w:rsidRPr="004373E8" w:rsidDel="0022108E" w:rsidRDefault="00FB3E90" w:rsidP="003E1B62">
      <w:pPr>
        <w:pStyle w:val="NormalWeb"/>
        <w:shd w:val="clear" w:color="auto" w:fill="FFFFFF"/>
        <w:spacing w:line="400" w:lineRule="exact"/>
        <w:ind w:left="1080"/>
        <w:rPr>
          <w:del w:id="6622" w:author="An Tran, ACA (BUV)" w:date="2024-09-13T00:20:00Z" w16du:dateUtc="2024-09-12T17:20:00Z"/>
          <w:rFonts w:ascii="iCiel Avenir LT Std 35 Light" w:hAnsi="iCiel Avenir LT Std 35 Light" w:cs="Arial"/>
          <w:sz w:val="22"/>
          <w:szCs w:val="22"/>
          <w:lang w:val="vi-VN" w:eastAsia="en-GB"/>
        </w:rPr>
      </w:pPr>
      <w:del w:id="6623"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The Award Board condones your failed assessment.  </w:delText>
        </w:r>
        <w:bookmarkStart w:id="6624" w:name="_Toc177119483"/>
        <w:bookmarkStart w:id="6625" w:name="_Toc177119895"/>
        <w:bookmarkStart w:id="6626" w:name="_Toc177146053"/>
        <w:bookmarkStart w:id="6627" w:name="_Toc177146462"/>
        <w:bookmarkEnd w:id="6624"/>
        <w:bookmarkEnd w:id="6625"/>
        <w:bookmarkEnd w:id="6626"/>
        <w:bookmarkEnd w:id="6627"/>
      </w:del>
    </w:p>
    <w:p w14:paraId="7A57DB65" w14:textId="41F2DB80" w:rsidR="00FB3E90" w:rsidRPr="004373E8" w:rsidDel="0022108E" w:rsidRDefault="00FB3E90" w:rsidP="003E1B62">
      <w:pPr>
        <w:pStyle w:val="NormalWeb"/>
        <w:shd w:val="clear" w:color="auto" w:fill="FFFFFF"/>
        <w:spacing w:line="400" w:lineRule="exact"/>
        <w:ind w:left="1080"/>
        <w:rPr>
          <w:del w:id="6628" w:author="An Tran, ACA (BUV)" w:date="2024-09-13T00:20:00Z" w16du:dateUtc="2024-09-12T17:20:00Z"/>
          <w:rFonts w:ascii="iCiel Avenir LT Std 35 Light" w:hAnsi="iCiel Avenir LT Std 35 Light" w:cs="Arial"/>
          <w:sz w:val="22"/>
          <w:szCs w:val="22"/>
          <w:lang w:val="vi-VN" w:eastAsia="en-GB"/>
        </w:rPr>
      </w:pPr>
      <w:del w:id="6629"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There are no resubmission opportunities remaining to you.  </w:delText>
        </w:r>
        <w:bookmarkStart w:id="6630" w:name="_Toc177119484"/>
        <w:bookmarkStart w:id="6631" w:name="_Toc177119896"/>
        <w:bookmarkStart w:id="6632" w:name="_Toc177146054"/>
        <w:bookmarkStart w:id="6633" w:name="_Toc177146463"/>
        <w:bookmarkEnd w:id="6630"/>
        <w:bookmarkEnd w:id="6631"/>
        <w:bookmarkEnd w:id="6632"/>
        <w:bookmarkEnd w:id="6633"/>
      </w:del>
    </w:p>
    <w:p w14:paraId="17889E0A" w14:textId="2FA2D245" w:rsidR="00FB3E90" w:rsidRPr="004373E8" w:rsidDel="0022108E" w:rsidRDefault="00FB3E90" w:rsidP="003E1B62">
      <w:pPr>
        <w:pStyle w:val="NormalWeb"/>
        <w:shd w:val="clear" w:color="auto" w:fill="FFFFFF"/>
        <w:spacing w:line="400" w:lineRule="exact"/>
        <w:ind w:left="1080"/>
        <w:rPr>
          <w:del w:id="6634" w:author="An Tran, ACA (BUV)" w:date="2024-09-13T00:20:00Z" w16du:dateUtc="2024-09-12T17:20:00Z"/>
          <w:rFonts w:ascii="iCiel Avenir LT Std 35 Light" w:hAnsi="iCiel Avenir LT Std 35 Light" w:cs="Arial"/>
          <w:sz w:val="22"/>
          <w:szCs w:val="22"/>
          <w:lang w:val="vi-VN" w:eastAsia="en-GB"/>
        </w:rPr>
      </w:pPr>
      <w:del w:id="6635" w:author="An Tran, ACA (BUV)" w:date="2024-09-13T00:20:00Z" w16du:dateUtc="2024-09-12T17:20:00Z">
        <w:r w:rsidRPr="004373E8" w:rsidDel="0022108E">
          <w:rPr>
            <w:rFonts w:ascii="iCiel Avenir LT Std 35 Light" w:hAnsi="iCiel Avenir LT Std 35 Light" w:cs="Arial"/>
            <w:sz w:val="22"/>
            <w:szCs w:val="22"/>
            <w:lang w:val="vi-VN" w:eastAsia="en-GB"/>
          </w:rPr>
          <w:delText xml:space="preserve">You have reached the end of your maximum registration period and have therefore run out of time to complete the course.  </w:delText>
        </w:r>
        <w:bookmarkStart w:id="6636" w:name="_Toc177119485"/>
        <w:bookmarkStart w:id="6637" w:name="_Toc177119897"/>
        <w:bookmarkStart w:id="6638" w:name="_Toc177146055"/>
        <w:bookmarkStart w:id="6639" w:name="_Toc177146464"/>
        <w:bookmarkEnd w:id="6636"/>
        <w:bookmarkEnd w:id="6637"/>
        <w:bookmarkEnd w:id="6638"/>
        <w:bookmarkEnd w:id="6639"/>
      </w:del>
    </w:p>
    <w:p w14:paraId="6F23B248" w14:textId="2BA5DE96" w:rsidR="00FB3E90" w:rsidRPr="004373E8" w:rsidDel="0022108E" w:rsidRDefault="00FB3E90" w:rsidP="003E1B62">
      <w:pPr>
        <w:pStyle w:val="NormalWeb"/>
        <w:shd w:val="clear" w:color="auto" w:fill="FFFFFF"/>
        <w:spacing w:line="400" w:lineRule="exact"/>
        <w:ind w:left="1080"/>
        <w:jc w:val="both"/>
        <w:rPr>
          <w:del w:id="6640" w:author="An Tran, ACA (BUV)" w:date="2024-09-13T00:20:00Z" w16du:dateUtc="2024-09-12T17:20:00Z"/>
          <w:rFonts w:ascii="iCiel Avenir LT Std 35 Light" w:hAnsi="iCiel Avenir LT Std 35 Light"/>
          <w:color w:val="000000"/>
          <w:sz w:val="22"/>
          <w:szCs w:val="22"/>
        </w:rPr>
      </w:pPr>
      <w:del w:id="6641" w:author="An Tran, ACA (BUV)" w:date="2024-09-13T00:20:00Z" w16du:dateUtc="2024-09-12T17:20:00Z">
        <w:r w:rsidRPr="004373E8" w:rsidDel="0022108E">
          <w:rPr>
            <w:rFonts w:ascii="iCiel Avenir LT Std 35 Light" w:hAnsi="iCiel Avenir LT Std 35 Light"/>
            <w:color w:val="000000"/>
            <w:sz w:val="22"/>
            <w:szCs w:val="22"/>
          </w:rPr>
          <w:delText>In these types of circumstances, the Award Board will make a decision on your progression in line with the Academic Regulations, and this will be communicated to you in your results profile.</w:delText>
        </w:r>
        <w:bookmarkStart w:id="6642" w:name="_Toc177119486"/>
        <w:bookmarkStart w:id="6643" w:name="_Toc177119898"/>
        <w:bookmarkStart w:id="6644" w:name="_Toc177146056"/>
        <w:bookmarkStart w:id="6645" w:name="_Toc177146465"/>
        <w:bookmarkEnd w:id="6642"/>
        <w:bookmarkEnd w:id="6643"/>
        <w:bookmarkEnd w:id="6644"/>
        <w:bookmarkEnd w:id="6645"/>
      </w:del>
    </w:p>
    <w:p w14:paraId="477B6D64" w14:textId="2D0D6129" w:rsidR="00FB3E90" w:rsidRPr="004373E8" w:rsidDel="0022108E" w:rsidRDefault="00FB3E90" w:rsidP="003E1B62">
      <w:pPr>
        <w:pStyle w:val="NormalWeb"/>
        <w:shd w:val="clear" w:color="auto" w:fill="FFFFFF"/>
        <w:spacing w:line="400" w:lineRule="exact"/>
        <w:jc w:val="both"/>
        <w:rPr>
          <w:del w:id="6646" w:author="An Tran, ACA (BUV)" w:date="2024-09-13T00:20:00Z" w16du:dateUtc="2024-09-12T17:20:00Z"/>
          <w:rFonts w:ascii="iCiel Avenir LT Std 35 Light" w:hAnsi="iCiel Avenir LT Std 35 Light"/>
          <w:color w:val="000000"/>
          <w:sz w:val="22"/>
          <w:szCs w:val="22"/>
        </w:rPr>
      </w:pPr>
      <w:del w:id="6647" w:author="An Tran, ACA (BUV)" w:date="2024-09-13T00:20:00Z" w16du:dateUtc="2024-09-12T17:20:00Z">
        <w:r w:rsidRPr="004373E8" w:rsidDel="0022108E">
          <w:rPr>
            <w:rFonts w:ascii="iCiel Avenir LT Std 35 Light" w:hAnsi="iCiel Avenir LT Std 35 Light"/>
            <w:color w:val="000000"/>
            <w:sz w:val="22"/>
            <w:szCs w:val="22"/>
          </w:rPr>
          <w:delText xml:space="preserve">Academic Decision Makers may decide </w:delText>
        </w:r>
        <w:r w:rsidRPr="004373E8" w:rsidDel="0022108E">
          <w:rPr>
            <w:rFonts w:ascii="iCiel Avenir LT Std 35 Light" w:hAnsi="iCiel Avenir LT Std 35 Light"/>
            <w:b/>
            <w:bCs/>
            <w:color w:val="000000"/>
            <w:sz w:val="22"/>
            <w:szCs w:val="22"/>
          </w:rPr>
          <w:delText>not to uphold</w:delText>
        </w:r>
        <w:r w:rsidRPr="004373E8" w:rsidDel="0022108E">
          <w:rPr>
            <w:rFonts w:ascii="iCiel Avenir LT Std 35 Light" w:hAnsi="iCiel Avenir LT Std 35 Light"/>
            <w:color w:val="000000"/>
            <w:sz w:val="22"/>
            <w:szCs w:val="22"/>
          </w:rPr>
          <w:delTex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delText>
        </w:r>
        <w:bookmarkStart w:id="6648" w:name="_Toc177119487"/>
        <w:bookmarkStart w:id="6649" w:name="_Toc177119899"/>
        <w:bookmarkStart w:id="6650" w:name="_Toc177146057"/>
        <w:bookmarkStart w:id="6651" w:name="_Toc177146466"/>
        <w:bookmarkEnd w:id="6648"/>
        <w:bookmarkEnd w:id="6649"/>
        <w:bookmarkEnd w:id="6650"/>
        <w:bookmarkEnd w:id="6651"/>
      </w:del>
    </w:p>
    <w:p w14:paraId="65206B45" w14:textId="5FCDA4E4" w:rsidR="00FB3E90" w:rsidRPr="004373E8" w:rsidDel="0022108E" w:rsidRDefault="00FB3E90" w:rsidP="003E1B62">
      <w:pPr>
        <w:pStyle w:val="NormalWeb"/>
        <w:shd w:val="clear" w:color="auto" w:fill="FFFFFF"/>
        <w:spacing w:line="400" w:lineRule="exact"/>
        <w:jc w:val="both"/>
        <w:rPr>
          <w:del w:id="6652" w:author="An Tran, ACA (BUV)" w:date="2024-09-13T00:20:00Z" w16du:dateUtc="2024-09-12T17:20:00Z"/>
          <w:rFonts w:ascii="iCiel Avenir LT Std 35 Light" w:hAnsi="iCiel Avenir LT Std 35 Light"/>
          <w:color w:val="000000"/>
          <w:sz w:val="22"/>
          <w:szCs w:val="22"/>
        </w:rPr>
      </w:pPr>
      <w:del w:id="6653" w:author="An Tran, ACA (BUV)" w:date="2024-09-13T00:20:00Z" w16du:dateUtc="2024-09-12T17:20:00Z">
        <w:r w:rsidRPr="004373E8" w:rsidDel="0022108E">
          <w:rPr>
            <w:rFonts w:ascii="iCiel Avenir LT Std 35 Light" w:hAnsi="iCiel Avenir LT Std 35 Light"/>
            <w:color w:val="000000"/>
            <w:sz w:val="22"/>
            <w:szCs w:val="22"/>
            <w:lang w:val="vi-VN"/>
          </w:rPr>
          <w:delTex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delText>
        </w:r>
        <w:bookmarkStart w:id="6654" w:name="_Toc177119488"/>
        <w:bookmarkStart w:id="6655" w:name="_Toc177119900"/>
        <w:bookmarkStart w:id="6656" w:name="_Toc177146058"/>
        <w:bookmarkStart w:id="6657" w:name="_Toc177146467"/>
        <w:bookmarkEnd w:id="6654"/>
        <w:bookmarkEnd w:id="6655"/>
        <w:bookmarkEnd w:id="6656"/>
        <w:bookmarkEnd w:id="6657"/>
      </w:del>
    </w:p>
    <w:p w14:paraId="27C01D05" w14:textId="615330A1" w:rsidR="00FB3E90" w:rsidRPr="004373E8" w:rsidDel="0022108E" w:rsidRDefault="00FB3E90" w:rsidP="003E1B62">
      <w:pPr>
        <w:pStyle w:val="NormalWeb"/>
        <w:shd w:val="clear" w:color="auto" w:fill="FFFFFF"/>
        <w:spacing w:line="400" w:lineRule="exact"/>
        <w:jc w:val="both"/>
        <w:rPr>
          <w:del w:id="6658" w:author="An Tran, ACA (BUV)" w:date="2024-09-13T00:20:00Z" w16du:dateUtc="2024-09-12T17:20:00Z"/>
          <w:rFonts w:ascii="iCiel Avenir LT Std 35 Light" w:hAnsi="iCiel Avenir LT Std 35 Light"/>
          <w:i/>
          <w:iCs/>
          <w:color w:val="000000"/>
          <w:sz w:val="22"/>
          <w:szCs w:val="22"/>
          <w:lang w:val="vi-VN"/>
        </w:rPr>
      </w:pPr>
      <w:del w:id="6659" w:author="An Tran, ACA (BUV)" w:date="2024-09-13T00:20:00Z" w16du:dateUtc="2024-09-12T17:20:00Z">
        <w:r w:rsidRPr="004373E8" w:rsidDel="0022108E">
          <w:rPr>
            <w:rFonts w:ascii="iCiel Avenir LT Std 35 Light" w:hAnsi="iCiel Avenir LT Std 35 Light"/>
            <w:i/>
            <w:iCs/>
            <w:color w:val="000000"/>
            <w:sz w:val="22"/>
            <w:szCs w:val="22"/>
            <w:lang w:val="vi-VN"/>
          </w:rPr>
          <w:delText>Sinh viên cần chờ quyết định cho đơn xin xét ngoại lệ cũng như kết quả chính thức của học kỳ đó.</w:delText>
        </w:r>
        <w:bookmarkStart w:id="6660" w:name="_Toc177119489"/>
        <w:bookmarkStart w:id="6661" w:name="_Toc177119901"/>
        <w:bookmarkStart w:id="6662" w:name="_Toc177146059"/>
        <w:bookmarkStart w:id="6663" w:name="_Toc177146468"/>
        <w:bookmarkEnd w:id="6660"/>
        <w:bookmarkEnd w:id="6661"/>
        <w:bookmarkEnd w:id="6662"/>
        <w:bookmarkEnd w:id="6663"/>
      </w:del>
    </w:p>
    <w:p w14:paraId="10261253" w14:textId="4EFC9866" w:rsidR="00FB3E90" w:rsidRPr="004373E8" w:rsidDel="0022108E" w:rsidRDefault="00FB3E90" w:rsidP="003E1B62">
      <w:pPr>
        <w:pStyle w:val="NormalWeb"/>
        <w:shd w:val="clear" w:color="auto" w:fill="FFFFFF"/>
        <w:spacing w:line="400" w:lineRule="exact"/>
        <w:jc w:val="both"/>
        <w:rPr>
          <w:del w:id="6664" w:author="An Tran, ACA (BUV)" w:date="2024-09-13T00:20:00Z" w16du:dateUtc="2024-09-12T17:20:00Z"/>
          <w:rFonts w:ascii="iCiel Avenir LT Std 35 Light" w:hAnsi="iCiel Avenir LT Std 35 Light"/>
          <w:i/>
          <w:iCs/>
          <w:color w:val="000000"/>
          <w:sz w:val="22"/>
          <w:szCs w:val="22"/>
          <w:lang w:val="vi-VN"/>
        </w:rPr>
      </w:pPr>
      <w:del w:id="6665" w:author="An Tran, ACA (BUV)" w:date="2024-09-13T00:20:00Z" w16du:dateUtc="2024-09-12T17:20:00Z">
        <w:r w:rsidRPr="004373E8" w:rsidDel="0022108E">
          <w:rPr>
            <w:rFonts w:ascii="iCiel Avenir LT Std 35 Light" w:hAnsi="iCiel Avenir LT Std 35 Light"/>
            <w:i/>
            <w:iCs/>
            <w:color w:val="000000"/>
            <w:sz w:val="22"/>
            <w:szCs w:val="22"/>
            <w:lang w:val="vi-VN"/>
          </w:rPr>
          <w:delText>Sau khi kết quả chính thức của kỳ học được công bố, nếu sinh viên không đủ điểm qua môn học và quyết định từ Hội Đồng Khảo Thí là sinh viên cần hoàn thành bài thi lại, sinh viên sẽ được giao một đề khác cho học phần chưa đạt để hoàn thành môn học. Đây được gọi là thi lại.</w:delText>
        </w:r>
        <w:bookmarkStart w:id="6666" w:name="_Toc177119490"/>
        <w:bookmarkStart w:id="6667" w:name="_Toc177119902"/>
        <w:bookmarkStart w:id="6668" w:name="_Toc177146060"/>
        <w:bookmarkStart w:id="6669" w:name="_Toc177146469"/>
        <w:bookmarkEnd w:id="6666"/>
        <w:bookmarkEnd w:id="6667"/>
        <w:bookmarkEnd w:id="6668"/>
        <w:bookmarkEnd w:id="6669"/>
      </w:del>
    </w:p>
    <w:p w14:paraId="1F99B4E6" w14:textId="6CF5724D" w:rsidR="00FB3E90" w:rsidRPr="004373E8" w:rsidDel="0022108E" w:rsidRDefault="00FB3E90" w:rsidP="003E1B62">
      <w:pPr>
        <w:pStyle w:val="NormalWeb"/>
        <w:shd w:val="clear" w:color="auto" w:fill="FFFFFF"/>
        <w:spacing w:line="400" w:lineRule="exact"/>
        <w:jc w:val="both"/>
        <w:rPr>
          <w:del w:id="6670" w:author="An Tran, ACA (BUV)" w:date="2024-09-13T00:20:00Z" w16du:dateUtc="2024-09-12T17:20:00Z"/>
          <w:rFonts w:ascii="iCiel Avenir LT Std 35 Light" w:hAnsi="iCiel Avenir LT Std 35 Light"/>
          <w:i/>
          <w:iCs/>
          <w:color w:val="000000"/>
          <w:sz w:val="22"/>
          <w:szCs w:val="22"/>
        </w:rPr>
      </w:pPr>
      <w:del w:id="6671" w:author="An Tran, ACA (BUV)" w:date="2024-09-13T00:20:00Z" w16du:dateUtc="2024-09-12T17:20:00Z">
        <w:r w:rsidRPr="004373E8" w:rsidDel="0022108E">
          <w:rPr>
            <w:rFonts w:ascii="iCiel Avenir LT Std 35 Light" w:hAnsi="iCiel Avenir LT Std 35 Light"/>
            <w:i/>
            <w:iCs/>
            <w:color w:val="000000"/>
            <w:sz w:val="22"/>
            <w:szCs w:val="22"/>
            <w:lang w:val="vi-VN"/>
          </w:rPr>
          <w:delText xml:space="preserve">Nếu đơn xin xét ngoại lệ của sinh viên được </w:delText>
        </w:r>
        <w:r w:rsidRPr="004373E8" w:rsidDel="0022108E">
          <w:rPr>
            <w:rFonts w:ascii="iCiel Avenir LT Std 35 Light" w:hAnsi="iCiel Avenir LT Std 35 Light"/>
            <w:b/>
            <w:bCs/>
            <w:i/>
            <w:iCs/>
            <w:color w:val="000000"/>
            <w:sz w:val="22"/>
            <w:szCs w:val="22"/>
            <w:lang w:val="vi-VN"/>
          </w:rPr>
          <w:delText>chấp thuận</w:delText>
        </w:r>
        <w:r w:rsidRPr="004373E8" w:rsidDel="0022108E">
          <w:rPr>
            <w:rFonts w:ascii="iCiel Avenir LT Std 35 Light" w:hAnsi="iCiel Avenir LT Std 35 Light"/>
            <w:i/>
            <w:iCs/>
            <w:color w:val="000000"/>
            <w:sz w:val="22"/>
            <w:szCs w:val="22"/>
            <w:lang w:val="vi-VN"/>
          </w:rPr>
          <w:delText xml:space="preserve">, </w:delText>
        </w:r>
        <w:r w:rsidRPr="004373E8" w:rsidDel="0022108E">
          <w:rPr>
            <w:rFonts w:ascii="iCiel Avenir LT Std 35 Light" w:hAnsi="iCiel Avenir LT Std 35 Light"/>
            <w:i/>
            <w:iCs/>
            <w:color w:val="000000"/>
            <w:sz w:val="22"/>
            <w:szCs w:val="22"/>
          </w:rPr>
          <w:delText>một trong các quyết định sau sẽ được áp dụng:</w:delText>
        </w:r>
        <w:bookmarkStart w:id="6672" w:name="_Toc177119491"/>
        <w:bookmarkStart w:id="6673" w:name="_Toc177119903"/>
        <w:bookmarkStart w:id="6674" w:name="_Toc177146061"/>
        <w:bookmarkStart w:id="6675" w:name="_Toc177146470"/>
        <w:bookmarkEnd w:id="6672"/>
        <w:bookmarkEnd w:id="6673"/>
        <w:bookmarkEnd w:id="6674"/>
        <w:bookmarkEnd w:id="6675"/>
      </w:del>
    </w:p>
    <w:p w14:paraId="66BD9E9D" w14:textId="1A902DE0" w:rsidR="00FB3E90" w:rsidRPr="004373E8" w:rsidDel="0022108E" w:rsidRDefault="00FB3E90" w:rsidP="003E1B62">
      <w:pPr>
        <w:pStyle w:val="NormalWeb"/>
        <w:shd w:val="clear" w:color="auto" w:fill="FFFFFF"/>
        <w:spacing w:line="400" w:lineRule="exact"/>
        <w:jc w:val="both"/>
        <w:rPr>
          <w:del w:id="6676" w:author="An Tran, ACA (BUV)" w:date="2024-09-13T00:20:00Z" w16du:dateUtc="2024-09-12T17:20:00Z"/>
          <w:rFonts w:ascii="iCiel Avenir LT Std 35 Light" w:hAnsi="iCiel Avenir LT Std 35 Light"/>
          <w:i/>
          <w:iCs/>
          <w:color w:val="000000"/>
          <w:sz w:val="22"/>
          <w:szCs w:val="22"/>
        </w:rPr>
      </w:pPr>
      <w:del w:id="6677" w:author="An Tran, ACA (BUV)" w:date="2024-09-13T00:20:00Z" w16du:dateUtc="2024-09-12T17:20:00Z">
        <w:r w:rsidRPr="004373E8" w:rsidDel="0022108E">
          <w:rPr>
            <w:rFonts w:ascii="iCiel Avenir LT Std 35 Light" w:hAnsi="iCiel Avenir LT Std 35 Light"/>
            <w:i/>
            <w:iCs/>
            <w:color w:val="000000"/>
            <w:sz w:val="22"/>
            <w:szCs w:val="22"/>
          </w:rPr>
          <w:delText xml:space="preserve">Nếu sinh viên đã nộp bài trong vòng một tuần sau hạn nộp, bài làm của sinh viên sẽ được coi là nộp đúng hạn và chấm điểm như bài nộp đúng hạn. Một </w:delText>
        </w:r>
        <w:r w:rsidRPr="004373E8" w:rsidDel="0022108E">
          <w:rPr>
            <w:rFonts w:ascii="iCiel Avenir LT Std 35 Light" w:hAnsi="iCiel Avenir LT Std 35 Light"/>
            <w:i/>
            <w:iCs/>
            <w:color w:val="000000"/>
            <w:sz w:val="22"/>
            <w:szCs w:val="22"/>
            <w:lang w:val="vi-VN"/>
          </w:rPr>
          <w:delText>đơn xin xét ngoại lệ của sinh viên được chấp thuận</w:delText>
        </w:r>
        <w:r w:rsidRPr="004373E8" w:rsidDel="0022108E">
          <w:rPr>
            <w:rFonts w:ascii="iCiel Avenir LT Std 35 Light" w:hAnsi="iCiel Avenir LT Std 35 Light"/>
            <w:i/>
            <w:iCs/>
            <w:color w:val="000000"/>
            <w:sz w:val="22"/>
            <w:szCs w:val="22"/>
          </w:rPr>
          <w:delText xml:space="preserve"> chỉ có thể gia hạn nộp bài thêm một tuần cho các bài đánh giá phù hợp. Ví dụ sinh viên không thể được gia hạn bài thi nếu như sinh viên không thể tham gia thi đúng thời gian.</w:delText>
        </w:r>
        <w:bookmarkStart w:id="6678" w:name="_Toc177119492"/>
        <w:bookmarkStart w:id="6679" w:name="_Toc177119904"/>
        <w:bookmarkStart w:id="6680" w:name="_Toc177146062"/>
        <w:bookmarkStart w:id="6681" w:name="_Toc177146471"/>
        <w:bookmarkEnd w:id="6678"/>
        <w:bookmarkEnd w:id="6679"/>
        <w:bookmarkEnd w:id="6680"/>
        <w:bookmarkEnd w:id="6681"/>
      </w:del>
    </w:p>
    <w:p w14:paraId="137ADCAE" w14:textId="3974E660" w:rsidR="00FB3E90" w:rsidRPr="004373E8" w:rsidDel="0022108E" w:rsidRDefault="00FB3E90" w:rsidP="003E1B62">
      <w:pPr>
        <w:pStyle w:val="NormalWeb"/>
        <w:shd w:val="clear" w:color="auto" w:fill="FFFFFF"/>
        <w:spacing w:line="400" w:lineRule="exact"/>
        <w:jc w:val="both"/>
        <w:rPr>
          <w:del w:id="6682" w:author="An Tran, ACA (BUV)" w:date="2024-09-13T00:20:00Z" w16du:dateUtc="2024-09-12T17:20:00Z"/>
          <w:rFonts w:ascii="iCiel Avenir LT Std 35 Light" w:hAnsi="iCiel Avenir LT Std 35 Light"/>
          <w:i/>
          <w:iCs/>
          <w:color w:val="000000"/>
          <w:sz w:val="22"/>
          <w:szCs w:val="22"/>
        </w:rPr>
      </w:pPr>
      <w:del w:id="6683" w:author="An Tran, ACA (BUV)" w:date="2024-09-13T00:20:00Z" w16du:dateUtc="2024-09-12T17:20:00Z">
        <w:r w:rsidRPr="004373E8" w:rsidDel="0022108E">
          <w:rPr>
            <w:rFonts w:ascii="iCiel Avenir LT Std 35 Light" w:hAnsi="iCiel Avenir LT Std 35 Light"/>
            <w:i/>
            <w:iCs/>
            <w:color w:val="000000"/>
            <w:sz w:val="22"/>
            <w:szCs w:val="22"/>
          </w:rPr>
          <w:delText>Nếu sinh viên đã không nộp bài hoặc nộp bài và không đủ điểm đỗ bài đó, và được trao một cơ hội thi lại, thì kết quả bài thi lại sẽ không bị ảnh hưởng. Ví dụ:</w:delText>
        </w:r>
        <w:bookmarkStart w:id="6684" w:name="_Toc177119493"/>
        <w:bookmarkStart w:id="6685" w:name="_Toc177119905"/>
        <w:bookmarkStart w:id="6686" w:name="_Toc177146063"/>
        <w:bookmarkStart w:id="6687" w:name="_Toc177146472"/>
        <w:bookmarkEnd w:id="6684"/>
        <w:bookmarkEnd w:id="6685"/>
        <w:bookmarkEnd w:id="6686"/>
        <w:bookmarkEnd w:id="6687"/>
      </w:del>
    </w:p>
    <w:p w14:paraId="6B70CB69" w14:textId="11D45512" w:rsidR="00FB3E90" w:rsidRPr="004373E8" w:rsidDel="0022108E" w:rsidRDefault="00FB3E90" w:rsidP="003E1B62">
      <w:pPr>
        <w:pStyle w:val="NormalWeb"/>
        <w:shd w:val="clear" w:color="auto" w:fill="FFFFFF"/>
        <w:spacing w:line="400" w:lineRule="exact"/>
        <w:jc w:val="both"/>
        <w:rPr>
          <w:del w:id="6688" w:author="An Tran, ACA (BUV)" w:date="2024-09-13T00:20:00Z" w16du:dateUtc="2024-09-12T17:20:00Z"/>
          <w:rFonts w:ascii="iCiel Avenir LT Std 35 Light" w:hAnsi="iCiel Avenir LT Std 35 Light"/>
          <w:i/>
          <w:iCs/>
          <w:color w:val="000000"/>
          <w:sz w:val="22"/>
          <w:szCs w:val="22"/>
        </w:rPr>
      </w:pPr>
      <w:del w:id="6689" w:author="An Tran, ACA (BUV)" w:date="2024-09-13T00:20:00Z" w16du:dateUtc="2024-09-12T17:20:00Z">
        <w:r w:rsidRPr="004373E8" w:rsidDel="0022108E">
          <w:rPr>
            <w:rFonts w:ascii="iCiel Avenir LT Std 35 Light" w:hAnsi="iCiel Avenir LT Std 35 Light"/>
            <w:i/>
            <w:iCs/>
            <w:color w:val="000000"/>
            <w:sz w:val="22"/>
            <w:szCs w:val="22"/>
          </w:rPr>
          <w:delText xml:space="preserve">- Sinh viên có </w:delText>
        </w:r>
        <w:r w:rsidRPr="004373E8" w:rsidDel="0022108E">
          <w:rPr>
            <w:rFonts w:ascii="iCiel Avenir LT Std 35 Light" w:hAnsi="iCiel Avenir LT Std 35 Light"/>
            <w:i/>
            <w:iCs/>
            <w:color w:val="000000"/>
            <w:sz w:val="22"/>
            <w:szCs w:val="22"/>
            <w:lang w:val="vi-VN"/>
          </w:rPr>
          <w:delText xml:space="preserve">đơn xin xét ngoại lệ của sinh viên </w:delText>
        </w:r>
        <w:r w:rsidRPr="004373E8" w:rsidDel="0022108E">
          <w:rPr>
            <w:rFonts w:ascii="iCiel Avenir LT Std 35 Light" w:hAnsi="iCiel Avenir LT Std 35 Light"/>
            <w:i/>
            <w:iCs/>
            <w:color w:val="000000"/>
            <w:sz w:val="22"/>
            <w:szCs w:val="22"/>
          </w:rPr>
          <w:delText>cho lần thi đầu tiên, và được trao cơ hội thi lại, điểm bài đánh giá lại sẽ không bị quy về điểm đỗ.</w:delText>
        </w:r>
        <w:bookmarkStart w:id="6690" w:name="_Toc177119494"/>
        <w:bookmarkStart w:id="6691" w:name="_Toc177119906"/>
        <w:bookmarkStart w:id="6692" w:name="_Toc177146064"/>
        <w:bookmarkStart w:id="6693" w:name="_Toc177146473"/>
        <w:bookmarkEnd w:id="6690"/>
        <w:bookmarkEnd w:id="6691"/>
        <w:bookmarkEnd w:id="6692"/>
        <w:bookmarkEnd w:id="6693"/>
      </w:del>
    </w:p>
    <w:p w14:paraId="613870EE" w14:textId="6E57DD5E" w:rsidR="00FB3E90" w:rsidRPr="004373E8" w:rsidDel="0022108E" w:rsidRDefault="00FB3E90" w:rsidP="003E1B62">
      <w:pPr>
        <w:pStyle w:val="NormalWeb"/>
        <w:shd w:val="clear" w:color="auto" w:fill="FFFFFF"/>
        <w:spacing w:line="400" w:lineRule="exact"/>
        <w:jc w:val="both"/>
        <w:rPr>
          <w:del w:id="6694" w:author="An Tran, ACA (BUV)" w:date="2024-09-13T00:20:00Z" w16du:dateUtc="2024-09-12T17:20:00Z"/>
          <w:rFonts w:ascii="iCiel Avenir LT Std 35 Light" w:hAnsi="iCiel Avenir LT Std 35 Light"/>
          <w:i/>
          <w:iCs/>
          <w:color w:val="000000"/>
          <w:sz w:val="22"/>
          <w:szCs w:val="22"/>
        </w:rPr>
      </w:pPr>
      <w:del w:id="6695" w:author="An Tran, ACA (BUV)" w:date="2024-09-13T00:20:00Z" w16du:dateUtc="2024-09-12T17:20:00Z">
        <w:r w:rsidRPr="004373E8" w:rsidDel="0022108E">
          <w:rPr>
            <w:rFonts w:ascii="iCiel Avenir LT Std 35 Light" w:hAnsi="iCiel Avenir LT Std 35 Light"/>
            <w:i/>
            <w:iCs/>
            <w:color w:val="000000"/>
            <w:sz w:val="22"/>
            <w:szCs w:val="22"/>
          </w:rPr>
          <w:delText xml:space="preserve">- Sinh viên có </w:delText>
        </w:r>
        <w:r w:rsidRPr="004373E8" w:rsidDel="0022108E">
          <w:rPr>
            <w:rFonts w:ascii="iCiel Avenir LT Std 35 Light" w:hAnsi="iCiel Avenir LT Std 35 Light"/>
            <w:i/>
            <w:iCs/>
            <w:color w:val="000000"/>
            <w:sz w:val="22"/>
            <w:szCs w:val="22"/>
            <w:lang w:val="vi-VN"/>
          </w:rPr>
          <w:delText xml:space="preserve">đơn xin xét ngoại lệ của sinh viên </w:delText>
        </w:r>
        <w:r w:rsidRPr="004373E8" w:rsidDel="0022108E">
          <w:rPr>
            <w:rFonts w:ascii="iCiel Avenir LT Std 35 Light" w:hAnsi="iCiel Avenir LT Std 35 Light"/>
            <w:i/>
            <w:iCs/>
            <w:color w:val="000000"/>
            <w:sz w:val="22"/>
            <w:szCs w:val="22"/>
          </w:rPr>
          <w:delTex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delText>
        </w:r>
        <w:r w:rsidRPr="004373E8" w:rsidDel="0022108E">
          <w:rPr>
            <w:rFonts w:ascii="iCiel Avenir LT Std 35 Light" w:hAnsi="iCiel Avenir LT Std 35 Light"/>
            <w:i/>
            <w:iCs/>
            <w:color w:val="000000"/>
            <w:sz w:val="22"/>
            <w:szCs w:val="22"/>
            <w:lang w:val="vi-VN"/>
          </w:rPr>
          <w:delText>xin xét ngoại lệ của sinh viên</w:delText>
        </w:r>
        <w:r w:rsidRPr="004373E8" w:rsidDel="0022108E">
          <w:rPr>
            <w:rFonts w:ascii="iCiel Avenir LT Std 35 Light" w:hAnsi="iCiel Avenir LT Std 35 Light"/>
            <w:i/>
            <w:iCs/>
            <w:color w:val="000000"/>
            <w:sz w:val="22"/>
            <w:szCs w:val="22"/>
          </w:rPr>
          <w:delText xml:space="preserve"> cho lần nộp bài đánh giá  đầu tiên, thì điểm bài đánh giá lại sẽ được quy về điểm đỗ.</w:delText>
        </w:r>
        <w:bookmarkStart w:id="6696" w:name="_Toc177119495"/>
        <w:bookmarkStart w:id="6697" w:name="_Toc177119907"/>
        <w:bookmarkStart w:id="6698" w:name="_Toc177146065"/>
        <w:bookmarkStart w:id="6699" w:name="_Toc177146474"/>
        <w:bookmarkEnd w:id="6696"/>
        <w:bookmarkEnd w:id="6697"/>
        <w:bookmarkEnd w:id="6698"/>
        <w:bookmarkEnd w:id="6699"/>
      </w:del>
    </w:p>
    <w:p w14:paraId="4D5148FB" w14:textId="09B658B4" w:rsidR="00FB3E90" w:rsidRPr="004373E8" w:rsidDel="0022108E" w:rsidRDefault="00FB3E90" w:rsidP="003E1B62">
      <w:pPr>
        <w:pStyle w:val="NormalWeb"/>
        <w:shd w:val="clear" w:color="auto" w:fill="FFFFFF"/>
        <w:spacing w:line="400" w:lineRule="exact"/>
        <w:jc w:val="both"/>
        <w:rPr>
          <w:del w:id="6700" w:author="An Tran, ACA (BUV)" w:date="2024-09-13T00:20:00Z" w16du:dateUtc="2024-09-12T17:20:00Z"/>
          <w:rFonts w:ascii="iCiel Avenir LT Std 35 Light" w:hAnsi="iCiel Avenir LT Std 35 Light"/>
          <w:i/>
          <w:iCs/>
          <w:color w:val="000000"/>
          <w:sz w:val="22"/>
          <w:szCs w:val="22"/>
        </w:rPr>
      </w:pPr>
      <w:del w:id="6701" w:author="An Tran, ACA (BUV)" w:date="2024-09-13T00:20:00Z" w16du:dateUtc="2024-09-12T17:20:00Z">
        <w:r w:rsidRPr="004373E8" w:rsidDel="0022108E">
          <w:rPr>
            <w:rFonts w:ascii="iCiel Avenir LT Std 35 Light" w:hAnsi="iCiel Avenir LT Std 35 Light"/>
            <w:i/>
            <w:iCs/>
            <w:color w:val="000000"/>
            <w:sz w:val="22"/>
            <w:szCs w:val="22"/>
          </w:rPr>
          <w:delText xml:space="preserve">- Nếu sinh viên được trao cơ hội đánh giá lần thứ 3 và có </w:delText>
        </w:r>
        <w:r w:rsidRPr="004373E8" w:rsidDel="0022108E">
          <w:rPr>
            <w:rFonts w:ascii="iCiel Avenir LT Std 35 Light" w:hAnsi="iCiel Avenir LT Std 35 Light"/>
            <w:i/>
            <w:iCs/>
            <w:color w:val="000000"/>
            <w:sz w:val="22"/>
            <w:szCs w:val="22"/>
            <w:lang w:val="vi-VN"/>
          </w:rPr>
          <w:delText>đơn xin xét ngoại l</w:delText>
        </w:r>
        <w:r w:rsidRPr="004373E8" w:rsidDel="0022108E">
          <w:rPr>
            <w:rFonts w:ascii="iCiel Avenir LT Std 35 Light" w:hAnsi="iCiel Avenir LT Std 35 Light"/>
            <w:i/>
            <w:iCs/>
            <w:color w:val="000000"/>
            <w:sz w:val="22"/>
            <w:szCs w:val="22"/>
          </w:rPr>
          <w:delText>ệ, hội đồng khảo thí sẽ đánh giá kết quả học tập của sinh viên và quyết định của hội đồng sẽ được thể hiện trên bảng kết quả học tập của sinh viên.</w:delText>
        </w:r>
        <w:bookmarkStart w:id="6702" w:name="_Toc177119496"/>
        <w:bookmarkStart w:id="6703" w:name="_Toc177119908"/>
        <w:bookmarkStart w:id="6704" w:name="_Toc177146066"/>
        <w:bookmarkStart w:id="6705" w:name="_Toc177146475"/>
        <w:bookmarkEnd w:id="6702"/>
        <w:bookmarkEnd w:id="6703"/>
        <w:bookmarkEnd w:id="6704"/>
        <w:bookmarkEnd w:id="6705"/>
      </w:del>
    </w:p>
    <w:p w14:paraId="42699BF3" w14:textId="44763C7C" w:rsidR="00FB3E90" w:rsidRPr="004373E8" w:rsidDel="0022108E" w:rsidRDefault="00FB3E90" w:rsidP="003E1B62">
      <w:pPr>
        <w:pStyle w:val="NormalWeb"/>
        <w:shd w:val="clear" w:color="auto" w:fill="FFFFFF"/>
        <w:spacing w:line="400" w:lineRule="exact"/>
        <w:jc w:val="both"/>
        <w:rPr>
          <w:del w:id="6706" w:author="An Tran, ACA (BUV)" w:date="2024-09-13T00:20:00Z" w16du:dateUtc="2024-09-12T17:20:00Z"/>
          <w:rFonts w:ascii="iCiel Avenir LT Std 35 Light" w:hAnsi="iCiel Avenir LT Std 35 Light"/>
          <w:i/>
          <w:iCs/>
          <w:color w:val="000000"/>
          <w:sz w:val="22"/>
          <w:szCs w:val="22"/>
        </w:rPr>
      </w:pPr>
      <w:del w:id="6707" w:author="An Tran, ACA (BUV)" w:date="2024-09-13T00:20:00Z" w16du:dateUtc="2024-09-12T17:20:00Z">
        <w:r w:rsidRPr="004373E8" w:rsidDel="0022108E">
          <w:rPr>
            <w:rFonts w:ascii="iCiel Avenir LT Std 35 Light" w:hAnsi="iCiel Avenir LT Std 35 Light"/>
            <w:i/>
            <w:iCs/>
            <w:color w:val="000000"/>
            <w:sz w:val="22"/>
            <w:szCs w:val="22"/>
          </w:rPr>
          <w:delText>Hội đồng khảo thí sẽ không thể trao cho sinh viên cơ hội đánh giá lại nếu:</w:delText>
        </w:r>
        <w:bookmarkStart w:id="6708" w:name="_Toc177119497"/>
        <w:bookmarkStart w:id="6709" w:name="_Toc177119909"/>
        <w:bookmarkStart w:id="6710" w:name="_Toc177146067"/>
        <w:bookmarkStart w:id="6711" w:name="_Toc177146476"/>
        <w:bookmarkEnd w:id="6708"/>
        <w:bookmarkEnd w:id="6709"/>
        <w:bookmarkEnd w:id="6710"/>
        <w:bookmarkEnd w:id="6711"/>
      </w:del>
    </w:p>
    <w:p w14:paraId="6890A027" w14:textId="6C2669A1" w:rsidR="00FB3E90" w:rsidRPr="004373E8" w:rsidDel="0022108E" w:rsidRDefault="00FB3E90" w:rsidP="003E1B62">
      <w:pPr>
        <w:pStyle w:val="NormalWeb"/>
        <w:shd w:val="clear" w:color="auto" w:fill="FFFFFF"/>
        <w:spacing w:line="400" w:lineRule="exact"/>
        <w:jc w:val="both"/>
        <w:rPr>
          <w:del w:id="6712" w:author="An Tran, ACA (BUV)" w:date="2024-09-13T00:20:00Z" w16du:dateUtc="2024-09-12T17:20:00Z"/>
          <w:rFonts w:ascii="iCiel Avenir LT Std 35 Light" w:hAnsi="iCiel Avenir LT Std 35 Light"/>
          <w:i/>
          <w:iCs/>
          <w:color w:val="000000"/>
          <w:sz w:val="22"/>
          <w:szCs w:val="22"/>
        </w:rPr>
      </w:pPr>
      <w:del w:id="6713" w:author="An Tran, ACA (BUV)" w:date="2024-09-13T00:20:00Z" w16du:dateUtc="2024-09-12T17:20:00Z">
        <w:r w:rsidRPr="004373E8" w:rsidDel="0022108E">
          <w:rPr>
            <w:rFonts w:ascii="iCiel Avenir LT Std 35 Light" w:hAnsi="iCiel Avenir LT Std 35 Light"/>
            <w:i/>
            <w:iCs/>
            <w:color w:val="000000"/>
            <w:sz w:val="22"/>
            <w:szCs w:val="22"/>
          </w:rPr>
          <w:delText>- Hội đồng khảo thí đã xét đỗ đặc cách cho bài đánh giá bị trượt của sinh viên.</w:delText>
        </w:r>
        <w:bookmarkStart w:id="6714" w:name="_Toc177119498"/>
        <w:bookmarkStart w:id="6715" w:name="_Toc177119910"/>
        <w:bookmarkStart w:id="6716" w:name="_Toc177146068"/>
        <w:bookmarkStart w:id="6717" w:name="_Toc177146477"/>
        <w:bookmarkEnd w:id="6714"/>
        <w:bookmarkEnd w:id="6715"/>
        <w:bookmarkEnd w:id="6716"/>
        <w:bookmarkEnd w:id="6717"/>
      </w:del>
    </w:p>
    <w:p w14:paraId="0F5CE112" w14:textId="15FA95AC" w:rsidR="00FB3E90" w:rsidRPr="004373E8" w:rsidDel="0022108E" w:rsidRDefault="00FB3E90" w:rsidP="003E1B62">
      <w:pPr>
        <w:pStyle w:val="NormalWeb"/>
        <w:shd w:val="clear" w:color="auto" w:fill="FFFFFF"/>
        <w:spacing w:line="400" w:lineRule="exact"/>
        <w:jc w:val="both"/>
        <w:rPr>
          <w:del w:id="6718" w:author="An Tran, ACA (BUV)" w:date="2024-09-13T00:20:00Z" w16du:dateUtc="2024-09-12T17:20:00Z"/>
          <w:rFonts w:ascii="iCiel Avenir LT Std 35 Light" w:hAnsi="iCiel Avenir LT Std 35 Light"/>
          <w:i/>
          <w:iCs/>
          <w:color w:val="000000"/>
          <w:sz w:val="22"/>
          <w:szCs w:val="22"/>
        </w:rPr>
      </w:pPr>
      <w:del w:id="6719" w:author="An Tran, ACA (BUV)" w:date="2024-09-13T00:20:00Z" w16du:dateUtc="2024-09-12T17:20:00Z">
        <w:r w:rsidRPr="004373E8" w:rsidDel="0022108E">
          <w:rPr>
            <w:rFonts w:ascii="iCiel Avenir LT Std 35 Light" w:hAnsi="iCiel Avenir LT Std 35 Light"/>
            <w:i/>
            <w:iCs/>
            <w:color w:val="000000"/>
            <w:sz w:val="22"/>
            <w:szCs w:val="22"/>
          </w:rPr>
          <w:delText>- Sinh viên không còn cơ hội làm bài đánh giá.</w:delText>
        </w:r>
        <w:bookmarkStart w:id="6720" w:name="_Toc177119499"/>
        <w:bookmarkStart w:id="6721" w:name="_Toc177119911"/>
        <w:bookmarkStart w:id="6722" w:name="_Toc177146069"/>
        <w:bookmarkStart w:id="6723" w:name="_Toc177146478"/>
        <w:bookmarkEnd w:id="6720"/>
        <w:bookmarkEnd w:id="6721"/>
        <w:bookmarkEnd w:id="6722"/>
        <w:bookmarkEnd w:id="6723"/>
      </w:del>
    </w:p>
    <w:p w14:paraId="79332E67" w14:textId="1991502C" w:rsidR="00FB3E90" w:rsidRPr="004373E8" w:rsidDel="0022108E" w:rsidRDefault="00FB3E90" w:rsidP="003E1B62">
      <w:pPr>
        <w:pStyle w:val="NormalWeb"/>
        <w:shd w:val="clear" w:color="auto" w:fill="FFFFFF"/>
        <w:spacing w:line="400" w:lineRule="exact"/>
        <w:jc w:val="both"/>
        <w:rPr>
          <w:del w:id="6724" w:author="An Tran, ACA (BUV)" w:date="2024-09-13T00:20:00Z" w16du:dateUtc="2024-09-12T17:20:00Z"/>
          <w:rFonts w:ascii="iCiel Avenir LT Std 35 Light" w:hAnsi="iCiel Avenir LT Std 35 Light"/>
          <w:i/>
          <w:iCs/>
          <w:color w:val="000000"/>
          <w:sz w:val="22"/>
          <w:szCs w:val="22"/>
        </w:rPr>
      </w:pPr>
      <w:del w:id="6725" w:author="An Tran, ACA (BUV)" w:date="2024-09-13T00:20:00Z" w16du:dateUtc="2024-09-12T17:20:00Z">
        <w:r w:rsidRPr="004373E8" w:rsidDel="0022108E">
          <w:rPr>
            <w:rFonts w:ascii="iCiel Avenir LT Std 35 Light" w:hAnsi="iCiel Avenir LT Std 35 Light"/>
            <w:i/>
            <w:iCs/>
            <w:color w:val="000000"/>
            <w:sz w:val="22"/>
            <w:szCs w:val="22"/>
          </w:rPr>
          <w:delText>- Thời gian học tập tối đa của sinh viên đã hết và như vậy sinh viên không còn thời gian để hoàn thành chương trình.</w:delText>
        </w:r>
        <w:bookmarkStart w:id="6726" w:name="_Toc177119500"/>
        <w:bookmarkStart w:id="6727" w:name="_Toc177119912"/>
        <w:bookmarkStart w:id="6728" w:name="_Toc177146070"/>
        <w:bookmarkStart w:id="6729" w:name="_Toc177146479"/>
        <w:bookmarkEnd w:id="6726"/>
        <w:bookmarkEnd w:id="6727"/>
        <w:bookmarkEnd w:id="6728"/>
        <w:bookmarkEnd w:id="6729"/>
      </w:del>
    </w:p>
    <w:p w14:paraId="3B880E78" w14:textId="2D8E5E91" w:rsidR="00FB3E90" w:rsidRPr="004373E8" w:rsidDel="0022108E" w:rsidRDefault="00FB3E90" w:rsidP="003E1B62">
      <w:pPr>
        <w:pStyle w:val="NormalWeb"/>
        <w:shd w:val="clear" w:color="auto" w:fill="FFFFFF"/>
        <w:spacing w:line="400" w:lineRule="exact"/>
        <w:jc w:val="both"/>
        <w:rPr>
          <w:del w:id="6730" w:author="An Tran, ACA (BUV)" w:date="2024-09-13T00:20:00Z" w16du:dateUtc="2024-09-12T17:20:00Z"/>
          <w:rFonts w:ascii="iCiel Avenir LT Std 35 Light" w:hAnsi="iCiel Avenir LT Std 35 Light"/>
          <w:i/>
          <w:iCs/>
          <w:color w:val="000000"/>
          <w:sz w:val="22"/>
          <w:szCs w:val="22"/>
        </w:rPr>
      </w:pPr>
      <w:del w:id="6731" w:author="An Tran, ACA (BUV)" w:date="2024-09-13T00:20:00Z" w16du:dateUtc="2024-09-12T17:20:00Z">
        <w:r w:rsidRPr="004373E8" w:rsidDel="0022108E">
          <w:rPr>
            <w:rFonts w:ascii="iCiel Avenir LT Std 35 Light" w:hAnsi="iCiel Avenir LT Std 35 Light"/>
            <w:i/>
            <w:iCs/>
            <w:color w:val="000000"/>
            <w:sz w:val="22"/>
            <w:szCs w:val="22"/>
          </w:rPr>
          <w:delText xml:space="preserve">Sẽ có một số lý do khiến cho đơn xin ngoại lệ của sinh viên có thể </w:delText>
        </w:r>
        <w:r w:rsidRPr="004373E8" w:rsidDel="0022108E">
          <w:rPr>
            <w:rFonts w:ascii="iCiel Avenir LT Std 35 Light" w:hAnsi="iCiel Avenir LT Std 35 Light"/>
            <w:b/>
            <w:bCs/>
            <w:i/>
            <w:iCs/>
            <w:color w:val="000000"/>
            <w:sz w:val="22"/>
            <w:szCs w:val="22"/>
          </w:rPr>
          <w:delText>không được chấp nhận</w:delText>
        </w:r>
        <w:r w:rsidRPr="004373E8" w:rsidDel="0022108E">
          <w:rPr>
            <w:rFonts w:ascii="iCiel Avenir LT Std 35 Light" w:hAnsi="iCiel Avenir LT Std 35 Light"/>
            <w:i/>
            <w:iCs/>
            <w:color w:val="000000"/>
            <w:sz w:val="22"/>
            <w:szCs w:val="22"/>
          </w:rPr>
          <w:delTex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delText>
        </w:r>
        <w:bookmarkStart w:id="6732" w:name="_Toc177119501"/>
        <w:bookmarkStart w:id="6733" w:name="_Toc177119913"/>
        <w:bookmarkStart w:id="6734" w:name="_Toc177146071"/>
        <w:bookmarkStart w:id="6735" w:name="_Toc177146480"/>
        <w:bookmarkEnd w:id="6732"/>
        <w:bookmarkEnd w:id="6733"/>
        <w:bookmarkEnd w:id="6734"/>
        <w:bookmarkEnd w:id="6735"/>
      </w:del>
    </w:p>
    <w:p w14:paraId="755DB0FA" w14:textId="6C69A1DF" w:rsidR="00C10C75" w:rsidRPr="004373E8" w:rsidDel="00EA54BA" w:rsidRDefault="00FB3E90" w:rsidP="003E1B62">
      <w:pPr>
        <w:pStyle w:val="NormalWeb"/>
        <w:shd w:val="clear" w:color="auto" w:fill="FFFFFF"/>
        <w:spacing w:line="400" w:lineRule="exact"/>
        <w:jc w:val="both"/>
        <w:rPr>
          <w:del w:id="6736" w:author="An Tran, ACA (BUV)" w:date="2024-09-13T11:27:00Z" w16du:dateUtc="2024-09-13T04:27:00Z"/>
          <w:rFonts w:ascii="iCiel Avenir LT Std 35 Light" w:hAnsi="iCiel Avenir LT Std 35 Light"/>
          <w:i/>
          <w:iCs/>
          <w:color w:val="000000"/>
          <w:sz w:val="22"/>
          <w:szCs w:val="22"/>
          <w:lang w:val="vi-VN"/>
        </w:rPr>
      </w:pPr>
      <w:del w:id="6737" w:author="An Tran, ACA (BUV)" w:date="2024-09-13T00:20:00Z" w16du:dateUtc="2024-09-12T17:20:00Z">
        <w:r w:rsidRPr="004373E8" w:rsidDel="0022108E">
          <w:rPr>
            <w:rFonts w:ascii="iCiel Avenir LT Std 35 Light" w:hAnsi="iCiel Avenir LT Std 35 Light"/>
            <w:i/>
            <w:iCs/>
            <w:color w:val="000000"/>
            <w:sz w:val="22"/>
            <w:szCs w:val="22"/>
            <w:lang w:val="vi-VN"/>
          </w:rPr>
          <w:delText>Nếu sinh viên có trong danh sách thi lại, Trung tâm Dữ liệu Sinh viên sẽ gửi thông tin lịch và phí thi lại tới phụ huynh và sinh viên sau khi lịch thi lại được sắp xếp. Do đó, phụ huynh và sinh viên vui lòng kiểm tra hòm thư thường xuyên để nhận thông báo từ Nhà trường.</w:delText>
        </w:r>
      </w:del>
      <w:del w:id="6738" w:author="An Tran, ACA (BUV)" w:date="2024-09-13T11:27:00Z" w16du:dateUtc="2024-09-13T04:27:00Z">
        <w:r w:rsidR="00C10C75" w:rsidRPr="004373E8" w:rsidDel="00EA54BA">
          <w:rPr>
            <w:rFonts w:ascii="iCiel Avenir LT Std 35 Light" w:hAnsi="iCiel Avenir LT Std 35 Light"/>
            <w:i/>
            <w:iCs/>
            <w:color w:val="000000"/>
            <w:sz w:val="22"/>
            <w:szCs w:val="22"/>
            <w:lang w:val="vi-VN"/>
          </w:rPr>
          <w:delText xml:space="preserve"> </w:delText>
        </w:r>
        <w:bookmarkStart w:id="6739" w:name="_Toc177119502"/>
        <w:bookmarkStart w:id="6740" w:name="_Toc177119914"/>
        <w:bookmarkStart w:id="6741" w:name="_Toc177146072"/>
        <w:bookmarkStart w:id="6742" w:name="_Toc177146481"/>
        <w:bookmarkEnd w:id="6739"/>
        <w:bookmarkEnd w:id="6740"/>
        <w:bookmarkEnd w:id="6741"/>
        <w:bookmarkEnd w:id="6742"/>
      </w:del>
    </w:p>
    <w:p w14:paraId="265B5112" w14:textId="6CE61824" w:rsidR="00C10C75" w:rsidRPr="00B328D3" w:rsidDel="00637308" w:rsidRDefault="00C10C75">
      <w:pPr>
        <w:pStyle w:val="Question"/>
        <w:numPr>
          <w:ilvl w:val="0"/>
          <w:numId w:val="44"/>
        </w:numPr>
        <w:tabs>
          <w:tab w:val="left" w:pos="630"/>
          <w:tab w:val="left" w:pos="990"/>
        </w:tabs>
        <w:spacing w:before="100" w:line="400" w:lineRule="exact"/>
        <w:ind w:left="0" w:firstLine="720"/>
        <w:rPr>
          <w:del w:id="6743" w:author="An Tran, ACA (BUV)" w:date="2024-09-13T01:22:00Z" w16du:dateUtc="2024-09-12T18:22:00Z"/>
          <w:rFonts w:cs="Arial"/>
          <w:szCs w:val="22"/>
          <w:lang w:val="vi-VN"/>
          <w:rPrChange w:id="6744" w:author="An Tran, ACA (BUV)" w:date="2024-09-13T01:30:00Z" w16du:dateUtc="2024-09-12T18:30:00Z">
            <w:rPr>
              <w:del w:id="6745" w:author="An Tran, ACA (BUV)" w:date="2024-09-13T01:22:00Z" w16du:dateUtc="2024-09-12T18:22:00Z"/>
              <w:rFonts w:cs="Arial"/>
              <w:i/>
              <w:iCs/>
              <w:szCs w:val="22"/>
              <w:lang w:val="vi-VN"/>
            </w:rPr>
          </w:rPrChange>
        </w:rPr>
        <w:pPrChange w:id="6746"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6747" w:author="An Tran, ACA (BUV)" w:date="2024-09-13T01:22:00Z" w16du:dateUtc="2024-09-12T18:22:00Z">
        <w:r w:rsidRPr="00B328D3" w:rsidDel="00637308">
          <w:rPr>
            <w:rFonts w:cs="Arial"/>
            <w:szCs w:val="22"/>
            <w:lang w:val="vi-VN"/>
          </w:rPr>
          <w:delText xml:space="preserve">What does suffix “C” on the transcript means? Can the students ask for resit to improve the </w:delText>
        </w:r>
        <w:r w:rsidR="00F06962" w:rsidRPr="00B328D3" w:rsidDel="00637308">
          <w:rPr>
            <w:rFonts w:cs="Arial"/>
            <w:szCs w:val="22"/>
            <w:lang w:val="vi-VN"/>
          </w:rPr>
          <w:delText>grade? /</w:delText>
        </w:r>
        <w:r w:rsidRPr="00B328D3" w:rsidDel="00637308">
          <w:rPr>
            <w:rFonts w:cs="Arial"/>
            <w:szCs w:val="22"/>
            <w:lang w:val="vi-VN"/>
          </w:rPr>
          <w:delText xml:space="preserve"> </w:delText>
        </w:r>
        <w:r w:rsidRPr="00B328D3" w:rsidDel="00637308">
          <w:rPr>
            <w:rFonts w:cs="Arial"/>
            <w:szCs w:val="22"/>
            <w:lang w:val="vi-VN"/>
            <w:rPrChange w:id="6748" w:author="An Tran, ACA (BUV)" w:date="2024-09-13T01:30:00Z" w16du:dateUtc="2024-09-12T18:30:00Z">
              <w:rPr>
                <w:rFonts w:cs="Arial"/>
                <w:i/>
                <w:iCs/>
                <w:szCs w:val="22"/>
                <w:lang w:val="vi-VN"/>
              </w:rPr>
            </w:rPrChange>
          </w:rPr>
          <w:delText>Ký hiệu “C” trong bảng điểm nghĩa là gì? Sinh viên có thể thi lại để cả thiện điểm không?</w:delText>
        </w:r>
        <w:bookmarkStart w:id="6749" w:name="_Toc177116706"/>
        <w:bookmarkStart w:id="6750" w:name="_Toc177119503"/>
        <w:bookmarkStart w:id="6751" w:name="_Toc177119915"/>
        <w:bookmarkStart w:id="6752" w:name="_Toc177146073"/>
        <w:bookmarkStart w:id="6753" w:name="_Toc177146482"/>
        <w:bookmarkEnd w:id="6749"/>
        <w:bookmarkEnd w:id="6750"/>
        <w:bookmarkEnd w:id="6751"/>
        <w:bookmarkEnd w:id="6752"/>
        <w:bookmarkEnd w:id="6753"/>
      </w:del>
    </w:p>
    <w:p w14:paraId="1841E8E6" w14:textId="406A14FC" w:rsidR="00C10C75" w:rsidRPr="00B328D3" w:rsidDel="00637308" w:rsidRDefault="00C10C75">
      <w:pPr>
        <w:numPr>
          <w:ilvl w:val="0"/>
          <w:numId w:val="44"/>
        </w:numPr>
        <w:tabs>
          <w:tab w:val="left" w:pos="630"/>
          <w:tab w:val="left" w:pos="720"/>
          <w:tab w:val="left" w:pos="990"/>
        </w:tabs>
        <w:ind w:left="0" w:firstLine="720"/>
        <w:rPr>
          <w:del w:id="6754" w:author="An Tran, ACA (BUV)" w:date="2024-09-13T01:22:00Z" w16du:dateUtc="2024-09-12T18:22:00Z"/>
          <w:rFonts w:ascii="iCiel Avenir LT Std 35 Light" w:hAnsi="iCiel Avenir LT Std 35 Light" w:cs="Arial"/>
          <w:sz w:val="22"/>
          <w:szCs w:val="22"/>
          <w:lang w:val="vi-VN"/>
          <w:rPrChange w:id="6755" w:author="An Tran, ACA (BUV)" w:date="2024-09-13T01:30:00Z" w16du:dateUtc="2024-09-12T18:30:00Z">
            <w:rPr>
              <w:del w:id="6756" w:author="An Tran, ACA (BUV)" w:date="2024-09-13T01:22:00Z" w16du:dateUtc="2024-09-12T18:22:00Z"/>
              <w:rFonts w:ascii="iCiel Avenir LT Std 35 Light" w:hAnsi="iCiel Avenir LT Std 35 Light" w:cs="Arial"/>
              <w:sz w:val="22"/>
              <w:szCs w:val="22"/>
              <w:highlight w:val="yellow"/>
              <w:lang w:val="vi-VN"/>
            </w:rPr>
          </w:rPrChange>
        </w:rPr>
        <w:pPrChange w:id="6757" w:author="An Tran, ACA (BUV)" w:date="2024-09-13T01:30:00Z" w16du:dateUtc="2024-09-12T18:30:00Z">
          <w:pPr>
            <w:tabs>
              <w:tab w:val="left" w:pos="630"/>
              <w:tab w:val="left" w:pos="720"/>
              <w:tab w:val="left" w:pos="1080"/>
            </w:tabs>
          </w:pPr>
        </w:pPrChange>
      </w:pPr>
      <w:del w:id="6758" w:author="An Tran, ACA (BUV)" w:date="2024-09-13T01:22:00Z" w16du:dateUtc="2024-09-12T18:22:00Z">
        <w:r w:rsidRPr="00B328D3" w:rsidDel="00637308">
          <w:rPr>
            <w:rFonts w:ascii="iCiel Avenir LT Std 35 Light" w:hAnsi="iCiel Avenir LT Std 35 Light" w:cs="Arial"/>
            <w:b/>
            <w:sz w:val="22"/>
            <w:szCs w:val="22"/>
            <w:lang w:val="vi-VN"/>
            <w:rPrChange w:id="6759"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760"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6761"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6762" w:name="_Toc177116707"/>
        <w:bookmarkStart w:id="6763" w:name="_Toc177119504"/>
        <w:bookmarkStart w:id="6764" w:name="_Toc177119916"/>
        <w:bookmarkStart w:id="6765" w:name="_Toc177146074"/>
        <w:bookmarkStart w:id="6766" w:name="_Toc177146483"/>
        <w:bookmarkEnd w:id="6762"/>
        <w:bookmarkEnd w:id="6763"/>
        <w:bookmarkEnd w:id="6764"/>
        <w:bookmarkEnd w:id="6765"/>
        <w:bookmarkEnd w:id="6766"/>
      </w:del>
    </w:p>
    <w:p w14:paraId="33906C5D" w14:textId="4F7B88E7" w:rsidR="00C10C75" w:rsidRPr="00B328D3" w:rsidDel="00637308" w:rsidRDefault="00C10C75">
      <w:pPr>
        <w:numPr>
          <w:ilvl w:val="0"/>
          <w:numId w:val="44"/>
        </w:numPr>
        <w:tabs>
          <w:tab w:val="left" w:pos="990"/>
        </w:tabs>
        <w:ind w:left="0" w:firstLine="720"/>
        <w:rPr>
          <w:del w:id="6767" w:author="An Tran, ACA (BUV)" w:date="2024-09-13T01:22:00Z" w16du:dateUtc="2024-09-12T18:22:00Z"/>
          <w:rFonts w:ascii="iCiel Avenir LT Std 35 Light" w:hAnsi="iCiel Avenir LT Std 35 Light" w:cs="Arial"/>
          <w:sz w:val="22"/>
          <w:szCs w:val="22"/>
          <w:lang w:val="vi-VN"/>
        </w:rPr>
        <w:pPrChange w:id="6768" w:author="An Tran, ACA (BUV)" w:date="2024-09-13T01:30:00Z" w16du:dateUtc="2024-09-12T18:30:00Z">
          <w:pPr>
            <w:ind w:firstLine="0"/>
          </w:pPr>
        </w:pPrChange>
      </w:pPr>
      <w:del w:id="6769" w:author="An Tran, ACA (BUV)" w:date="2024-09-13T01:22:00Z" w16du:dateUtc="2024-09-12T18:22:00Z">
        <w:r w:rsidRPr="00B328D3" w:rsidDel="00637308">
          <w:rPr>
            <w:rFonts w:ascii="iCiel Avenir LT Std 35 Light" w:hAnsi="iCiel Avenir LT Std 35 Light" w:cs="Arial"/>
            <w:sz w:val="22"/>
            <w:szCs w:val="22"/>
            <w:lang w:val="vi-VN"/>
          </w:rPr>
          <w:delText xml:space="preserve">Suffix “C” means that the students are condoned for the module. Thus, the student passes the module without a referral required. </w:delText>
        </w:r>
        <w:bookmarkStart w:id="6770" w:name="_Toc177116708"/>
        <w:bookmarkStart w:id="6771" w:name="_Toc177119505"/>
        <w:bookmarkStart w:id="6772" w:name="_Toc177119917"/>
        <w:bookmarkStart w:id="6773" w:name="_Toc177146075"/>
        <w:bookmarkStart w:id="6774" w:name="_Toc177146484"/>
        <w:bookmarkEnd w:id="6770"/>
        <w:bookmarkEnd w:id="6771"/>
        <w:bookmarkEnd w:id="6772"/>
        <w:bookmarkEnd w:id="6773"/>
        <w:bookmarkEnd w:id="6774"/>
      </w:del>
    </w:p>
    <w:p w14:paraId="4699F717" w14:textId="1D88A3D8" w:rsidR="00C10C75" w:rsidRPr="00B328D3" w:rsidDel="00637308" w:rsidRDefault="00C10C75">
      <w:pPr>
        <w:numPr>
          <w:ilvl w:val="0"/>
          <w:numId w:val="44"/>
        </w:numPr>
        <w:tabs>
          <w:tab w:val="left" w:pos="990"/>
        </w:tabs>
        <w:ind w:left="0" w:firstLine="720"/>
        <w:rPr>
          <w:del w:id="6775" w:author="An Tran, ACA (BUV)" w:date="2024-09-13T01:22:00Z" w16du:dateUtc="2024-09-12T18:22:00Z"/>
          <w:rFonts w:ascii="iCiel Avenir LT Std 35 Light" w:hAnsi="iCiel Avenir LT Std 35 Light" w:cs="Arial"/>
          <w:sz w:val="22"/>
          <w:szCs w:val="22"/>
          <w:lang w:val="vi-VN"/>
        </w:rPr>
        <w:pPrChange w:id="6776" w:author="An Tran, ACA (BUV)" w:date="2024-09-13T01:30:00Z" w16du:dateUtc="2024-09-12T18:30:00Z">
          <w:pPr>
            <w:ind w:firstLine="0"/>
          </w:pPr>
        </w:pPrChange>
      </w:pPr>
      <w:del w:id="6777" w:author="An Tran, ACA (BUV)" w:date="2024-09-13T01:22:00Z" w16du:dateUtc="2024-09-12T18:22:00Z">
        <w:r w:rsidRPr="00B328D3" w:rsidDel="00637308">
          <w:rPr>
            <w:rFonts w:ascii="iCiel Avenir LT Std 35 Light" w:hAnsi="iCiel Avenir LT Std 35 Light" w:cs="Arial"/>
            <w:sz w:val="22"/>
            <w:szCs w:val="22"/>
            <w:lang w:val="vi-VN"/>
          </w:rPr>
          <w:delText xml:space="preserve">Resit/condone is not the option. The Examinations Board has carefully considered each case and given the decision whether the student needs to take the resit or being condoned.  After the final decision is made, it cannot be changed. Thus, the student should read and follow the Board decision presented in their academic results. </w:delText>
        </w:r>
        <w:bookmarkStart w:id="6778" w:name="_Toc177116709"/>
        <w:bookmarkStart w:id="6779" w:name="_Toc177119506"/>
        <w:bookmarkStart w:id="6780" w:name="_Toc177119918"/>
        <w:bookmarkStart w:id="6781" w:name="_Toc177146076"/>
        <w:bookmarkStart w:id="6782" w:name="_Toc177146485"/>
        <w:bookmarkEnd w:id="6778"/>
        <w:bookmarkEnd w:id="6779"/>
        <w:bookmarkEnd w:id="6780"/>
        <w:bookmarkEnd w:id="6781"/>
        <w:bookmarkEnd w:id="6782"/>
      </w:del>
    </w:p>
    <w:p w14:paraId="0045E0FA" w14:textId="5C83B1BE" w:rsidR="008D0E1E" w:rsidRPr="00B328D3" w:rsidDel="00637308" w:rsidRDefault="00C10C75">
      <w:pPr>
        <w:numPr>
          <w:ilvl w:val="0"/>
          <w:numId w:val="44"/>
        </w:numPr>
        <w:tabs>
          <w:tab w:val="left" w:pos="990"/>
        </w:tabs>
        <w:ind w:left="0" w:firstLine="720"/>
        <w:rPr>
          <w:del w:id="6783" w:author="An Tran, ACA (BUV)" w:date="2024-09-13T01:22:00Z" w16du:dateUtc="2024-09-12T18:22:00Z"/>
          <w:rFonts w:ascii="iCiel Avenir LT Std 35 Light" w:hAnsi="iCiel Avenir LT Std 35 Light" w:cs="Arial"/>
          <w:sz w:val="22"/>
          <w:szCs w:val="22"/>
          <w:lang w:val="vi-VN"/>
          <w:rPrChange w:id="6784" w:author="An Tran, ACA (BUV)" w:date="2024-09-13T01:30:00Z" w16du:dateUtc="2024-09-12T18:30:00Z">
            <w:rPr>
              <w:del w:id="6785" w:author="An Tran, ACA (BUV)" w:date="2024-09-13T01:22:00Z" w16du:dateUtc="2024-09-12T18:22:00Z"/>
              <w:rFonts w:ascii="iCiel Avenir LT Std 35 Light" w:hAnsi="iCiel Avenir LT Std 35 Light"/>
              <w:i/>
              <w:iCs/>
              <w:sz w:val="22"/>
              <w:szCs w:val="22"/>
              <w:lang w:val="vi-VN"/>
            </w:rPr>
          </w:rPrChange>
        </w:rPr>
        <w:pPrChange w:id="6786" w:author="An Tran, ACA (BUV)" w:date="2024-09-13T01:30:00Z" w16du:dateUtc="2024-09-12T18:30:00Z">
          <w:pPr>
            <w:ind w:firstLine="0"/>
          </w:pPr>
        </w:pPrChange>
      </w:pPr>
      <w:del w:id="6787" w:author="An Tran, ACA (BUV)" w:date="2024-09-13T01:22:00Z" w16du:dateUtc="2024-09-12T18:22:00Z">
        <w:r w:rsidRPr="00B328D3" w:rsidDel="00637308">
          <w:rPr>
            <w:rFonts w:ascii="iCiel Avenir LT Std 35 Light" w:hAnsi="iCiel Avenir LT Std 35 Light" w:cs="Arial"/>
            <w:sz w:val="22"/>
            <w:szCs w:val="22"/>
            <w:lang w:val="vi-VN"/>
            <w:rPrChange w:id="6788" w:author="An Tran, ACA (BUV)" w:date="2024-09-13T01:30:00Z" w16du:dateUtc="2024-09-12T18:30:00Z">
              <w:rPr>
                <w:rFonts w:ascii="iCiel Avenir LT Std 35 Light" w:hAnsi="iCiel Avenir LT Std 35 Light"/>
                <w:i/>
                <w:iCs/>
                <w:sz w:val="22"/>
                <w:szCs w:val="22"/>
                <w:lang w:val="vi-VN"/>
              </w:rPr>
            </w:rPrChange>
          </w:rPr>
          <w:delText xml:space="preserve">Ký hiệu “C” nghĩa là sinh viên được xét đỗ đặc cách cho môn học. Do đó, sinh viên đỗ môn học và không cần thi lại học phần chưa đạt. </w:delText>
        </w:r>
        <w:bookmarkStart w:id="6789" w:name="_Toc177116710"/>
        <w:bookmarkStart w:id="6790" w:name="_Toc177119507"/>
        <w:bookmarkStart w:id="6791" w:name="_Toc177119919"/>
        <w:bookmarkStart w:id="6792" w:name="_Toc177146077"/>
        <w:bookmarkStart w:id="6793" w:name="_Toc177146486"/>
        <w:bookmarkEnd w:id="6789"/>
        <w:bookmarkEnd w:id="6790"/>
        <w:bookmarkEnd w:id="6791"/>
        <w:bookmarkEnd w:id="6792"/>
        <w:bookmarkEnd w:id="6793"/>
      </w:del>
    </w:p>
    <w:p w14:paraId="07322EA8" w14:textId="1CA60D91" w:rsidR="008D0E1E" w:rsidRPr="00B328D3" w:rsidDel="00637308" w:rsidRDefault="00C10C75">
      <w:pPr>
        <w:numPr>
          <w:ilvl w:val="0"/>
          <w:numId w:val="44"/>
        </w:numPr>
        <w:tabs>
          <w:tab w:val="left" w:pos="990"/>
        </w:tabs>
        <w:ind w:left="0" w:firstLine="720"/>
        <w:rPr>
          <w:del w:id="6794" w:author="An Tran, ACA (BUV)" w:date="2024-09-13T01:22:00Z" w16du:dateUtc="2024-09-12T18:22:00Z"/>
          <w:rFonts w:ascii="iCiel Avenir LT Std 35 Light" w:hAnsi="iCiel Avenir LT Std 35 Light" w:cs="Arial"/>
          <w:sz w:val="22"/>
          <w:szCs w:val="22"/>
          <w:lang w:val="vi-VN"/>
          <w:rPrChange w:id="6795" w:author="An Tran, ACA (BUV)" w:date="2024-09-13T01:30:00Z" w16du:dateUtc="2024-09-12T18:30:00Z">
            <w:rPr>
              <w:del w:id="6796" w:author="An Tran, ACA (BUV)" w:date="2024-09-13T01:22:00Z" w16du:dateUtc="2024-09-12T18:22:00Z"/>
              <w:rFonts w:ascii="iCiel Avenir LT Std 35 Light" w:hAnsi="iCiel Avenir LT Std 35 Light"/>
              <w:i/>
              <w:iCs/>
              <w:sz w:val="22"/>
              <w:szCs w:val="22"/>
            </w:rPr>
          </w:rPrChange>
        </w:rPr>
        <w:pPrChange w:id="6797" w:author="An Tran, ACA (BUV)" w:date="2024-09-13T01:30:00Z" w16du:dateUtc="2024-09-12T18:30:00Z">
          <w:pPr>
            <w:ind w:firstLine="0"/>
          </w:pPr>
        </w:pPrChange>
      </w:pPr>
      <w:del w:id="6798" w:author="An Tran, ACA (BUV)" w:date="2024-09-13T01:22:00Z" w16du:dateUtc="2024-09-12T18:22:00Z">
        <w:r w:rsidRPr="00B328D3" w:rsidDel="00637308">
          <w:rPr>
            <w:rFonts w:ascii="iCiel Avenir LT Std 35 Light" w:hAnsi="iCiel Avenir LT Std 35 Light" w:cs="Arial"/>
            <w:sz w:val="22"/>
            <w:szCs w:val="22"/>
            <w:lang w:val="vi-VN"/>
            <w:rPrChange w:id="6799" w:author="An Tran, ACA (BUV)" w:date="2024-09-13T01:30:00Z" w16du:dateUtc="2024-09-12T18:30:00Z">
              <w:rPr>
                <w:rFonts w:ascii="iCiel Avenir LT Std 35 Light" w:hAnsi="iCiel Avenir LT Std 35 Light"/>
                <w:i/>
                <w:iCs/>
                <w:sz w:val="22"/>
                <w:szCs w:val="22"/>
                <w:lang w:val="vi-VN"/>
              </w:rPr>
            </w:rPrChange>
          </w:rPr>
          <w:delText>Thi l</w:delText>
        </w:r>
        <w:r w:rsidRPr="00B328D3" w:rsidDel="00637308">
          <w:rPr>
            <w:rFonts w:ascii="iCiel Avenir LT Std 35 Light" w:hAnsi="iCiel Avenir LT Std 35 Light" w:cs="Arial"/>
            <w:sz w:val="22"/>
            <w:szCs w:val="22"/>
            <w:lang w:val="vi-VN"/>
            <w:rPrChange w:id="6800" w:author="An Tran, ACA (BUV)" w:date="2024-09-13T01:30:00Z" w16du:dateUtc="2024-09-12T18:30:00Z">
              <w:rPr>
                <w:rFonts w:ascii="iCiel Avenir LT Std 35 Light" w:hAnsi="iCiel Avenir LT Std 35 Light" w:cs="Calibri"/>
                <w:i/>
                <w:iCs/>
                <w:sz w:val="22"/>
                <w:szCs w:val="22"/>
                <w:lang w:val="vi-VN"/>
              </w:rPr>
            </w:rPrChange>
          </w:rPr>
          <w:delText>ạ</w:delText>
        </w:r>
        <w:r w:rsidRPr="00B328D3" w:rsidDel="00637308">
          <w:rPr>
            <w:rFonts w:ascii="iCiel Avenir LT Std 35 Light" w:hAnsi="iCiel Avenir LT Std 35 Light" w:cs="Arial"/>
            <w:sz w:val="22"/>
            <w:szCs w:val="22"/>
            <w:lang w:val="vi-VN"/>
            <w:rPrChange w:id="6801" w:author="An Tran, ACA (BUV)" w:date="2024-09-13T01:30:00Z" w16du:dateUtc="2024-09-12T18:30:00Z">
              <w:rPr>
                <w:rFonts w:ascii="iCiel Avenir LT Std 35 Light" w:hAnsi="iCiel Avenir LT Std 35 Light"/>
                <w:i/>
                <w:iCs/>
                <w:sz w:val="22"/>
                <w:szCs w:val="22"/>
                <w:lang w:val="vi-VN"/>
              </w:rPr>
            </w:rPrChange>
          </w:rPr>
          <w:delText xml:space="preserve">i/ </w:delText>
        </w:r>
        <w:r w:rsidRPr="00B328D3" w:rsidDel="00637308">
          <w:rPr>
            <w:rFonts w:ascii="iCiel Avenir LT Std 35 Light" w:hAnsi="iCiel Avenir LT Std 35 Light" w:cs="Arial"/>
            <w:sz w:val="22"/>
            <w:szCs w:val="22"/>
            <w:lang w:val="vi-VN"/>
            <w:rPrChange w:id="6802" w:author="An Tran, ACA (BUV)" w:date="2024-09-13T01:30:00Z" w16du:dateUtc="2024-09-12T18:30:00Z">
              <w:rPr>
                <w:rFonts w:ascii="iCiel Avenir LT Std 35 Light" w:hAnsi="iCiel Avenir LT Std 35 Light" w:cs="Calibri"/>
                <w:i/>
                <w:iCs/>
                <w:sz w:val="22"/>
                <w:szCs w:val="22"/>
                <w:lang w:val="vi-VN"/>
              </w:rPr>
            </w:rPrChange>
          </w:rPr>
          <w:delText>đượ</w:delText>
        </w:r>
        <w:r w:rsidRPr="00B328D3" w:rsidDel="00637308">
          <w:rPr>
            <w:rFonts w:ascii="iCiel Avenir LT Std 35 Light" w:hAnsi="iCiel Avenir LT Std 35 Light" w:cs="Arial"/>
            <w:sz w:val="22"/>
            <w:szCs w:val="22"/>
            <w:lang w:val="vi-VN"/>
            <w:rPrChange w:id="6803" w:author="An Tran, ACA (BUV)" w:date="2024-09-13T01:30:00Z" w16du:dateUtc="2024-09-12T18:30:00Z">
              <w:rPr>
                <w:rFonts w:ascii="iCiel Avenir LT Std 35 Light" w:hAnsi="iCiel Avenir LT Std 35 Light"/>
                <w:i/>
                <w:iCs/>
                <w:sz w:val="22"/>
                <w:szCs w:val="22"/>
                <w:lang w:val="vi-VN"/>
              </w:rPr>
            </w:rPrChange>
          </w:rPr>
          <w:delText>c x</w:delText>
        </w:r>
        <w:r w:rsidRPr="00B328D3" w:rsidDel="00637308">
          <w:rPr>
            <w:rFonts w:ascii="iCiel Avenir LT Std 35 Light" w:hAnsi="iCiel Avenir LT Std 35 Light" w:cs="Arial"/>
            <w:sz w:val="22"/>
            <w:szCs w:val="22"/>
            <w:lang w:val="vi-VN"/>
            <w:rPrChange w:id="6804" w:author="An Tran, ACA (BUV)" w:date="2024-09-13T01:30:00Z" w16du:dateUtc="2024-09-12T18:30:00Z">
              <w:rPr>
                <w:rFonts w:ascii="iCiel Avenir LT Std 35 Light" w:hAnsi="iCiel Avenir LT Std 35 Light" w:cs="Avenir LT Std 35 Light"/>
                <w:i/>
                <w:iCs/>
                <w:sz w:val="22"/>
                <w:szCs w:val="22"/>
                <w:lang w:val="vi-VN"/>
              </w:rPr>
            </w:rPrChange>
          </w:rPr>
          <w:delText>é</w:delText>
        </w:r>
        <w:r w:rsidRPr="00B328D3" w:rsidDel="00637308">
          <w:rPr>
            <w:rFonts w:ascii="iCiel Avenir LT Std 35 Light" w:hAnsi="iCiel Avenir LT Std 35 Light" w:cs="Arial"/>
            <w:sz w:val="22"/>
            <w:szCs w:val="22"/>
            <w:lang w:val="vi-VN"/>
            <w:rPrChange w:id="6805"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806" w:author="An Tran, ACA (BUV)" w:date="2024-09-13T01:30:00Z" w16du:dateUtc="2024-09-12T18:30:00Z">
              <w:rPr>
                <w:rFonts w:ascii="iCiel Avenir LT Std 35 Light" w:hAnsi="iCiel Avenir LT Std 35 Light" w:cs="Calibri"/>
                <w:i/>
                <w:iCs/>
                <w:sz w:val="22"/>
                <w:szCs w:val="22"/>
                <w:lang w:val="vi-VN"/>
              </w:rPr>
            </w:rPrChange>
          </w:rPr>
          <w:delText>đỗ</w:delText>
        </w:r>
        <w:r w:rsidRPr="00B328D3" w:rsidDel="00637308">
          <w:rPr>
            <w:rFonts w:ascii="iCiel Avenir LT Std 35 Light" w:hAnsi="iCiel Avenir LT Std 35 Light" w:cs="Arial"/>
            <w:sz w:val="22"/>
            <w:szCs w:val="22"/>
            <w:lang w:val="vi-VN"/>
            <w:rPrChange w:id="6807"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808" w:author="An Tran, ACA (BUV)" w:date="2024-09-13T01:30:00Z" w16du:dateUtc="2024-09-12T18:30:00Z">
              <w:rPr>
                <w:rFonts w:ascii="iCiel Avenir LT Std 35 Light" w:hAnsi="iCiel Avenir LT Std 35 Light" w:cs="Calibri"/>
                <w:i/>
                <w:iCs/>
                <w:sz w:val="22"/>
                <w:szCs w:val="22"/>
                <w:lang w:val="vi-VN"/>
              </w:rPr>
            </w:rPrChange>
          </w:rPr>
          <w:delText>đặ</w:delText>
        </w:r>
        <w:r w:rsidRPr="00B328D3" w:rsidDel="00637308">
          <w:rPr>
            <w:rFonts w:ascii="iCiel Avenir LT Std 35 Light" w:hAnsi="iCiel Avenir LT Std 35 Light" w:cs="Arial"/>
            <w:sz w:val="22"/>
            <w:szCs w:val="22"/>
            <w:lang w:val="vi-VN"/>
            <w:rPrChange w:id="6809" w:author="An Tran, ACA (BUV)" w:date="2024-09-13T01:30:00Z" w16du:dateUtc="2024-09-12T18:30:00Z">
              <w:rPr>
                <w:rFonts w:ascii="iCiel Avenir LT Std 35 Light" w:hAnsi="iCiel Avenir LT Std 35 Light"/>
                <w:i/>
                <w:iCs/>
                <w:sz w:val="22"/>
                <w:szCs w:val="22"/>
                <w:lang w:val="vi-VN"/>
              </w:rPr>
            </w:rPrChange>
          </w:rPr>
          <w:delText>c c</w:delText>
        </w:r>
        <w:r w:rsidRPr="00B328D3" w:rsidDel="00637308">
          <w:rPr>
            <w:rFonts w:ascii="iCiel Avenir LT Std 35 Light" w:hAnsi="iCiel Avenir LT Std 35 Light" w:cs="Arial"/>
            <w:sz w:val="22"/>
            <w:szCs w:val="22"/>
            <w:lang w:val="vi-VN"/>
            <w:rPrChange w:id="6810" w:author="An Tran, ACA (BUV)" w:date="2024-09-13T01:30:00Z" w16du:dateUtc="2024-09-12T18:30:00Z">
              <w:rPr>
                <w:rFonts w:ascii="iCiel Avenir LT Std 35 Light" w:hAnsi="iCiel Avenir LT Std 35 Light" w:cs="Avenir LT Std 35 Light"/>
                <w:i/>
                <w:iCs/>
                <w:sz w:val="22"/>
                <w:szCs w:val="22"/>
                <w:lang w:val="vi-VN"/>
              </w:rPr>
            </w:rPrChange>
          </w:rPr>
          <w:delText>á</w:delText>
        </w:r>
        <w:r w:rsidRPr="00B328D3" w:rsidDel="00637308">
          <w:rPr>
            <w:rFonts w:ascii="iCiel Avenir LT Std 35 Light" w:hAnsi="iCiel Avenir LT Std 35 Light" w:cs="Arial"/>
            <w:sz w:val="22"/>
            <w:szCs w:val="22"/>
            <w:lang w:val="vi-VN"/>
            <w:rPrChange w:id="6811" w:author="An Tran, ACA (BUV)" w:date="2024-09-13T01:30:00Z" w16du:dateUtc="2024-09-12T18:30:00Z">
              <w:rPr>
                <w:rFonts w:ascii="iCiel Avenir LT Std 35 Light" w:hAnsi="iCiel Avenir LT Std 35 Light"/>
                <w:i/>
                <w:iCs/>
                <w:sz w:val="22"/>
                <w:szCs w:val="22"/>
                <w:lang w:val="vi-VN"/>
              </w:rPr>
            </w:rPrChange>
          </w:rPr>
          <w:delText>ch kh</w:delText>
        </w:r>
        <w:r w:rsidRPr="00B328D3" w:rsidDel="00637308">
          <w:rPr>
            <w:rFonts w:ascii="iCiel Avenir LT Std 35 Light" w:hAnsi="iCiel Avenir LT Std 35 Light" w:cs="Arial"/>
            <w:sz w:val="22"/>
            <w:szCs w:val="22"/>
            <w:lang w:val="vi-VN"/>
            <w:rPrChange w:id="6812" w:author="An Tran, ACA (BUV)" w:date="2024-09-13T01:30:00Z" w16du:dateUtc="2024-09-12T18:30:00Z">
              <w:rPr>
                <w:rFonts w:ascii="iCiel Avenir LT Std 35 Light" w:hAnsi="iCiel Avenir LT Std 35 Light" w:cs="Avenir LT Std 35 Light"/>
                <w:i/>
                <w:iCs/>
                <w:sz w:val="22"/>
                <w:szCs w:val="22"/>
                <w:lang w:val="vi-VN"/>
              </w:rPr>
            </w:rPrChange>
          </w:rPr>
          <w:delText>ô</w:delText>
        </w:r>
        <w:r w:rsidRPr="00B328D3" w:rsidDel="00637308">
          <w:rPr>
            <w:rFonts w:ascii="iCiel Avenir LT Std 35 Light" w:hAnsi="iCiel Avenir LT Std 35 Light" w:cs="Arial"/>
            <w:sz w:val="22"/>
            <w:szCs w:val="22"/>
            <w:lang w:val="vi-VN"/>
            <w:rPrChange w:id="6813" w:author="An Tran, ACA (BUV)" w:date="2024-09-13T01:30:00Z" w16du:dateUtc="2024-09-12T18:30:00Z">
              <w:rPr>
                <w:rFonts w:ascii="iCiel Avenir LT Std 35 Light" w:hAnsi="iCiel Avenir LT Std 35 Light"/>
                <w:i/>
                <w:iCs/>
                <w:sz w:val="22"/>
                <w:szCs w:val="22"/>
                <w:lang w:val="vi-VN"/>
              </w:rPr>
            </w:rPrChange>
          </w:rPr>
          <w:delText>ng ph</w:delText>
        </w:r>
        <w:r w:rsidRPr="00B328D3" w:rsidDel="00637308">
          <w:rPr>
            <w:rFonts w:ascii="iCiel Avenir LT Std 35 Light" w:hAnsi="iCiel Avenir LT Std 35 Light" w:cs="Arial"/>
            <w:sz w:val="22"/>
            <w:szCs w:val="22"/>
            <w:lang w:val="vi-VN"/>
            <w:rPrChange w:id="6814"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815" w:author="An Tran, ACA (BUV)" w:date="2024-09-13T01:30:00Z" w16du:dateUtc="2024-09-12T18:30:00Z">
              <w:rPr>
                <w:rFonts w:ascii="iCiel Avenir LT Std 35 Light" w:hAnsi="iCiel Avenir LT Std 35 Light"/>
                <w:i/>
                <w:iCs/>
                <w:sz w:val="22"/>
                <w:szCs w:val="22"/>
                <w:lang w:val="vi-VN"/>
              </w:rPr>
            </w:rPrChange>
          </w:rPr>
          <w:delText>i l</w:delText>
        </w:r>
        <w:r w:rsidRPr="00B328D3" w:rsidDel="00637308">
          <w:rPr>
            <w:rFonts w:ascii="iCiel Avenir LT Std 35 Light" w:hAnsi="iCiel Avenir LT Std 35 Light" w:cs="Arial"/>
            <w:sz w:val="22"/>
            <w:szCs w:val="22"/>
            <w:lang w:val="vi-VN"/>
            <w:rPrChange w:id="6816" w:author="An Tran, ACA (BUV)" w:date="2024-09-13T01:30:00Z" w16du:dateUtc="2024-09-12T18:30:00Z">
              <w:rPr>
                <w:rFonts w:ascii="iCiel Avenir LT Std 35 Light" w:hAnsi="iCiel Avenir LT Std 35 Light" w:cs="Avenir LT Std 35 Light"/>
                <w:i/>
                <w:iCs/>
                <w:sz w:val="22"/>
                <w:szCs w:val="22"/>
                <w:lang w:val="vi-VN"/>
              </w:rPr>
            </w:rPrChange>
          </w:rPr>
          <w:delText>à</w:delText>
        </w:r>
        <w:r w:rsidRPr="00B328D3" w:rsidDel="00637308">
          <w:rPr>
            <w:rFonts w:ascii="iCiel Avenir LT Std 35 Light" w:hAnsi="iCiel Avenir LT Std 35 Light" w:cs="Arial"/>
            <w:sz w:val="22"/>
            <w:szCs w:val="22"/>
            <w:lang w:val="vi-VN"/>
            <w:rPrChange w:id="6817" w:author="An Tran, ACA (BUV)" w:date="2024-09-13T01:30:00Z" w16du:dateUtc="2024-09-12T18:30:00Z">
              <w:rPr>
                <w:rFonts w:ascii="iCiel Avenir LT Std 35 Light" w:hAnsi="iCiel Avenir LT Std 35 Light"/>
                <w:i/>
                <w:iCs/>
                <w:sz w:val="22"/>
                <w:szCs w:val="22"/>
                <w:lang w:val="vi-VN"/>
              </w:rPr>
            </w:rPrChange>
          </w:rPr>
          <w:delText xml:space="preserve"> m</w:delText>
        </w:r>
        <w:r w:rsidRPr="00B328D3" w:rsidDel="00637308">
          <w:rPr>
            <w:rFonts w:ascii="iCiel Avenir LT Std 35 Light" w:hAnsi="iCiel Avenir LT Std 35 Light" w:cs="Arial"/>
            <w:sz w:val="22"/>
            <w:szCs w:val="22"/>
            <w:lang w:val="vi-VN"/>
            <w:rPrChange w:id="6818" w:author="An Tran, ACA (BUV)" w:date="2024-09-13T01:30:00Z" w16du:dateUtc="2024-09-12T18:30:00Z">
              <w:rPr>
                <w:rFonts w:ascii="iCiel Avenir LT Std 35 Light" w:hAnsi="iCiel Avenir LT Std 35 Light" w:cs="Calibri"/>
                <w:i/>
                <w:iCs/>
                <w:sz w:val="22"/>
                <w:szCs w:val="22"/>
                <w:lang w:val="vi-VN"/>
              </w:rPr>
            </w:rPrChange>
          </w:rPr>
          <w:delText>ộ</w:delText>
        </w:r>
        <w:r w:rsidRPr="00B328D3" w:rsidDel="00637308">
          <w:rPr>
            <w:rFonts w:ascii="iCiel Avenir LT Std 35 Light" w:hAnsi="iCiel Avenir LT Std 35 Light" w:cs="Arial"/>
            <w:sz w:val="22"/>
            <w:szCs w:val="22"/>
            <w:lang w:val="vi-VN"/>
            <w:rPrChange w:id="6819" w:author="An Tran, ACA (BUV)" w:date="2024-09-13T01:30:00Z" w16du:dateUtc="2024-09-12T18:30:00Z">
              <w:rPr>
                <w:rFonts w:ascii="iCiel Avenir LT Std 35 Light" w:hAnsi="iCiel Avenir LT Std 35 Light"/>
                <w:i/>
                <w:iCs/>
                <w:sz w:val="22"/>
                <w:szCs w:val="22"/>
                <w:lang w:val="vi-VN"/>
              </w:rPr>
            </w:rPrChange>
          </w:rPr>
          <w:delText>t l</w:delText>
        </w:r>
        <w:r w:rsidRPr="00B328D3" w:rsidDel="00637308">
          <w:rPr>
            <w:rFonts w:ascii="iCiel Avenir LT Std 35 Light" w:hAnsi="iCiel Avenir LT Std 35 Light" w:cs="Arial"/>
            <w:sz w:val="22"/>
            <w:szCs w:val="22"/>
            <w:lang w:val="vi-VN"/>
            <w:rPrChange w:id="6820" w:author="An Tran, ACA (BUV)" w:date="2024-09-13T01:30:00Z" w16du:dateUtc="2024-09-12T18:30:00Z">
              <w:rPr>
                <w:rFonts w:ascii="iCiel Avenir LT Std 35 Light" w:hAnsi="iCiel Avenir LT Std 35 Light" w:cs="Calibri"/>
                <w:i/>
                <w:iCs/>
                <w:sz w:val="22"/>
                <w:szCs w:val="22"/>
                <w:lang w:val="vi-VN"/>
              </w:rPr>
            </w:rPrChange>
          </w:rPr>
          <w:delText>ự</w:delText>
        </w:r>
        <w:r w:rsidRPr="00B328D3" w:rsidDel="00637308">
          <w:rPr>
            <w:rFonts w:ascii="iCiel Avenir LT Std 35 Light" w:hAnsi="iCiel Avenir LT Std 35 Light" w:cs="Arial"/>
            <w:sz w:val="22"/>
            <w:szCs w:val="22"/>
            <w:lang w:val="vi-VN"/>
            <w:rPrChange w:id="6821" w:author="An Tran, ACA (BUV)" w:date="2024-09-13T01:30:00Z" w16du:dateUtc="2024-09-12T18:30:00Z">
              <w:rPr>
                <w:rFonts w:ascii="iCiel Avenir LT Std 35 Light" w:hAnsi="iCiel Avenir LT Std 35 Light"/>
                <w:i/>
                <w:iCs/>
                <w:sz w:val="22"/>
                <w:szCs w:val="22"/>
                <w:lang w:val="vi-VN"/>
              </w:rPr>
            </w:rPrChange>
          </w:rPr>
          <w:delText>a ch</w:delText>
        </w:r>
        <w:r w:rsidRPr="00B328D3" w:rsidDel="00637308">
          <w:rPr>
            <w:rFonts w:ascii="iCiel Avenir LT Std 35 Light" w:hAnsi="iCiel Avenir LT Std 35 Light" w:cs="Arial"/>
            <w:sz w:val="22"/>
            <w:szCs w:val="22"/>
            <w:lang w:val="vi-VN"/>
            <w:rPrChange w:id="6822" w:author="An Tran, ACA (BUV)" w:date="2024-09-13T01:30:00Z" w16du:dateUtc="2024-09-12T18:30:00Z">
              <w:rPr>
                <w:rFonts w:ascii="iCiel Avenir LT Std 35 Light" w:hAnsi="iCiel Avenir LT Std 35 Light" w:cs="Calibri"/>
                <w:i/>
                <w:iCs/>
                <w:sz w:val="22"/>
                <w:szCs w:val="22"/>
                <w:lang w:val="vi-VN"/>
              </w:rPr>
            </w:rPrChange>
          </w:rPr>
          <w:delText>ọ</w:delText>
        </w:r>
        <w:r w:rsidRPr="00B328D3" w:rsidDel="00637308">
          <w:rPr>
            <w:rFonts w:ascii="iCiel Avenir LT Std 35 Light" w:hAnsi="iCiel Avenir LT Std 35 Light" w:cs="Arial"/>
            <w:sz w:val="22"/>
            <w:szCs w:val="22"/>
            <w:lang w:val="vi-VN"/>
            <w:rPrChange w:id="6823" w:author="An Tran, ACA (BUV)" w:date="2024-09-13T01:30:00Z" w16du:dateUtc="2024-09-12T18:30:00Z">
              <w:rPr>
                <w:rFonts w:ascii="iCiel Avenir LT Std 35 Light" w:hAnsi="iCiel Avenir LT Std 35 Light"/>
                <w:i/>
                <w:iCs/>
                <w:sz w:val="22"/>
                <w:szCs w:val="22"/>
                <w:lang w:val="vi-VN"/>
              </w:rPr>
            </w:rPrChange>
          </w:rPr>
          <w:delText>n. H</w:delText>
        </w:r>
        <w:r w:rsidRPr="00B328D3" w:rsidDel="00637308">
          <w:rPr>
            <w:rFonts w:ascii="iCiel Avenir LT Std 35 Light" w:hAnsi="iCiel Avenir LT Std 35 Light" w:cs="Arial"/>
            <w:sz w:val="22"/>
            <w:szCs w:val="22"/>
            <w:lang w:val="vi-VN"/>
            <w:rPrChange w:id="6824" w:author="An Tran, ACA (BUV)" w:date="2024-09-13T01:30:00Z" w16du:dateUtc="2024-09-12T18:30:00Z">
              <w:rPr>
                <w:rFonts w:ascii="iCiel Avenir LT Std 35 Light" w:hAnsi="iCiel Avenir LT Std 35 Light" w:cs="Calibri"/>
                <w:i/>
                <w:iCs/>
                <w:sz w:val="22"/>
                <w:szCs w:val="22"/>
                <w:lang w:val="vi-VN"/>
              </w:rPr>
            </w:rPrChange>
          </w:rPr>
          <w:delText>ộ</w:delText>
        </w:r>
        <w:r w:rsidRPr="00B328D3" w:rsidDel="00637308">
          <w:rPr>
            <w:rFonts w:ascii="iCiel Avenir LT Std 35 Light" w:hAnsi="iCiel Avenir LT Std 35 Light" w:cs="Arial"/>
            <w:sz w:val="22"/>
            <w:szCs w:val="22"/>
            <w:lang w:val="vi-VN"/>
            <w:rPrChange w:id="6825" w:author="An Tran, ACA (BUV)" w:date="2024-09-13T01:30:00Z" w16du:dateUtc="2024-09-12T18:30:00Z">
              <w:rPr>
                <w:rFonts w:ascii="iCiel Avenir LT Std 35 Light" w:hAnsi="iCiel Avenir LT Std 35 Light"/>
                <w:i/>
                <w:iCs/>
                <w:sz w:val="22"/>
                <w:szCs w:val="22"/>
                <w:lang w:val="vi-VN"/>
              </w:rPr>
            </w:rPrChange>
          </w:rPr>
          <w:delText xml:space="preserve">i </w:delText>
        </w:r>
        <w:r w:rsidRPr="00B328D3" w:rsidDel="00637308">
          <w:rPr>
            <w:rFonts w:ascii="iCiel Avenir LT Std 35 Light" w:hAnsi="iCiel Avenir LT Std 35 Light" w:cs="Arial"/>
            <w:sz w:val="22"/>
            <w:szCs w:val="22"/>
            <w:lang w:val="vi-VN"/>
            <w:rPrChange w:id="6826" w:author="An Tran, ACA (BUV)" w:date="2024-09-13T01:30:00Z" w16du:dateUtc="2024-09-12T18:30:00Z">
              <w:rPr>
                <w:rFonts w:ascii="iCiel Avenir LT Std 35 Light" w:hAnsi="iCiel Avenir LT Std 35 Light" w:cs="Calibri"/>
                <w:i/>
                <w:iCs/>
                <w:sz w:val="22"/>
                <w:szCs w:val="22"/>
                <w:lang w:val="vi-VN"/>
              </w:rPr>
            </w:rPrChange>
          </w:rPr>
          <w:delText>Đồ</w:delText>
        </w:r>
        <w:r w:rsidRPr="00B328D3" w:rsidDel="00637308">
          <w:rPr>
            <w:rFonts w:ascii="iCiel Avenir LT Std 35 Light" w:hAnsi="iCiel Avenir LT Std 35 Light" w:cs="Arial"/>
            <w:sz w:val="22"/>
            <w:szCs w:val="22"/>
            <w:lang w:val="vi-VN"/>
            <w:rPrChange w:id="6827" w:author="An Tran, ACA (BUV)" w:date="2024-09-13T01:30:00Z" w16du:dateUtc="2024-09-12T18:30:00Z">
              <w:rPr>
                <w:rFonts w:ascii="iCiel Avenir LT Std 35 Light" w:hAnsi="iCiel Avenir LT Std 35 Light"/>
                <w:i/>
                <w:iCs/>
                <w:sz w:val="22"/>
                <w:szCs w:val="22"/>
                <w:lang w:val="vi-VN"/>
              </w:rPr>
            </w:rPrChange>
          </w:rPr>
          <w:delText>ng Kh</w:delText>
        </w:r>
        <w:r w:rsidRPr="00B328D3" w:rsidDel="00637308">
          <w:rPr>
            <w:rFonts w:ascii="iCiel Avenir LT Std 35 Light" w:hAnsi="iCiel Avenir LT Std 35 Light" w:cs="Arial"/>
            <w:sz w:val="22"/>
            <w:szCs w:val="22"/>
            <w:lang w:val="vi-VN"/>
            <w:rPrChange w:id="6828"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829" w:author="An Tran, ACA (BUV)" w:date="2024-09-13T01:30:00Z" w16du:dateUtc="2024-09-12T18:30:00Z">
              <w:rPr>
                <w:rFonts w:ascii="iCiel Avenir LT Std 35 Light" w:hAnsi="iCiel Avenir LT Std 35 Light"/>
                <w:i/>
                <w:iCs/>
                <w:sz w:val="22"/>
                <w:szCs w:val="22"/>
                <w:lang w:val="vi-VN"/>
              </w:rPr>
            </w:rPrChange>
          </w:rPr>
          <w:delText>o Th</w:delText>
        </w:r>
        <w:r w:rsidRPr="00B328D3" w:rsidDel="00637308">
          <w:rPr>
            <w:rFonts w:ascii="iCiel Avenir LT Std 35 Light" w:hAnsi="iCiel Avenir LT Std 35 Light" w:cs="Arial"/>
            <w:sz w:val="22"/>
            <w:szCs w:val="22"/>
            <w:lang w:val="vi-VN"/>
            <w:rPrChange w:id="6830" w:author="An Tran, ACA (BUV)" w:date="2024-09-13T01:30:00Z" w16du:dateUtc="2024-09-12T18:30:00Z">
              <w:rPr>
                <w:rFonts w:ascii="iCiel Avenir LT Std 35 Light" w:hAnsi="iCiel Avenir LT Std 35 Light" w:cs="Avenir LT Std 35 Light"/>
                <w:i/>
                <w:iCs/>
                <w:sz w:val="22"/>
                <w:szCs w:val="22"/>
                <w:lang w:val="vi-VN"/>
              </w:rPr>
            </w:rPrChange>
          </w:rPr>
          <w:delText>í</w:delText>
        </w:r>
        <w:r w:rsidRPr="00B328D3" w:rsidDel="00637308">
          <w:rPr>
            <w:rFonts w:ascii="iCiel Avenir LT Std 35 Light" w:hAnsi="iCiel Avenir LT Std 35 Light" w:cs="Arial"/>
            <w:sz w:val="22"/>
            <w:szCs w:val="22"/>
            <w:lang w:val="vi-VN"/>
            <w:rPrChange w:id="6831"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832" w:author="An Tran, ACA (BUV)" w:date="2024-09-13T01:30:00Z" w16du:dateUtc="2024-09-12T18:30:00Z">
              <w:rPr>
                <w:rFonts w:ascii="iCiel Avenir LT Std 35 Light" w:hAnsi="iCiel Avenir LT Std 35 Light" w:cs="Calibri"/>
                <w:i/>
                <w:iCs/>
                <w:sz w:val="22"/>
                <w:szCs w:val="22"/>
                <w:lang w:val="vi-VN"/>
              </w:rPr>
            </w:rPrChange>
          </w:rPr>
          <w:delText>đ</w:delText>
        </w:r>
        <w:r w:rsidRPr="00B328D3" w:rsidDel="00637308">
          <w:rPr>
            <w:rFonts w:ascii="iCiel Avenir LT Std 35 Light" w:hAnsi="iCiel Avenir LT Std 35 Light" w:cs="Arial"/>
            <w:sz w:val="22"/>
            <w:szCs w:val="22"/>
            <w:lang w:val="vi-VN"/>
            <w:rPrChange w:id="6833" w:author="An Tran, ACA (BUV)" w:date="2024-09-13T01:30:00Z" w16du:dateUtc="2024-09-12T18:30:00Z">
              <w:rPr>
                <w:rFonts w:ascii="iCiel Avenir LT Std 35 Light" w:hAnsi="iCiel Avenir LT Std 35 Light" w:cs="Avenir LT Std 35 Light"/>
                <w:i/>
                <w:iCs/>
                <w:sz w:val="22"/>
                <w:szCs w:val="22"/>
                <w:lang w:val="vi-VN"/>
              </w:rPr>
            </w:rPrChange>
          </w:rPr>
          <w:delText>ã</w:delText>
        </w:r>
        <w:r w:rsidRPr="00B328D3" w:rsidDel="00637308">
          <w:rPr>
            <w:rFonts w:ascii="iCiel Avenir LT Std 35 Light" w:hAnsi="iCiel Avenir LT Std 35 Light" w:cs="Arial"/>
            <w:sz w:val="22"/>
            <w:szCs w:val="22"/>
            <w:lang w:val="vi-VN"/>
            <w:rPrChange w:id="6834" w:author="An Tran, ACA (BUV)" w:date="2024-09-13T01:30:00Z" w16du:dateUtc="2024-09-12T18:30:00Z">
              <w:rPr>
                <w:rFonts w:ascii="iCiel Avenir LT Std 35 Light" w:hAnsi="iCiel Avenir LT Std 35 Light"/>
                <w:i/>
                <w:iCs/>
                <w:sz w:val="22"/>
                <w:szCs w:val="22"/>
                <w:lang w:val="vi-VN"/>
              </w:rPr>
            </w:rPrChange>
          </w:rPr>
          <w:delText xml:space="preserve"> xem x</w:delText>
        </w:r>
        <w:r w:rsidRPr="00B328D3" w:rsidDel="00637308">
          <w:rPr>
            <w:rFonts w:ascii="iCiel Avenir LT Std 35 Light" w:hAnsi="iCiel Avenir LT Std 35 Light" w:cs="Arial"/>
            <w:sz w:val="22"/>
            <w:szCs w:val="22"/>
            <w:lang w:val="vi-VN"/>
            <w:rPrChange w:id="6835" w:author="An Tran, ACA (BUV)" w:date="2024-09-13T01:30:00Z" w16du:dateUtc="2024-09-12T18:30:00Z">
              <w:rPr>
                <w:rFonts w:ascii="iCiel Avenir LT Std 35 Light" w:hAnsi="iCiel Avenir LT Std 35 Light" w:cs="Avenir LT Std 35 Light"/>
                <w:i/>
                <w:iCs/>
                <w:sz w:val="22"/>
                <w:szCs w:val="22"/>
                <w:lang w:val="vi-VN"/>
              </w:rPr>
            </w:rPrChange>
          </w:rPr>
          <w:delText>é</w:delText>
        </w:r>
        <w:r w:rsidRPr="00B328D3" w:rsidDel="00637308">
          <w:rPr>
            <w:rFonts w:ascii="iCiel Avenir LT Std 35 Light" w:hAnsi="iCiel Avenir LT Std 35 Light" w:cs="Arial"/>
            <w:sz w:val="22"/>
            <w:szCs w:val="22"/>
            <w:lang w:val="vi-VN"/>
            <w:rPrChange w:id="6836" w:author="An Tran, ACA (BUV)" w:date="2024-09-13T01:30:00Z" w16du:dateUtc="2024-09-12T18:30:00Z">
              <w:rPr>
                <w:rFonts w:ascii="iCiel Avenir LT Std 35 Light" w:hAnsi="iCiel Avenir LT Std 35 Light"/>
                <w:i/>
                <w:iCs/>
                <w:sz w:val="22"/>
                <w:szCs w:val="22"/>
                <w:lang w:val="vi-VN"/>
              </w:rPr>
            </w:rPrChange>
          </w:rPr>
          <w:delText>t k</w:delText>
        </w:r>
        <w:r w:rsidRPr="00B328D3" w:rsidDel="00637308">
          <w:rPr>
            <w:rFonts w:ascii="iCiel Avenir LT Std 35 Light" w:hAnsi="iCiel Avenir LT Std 35 Light" w:cs="Arial"/>
            <w:sz w:val="22"/>
            <w:szCs w:val="22"/>
            <w:lang w:val="vi-VN"/>
            <w:rPrChange w:id="6837" w:author="An Tran, ACA (BUV)" w:date="2024-09-13T01:30:00Z" w16du:dateUtc="2024-09-12T18:30:00Z">
              <w:rPr>
                <w:rFonts w:ascii="iCiel Avenir LT Std 35 Light" w:hAnsi="iCiel Avenir LT Std 35 Light" w:cs="Calibri"/>
                <w:i/>
                <w:iCs/>
                <w:sz w:val="22"/>
                <w:szCs w:val="22"/>
                <w:lang w:val="vi-VN"/>
              </w:rPr>
            </w:rPrChange>
          </w:rPr>
          <w:delText>ỹ</w:delText>
        </w:r>
        <w:r w:rsidRPr="00B328D3" w:rsidDel="00637308">
          <w:rPr>
            <w:rFonts w:ascii="iCiel Avenir LT Std 35 Light" w:hAnsi="iCiel Avenir LT Std 35 Light" w:cs="Arial"/>
            <w:sz w:val="22"/>
            <w:szCs w:val="22"/>
            <w:lang w:val="vi-VN"/>
            <w:rPrChange w:id="6838" w:author="An Tran, ACA (BUV)" w:date="2024-09-13T01:30:00Z" w16du:dateUtc="2024-09-12T18:30:00Z">
              <w:rPr>
                <w:rFonts w:ascii="iCiel Avenir LT Std 35 Light" w:hAnsi="iCiel Avenir LT Std 35 Light"/>
                <w:i/>
                <w:iCs/>
                <w:sz w:val="22"/>
                <w:szCs w:val="22"/>
                <w:lang w:val="vi-VN"/>
              </w:rPr>
            </w:rPrChange>
          </w:rPr>
          <w:delText xml:space="preserve"> l</w:delText>
        </w:r>
        <w:r w:rsidRPr="00B328D3" w:rsidDel="00637308">
          <w:rPr>
            <w:rFonts w:ascii="iCiel Avenir LT Std 35 Light" w:hAnsi="iCiel Avenir LT Std 35 Light" w:cs="Arial"/>
            <w:sz w:val="22"/>
            <w:szCs w:val="22"/>
            <w:lang w:val="vi-VN"/>
            <w:rPrChange w:id="6839" w:author="An Tran, ACA (BUV)" w:date="2024-09-13T01:30:00Z" w16du:dateUtc="2024-09-12T18:30:00Z">
              <w:rPr>
                <w:rFonts w:ascii="iCiel Avenir LT Std 35 Light" w:hAnsi="iCiel Avenir LT Std 35 Light" w:cs="Calibri"/>
                <w:i/>
                <w:iCs/>
                <w:sz w:val="22"/>
                <w:szCs w:val="22"/>
                <w:lang w:val="vi-VN"/>
              </w:rPr>
            </w:rPrChange>
          </w:rPr>
          <w:delText>ưỡ</w:delText>
        </w:r>
        <w:r w:rsidRPr="00B328D3" w:rsidDel="00637308">
          <w:rPr>
            <w:rFonts w:ascii="iCiel Avenir LT Std 35 Light" w:hAnsi="iCiel Avenir LT Std 35 Light" w:cs="Arial"/>
            <w:sz w:val="22"/>
            <w:szCs w:val="22"/>
            <w:lang w:val="vi-VN"/>
            <w:rPrChange w:id="6840" w:author="An Tran, ACA (BUV)" w:date="2024-09-13T01:30:00Z" w16du:dateUtc="2024-09-12T18:30:00Z">
              <w:rPr>
                <w:rFonts w:ascii="iCiel Avenir LT Std 35 Light" w:hAnsi="iCiel Avenir LT Std 35 Light"/>
                <w:i/>
                <w:iCs/>
                <w:sz w:val="22"/>
                <w:szCs w:val="22"/>
                <w:lang w:val="vi-VN"/>
              </w:rPr>
            </w:rPrChange>
          </w:rPr>
          <w:delText>ng t</w:delText>
        </w:r>
        <w:r w:rsidRPr="00B328D3" w:rsidDel="00637308">
          <w:rPr>
            <w:rFonts w:ascii="iCiel Avenir LT Std 35 Light" w:hAnsi="iCiel Avenir LT Std 35 Light" w:cs="Arial"/>
            <w:sz w:val="22"/>
            <w:szCs w:val="22"/>
            <w:lang w:val="vi-VN"/>
            <w:rPrChange w:id="6841" w:author="An Tran, ACA (BUV)" w:date="2024-09-13T01:30:00Z" w16du:dateUtc="2024-09-12T18:30:00Z">
              <w:rPr>
                <w:rFonts w:ascii="iCiel Avenir LT Std 35 Light" w:hAnsi="iCiel Avenir LT Std 35 Light" w:cs="Calibri"/>
                <w:i/>
                <w:iCs/>
                <w:sz w:val="22"/>
                <w:szCs w:val="22"/>
                <w:lang w:val="vi-VN"/>
              </w:rPr>
            </w:rPrChange>
          </w:rPr>
          <w:delText>ừ</w:delText>
        </w:r>
        <w:r w:rsidRPr="00B328D3" w:rsidDel="00637308">
          <w:rPr>
            <w:rFonts w:ascii="iCiel Avenir LT Std 35 Light" w:hAnsi="iCiel Avenir LT Std 35 Light" w:cs="Arial"/>
            <w:sz w:val="22"/>
            <w:szCs w:val="22"/>
            <w:lang w:val="vi-VN"/>
            <w:rPrChange w:id="6842" w:author="An Tran, ACA (BUV)" w:date="2024-09-13T01:30:00Z" w16du:dateUtc="2024-09-12T18:30:00Z">
              <w:rPr>
                <w:rFonts w:ascii="iCiel Avenir LT Std 35 Light" w:hAnsi="iCiel Avenir LT Std 35 Light"/>
                <w:i/>
                <w:iCs/>
                <w:sz w:val="22"/>
                <w:szCs w:val="22"/>
                <w:lang w:val="vi-VN"/>
              </w:rPr>
            </w:rPrChange>
          </w:rPr>
          <w:delText>ng tr</w:delText>
        </w:r>
        <w:r w:rsidRPr="00B328D3" w:rsidDel="00637308">
          <w:rPr>
            <w:rFonts w:ascii="iCiel Avenir LT Std 35 Light" w:hAnsi="iCiel Avenir LT Std 35 Light" w:cs="Arial"/>
            <w:sz w:val="22"/>
            <w:szCs w:val="22"/>
            <w:lang w:val="vi-VN"/>
            <w:rPrChange w:id="6843" w:author="An Tran, ACA (BUV)" w:date="2024-09-13T01:30:00Z" w16du:dateUtc="2024-09-12T18:30:00Z">
              <w:rPr>
                <w:rFonts w:ascii="iCiel Avenir LT Std 35 Light" w:hAnsi="iCiel Avenir LT Std 35 Light" w:cs="Calibri"/>
                <w:i/>
                <w:iCs/>
                <w:sz w:val="22"/>
                <w:szCs w:val="22"/>
                <w:lang w:val="vi-VN"/>
              </w:rPr>
            </w:rPrChange>
          </w:rPr>
          <w:delText>ườ</w:delText>
        </w:r>
        <w:r w:rsidRPr="00B328D3" w:rsidDel="00637308">
          <w:rPr>
            <w:rFonts w:ascii="iCiel Avenir LT Std 35 Light" w:hAnsi="iCiel Avenir LT Std 35 Light" w:cs="Arial"/>
            <w:sz w:val="22"/>
            <w:szCs w:val="22"/>
            <w:lang w:val="vi-VN"/>
            <w:rPrChange w:id="6844" w:author="An Tran, ACA (BUV)" w:date="2024-09-13T01:30:00Z" w16du:dateUtc="2024-09-12T18:30:00Z">
              <w:rPr>
                <w:rFonts w:ascii="iCiel Avenir LT Std 35 Light" w:hAnsi="iCiel Avenir LT Std 35 Light"/>
                <w:i/>
                <w:iCs/>
                <w:sz w:val="22"/>
                <w:szCs w:val="22"/>
                <w:lang w:val="vi-VN"/>
              </w:rPr>
            </w:rPrChange>
          </w:rPr>
          <w:delText>ng h</w:delText>
        </w:r>
        <w:r w:rsidRPr="00B328D3" w:rsidDel="00637308">
          <w:rPr>
            <w:rFonts w:ascii="iCiel Avenir LT Std 35 Light" w:hAnsi="iCiel Avenir LT Std 35 Light" w:cs="Arial"/>
            <w:sz w:val="22"/>
            <w:szCs w:val="22"/>
            <w:lang w:val="vi-VN"/>
            <w:rPrChange w:id="6845" w:author="An Tran, ACA (BUV)" w:date="2024-09-13T01:30:00Z" w16du:dateUtc="2024-09-12T18:30:00Z">
              <w:rPr>
                <w:rFonts w:ascii="iCiel Avenir LT Std 35 Light" w:hAnsi="iCiel Avenir LT Std 35 Light" w:cs="Calibri"/>
                <w:i/>
                <w:iCs/>
                <w:sz w:val="22"/>
                <w:szCs w:val="22"/>
                <w:lang w:val="vi-VN"/>
              </w:rPr>
            </w:rPrChange>
          </w:rPr>
          <w:delText>ợ</w:delText>
        </w:r>
        <w:r w:rsidRPr="00B328D3" w:rsidDel="00637308">
          <w:rPr>
            <w:rFonts w:ascii="iCiel Avenir LT Std 35 Light" w:hAnsi="iCiel Avenir LT Std 35 Light" w:cs="Arial"/>
            <w:sz w:val="22"/>
            <w:szCs w:val="22"/>
            <w:lang w:val="vi-VN"/>
            <w:rPrChange w:id="6846" w:author="An Tran, ACA (BUV)" w:date="2024-09-13T01:30:00Z" w16du:dateUtc="2024-09-12T18:30:00Z">
              <w:rPr>
                <w:rFonts w:ascii="iCiel Avenir LT Std 35 Light" w:hAnsi="iCiel Avenir LT Std 35 Light"/>
                <w:i/>
                <w:iCs/>
                <w:sz w:val="22"/>
                <w:szCs w:val="22"/>
                <w:lang w:val="vi-VN"/>
              </w:rPr>
            </w:rPrChange>
          </w:rPr>
          <w:delText>p v</w:delText>
        </w:r>
        <w:r w:rsidRPr="00B328D3" w:rsidDel="00637308">
          <w:rPr>
            <w:rFonts w:ascii="iCiel Avenir LT Std 35 Light" w:hAnsi="iCiel Avenir LT Std 35 Light" w:cs="Arial"/>
            <w:sz w:val="22"/>
            <w:szCs w:val="22"/>
            <w:lang w:val="vi-VN"/>
            <w:rPrChange w:id="6847" w:author="An Tran, ACA (BUV)" w:date="2024-09-13T01:30:00Z" w16du:dateUtc="2024-09-12T18:30:00Z">
              <w:rPr>
                <w:rFonts w:ascii="iCiel Avenir LT Std 35 Light" w:hAnsi="iCiel Avenir LT Std 35 Light" w:cs="Avenir LT Std 35 Light"/>
                <w:i/>
                <w:iCs/>
                <w:sz w:val="22"/>
                <w:szCs w:val="22"/>
                <w:lang w:val="vi-VN"/>
              </w:rPr>
            </w:rPrChange>
          </w:rPr>
          <w:delText>à</w:delText>
        </w:r>
        <w:r w:rsidRPr="00B328D3" w:rsidDel="00637308">
          <w:rPr>
            <w:rFonts w:ascii="iCiel Avenir LT Std 35 Light" w:hAnsi="iCiel Avenir LT Std 35 Light" w:cs="Arial"/>
            <w:sz w:val="22"/>
            <w:szCs w:val="22"/>
            <w:lang w:val="vi-VN"/>
            <w:rPrChange w:id="6848"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849" w:author="An Tran, ACA (BUV)" w:date="2024-09-13T01:30:00Z" w16du:dateUtc="2024-09-12T18:30:00Z">
              <w:rPr>
                <w:rFonts w:ascii="iCiel Avenir LT Std 35 Light" w:hAnsi="iCiel Avenir LT Std 35 Light" w:cs="Calibri"/>
                <w:i/>
                <w:iCs/>
                <w:sz w:val="22"/>
                <w:szCs w:val="22"/>
                <w:lang w:val="vi-VN"/>
              </w:rPr>
            </w:rPrChange>
          </w:rPr>
          <w:delText>đư</w:delText>
        </w:r>
        <w:r w:rsidRPr="00B328D3" w:rsidDel="00637308">
          <w:rPr>
            <w:rFonts w:ascii="iCiel Avenir LT Std 35 Light" w:hAnsi="iCiel Avenir LT Std 35 Light" w:cs="Arial"/>
            <w:sz w:val="22"/>
            <w:szCs w:val="22"/>
            <w:lang w:val="vi-VN"/>
            <w:rPrChange w:id="6850" w:author="An Tran, ACA (BUV)" w:date="2024-09-13T01:30:00Z" w16du:dateUtc="2024-09-12T18:30:00Z">
              <w:rPr>
                <w:rFonts w:ascii="iCiel Avenir LT Std 35 Light" w:hAnsi="iCiel Avenir LT Std 35 Light"/>
                <w:i/>
                <w:iCs/>
                <w:sz w:val="22"/>
                <w:szCs w:val="22"/>
                <w:lang w:val="vi-VN"/>
              </w:rPr>
            </w:rPrChange>
          </w:rPr>
          <w:delText>a ra quy</w:delText>
        </w:r>
        <w:r w:rsidRPr="00B328D3" w:rsidDel="00637308">
          <w:rPr>
            <w:rFonts w:ascii="iCiel Avenir LT Std 35 Light" w:hAnsi="iCiel Avenir LT Std 35 Light" w:cs="Arial"/>
            <w:sz w:val="22"/>
            <w:szCs w:val="22"/>
            <w:lang w:val="vi-VN"/>
            <w:rPrChange w:id="6851" w:author="An Tran, ACA (BUV)" w:date="2024-09-13T01:30:00Z" w16du:dateUtc="2024-09-12T18:30:00Z">
              <w:rPr>
                <w:rFonts w:ascii="iCiel Avenir LT Std 35 Light" w:hAnsi="iCiel Avenir LT Std 35 Light" w:cs="Calibri"/>
                <w:i/>
                <w:iCs/>
                <w:sz w:val="22"/>
                <w:szCs w:val="22"/>
                <w:lang w:val="vi-VN"/>
              </w:rPr>
            </w:rPrChange>
          </w:rPr>
          <w:delText>ế</w:delText>
        </w:r>
        <w:r w:rsidRPr="00B328D3" w:rsidDel="00637308">
          <w:rPr>
            <w:rFonts w:ascii="iCiel Avenir LT Std 35 Light" w:hAnsi="iCiel Avenir LT Std 35 Light" w:cs="Arial"/>
            <w:sz w:val="22"/>
            <w:szCs w:val="22"/>
            <w:lang w:val="vi-VN"/>
            <w:rPrChange w:id="6852"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853" w:author="An Tran, ACA (BUV)" w:date="2024-09-13T01:30:00Z" w16du:dateUtc="2024-09-12T18:30:00Z">
              <w:rPr>
                <w:rFonts w:ascii="iCiel Avenir LT Std 35 Light" w:hAnsi="iCiel Avenir LT Std 35 Light" w:cs="Calibri"/>
                <w:i/>
                <w:iCs/>
                <w:sz w:val="22"/>
                <w:szCs w:val="22"/>
                <w:lang w:val="vi-VN"/>
              </w:rPr>
            </w:rPrChange>
          </w:rPr>
          <w:delText>đị</w:delText>
        </w:r>
        <w:r w:rsidRPr="00B328D3" w:rsidDel="00637308">
          <w:rPr>
            <w:rFonts w:ascii="iCiel Avenir LT Std 35 Light" w:hAnsi="iCiel Avenir LT Std 35 Light" w:cs="Arial"/>
            <w:sz w:val="22"/>
            <w:szCs w:val="22"/>
            <w:lang w:val="vi-VN"/>
            <w:rPrChange w:id="6854" w:author="An Tran, ACA (BUV)" w:date="2024-09-13T01:30:00Z" w16du:dateUtc="2024-09-12T18:30:00Z">
              <w:rPr>
                <w:rFonts w:ascii="iCiel Avenir LT Std 35 Light" w:hAnsi="iCiel Avenir LT Std 35 Light"/>
                <w:i/>
                <w:iCs/>
                <w:sz w:val="22"/>
                <w:szCs w:val="22"/>
                <w:lang w:val="vi-VN"/>
              </w:rPr>
            </w:rPrChange>
          </w:rPr>
          <w:delText>nh sinh vi</w:delText>
        </w:r>
        <w:r w:rsidRPr="00B328D3" w:rsidDel="00637308">
          <w:rPr>
            <w:rFonts w:ascii="iCiel Avenir LT Std 35 Light" w:hAnsi="iCiel Avenir LT Std 35 Light" w:cs="Arial"/>
            <w:sz w:val="22"/>
            <w:szCs w:val="22"/>
            <w:lang w:val="vi-VN"/>
            <w:rPrChange w:id="6855" w:author="An Tran, ACA (BUV)" w:date="2024-09-13T01:30:00Z" w16du:dateUtc="2024-09-12T18:30:00Z">
              <w:rPr>
                <w:rFonts w:ascii="iCiel Avenir LT Std 35 Light" w:hAnsi="iCiel Avenir LT Std 35 Light" w:cs="Avenir LT Std 35 Light"/>
                <w:i/>
                <w:iCs/>
                <w:sz w:val="22"/>
                <w:szCs w:val="22"/>
                <w:lang w:val="vi-VN"/>
              </w:rPr>
            </w:rPrChange>
          </w:rPr>
          <w:delText>ê</w:delText>
        </w:r>
        <w:r w:rsidRPr="00B328D3" w:rsidDel="00637308">
          <w:rPr>
            <w:rFonts w:ascii="iCiel Avenir LT Std 35 Light" w:hAnsi="iCiel Avenir LT Std 35 Light" w:cs="Arial"/>
            <w:sz w:val="22"/>
            <w:szCs w:val="22"/>
            <w:lang w:val="vi-VN"/>
            <w:rPrChange w:id="6856" w:author="An Tran, ACA (BUV)" w:date="2024-09-13T01:30:00Z" w16du:dateUtc="2024-09-12T18:30:00Z">
              <w:rPr>
                <w:rFonts w:ascii="iCiel Avenir LT Std 35 Light" w:hAnsi="iCiel Avenir LT Std 35 Light"/>
                <w:i/>
                <w:iCs/>
                <w:sz w:val="22"/>
                <w:szCs w:val="22"/>
                <w:lang w:val="vi-VN"/>
              </w:rPr>
            </w:rPrChange>
          </w:rPr>
          <w:delText>n c</w:delText>
        </w:r>
        <w:r w:rsidRPr="00B328D3" w:rsidDel="00637308">
          <w:rPr>
            <w:rFonts w:ascii="iCiel Avenir LT Std 35 Light" w:hAnsi="iCiel Avenir LT Std 35 Light" w:cs="Arial"/>
            <w:sz w:val="22"/>
            <w:szCs w:val="22"/>
            <w:lang w:val="vi-VN"/>
            <w:rPrChange w:id="6857" w:author="An Tran, ACA (BUV)" w:date="2024-09-13T01:30:00Z" w16du:dateUtc="2024-09-12T18:30:00Z">
              <w:rPr>
                <w:rFonts w:ascii="iCiel Avenir LT Std 35 Light" w:hAnsi="iCiel Avenir LT Std 35 Light" w:cs="Calibri"/>
                <w:i/>
                <w:iCs/>
                <w:sz w:val="22"/>
                <w:szCs w:val="22"/>
                <w:lang w:val="vi-VN"/>
              </w:rPr>
            </w:rPrChange>
          </w:rPr>
          <w:delText>ầ</w:delText>
        </w:r>
        <w:r w:rsidRPr="00B328D3" w:rsidDel="00637308">
          <w:rPr>
            <w:rFonts w:ascii="iCiel Avenir LT Std 35 Light" w:hAnsi="iCiel Avenir LT Std 35 Light" w:cs="Arial"/>
            <w:sz w:val="22"/>
            <w:szCs w:val="22"/>
            <w:lang w:val="vi-VN"/>
            <w:rPrChange w:id="6858" w:author="An Tran, ACA (BUV)" w:date="2024-09-13T01:30:00Z" w16du:dateUtc="2024-09-12T18:30:00Z">
              <w:rPr>
                <w:rFonts w:ascii="iCiel Avenir LT Std 35 Light" w:hAnsi="iCiel Avenir LT Std 35 Light"/>
                <w:i/>
                <w:iCs/>
                <w:sz w:val="22"/>
                <w:szCs w:val="22"/>
                <w:lang w:val="vi-VN"/>
              </w:rPr>
            </w:rPrChange>
          </w:rPr>
          <w:delText>n thi l</w:delText>
        </w:r>
        <w:r w:rsidRPr="00B328D3" w:rsidDel="00637308">
          <w:rPr>
            <w:rFonts w:ascii="iCiel Avenir LT Std 35 Light" w:hAnsi="iCiel Avenir LT Std 35 Light" w:cs="Arial"/>
            <w:sz w:val="22"/>
            <w:szCs w:val="22"/>
            <w:lang w:val="vi-VN"/>
            <w:rPrChange w:id="6859" w:author="An Tran, ACA (BUV)" w:date="2024-09-13T01:30:00Z" w16du:dateUtc="2024-09-12T18:30:00Z">
              <w:rPr>
                <w:rFonts w:ascii="iCiel Avenir LT Std 35 Light" w:hAnsi="iCiel Avenir LT Std 35 Light" w:cs="Calibri"/>
                <w:i/>
                <w:iCs/>
                <w:sz w:val="22"/>
                <w:szCs w:val="22"/>
                <w:lang w:val="vi-VN"/>
              </w:rPr>
            </w:rPrChange>
          </w:rPr>
          <w:delText>ạ</w:delText>
        </w:r>
        <w:r w:rsidRPr="00B328D3" w:rsidDel="00637308">
          <w:rPr>
            <w:rFonts w:ascii="iCiel Avenir LT Std 35 Light" w:hAnsi="iCiel Avenir LT Std 35 Light" w:cs="Arial"/>
            <w:sz w:val="22"/>
            <w:szCs w:val="22"/>
            <w:lang w:val="vi-VN"/>
            <w:rPrChange w:id="6860" w:author="An Tran, ACA (BUV)" w:date="2024-09-13T01:30:00Z" w16du:dateUtc="2024-09-12T18:30:00Z">
              <w:rPr>
                <w:rFonts w:ascii="iCiel Avenir LT Std 35 Light" w:hAnsi="iCiel Avenir LT Std 35 Light"/>
                <w:i/>
                <w:iCs/>
                <w:sz w:val="22"/>
                <w:szCs w:val="22"/>
                <w:lang w:val="vi-VN"/>
              </w:rPr>
            </w:rPrChange>
          </w:rPr>
          <w:delText xml:space="preserve">i hay </w:delText>
        </w:r>
        <w:r w:rsidRPr="00B328D3" w:rsidDel="00637308">
          <w:rPr>
            <w:rFonts w:ascii="iCiel Avenir LT Std 35 Light" w:hAnsi="iCiel Avenir LT Std 35 Light" w:cs="Arial"/>
            <w:sz w:val="22"/>
            <w:szCs w:val="22"/>
            <w:lang w:val="vi-VN"/>
            <w:rPrChange w:id="6861" w:author="An Tran, ACA (BUV)" w:date="2024-09-13T01:30:00Z" w16du:dateUtc="2024-09-12T18:30:00Z">
              <w:rPr>
                <w:rFonts w:ascii="iCiel Avenir LT Std 35 Light" w:hAnsi="iCiel Avenir LT Std 35 Light" w:cs="Calibri"/>
                <w:i/>
                <w:iCs/>
                <w:sz w:val="22"/>
                <w:szCs w:val="22"/>
                <w:lang w:val="vi-VN"/>
              </w:rPr>
            </w:rPrChange>
          </w:rPr>
          <w:delText>đượ</w:delText>
        </w:r>
        <w:r w:rsidRPr="00B328D3" w:rsidDel="00637308">
          <w:rPr>
            <w:rFonts w:ascii="iCiel Avenir LT Std 35 Light" w:hAnsi="iCiel Avenir LT Std 35 Light" w:cs="Arial"/>
            <w:sz w:val="22"/>
            <w:szCs w:val="22"/>
            <w:lang w:val="vi-VN"/>
            <w:rPrChange w:id="6862" w:author="An Tran, ACA (BUV)" w:date="2024-09-13T01:30:00Z" w16du:dateUtc="2024-09-12T18:30:00Z">
              <w:rPr>
                <w:rFonts w:ascii="iCiel Avenir LT Std 35 Light" w:hAnsi="iCiel Avenir LT Std 35 Light"/>
                <w:i/>
                <w:iCs/>
                <w:sz w:val="22"/>
                <w:szCs w:val="22"/>
                <w:lang w:val="vi-VN"/>
              </w:rPr>
            </w:rPrChange>
          </w:rPr>
          <w:delText>c x</w:delText>
        </w:r>
        <w:r w:rsidRPr="00B328D3" w:rsidDel="00637308">
          <w:rPr>
            <w:rFonts w:ascii="iCiel Avenir LT Std 35 Light" w:hAnsi="iCiel Avenir LT Std 35 Light" w:cs="Arial"/>
            <w:sz w:val="22"/>
            <w:szCs w:val="22"/>
            <w:lang w:val="vi-VN"/>
            <w:rPrChange w:id="6863" w:author="An Tran, ACA (BUV)" w:date="2024-09-13T01:30:00Z" w16du:dateUtc="2024-09-12T18:30:00Z">
              <w:rPr>
                <w:rFonts w:ascii="iCiel Avenir LT Std 35 Light" w:hAnsi="iCiel Avenir LT Std 35 Light" w:cs="Avenir LT Std 35 Light"/>
                <w:i/>
                <w:iCs/>
                <w:sz w:val="22"/>
                <w:szCs w:val="22"/>
                <w:lang w:val="vi-VN"/>
              </w:rPr>
            </w:rPrChange>
          </w:rPr>
          <w:delText>é</w:delText>
        </w:r>
        <w:r w:rsidRPr="00B328D3" w:rsidDel="00637308">
          <w:rPr>
            <w:rFonts w:ascii="iCiel Avenir LT Std 35 Light" w:hAnsi="iCiel Avenir LT Std 35 Light" w:cs="Arial"/>
            <w:sz w:val="22"/>
            <w:szCs w:val="22"/>
            <w:lang w:val="vi-VN"/>
            <w:rPrChange w:id="6864"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865" w:author="An Tran, ACA (BUV)" w:date="2024-09-13T01:30:00Z" w16du:dateUtc="2024-09-12T18:30:00Z">
              <w:rPr>
                <w:rFonts w:ascii="iCiel Avenir LT Std 35 Light" w:hAnsi="iCiel Avenir LT Std 35 Light" w:cs="Calibri"/>
                <w:i/>
                <w:iCs/>
                <w:sz w:val="22"/>
                <w:szCs w:val="22"/>
                <w:lang w:val="vi-VN"/>
              </w:rPr>
            </w:rPrChange>
          </w:rPr>
          <w:delText>đỗ</w:delText>
        </w:r>
        <w:r w:rsidRPr="00B328D3" w:rsidDel="00637308">
          <w:rPr>
            <w:rFonts w:ascii="iCiel Avenir LT Std 35 Light" w:hAnsi="iCiel Avenir LT Std 35 Light" w:cs="Arial"/>
            <w:sz w:val="22"/>
            <w:szCs w:val="22"/>
            <w:lang w:val="vi-VN"/>
            <w:rPrChange w:id="6866"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867" w:author="An Tran, ACA (BUV)" w:date="2024-09-13T01:30:00Z" w16du:dateUtc="2024-09-12T18:30:00Z">
              <w:rPr>
                <w:rFonts w:ascii="iCiel Avenir LT Std 35 Light" w:hAnsi="iCiel Avenir LT Std 35 Light" w:cs="Calibri"/>
                <w:i/>
                <w:iCs/>
                <w:sz w:val="22"/>
                <w:szCs w:val="22"/>
                <w:lang w:val="vi-VN"/>
              </w:rPr>
            </w:rPrChange>
          </w:rPr>
          <w:delText>đặ</w:delText>
        </w:r>
        <w:r w:rsidRPr="00B328D3" w:rsidDel="00637308">
          <w:rPr>
            <w:rFonts w:ascii="iCiel Avenir LT Std 35 Light" w:hAnsi="iCiel Avenir LT Std 35 Light" w:cs="Arial"/>
            <w:sz w:val="22"/>
            <w:szCs w:val="22"/>
            <w:lang w:val="vi-VN"/>
            <w:rPrChange w:id="6868" w:author="An Tran, ACA (BUV)" w:date="2024-09-13T01:30:00Z" w16du:dateUtc="2024-09-12T18:30:00Z">
              <w:rPr>
                <w:rFonts w:ascii="iCiel Avenir LT Std 35 Light" w:hAnsi="iCiel Avenir LT Std 35 Light"/>
                <w:i/>
                <w:iCs/>
                <w:sz w:val="22"/>
                <w:szCs w:val="22"/>
                <w:lang w:val="vi-VN"/>
              </w:rPr>
            </w:rPrChange>
          </w:rPr>
          <w:delText>c c</w:delText>
        </w:r>
        <w:r w:rsidRPr="00B328D3" w:rsidDel="00637308">
          <w:rPr>
            <w:rFonts w:ascii="iCiel Avenir LT Std 35 Light" w:hAnsi="iCiel Avenir LT Std 35 Light" w:cs="Arial"/>
            <w:sz w:val="22"/>
            <w:szCs w:val="22"/>
            <w:lang w:val="vi-VN"/>
            <w:rPrChange w:id="6869" w:author="An Tran, ACA (BUV)" w:date="2024-09-13T01:30:00Z" w16du:dateUtc="2024-09-12T18:30:00Z">
              <w:rPr>
                <w:rFonts w:ascii="iCiel Avenir LT Std 35 Light" w:hAnsi="iCiel Avenir LT Std 35 Light" w:cs="Avenir LT Std 35 Light"/>
                <w:i/>
                <w:iCs/>
                <w:sz w:val="22"/>
                <w:szCs w:val="22"/>
                <w:lang w:val="vi-VN"/>
              </w:rPr>
            </w:rPrChange>
          </w:rPr>
          <w:delText>á</w:delText>
        </w:r>
        <w:r w:rsidRPr="00B328D3" w:rsidDel="00637308">
          <w:rPr>
            <w:rFonts w:ascii="iCiel Avenir LT Std 35 Light" w:hAnsi="iCiel Avenir LT Std 35 Light" w:cs="Arial"/>
            <w:sz w:val="22"/>
            <w:szCs w:val="22"/>
            <w:lang w:val="vi-VN"/>
            <w:rPrChange w:id="6870" w:author="An Tran, ACA (BUV)" w:date="2024-09-13T01:30:00Z" w16du:dateUtc="2024-09-12T18:30:00Z">
              <w:rPr>
                <w:rFonts w:ascii="iCiel Avenir LT Std 35 Light" w:hAnsi="iCiel Avenir LT Std 35 Light"/>
                <w:i/>
                <w:iCs/>
                <w:sz w:val="22"/>
                <w:szCs w:val="22"/>
                <w:lang w:val="vi-VN"/>
              </w:rPr>
            </w:rPrChange>
          </w:rPr>
          <w:delText>ch. S</w:delText>
        </w:r>
        <w:r w:rsidRPr="00B328D3" w:rsidDel="00637308">
          <w:rPr>
            <w:rFonts w:ascii="iCiel Avenir LT Std 35 Light" w:hAnsi="iCiel Avenir LT Std 35 Light" w:cs="Arial"/>
            <w:sz w:val="22"/>
            <w:szCs w:val="22"/>
            <w:lang w:val="vi-VN"/>
            <w:rPrChange w:id="6871" w:author="An Tran, ACA (BUV)" w:date="2024-09-13T01:30:00Z" w16du:dateUtc="2024-09-12T18:30:00Z">
              <w:rPr>
                <w:rFonts w:ascii="iCiel Avenir LT Std 35 Light" w:hAnsi="iCiel Avenir LT Std 35 Light" w:cs="Calibri"/>
                <w:i/>
                <w:iCs/>
                <w:sz w:val="22"/>
                <w:szCs w:val="22"/>
                <w:lang w:val="vi-VN"/>
              </w:rPr>
            </w:rPrChange>
          </w:rPr>
          <w:delText>ẽ</w:delText>
        </w:r>
        <w:r w:rsidRPr="00B328D3" w:rsidDel="00637308">
          <w:rPr>
            <w:rFonts w:ascii="iCiel Avenir LT Std 35 Light" w:hAnsi="iCiel Avenir LT Std 35 Light" w:cs="Arial"/>
            <w:sz w:val="22"/>
            <w:szCs w:val="22"/>
            <w:lang w:val="vi-VN"/>
            <w:rPrChange w:id="6872" w:author="An Tran, ACA (BUV)" w:date="2024-09-13T01:30:00Z" w16du:dateUtc="2024-09-12T18:30:00Z">
              <w:rPr>
                <w:rFonts w:ascii="iCiel Avenir LT Std 35 Light" w:hAnsi="iCiel Avenir LT Std 35 Light"/>
                <w:i/>
                <w:iCs/>
                <w:sz w:val="22"/>
                <w:szCs w:val="22"/>
                <w:lang w:val="vi-VN"/>
              </w:rPr>
            </w:rPrChange>
          </w:rPr>
          <w:delText xml:space="preserve"> kh</w:delText>
        </w:r>
        <w:r w:rsidRPr="00B328D3" w:rsidDel="00637308">
          <w:rPr>
            <w:rFonts w:ascii="iCiel Avenir LT Std 35 Light" w:hAnsi="iCiel Avenir LT Std 35 Light" w:cs="Arial"/>
            <w:sz w:val="22"/>
            <w:szCs w:val="22"/>
            <w:lang w:val="vi-VN"/>
            <w:rPrChange w:id="6873" w:author="An Tran, ACA (BUV)" w:date="2024-09-13T01:30:00Z" w16du:dateUtc="2024-09-12T18:30:00Z">
              <w:rPr>
                <w:rFonts w:ascii="iCiel Avenir LT Std 35 Light" w:hAnsi="iCiel Avenir LT Std 35 Light" w:cs="Avenir LT Std 35 Light"/>
                <w:i/>
                <w:iCs/>
                <w:sz w:val="22"/>
                <w:szCs w:val="22"/>
                <w:lang w:val="vi-VN"/>
              </w:rPr>
            </w:rPrChange>
          </w:rPr>
          <w:delText>ô</w:delText>
        </w:r>
        <w:r w:rsidRPr="00B328D3" w:rsidDel="00637308">
          <w:rPr>
            <w:rFonts w:ascii="iCiel Avenir LT Std 35 Light" w:hAnsi="iCiel Avenir LT Std 35 Light" w:cs="Arial"/>
            <w:sz w:val="22"/>
            <w:szCs w:val="22"/>
            <w:lang w:val="vi-VN"/>
            <w:rPrChange w:id="6874" w:author="An Tran, ACA (BUV)" w:date="2024-09-13T01:30:00Z" w16du:dateUtc="2024-09-12T18:30:00Z">
              <w:rPr>
                <w:rFonts w:ascii="iCiel Avenir LT Std 35 Light" w:hAnsi="iCiel Avenir LT Std 35 Light"/>
                <w:i/>
                <w:iCs/>
                <w:sz w:val="22"/>
                <w:szCs w:val="22"/>
                <w:lang w:val="vi-VN"/>
              </w:rPr>
            </w:rPrChange>
          </w:rPr>
          <w:delText>ng th</w:delText>
        </w:r>
        <w:r w:rsidRPr="00B328D3" w:rsidDel="00637308">
          <w:rPr>
            <w:rFonts w:ascii="iCiel Avenir LT Std 35 Light" w:hAnsi="iCiel Avenir LT Std 35 Light" w:cs="Arial"/>
            <w:sz w:val="22"/>
            <w:szCs w:val="22"/>
            <w:lang w:val="vi-VN"/>
            <w:rPrChange w:id="6875" w:author="An Tran, ACA (BUV)" w:date="2024-09-13T01:30:00Z" w16du:dateUtc="2024-09-12T18:30:00Z">
              <w:rPr>
                <w:rFonts w:ascii="iCiel Avenir LT Std 35 Light" w:hAnsi="iCiel Avenir LT Std 35 Light" w:cs="Calibri"/>
                <w:i/>
                <w:iCs/>
                <w:sz w:val="22"/>
                <w:szCs w:val="22"/>
                <w:lang w:val="vi-VN"/>
              </w:rPr>
            </w:rPrChange>
          </w:rPr>
          <w:delText>ể</w:delText>
        </w:r>
        <w:r w:rsidRPr="00B328D3" w:rsidDel="00637308">
          <w:rPr>
            <w:rFonts w:ascii="iCiel Avenir LT Std 35 Light" w:hAnsi="iCiel Avenir LT Std 35 Light" w:cs="Arial"/>
            <w:sz w:val="22"/>
            <w:szCs w:val="22"/>
            <w:lang w:val="vi-VN"/>
            <w:rPrChange w:id="6876" w:author="An Tran, ACA (BUV)" w:date="2024-09-13T01:30:00Z" w16du:dateUtc="2024-09-12T18:30:00Z">
              <w:rPr>
                <w:rFonts w:ascii="iCiel Avenir LT Std 35 Light" w:hAnsi="iCiel Avenir LT Std 35 Light"/>
                <w:i/>
                <w:iCs/>
                <w:sz w:val="22"/>
                <w:szCs w:val="22"/>
                <w:lang w:val="vi-VN"/>
              </w:rPr>
            </w:rPrChange>
          </w:rPr>
          <w:delText xml:space="preserve"> thay </w:delText>
        </w:r>
        <w:r w:rsidRPr="00B328D3" w:rsidDel="00637308">
          <w:rPr>
            <w:rFonts w:ascii="iCiel Avenir LT Std 35 Light" w:hAnsi="iCiel Avenir LT Std 35 Light" w:cs="Arial"/>
            <w:sz w:val="22"/>
            <w:szCs w:val="22"/>
            <w:lang w:val="vi-VN"/>
            <w:rPrChange w:id="6877" w:author="An Tran, ACA (BUV)" w:date="2024-09-13T01:30:00Z" w16du:dateUtc="2024-09-12T18:30:00Z">
              <w:rPr>
                <w:rFonts w:ascii="iCiel Avenir LT Std 35 Light" w:hAnsi="iCiel Avenir LT Std 35 Light" w:cs="Calibri"/>
                <w:i/>
                <w:iCs/>
                <w:sz w:val="22"/>
                <w:szCs w:val="22"/>
                <w:lang w:val="vi-VN"/>
              </w:rPr>
            </w:rPrChange>
          </w:rPr>
          <w:delText>đổ</w:delText>
        </w:r>
        <w:r w:rsidRPr="00B328D3" w:rsidDel="00637308">
          <w:rPr>
            <w:rFonts w:ascii="iCiel Avenir LT Std 35 Light" w:hAnsi="iCiel Avenir LT Std 35 Light" w:cs="Arial"/>
            <w:sz w:val="22"/>
            <w:szCs w:val="22"/>
            <w:lang w:val="vi-VN"/>
            <w:rPrChange w:id="6878" w:author="An Tran, ACA (BUV)" w:date="2024-09-13T01:30:00Z" w16du:dateUtc="2024-09-12T18:30:00Z">
              <w:rPr>
                <w:rFonts w:ascii="iCiel Avenir LT Std 35 Light" w:hAnsi="iCiel Avenir LT Std 35 Light"/>
                <w:i/>
                <w:iCs/>
                <w:sz w:val="22"/>
                <w:szCs w:val="22"/>
                <w:lang w:val="vi-VN"/>
              </w:rPr>
            </w:rPrChange>
          </w:rPr>
          <w:delText>i quy</w:delText>
        </w:r>
        <w:r w:rsidRPr="00B328D3" w:rsidDel="00637308">
          <w:rPr>
            <w:rFonts w:ascii="iCiel Avenir LT Std 35 Light" w:hAnsi="iCiel Avenir LT Std 35 Light" w:cs="Arial"/>
            <w:sz w:val="22"/>
            <w:szCs w:val="22"/>
            <w:lang w:val="vi-VN"/>
            <w:rPrChange w:id="6879" w:author="An Tran, ACA (BUV)" w:date="2024-09-13T01:30:00Z" w16du:dateUtc="2024-09-12T18:30:00Z">
              <w:rPr>
                <w:rFonts w:ascii="iCiel Avenir LT Std 35 Light" w:hAnsi="iCiel Avenir LT Std 35 Light" w:cs="Calibri"/>
                <w:i/>
                <w:iCs/>
                <w:sz w:val="22"/>
                <w:szCs w:val="22"/>
                <w:lang w:val="vi-VN"/>
              </w:rPr>
            </w:rPrChange>
          </w:rPr>
          <w:delText>ế</w:delText>
        </w:r>
        <w:r w:rsidRPr="00B328D3" w:rsidDel="00637308">
          <w:rPr>
            <w:rFonts w:ascii="iCiel Avenir LT Std 35 Light" w:hAnsi="iCiel Avenir LT Std 35 Light" w:cs="Arial"/>
            <w:sz w:val="22"/>
            <w:szCs w:val="22"/>
            <w:lang w:val="vi-VN"/>
            <w:rPrChange w:id="6880"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881" w:author="An Tran, ACA (BUV)" w:date="2024-09-13T01:30:00Z" w16du:dateUtc="2024-09-12T18:30:00Z">
              <w:rPr>
                <w:rFonts w:ascii="iCiel Avenir LT Std 35 Light" w:hAnsi="iCiel Avenir LT Std 35 Light" w:cs="Calibri"/>
                <w:i/>
                <w:iCs/>
                <w:sz w:val="22"/>
                <w:szCs w:val="22"/>
                <w:lang w:val="vi-VN"/>
              </w:rPr>
            </w:rPrChange>
          </w:rPr>
          <w:delText>đị</w:delText>
        </w:r>
        <w:r w:rsidRPr="00B328D3" w:rsidDel="00637308">
          <w:rPr>
            <w:rFonts w:ascii="iCiel Avenir LT Std 35 Light" w:hAnsi="iCiel Avenir LT Std 35 Light" w:cs="Arial"/>
            <w:sz w:val="22"/>
            <w:szCs w:val="22"/>
            <w:lang w:val="vi-VN"/>
            <w:rPrChange w:id="6882" w:author="An Tran, ACA (BUV)" w:date="2024-09-13T01:30:00Z" w16du:dateUtc="2024-09-12T18:30:00Z">
              <w:rPr>
                <w:rFonts w:ascii="iCiel Avenir LT Std 35 Light" w:hAnsi="iCiel Avenir LT Std 35 Light"/>
                <w:i/>
                <w:iCs/>
                <w:sz w:val="22"/>
                <w:szCs w:val="22"/>
                <w:lang w:val="vi-VN"/>
              </w:rPr>
            </w:rPrChange>
          </w:rPr>
          <w:delText>nh cu</w:delText>
        </w:r>
        <w:r w:rsidRPr="00B328D3" w:rsidDel="00637308">
          <w:rPr>
            <w:rFonts w:ascii="iCiel Avenir LT Std 35 Light" w:hAnsi="iCiel Avenir LT Std 35 Light" w:cs="Arial"/>
            <w:sz w:val="22"/>
            <w:szCs w:val="22"/>
            <w:lang w:val="vi-VN"/>
            <w:rPrChange w:id="6883" w:author="An Tran, ACA (BUV)" w:date="2024-09-13T01:30:00Z" w16du:dateUtc="2024-09-12T18:30:00Z">
              <w:rPr>
                <w:rFonts w:ascii="iCiel Avenir LT Std 35 Light" w:hAnsi="iCiel Avenir LT Std 35 Light" w:cs="Calibri"/>
                <w:i/>
                <w:iCs/>
                <w:sz w:val="22"/>
                <w:szCs w:val="22"/>
                <w:lang w:val="vi-VN"/>
              </w:rPr>
            </w:rPrChange>
          </w:rPr>
          <w:delText>ố</w:delText>
        </w:r>
        <w:r w:rsidRPr="00B328D3" w:rsidDel="00637308">
          <w:rPr>
            <w:rFonts w:ascii="iCiel Avenir LT Std 35 Light" w:hAnsi="iCiel Avenir LT Std 35 Light" w:cs="Arial"/>
            <w:sz w:val="22"/>
            <w:szCs w:val="22"/>
            <w:lang w:val="vi-VN"/>
            <w:rPrChange w:id="6884" w:author="An Tran, ACA (BUV)" w:date="2024-09-13T01:30:00Z" w16du:dateUtc="2024-09-12T18:30:00Z">
              <w:rPr>
                <w:rFonts w:ascii="iCiel Avenir LT Std 35 Light" w:hAnsi="iCiel Avenir LT Std 35 Light"/>
                <w:i/>
                <w:iCs/>
                <w:sz w:val="22"/>
                <w:szCs w:val="22"/>
                <w:lang w:val="vi-VN"/>
              </w:rPr>
            </w:rPrChange>
          </w:rPr>
          <w:delText>i c</w:delText>
        </w:r>
        <w:r w:rsidRPr="00B328D3" w:rsidDel="00637308">
          <w:rPr>
            <w:rFonts w:ascii="iCiel Avenir LT Std 35 Light" w:hAnsi="iCiel Avenir LT Std 35 Light" w:cs="Arial"/>
            <w:sz w:val="22"/>
            <w:szCs w:val="22"/>
            <w:lang w:val="vi-VN"/>
            <w:rPrChange w:id="6885" w:author="An Tran, ACA (BUV)" w:date="2024-09-13T01:30:00Z" w16du:dateUtc="2024-09-12T18:30:00Z">
              <w:rPr>
                <w:rFonts w:ascii="iCiel Avenir LT Std 35 Light" w:hAnsi="iCiel Avenir LT Std 35 Light" w:cs="Avenir LT Std 35 Light"/>
                <w:i/>
                <w:iCs/>
                <w:sz w:val="22"/>
                <w:szCs w:val="22"/>
                <w:lang w:val="vi-VN"/>
              </w:rPr>
            </w:rPrChange>
          </w:rPr>
          <w:delText>ù</w:delText>
        </w:r>
        <w:r w:rsidRPr="00B328D3" w:rsidDel="00637308">
          <w:rPr>
            <w:rFonts w:ascii="iCiel Avenir LT Std 35 Light" w:hAnsi="iCiel Avenir LT Std 35 Light" w:cs="Arial"/>
            <w:sz w:val="22"/>
            <w:szCs w:val="22"/>
            <w:lang w:val="vi-VN"/>
            <w:rPrChange w:id="6886" w:author="An Tran, ACA (BUV)" w:date="2024-09-13T01:30:00Z" w16du:dateUtc="2024-09-12T18:30:00Z">
              <w:rPr>
                <w:rFonts w:ascii="iCiel Avenir LT Std 35 Light" w:hAnsi="iCiel Avenir LT Std 35 Light"/>
                <w:i/>
                <w:iCs/>
                <w:sz w:val="22"/>
                <w:szCs w:val="22"/>
                <w:lang w:val="vi-VN"/>
              </w:rPr>
            </w:rPrChange>
          </w:rPr>
          <w:delText>ng c</w:delText>
        </w:r>
        <w:r w:rsidRPr="00B328D3" w:rsidDel="00637308">
          <w:rPr>
            <w:rFonts w:ascii="iCiel Avenir LT Std 35 Light" w:hAnsi="iCiel Avenir LT Std 35 Light" w:cs="Arial"/>
            <w:sz w:val="22"/>
            <w:szCs w:val="22"/>
            <w:lang w:val="vi-VN"/>
            <w:rPrChange w:id="6887" w:author="An Tran, ACA (BUV)" w:date="2024-09-13T01:30:00Z" w16du:dateUtc="2024-09-12T18:30:00Z">
              <w:rPr>
                <w:rFonts w:ascii="iCiel Avenir LT Std 35 Light" w:hAnsi="iCiel Avenir LT Std 35 Light" w:cs="Calibri"/>
                <w:i/>
                <w:iCs/>
                <w:sz w:val="22"/>
                <w:szCs w:val="22"/>
                <w:lang w:val="vi-VN"/>
              </w:rPr>
            </w:rPrChange>
          </w:rPr>
          <w:delText>ủ</w:delText>
        </w:r>
        <w:r w:rsidRPr="00B328D3" w:rsidDel="00637308">
          <w:rPr>
            <w:rFonts w:ascii="iCiel Avenir LT Std 35 Light" w:hAnsi="iCiel Avenir LT Std 35 Light" w:cs="Arial"/>
            <w:sz w:val="22"/>
            <w:szCs w:val="22"/>
            <w:lang w:val="vi-VN"/>
            <w:rPrChange w:id="6888" w:author="An Tran, ACA (BUV)" w:date="2024-09-13T01:30:00Z" w16du:dateUtc="2024-09-12T18:30:00Z">
              <w:rPr>
                <w:rFonts w:ascii="iCiel Avenir LT Std 35 Light" w:hAnsi="iCiel Avenir LT Std 35 Light"/>
                <w:i/>
                <w:iCs/>
                <w:sz w:val="22"/>
                <w:szCs w:val="22"/>
                <w:lang w:val="vi-VN"/>
              </w:rPr>
            </w:rPrChange>
          </w:rPr>
          <w:delText>a H</w:delText>
        </w:r>
        <w:r w:rsidRPr="00B328D3" w:rsidDel="00637308">
          <w:rPr>
            <w:rFonts w:ascii="iCiel Avenir LT Std 35 Light" w:hAnsi="iCiel Avenir LT Std 35 Light" w:cs="Arial"/>
            <w:sz w:val="22"/>
            <w:szCs w:val="22"/>
            <w:lang w:val="vi-VN"/>
            <w:rPrChange w:id="6889" w:author="An Tran, ACA (BUV)" w:date="2024-09-13T01:30:00Z" w16du:dateUtc="2024-09-12T18:30:00Z">
              <w:rPr>
                <w:rFonts w:ascii="iCiel Avenir LT Std 35 Light" w:hAnsi="iCiel Avenir LT Std 35 Light" w:cs="Calibri"/>
                <w:i/>
                <w:iCs/>
                <w:sz w:val="22"/>
                <w:szCs w:val="22"/>
                <w:lang w:val="vi-VN"/>
              </w:rPr>
            </w:rPrChange>
          </w:rPr>
          <w:delText>ộ</w:delText>
        </w:r>
        <w:r w:rsidRPr="00B328D3" w:rsidDel="00637308">
          <w:rPr>
            <w:rFonts w:ascii="iCiel Avenir LT Std 35 Light" w:hAnsi="iCiel Avenir LT Std 35 Light" w:cs="Arial"/>
            <w:sz w:val="22"/>
            <w:szCs w:val="22"/>
            <w:lang w:val="vi-VN"/>
            <w:rPrChange w:id="6890" w:author="An Tran, ACA (BUV)" w:date="2024-09-13T01:30:00Z" w16du:dateUtc="2024-09-12T18:30:00Z">
              <w:rPr>
                <w:rFonts w:ascii="iCiel Avenir LT Std 35 Light" w:hAnsi="iCiel Avenir LT Std 35 Light"/>
                <w:i/>
                <w:iCs/>
                <w:sz w:val="22"/>
                <w:szCs w:val="22"/>
                <w:lang w:val="vi-VN"/>
              </w:rPr>
            </w:rPrChange>
          </w:rPr>
          <w:delText xml:space="preserve">i </w:delText>
        </w:r>
        <w:r w:rsidRPr="00B328D3" w:rsidDel="00637308">
          <w:rPr>
            <w:rFonts w:ascii="iCiel Avenir LT Std 35 Light" w:hAnsi="iCiel Avenir LT Std 35 Light" w:cs="Arial"/>
            <w:sz w:val="22"/>
            <w:szCs w:val="22"/>
            <w:lang w:val="vi-VN"/>
            <w:rPrChange w:id="6891" w:author="An Tran, ACA (BUV)" w:date="2024-09-13T01:30:00Z" w16du:dateUtc="2024-09-12T18:30:00Z">
              <w:rPr>
                <w:rFonts w:ascii="iCiel Avenir LT Std 35 Light" w:hAnsi="iCiel Avenir LT Std 35 Light" w:cs="Calibri"/>
                <w:i/>
                <w:iCs/>
                <w:sz w:val="22"/>
                <w:szCs w:val="22"/>
                <w:lang w:val="vi-VN"/>
              </w:rPr>
            </w:rPrChange>
          </w:rPr>
          <w:delText>Đồ</w:delText>
        </w:r>
        <w:r w:rsidRPr="00B328D3" w:rsidDel="00637308">
          <w:rPr>
            <w:rFonts w:ascii="iCiel Avenir LT Std 35 Light" w:hAnsi="iCiel Avenir LT Std 35 Light" w:cs="Arial"/>
            <w:sz w:val="22"/>
            <w:szCs w:val="22"/>
            <w:lang w:val="vi-VN"/>
            <w:rPrChange w:id="6892" w:author="An Tran, ACA (BUV)" w:date="2024-09-13T01:30:00Z" w16du:dateUtc="2024-09-12T18:30:00Z">
              <w:rPr>
                <w:rFonts w:ascii="iCiel Avenir LT Std 35 Light" w:hAnsi="iCiel Avenir LT Std 35 Light"/>
                <w:i/>
                <w:iCs/>
                <w:sz w:val="22"/>
                <w:szCs w:val="22"/>
                <w:lang w:val="vi-VN"/>
              </w:rPr>
            </w:rPrChange>
          </w:rPr>
          <w:delText>ng Kh</w:delText>
        </w:r>
        <w:r w:rsidRPr="00B328D3" w:rsidDel="00637308">
          <w:rPr>
            <w:rFonts w:ascii="iCiel Avenir LT Std 35 Light" w:hAnsi="iCiel Avenir LT Std 35 Light" w:cs="Arial"/>
            <w:sz w:val="22"/>
            <w:szCs w:val="22"/>
            <w:lang w:val="vi-VN"/>
            <w:rPrChange w:id="6893"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894" w:author="An Tran, ACA (BUV)" w:date="2024-09-13T01:30:00Z" w16du:dateUtc="2024-09-12T18:30:00Z">
              <w:rPr>
                <w:rFonts w:ascii="iCiel Avenir LT Std 35 Light" w:hAnsi="iCiel Avenir LT Std 35 Light"/>
                <w:i/>
                <w:iCs/>
                <w:sz w:val="22"/>
                <w:szCs w:val="22"/>
                <w:lang w:val="vi-VN"/>
              </w:rPr>
            </w:rPrChange>
          </w:rPr>
          <w:delText>o Th</w:delText>
        </w:r>
        <w:r w:rsidRPr="00B328D3" w:rsidDel="00637308">
          <w:rPr>
            <w:rFonts w:ascii="iCiel Avenir LT Std 35 Light" w:hAnsi="iCiel Avenir LT Std 35 Light" w:cs="Arial"/>
            <w:sz w:val="22"/>
            <w:szCs w:val="22"/>
            <w:lang w:val="vi-VN"/>
            <w:rPrChange w:id="6895" w:author="An Tran, ACA (BUV)" w:date="2024-09-13T01:30:00Z" w16du:dateUtc="2024-09-12T18:30:00Z">
              <w:rPr>
                <w:rFonts w:ascii="iCiel Avenir LT Std 35 Light" w:hAnsi="iCiel Avenir LT Std 35 Light" w:cs="Avenir LT Std 35 Light"/>
                <w:i/>
                <w:iCs/>
                <w:sz w:val="22"/>
                <w:szCs w:val="22"/>
                <w:lang w:val="vi-VN"/>
              </w:rPr>
            </w:rPrChange>
          </w:rPr>
          <w:delText>í</w:delText>
        </w:r>
        <w:r w:rsidRPr="00B328D3" w:rsidDel="00637308">
          <w:rPr>
            <w:rFonts w:ascii="iCiel Avenir LT Std 35 Light" w:hAnsi="iCiel Avenir LT Std 35 Light" w:cs="Arial"/>
            <w:sz w:val="22"/>
            <w:szCs w:val="22"/>
            <w:lang w:val="vi-VN"/>
            <w:rPrChange w:id="6896" w:author="An Tran, ACA (BUV)" w:date="2024-09-13T01:30:00Z" w16du:dateUtc="2024-09-12T18:30:00Z">
              <w:rPr>
                <w:rFonts w:ascii="iCiel Avenir LT Std 35 Light" w:hAnsi="iCiel Avenir LT Std 35 Light"/>
                <w:i/>
                <w:iCs/>
                <w:sz w:val="22"/>
                <w:szCs w:val="22"/>
                <w:lang w:val="vi-VN"/>
              </w:rPr>
            </w:rPrChange>
          </w:rPr>
          <w:delText xml:space="preserve">. Do </w:delText>
        </w:r>
        <w:r w:rsidRPr="00B328D3" w:rsidDel="00637308">
          <w:rPr>
            <w:rFonts w:ascii="iCiel Avenir LT Std 35 Light" w:hAnsi="iCiel Avenir LT Std 35 Light" w:cs="Arial"/>
            <w:sz w:val="22"/>
            <w:szCs w:val="22"/>
            <w:lang w:val="vi-VN"/>
            <w:rPrChange w:id="6897" w:author="An Tran, ACA (BUV)" w:date="2024-09-13T01:30:00Z" w16du:dateUtc="2024-09-12T18:30:00Z">
              <w:rPr>
                <w:rFonts w:ascii="iCiel Avenir LT Std 35 Light" w:hAnsi="iCiel Avenir LT Std 35 Light" w:cs="Calibri"/>
                <w:i/>
                <w:iCs/>
                <w:sz w:val="22"/>
                <w:szCs w:val="22"/>
                <w:lang w:val="vi-VN"/>
              </w:rPr>
            </w:rPrChange>
          </w:rPr>
          <w:delText>đ</w:delText>
        </w:r>
        <w:r w:rsidRPr="00B328D3" w:rsidDel="00637308">
          <w:rPr>
            <w:rFonts w:ascii="iCiel Avenir LT Std 35 Light" w:hAnsi="iCiel Avenir LT Std 35 Light" w:cs="Arial"/>
            <w:sz w:val="22"/>
            <w:szCs w:val="22"/>
            <w:lang w:val="vi-VN"/>
            <w:rPrChange w:id="6898" w:author="An Tran, ACA (BUV)" w:date="2024-09-13T01:30:00Z" w16du:dateUtc="2024-09-12T18:30:00Z">
              <w:rPr>
                <w:rFonts w:ascii="iCiel Avenir LT Std 35 Light" w:hAnsi="iCiel Avenir LT Std 35 Light" w:cs="Avenir LT Std 35 Light"/>
                <w:i/>
                <w:iCs/>
                <w:sz w:val="22"/>
                <w:szCs w:val="22"/>
                <w:lang w:val="vi-VN"/>
              </w:rPr>
            </w:rPrChange>
          </w:rPr>
          <w:delText>ó</w:delText>
        </w:r>
        <w:r w:rsidRPr="00B328D3" w:rsidDel="00637308">
          <w:rPr>
            <w:rFonts w:ascii="iCiel Avenir LT Std 35 Light" w:hAnsi="iCiel Avenir LT Std 35 Light" w:cs="Arial"/>
            <w:sz w:val="22"/>
            <w:szCs w:val="22"/>
            <w:lang w:val="vi-VN"/>
            <w:rPrChange w:id="6899" w:author="An Tran, ACA (BUV)" w:date="2024-09-13T01:30:00Z" w16du:dateUtc="2024-09-12T18:30:00Z">
              <w:rPr>
                <w:rFonts w:ascii="iCiel Avenir LT Std 35 Light" w:hAnsi="iCiel Avenir LT Std 35 Light"/>
                <w:i/>
                <w:iCs/>
                <w:sz w:val="22"/>
                <w:szCs w:val="22"/>
                <w:lang w:val="vi-VN"/>
              </w:rPr>
            </w:rPrChange>
          </w:rPr>
          <w:delText>, sinh vi</w:delText>
        </w:r>
        <w:r w:rsidRPr="00B328D3" w:rsidDel="00637308">
          <w:rPr>
            <w:rFonts w:ascii="iCiel Avenir LT Std 35 Light" w:hAnsi="iCiel Avenir LT Std 35 Light" w:cs="Arial"/>
            <w:sz w:val="22"/>
            <w:szCs w:val="22"/>
            <w:lang w:val="vi-VN"/>
            <w:rPrChange w:id="6900" w:author="An Tran, ACA (BUV)" w:date="2024-09-13T01:30:00Z" w16du:dateUtc="2024-09-12T18:30:00Z">
              <w:rPr>
                <w:rFonts w:ascii="iCiel Avenir LT Std 35 Light" w:hAnsi="iCiel Avenir LT Std 35 Light" w:cs="Avenir LT Std 35 Light"/>
                <w:i/>
                <w:iCs/>
                <w:sz w:val="22"/>
                <w:szCs w:val="22"/>
                <w:lang w:val="vi-VN"/>
              </w:rPr>
            </w:rPrChange>
          </w:rPr>
          <w:delText>ê</w:delText>
        </w:r>
        <w:r w:rsidRPr="00B328D3" w:rsidDel="00637308">
          <w:rPr>
            <w:rFonts w:ascii="iCiel Avenir LT Std 35 Light" w:hAnsi="iCiel Avenir LT Std 35 Light" w:cs="Arial"/>
            <w:sz w:val="22"/>
            <w:szCs w:val="22"/>
            <w:lang w:val="vi-VN"/>
            <w:rPrChange w:id="6901" w:author="An Tran, ACA (BUV)" w:date="2024-09-13T01:30:00Z" w16du:dateUtc="2024-09-12T18:30:00Z">
              <w:rPr>
                <w:rFonts w:ascii="iCiel Avenir LT Std 35 Light" w:hAnsi="iCiel Avenir LT Std 35 Light"/>
                <w:i/>
                <w:iCs/>
                <w:sz w:val="22"/>
                <w:szCs w:val="22"/>
                <w:lang w:val="vi-VN"/>
              </w:rPr>
            </w:rPrChange>
          </w:rPr>
          <w:delText>n c</w:delText>
        </w:r>
        <w:r w:rsidRPr="00B328D3" w:rsidDel="00637308">
          <w:rPr>
            <w:rFonts w:ascii="iCiel Avenir LT Std 35 Light" w:hAnsi="iCiel Avenir LT Std 35 Light" w:cs="Arial"/>
            <w:sz w:val="22"/>
            <w:szCs w:val="22"/>
            <w:lang w:val="vi-VN"/>
            <w:rPrChange w:id="6902" w:author="An Tran, ACA (BUV)" w:date="2024-09-13T01:30:00Z" w16du:dateUtc="2024-09-12T18:30:00Z">
              <w:rPr>
                <w:rFonts w:ascii="iCiel Avenir LT Std 35 Light" w:hAnsi="iCiel Avenir LT Std 35 Light" w:cs="Calibri"/>
                <w:i/>
                <w:iCs/>
                <w:sz w:val="22"/>
                <w:szCs w:val="22"/>
                <w:lang w:val="vi-VN"/>
              </w:rPr>
            </w:rPrChange>
          </w:rPr>
          <w:delText>ầ</w:delText>
        </w:r>
        <w:r w:rsidRPr="00B328D3" w:rsidDel="00637308">
          <w:rPr>
            <w:rFonts w:ascii="iCiel Avenir LT Std 35 Light" w:hAnsi="iCiel Avenir LT Std 35 Light" w:cs="Arial"/>
            <w:sz w:val="22"/>
            <w:szCs w:val="22"/>
            <w:lang w:val="vi-VN"/>
            <w:rPrChange w:id="6903" w:author="An Tran, ACA (BUV)" w:date="2024-09-13T01:30:00Z" w16du:dateUtc="2024-09-12T18:30:00Z">
              <w:rPr>
                <w:rFonts w:ascii="iCiel Avenir LT Std 35 Light" w:hAnsi="iCiel Avenir LT Std 35 Light"/>
                <w:i/>
                <w:iCs/>
                <w:sz w:val="22"/>
                <w:szCs w:val="22"/>
                <w:lang w:val="vi-VN"/>
              </w:rPr>
            </w:rPrChange>
          </w:rPr>
          <w:delText xml:space="preserve">n </w:delText>
        </w:r>
        <w:r w:rsidRPr="00B328D3" w:rsidDel="00637308">
          <w:rPr>
            <w:rFonts w:ascii="iCiel Avenir LT Std 35 Light" w:hAnsi="iCiel Avenir LT Std 35 Light" w:cs="Arial"/>
            <w:sz w:val="22"/>
            <w:szCs w:val="22"/>
            <w:lang w:val="vi-VN"/>
            <w:rPrChange w:id="6904" w:author="An Tran, ACA (BUV)" w:date="2024-09-13T01:30:00Z" w16du:dateUtc="2024-09-12T18:30:00Z">
              <w:rPr>
                <w:rFonts w:ascii="iCiel Avenir LT Std 35 Light" w:hAnsi="iCiel Avenir LT Std 35 Light" w:cs="Calibri"/>
                <w:i/>
                <w:iCs/>
                <w:sz w:val="22"/>
                <w:szCs w:val="22"/>
                <w:lang w:val="vi-VN"/>
              </w:rPr>
            </w:rPrChange>
          </w:rPr>
          <w:delText>đọ</w:delText>
        </w:r>
        <w:r w:rsidRPr="00B328D3" w:rsidDel="00637308">
          <w:rPr>
            <w:rFonts w:ascii="iCiel Avenir LT Std 35 Light" w:hAnsi="iCiel Avenir LT Std 35 Light" w:cs="Arial"/>
            <w:sz w:val="22"/>
            <w:szCs w:val="22"/>
            <w:lang w:val="vi-VN"/>
            <w:rPrChange w:id="6905" w:author="An Tran, ACA (BUV)" w:date="2024-09-13T01:30:00Z" w16du:dateUtc="2024-09-12T18:30:00Z">
              <w:rPr>
                <w:rFonts w:ascii="iCiel Avenir LT Std 35 Light" w:hAnsi="iCiel Avenir LT Std 35 Light"/>
                <w:i/>
                <w:iCs/>
                <w:sz w:val="22"/>
                <w:szCs w:val="22"/>
                <w:lang w:val="vi-VN"/>
              </w:rPr>
            </w:rPrChange>
          </w:rPr>
          <w:delText>c v</w:delText>
        </w:r>
        <w:r w:rsidRPr="00B328D3" w:rsidDel="00637308">
          <w:rPr>
            <w:rFonts w:ascii="iCiel Avenir LT Std 35 Light" w:hAnsi="iCiel Avenir LT Std 35 Light" w:cs="Arial"/>
            <w:sz w:val="22"/>
            <w:szCs w:val="22"/>
            <w:lang w:val="vi-VN"/>
            <w:rPrChange w:id="6906" w:author="An Tran, ACA (BUV)" w:date="2024-09-13T01:30:00Z" w16du:dateUtc="2024-09-12T18:30:00Z">
              <w:rPr>
                <w:rFonts w:ascii="iCiel Avenir LT Std 35 Light" w:hAnsi="iCiel Avenir LT Std 35 Light" w:cs="Avenir LT Std 35 Light"/>
                <w:i/>
                <w:iCs/>
                <w:sz w:val="22"/>
                <w:szCs w:val="22"/>
                <w:lang w:val="vi-VN"/>
              </w:rPr>
            </w:rPrChange>
          </w:rPr>
          <w:delText>à</w:delText>
        </w:r>
        <w:r w:rsidRPr="00B328D3" w:rsidDel="00637308">
          <w:rPr>
            <w:rFonts w:ascii="iCiel Avenir LT Std 35 Light" w:hAnsi="iCiel Avenir LT Std 35 Light" w:cs="Arial"/>
            <w:sz w:val="22"/>
            <w:szCs w:val="22"/>
            <w:lang w:val="vi-VN"/>
            <w:rPrChange w:id="6907" w:author="An Tran, ACA (BUV)" w:date="2024-09-13T01:30:00Z" w16du:dateUtc="2024-09-12T18:30:00Z">
              <w:rPr>
                <w:rFonts w:ascii="iCiel Avenir LT Std 35 Light" w:hAnsi="iCiel Avenir LT Std 35 Light"/>
                <w:i/>
                <w:iCs/>
                <w:sz w:val="22"/>
                <w:szCs w:val="22"/>
                <w:lang w:val="vi-VN"/>
              </w:rPr>
            </w:rPrChange>
          </w:rPr>
          <w:delText xml:space="preserve"> theo quy</w:delText>
        </w:r>
        <w:r w:rsidRPr="00B328D3" w:rsidDel="00637308">
          <w:rPr>
            <w:rFonts w:ascii="iCiel Avenir LT Std 35 Light" w:hAnsi="iCiel Avenir LT Std 35 Light" w:cs="Arial"/>
            <w:sz w:val="22"/>
            <w:szCs w:val="22"/>
            <w:lang w:val="vi-VN"/>
            <w:rPrChange w:id="6908" w:author="An Tran, ACA (BUV)" w:date="2024-09-13T01:30:00Z" w16du:dateUtc="2024-09-12T18:30:00Z">
              <w:rPr>
                <w:rFonts w:ascii="iCiel Avenir LT Std 35 Light" w:hAnsi="iCiel Avenir LT Std 35 Light" w:cs="Calibri"/>
                <w:i/>
                <w:iCs/>
                <w:sz w:val="22"/>
                <w:szCs w:val="22"/>
                <w:lang w:val="vi-VN"/>
              </w:rPr>
            </w:rPrChange>
          </w:rPr>
          <w:delText>ế</w:delText>
        </w:r>
        <w:r w:rsidRPr="00B328D3" w:rsidDel="00637308">
          <w:rPr>
            <w:rFonts w:ascii="iCiel Avenir LT Std 35 Light" w:hAnsi="iCiel Avenir LT Std 35 Light" w:cs="Arial"/>
            <w:sz w:val="22"/>
            <w:szCs w:val="22"/>
            <w:lang w:val="vi-VN"/>
            <w:rPrChange w:id="6909" w:author="An Tran, ACA (BUV)" w:date="2024-09-13T01:30:00Z" w16du:dateUtc="2024-09-12T18:30:00Z">
              <w:rPr>
                <w:rFonts w:ascii="iCiel Avenir LT Std 35 Light" w:hAnsi="iCiel Avenir LT Std 35 Light"/>
                <w:i/>
                <w:iCs/>
                <w:sz w:val="22"/>
                <w:szCs w:val="22"/>
                <w:lang w:val="vi-VN"/>
              </w:rPr>
            </w:rPrChange>
          </w:rPr>
          <w:delText xml:space="preserve">t </w:delText>
        </w:r>
        <w:r w:rsidRPr="00B328D3" w:rsidDel="00637308">
          <w:rPr>
            <w:rFonts w:ascii="iCiel Avenir LT Std 35 Light" w:hAnsi="iCiel Avenir LT Std 35 Light" w:cs="Arial"/>
            <w:sz w:val="22"/>
            <w:szCs w:val="22"/>
            <w:lang w:val="vi-VN"/>
            <w:rPrChange w:id="6910" w:author="An Tran, ACA (BUV)" w:date="2024-09-13T01:30:00Z" w16du:dateUtc="2024-09-12T18:30:00Z">
              <w:rPr>
                <w:rFonts w:ascii="iCiel Avenir LT Std 35 Light" w:hAnsi="iCiel Avenir LT Std 35 Light" w:cs="Calibri"/>
                <w:i/>
                <w:iCs/>
                <w:sz w:val="22"/>
                <w:szCs w:val="22"/>
                <w:lang w:val="vi-VN"/>
              </w:rPr>
            </w:rPrChange>
          </w:rPr>
          <w:delText>đị</w:delText>
        </w:r>
        <w:r w:rsidRPr="00B328D3" w:rsidDel="00637308">
          <w:rPr>
            <w:rFonts w:ascii="iCiel Avenir LT Std 35 Light" w:hAnsi="iCiel Avenir LT Std 35 Light" w:cs="Arial"/>
            <w:sz w:val="22"/>
            <w:szCs w:val="22"/>
            <w:lang w:val="vi-VN"/>
            <w:rPrChange w:id="6911" w:author="An Tran, ACA (BUV)" w:date="2024-09-13T01:30:00Z" w16du:dateUtc="2024-09-12T18:30:00Z">
              <w:rPr>
                <w:rFonts w:ascii="iCiel Avenir LT Std 35 Light" w:hAnsi="iCiel Avenir LT Std 35 Light"/>
                <w:i/>
                <w:iCs/>
                <w:sz w:val="22"/>
                <w:szCs w:val="22"/>
                <w:lang w:val="vi-VN"/>
              </w:rPr>
            </w:rPrChange>
          </w:rPr>
          <w:delText>nh c</w:delText>
        </w:r>
        <w:r w:rsidRPr="00B328D3" w:rsidDel="00637308">
          <w:rPr>
            <w:rFonts w:ascii="iCiel Avenir LT Std 35 Light" w:hAnsi="iCiel Avenir LT Std 35 Light" w:cs="Arial"/>
            <w:sz w:val="22"/>
            <w:szCs w:val="22"/>
            <w:lang w:val="vi-VN"/>
            <w:rPrChange w:id="6912" w:author="An Tran, ACA (BUV)" w:date="2024-09-13T01:30:00Z" w16du:dateUtc="2024-09-12T18:30:00Z">
              <w:rPr>
                <w:rFonts w:ascii="iCiel Avenir LT Std 35 Light" w:hAnsi="iCiel Avenir LT Std 35 Light" w:cs="Calibri"/>
                <w:i/>
                <w:iCs/>
                <w:sz w:val="22"/>
                <w:szCs w:val="22"/>
                <w:lang w:val="vi-VN"/>
              </w:rPr>
            </w:rPrChange>
          </w:rPr>
          <w:delText>ủ</w:delText>
        </w:r>
        <w:r w:rsidRPr="00B328D3" w:rsidDel="00637308">
          <w:rPr>
            <w:rFonts w:ascii="iCiel Avenir LT Std 35 Light" w:hAnsi="iCiel Avenir LT Std 35 Light" w:cs="Arial"/>
            <w:sz w:val="22"/>
            <w:szCs w:val="22"/>
            <w:lang w:val="vi-VN"/>
            <w:rPrChange w:id="6913" w:author="An Tran, ACA (BUV)" w:date="2024-09-13T01:30:00Z" w16du:dateUtc="2024-09-12T18:30:00Z">
              <w:rPr>
                <w:rFonts w:ascii="iCiel Avenir LT Std 35 Light" w:hAnsi="iCiel Avenir LT Std 35 Light"/>
                <w:i/>
                <w:iCs/>
                <w:sz w:val="22"/>
                <w:szCs w:val="22"/>
                <w:lang w:val="vi-VN"/>
              </w:rPr>
            </w:rPrChange>
          </w:rPr>
          <w:delText>a H</w:delText>
        </w:r>
        <w:r w:rsidRPr="00B328D3" w:rsidDel="00637308">
          <w:rPr>
            <w:rFonts w:ascii="iCiel Avenir LT Std 35 Light" w:hAnsi="iCiel Avenir LT Std 35 Light" w:cs="Arial"/>
            <w:sz w:val="22"/>
            <w:szCs w:val="22"/>
            <w:lang w:val="vi-VN"/>
            <w:rPrChange w:id="6914" w:author="An Tran, ACA (BUV)" w:date="2024-09-13T01:30:00Z" w16du:dateUtc="2024-09-12T18:30:00Z">
              <w:rPr>
                <w:rFonts w:ascii="iCiel Avenir LT Std 35 Light" w:hAnsi="iCiel Avenir LT Std 35 Light" w:cs="Calibri"/>
                <w:i/>
                <w:iCs/>
                <w:sz w:val="22"/>
                <w:szCs w:val="22"/>
                <w:lang w:val="vi-VN"/>
              </w:rPr>
            </w:rPrChange>
          </w:rPr>
          <w:delText>ộ</w:delText>
        </w:r>
        <w:r w:rsidRPr="00B328D3" w:rsidDel="00637308">
          <w:rPr>
            <w:rFonts w:ascii="iCiel Avenir LT Std 35 Light" w:hAnsi="iCiel Avenir LT Std 35 Light" w:cs="Arial"/>
            <w:sz w:val="22"/>
            <w:szCs w:val="22"/>
            <w:lang w:val="vi-VN"/>
            <w:rPrChange w:id="6915" w:author="An Tran, ACA (BUV)" w:date="2024-09-13T01:30:00Z" w16du:dateUtc="2024-09-12T18:30:00Z">
              <w:rPr>
                <w:rFonts w:ascii="iCiel Avenir LT Std 35 Light" w:hAnsi="iCiel Avenir LT Std 35 Light"/>
                <w:i/>
                <w:iCs/>
                <w:sz w:val="22"/>
                <w:szCs w:val="22"/>
                <w:lang w:val="vi-VN"/>
              </w:rPr>
            </w:rPrChange>
          </w:rPr>
          <w:delText xml:space="preserve">i </w:delText>
        </w:r>
        <w:r w:rsidRPr="00B328D3" w:rsidDel="00637308">
          <w:rPr>
            <w:rFonts w:ascii="iCiel Avenir LT Std 35 Light" w:hAnsi="iCiel Avenir LT Std 35 Light" w:cs="Arial"/>
            <w:sz w:val="22"/>
            <w:szCs w:val="22"/>
            <w:lang w:val="vi-VN"/>
            <w:rPrChange w:id="6916" w:author="An Tran, ACA (BUV)" w:date="2024-09-13T01:30:00Z" w16du:dateUtc="2024-09-12T18:30:00Z">
              <w:rPr>
                <w:rFonts w:ascii="iCiel Avenir LT Std 35 Light" w:hAnsi="iCiel Avenir LT Std 35 Light" w:cs="Calibri"/>
                <w:i/>
                <w:iCs/>
                <w:sz w:val="22"/>
                <w:szCs w:val="22"/>
                <w:lang w:val="vi-VN"/>
              </w:rPr>
            </w:rPrChange>
          </w:rPr>
          <w:delText>Đồ</w:delText>
        </w:r>
        <w:r w:rsidRPr="00B328D3" w:rsidDel="00637308">
          <w:rPr>
            <w:rFonts w:ascii="iCiel Avenir LT Std 35 Light" w:hAnsi="iCiel Avenir LT Std 35 Light" w:cs="Arial"/>
            <w:sz w:val="22"/>
            <w:szCs w:val="22"/>
            <w:lang w:val="vi-VN"/>
            <w:rPrChange w:id="6917" w:author="An Tran, ACA (BUV)" w:date="2024-09-13T01:30:00Z" w16du:dateUtc="2024-09-12T18:30:00Z">
              <w:rPr>
                <w:rFonts w:ascii="iCiel Avenir LT Std 35 Light" w:hAnsi="iCiel Avenir LT Std 35 Light"/>
                <w:i/>
                <w:iCs/>
                <w:sz w:val="22"/>
                <w:szCs w:val="22"/>
                <w:lang w:val="vi-VN"/>
              </w:rPr>
            </w:rPrChange>
          </w:rPr>
          <w:delText>ng Kh</w:delText>
        </w:r>
        <w:r w:rsidRPr="00B328D3" w:rsidDel="00637308">
          <w:rPr>
            <w:rFonts w:ascii="iCiel Avenir LT Std 35 Light" w:hAnsi="iCiel Avenir LT Std 35 Light" w:cs="Arial"/>
            <w:sz w:val="22"/>
            <w:szCs w:val="22"/>
            <w:lang w:val="vi-VN"/>
            <w:rPrChange w:id="6918"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919" w:author="An Tran, ACA (BUV)" w:date="2024-09-13T01:30:00Z" w16du:dateUtc="2024-09-12T18:30:00Z">
              <w:rPr>
                <w:rFonts w:ascii="iCiel Avenir LT Std 35 Light" w:hAnsi="iCiel Avenir LT Std 35 Light"/>
                <w:i/>
                <w:iCs/>
                <w:sz w:val="22"/>
                <w:szCs w:val="22"/>
                <w:lang w:val="vi-VN"/>
              </w:rPr>
            </w:rPrChange>
          </w:rPr>
          <w:delText>o Th</w:delText>
        </w:r>
        <w:r w:rsidRPr="00B328D3" w:rsidDel="00637308">
          <w:rPr>
            <w:rFonts w:ascii="iCiel Avenir LT Std 35 Light" w:hAnsi="iCiel Avenir LT Std 35 Light" w:cs="Arial"/>
            <w:sz w:val="22"/>
            <w:szCs w:val="22"/>
            <w:lang w:val="vi-VN"/>
            <w:rPrChange w:id="6920" w:author="An Tran, ACA (BUV)" w:date="2024-09-13T01:30:00Z" w16du:dateUtc="2024-09-12T18:30:00Z">
              <w:rPr>
                <w:rFonts w:ascii="iCiel Avenir LT Std 35 Light" w:hAnsi="iCiel Avenir LT Std 35 Light" w:cs="Avenir LT Std 35 Light"/>
                <w:i/>
                <w:iCs/>
                <w:sz w:val="22"/>
                <w:szCs w:val="22"/>
                <w:lang w:val="vi-VN"/>
              </w:rPr>
            </w:rPrChange>
          </w:rPr>
          <w:delText>í</w:delText>
        </w:r>
        <w:r w:rsidRPr="00B328D3" w:rsidDel="00637308">
          <w:rPr>
            <w:rFonts w:ascii="iCiel Avenir LT Std 35 Light" w:hAnsi="iCiel Avenir LT Std 35 Light" w:cs="Arial"/>
            <w:sz w:val="22"/>
            <w:szCs w:val="22"/>
            <w:lang w:val="vi-VN"/>
            <w:rPrChange w:id="6921" w:author="An Tran, ACA (BUV)" w:date="2024-09-13T01:30:00Z" w16du:dateUtc="2024-09-12T18:30:00Z">
              <w:rPr>
                <w:rFonts w:ascii="iCiel Avenir LT Std 35 Light" w:hAnsi="iCiel Avenir LT Std 35 Light"/>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6922" w:author="An Tran, ACA (BUV)" w:date="2024-09-13T01:30:00Z" w16du:dateUtc="2024-09-12T18:30:00Z">
              <w:rPr>
                <w:rFonts w:ascii="iCiel Avenir LT Std 35 Light" w:hAnsi="iCiel Avenir LT Std 35 Light" w:cs="Calibri"/>
                <w:i/>
                <w:iCs/>
                <w:sz w:val="22"/>
                <w:szCs w:val="22"/>
                <w:lang w:val="vi-VN"/>
              </w:rPr>
            </w:rPrChange>
          </w:rPr>
          <w:delText>đượ</w:delText>
        </w:r>
        <w:r w:rsidRPr="00B328D3" w:rsidDel="00637308">
          <w:rPr>
            <w:rFonts w:ascii="iCiel Avenir LT Std 35 Light" w:hAnsi="iCiel Avenir LT Std 35 Light" w:cs="Arial"/>
            <w:sz w:val="22"/>
            <w:szCs w:val="22"/>
            <w:lang w:val="vi-VN"/>
            <w:rPrChange w:id="6923" w:author="An Tran, ACA (BUV)" w:date="2024-09-13T01:30:00Z" w16du:dateUtc="2024-09-12T18:30:00Z">
              <w:rPr>
                <w:rFonts w:ascii="iCiel Avenir LT Std 35 Light" w:hAnsi="iCiel Avenir LT Std 35 Light"/>
                <w:i/>
                <w:iCs/>
                <w:sz w:val="22"/>
                <w:szCs w:val="22"/>
                <w:lang w:val="vi-VN"/>
              </w:rPr>
            </w:rPrChange>
          </w:rPr>
          <w:delText>c th</w:delText>
        </w:r>
        <w:r w:rsidRPr="00B328D3" w:rsidDel="00637308">
          <w:rPr>
            <w:rFonts w:ascii="iCiel Avenir LT Std 35 Light" w:hAnsi="iCiel Avenir LT Std 35 Light" w:cs="Arial"/>
            <w:sz w:val="22"/>
            <w:szCs w:val="22"/>
            <w:lang w:val="vi-VN"/>
            <w:rPrChange w:id="6924" w:author="An Tran, ACA (BUV)" w:date="2024-09-13T01:30:00Z" w16du:dateUtc="2024-09-12T18:30:00Z">
              <w:rPr>
                <w:rFonts w:ascii="iCiel Avenir LT Std 35 Light" w:hAnsi="iCiel Avenir LT Std 35 Light" w:cs="Calibri"/>
                <w:i/>
                <w:iCs/>
                <w:sz w:val="22"/>
                <w:szCs w:val="22"/>
                <w:lang w:val="vi-VN"/>
              </w:rPr>
            </w:rPrChange>
          </w:rPr>
          <w:delText>ể</w:delText>
        </w:r>
        <w:r w:rsidRPr="00B328D3" w:rsidDel="00637308">
          <w:rPr>
            <w:rFonts w:ascii="iCiel Avenir LT Std 35 Light" w:hAnsi="iCiel Avenir LT Std 35 Light" w:cs="Arial"/>
            <w:sz w:val="22"/>
            <w:szCs w:val="22"/>
            <w:lang w:val="vi-VN"/>
            <w:rPrChange w:id="6925" w:author="An Tran, ACA (BUV)" w:date="2024-09-13T01:30:00Z" w16du:dateUtc="2024-09-12T18:30:00Z">
              <w:rPr>
                <w:rFonts w:ascii="iCiel Avenir LT Std 35 Light" w:hAnsi="iCiel Avenir LT Std 35 Light"/>
                <w:i/>
                <w:iCs/>
                <w:sz w:val="22"/>
                <w:szCs w:val="22"/>
                <w:lang w:val="vi-VN"/>
              </w:rPr>
            </w:rPrChange>
          </w:rPr>
          <w:delText xml:space="preserve"> hi</w:delText>
        </w:r>
        <w:r w:rsidRPr="00B328D3" w:rsidDel="00637308">
          <w:rPr>
            <w:rFonts w:ascii="iCiel Avenir LT Std 35 Light" w:hAnsi="iCiel Avenir LT Std 35 Light" w:cs="Arial"/>
            <w:sz w:val="22"/>
            <w:szCs w:val="22"/>
            <w:lang w:val="vi-VN"/>
            <w:rPrChange w:id="6926" w:author="An Tran, ACA (BUV)" w:date="2024-09-13T01:30:00Z" w16du:dateUtc="2024-09-12T18:30:00Z">
              <w:rPr>
                <w:rFonts w:ascii="iCiel Avenir LT Std 35 Light" w:hAnsi="iCiel Avenir LT Std 35 Light" w:cs="Calibri"/>
                <w:i/>
                <w:iCs/>
                <w:sz w:val="22"/>
                <w:szCs w:val="22"/>
                <w:lang w:val="vi-VN"/>
              </w:rPr>
            </w:rPrChange>
          </w:rPr>
          <w:delText>ệ</w:delText>
        </w:r>
        <w:r w:rsidRPr="00B328D3" w:rsidDel="00637308">
          <w:rPr>
            <w:rFonts w:ascii="iCiel Avenir LT Std 35 Light" w:hAnsi="iCiel Avenir LT Std 35 Light" w:cs="Arial"/>
            <w:sz w:val="22"/>
            <w:szCs w:val="22"/>
            <w:lang w:val="vi-VN"/>
            <w:rPrChange w:id="6927" w:author="An Tran, ACA (BUV)" w:date="2024-09-13T01:30:00Z" w16du:dateUtc="2024-09-12T18:30:00Z">
              <w:rPr>
                <w:rFonts w:ascii="iCiel Avenir LT Std 35 Light" w:hAnsi="iCiel Avenir LT Std 35 Light"/>
                <w:i/>
                <w:iCs/>
                <w:sz w:val="22"/>
                <w:szCs w:val="22"/>
                <w:lang w:val="vi-VN"/>
              </w:rPr>
            </w:rPrChange>
          </w:rPr>
          <w:delText>n tr</w:delText>
        </w:r>
        <w:r w:rsidRPr="00B328D3" w:rsidDel="00637308">
          <w:rPr>
            <w:rFonts w:ascii="iCiel Avenir LT Std 35 Light" w:hAnsi="iCiel Avenir LT Std 35 Light" w:cs="Arial"/>
            <w:sz w:val="22"/>
            <w:szCs w:val="22"/>
            <w:lang w:val="vi-VN"/>
            <w:rPrChange w:id="6928" w:author="An Tran, ACA (BUV)" w:date="2024-09-13T01:30:00Z" w16du:dateUtc="2024-09-12T18:30:00Z">
              <w:rPr>
                <w:rFonts w:ascii="iCiel Avenir LT Std 35 Light" w:hAnsi="iCiel Avenir LT Std 35 Light" w:cs="Avenir LT Std 35 Light"/>
                <w:i/>
                <w:iCs/>
                <w:sz w:val="22"/>
                <w:szCs w:val="22"/>
                <w:lang w:val="vi-VN"/>
              </w:rPr>
            </w:rPrChange>
          </w:rPr>
          <w:delText>ê</w:delText>
        </w:r>
        <w:r w:rsidRPr="00B328D3" w:rsidDel="00637308">
          <w:rPr>
            <w:rFonts w:ascii="iCiel Avenir LT Std 35 Light" w:hAnsi="iCiel Avenir LT Std 35 Light" w:cs="Arial"/>
            <w:sz w:val="22"/>
            <w:szCs w:val="22"/>
            <w:lang w:val="vi-VN"/>
            <w:rPrChange w:id="6929" w:author="An Tran, ACA (BUV)" w:date="2024-09-13T01:30:00Z" w16du:dateUtc="2024-09-12T18:30:00Z">
              <w:rPr>
                <w:rFonts w:ascii="iCiel Avenir LT Std 35 Light" w:hAnsi="iCiel Avenir LT Std 35 Light"/>
                <w:i/>
                <w:iCs/>
                <w:sz w:val="22"/>
                <w:szCs w:val="22"/>
                <w:lang w:val="vi-VN"/>
              </w:rPr>
            </w:rPrChange>
          </w:rPr>
          <w:delText>n b</w:delText>
        </w:r>
        <w:r w:rsidRPr="00B328D3" w:rsidDel="00637308">
          <w:rPr>
            <w:rFonts w:ascii="iCiel Avenir LT Std 35 Light" w:hAnsi="iCiel Avenir LT Std 35 Light" w:cs="Arial"/>
            <w:sz w:val="22"/>
            <w:szCs w:val="22"/>
            <w:lang w:val="vi-VN"/>
            <w:rPrChange w:id="6930" w:author="An Tran, ACA (BUV)" w:date="2024-09-13T01:30:00Z" w16du:dateUtc="2024-09-12T18:30:00Z">
              <w:rPr>
                <w:rFonts w:ascii="iCiel Avenir LT Std 35 Light" w:hAnsi="iCiel Avenir LT Std 35 Light" w:cs="Calibri"/>
                <w:i/>
                <w:iCs/>
                <w:sz w:val="22"/>
                <w:szCs w:val="22"/>
                <w:lang w:val="vi-VN"/>
              </w:rPr>
            </w:rPrChange>
          </w:rPr>
          <w:delText>ả</w:delText>
        </w:r>
        <w:r w:rsidRPr="00B328D3" w:rsidDel="00637308">
          <w:rPr>
            <w:rFonts w:ascii="iCiel Avenir LT Std 35 Light" w:hAnsi="iCiel Avenir LT Std 35 Light" w:cs="Arial"/>
            <w:sz w:val="22"/>
            <w:szCs w:val="22"/>
            <w:lang w:val="vi-VN"/>
            <w:rPrChange w:id="6931" w:author="An Tran, ACA (BUV)" w:date="2024-09-13T01:30:00Z" w16du:dateUtc="2024-09-12T18:30:00Z">
              <w:rPr>
                <w:rFonts w:ascii="iCiel Avenir LT Std 35 Light" w:hAnsi="iCiel Avenir LT Std 35 Light"/>
                <w:i/>
                <w:iCs/>
                <w:sz w:val="22"/>
                <w:szCs w:val="22"/>
                <w:lang w:val="vi-VN"/>
              </w:rPr>
            </w:rPrChange>
          </w:rPr>
          <w:delText xml:space="preserve">ng </w:delText>
        </w:r>
        <w:r w:rsidRPr="00B328D3" w:rsidDel="00637308">
          <w:rPr>
            <w:rFonts w:ascii="iCiel Avenir LT Std 35 Light" w:hAnsi="iCiel Avenir LT Std 35 Light" w:cs="Arial"/>
            <w:sz w:val="22"/>
            <w:szCs w:val="22"/>
            <w:lang w:val="vi-VN"/>
            <w:rPrChange w:id="6932" w:author="An Tran, ACA (BUV)" w:date="2024-09-13T01:30:00Z" w16du:dateUtc="2024-09-12T18:30:00Z">
              <w:rPr>
                <w:rFonts w:ascii="iCiel Avenir LT Std 35 Light" w:hAnsi="iCiel Avenir LT Std 35 Light" w:cs="Calibri"/>
                <w:i/>
                <w:iCs/>
                <w:sz w:val="22"/>
                <w:szCs w:val="22"/>
                <w:lang w:val="vi-VN"/>
              </w:rPr>
            </w:rPrChange>
          </w:rPr>
          <w:delText>đ</w:delText>
        </w:r>
        <w:r w:rsidRPr="00B328D3" w:rsidDel="00637308">
          <w:rPr>
            <w:rFonts w:ascii="iCiel Avenir LT Std 35 Light" w:hAnsi="iCiel Avenir LT Std 35 Light" w:cs="Arial"/>
            <w:sz w:val="22"/>
            <w:szCs w:val="22"/>
            <w:lang w:val="vi-VN"/>
            <w:rPrChange w:id="6933" w:author="An Tran, ACA (BUV)" w:date="2024-09-13T01:30:00Z" w16du:dateUtc="2024-09-12T18:30:00Z">
              <w:rPr>
                <w:rFonts w:ascii="iCiel Avenir LT Std 35 Light" w:hAnsi="iCiel Avenir LT Std 35 Light"/>
                <w:i/>
                <w:iCs/>
                <w:sz w:val="22"/>
                <w:szCs w:val="22"/>
                <w:lang w:val="vi-VN"/>
              </w:rPr>
            </w:rPrChange>
          </w:rPr>
          <w:delText>i</w:delText>
        </w:r>
        <w:r w:rsidRPr="00B328D3" w:rsidDel="00637308">
          <w:rPr>
            <w:rFonts w:ascii="iCiel Avenir LT Std 35 Light" w:hAnsi="iCiel Avenir LT Std 35 Light" w:cs="Arial"/>
            <w:sz w:val="22"/>
            <w:szCs w:val="22"/>
            <w:lang w:val="vi-VN"/>
            <w:rPrChange w:id="6934" w:author="An Tran, ACA (BUV)" w:date="2024-09-13T01:30:00Z" w16du:dateUtc="2024-09-12T18:30:00Z">
              <w:rPr>
                <w:rFonts w:ascii="iCiel Avenir LT Std 35 Light" w:hAnsi="iCiel Avenir LT Std 35 Light" w:cs="Calibri"/>
                <w:i/>
                <w:iCs/>
                <w:sz w:val="22"/>
                <w:szCs w:val="22"/>
                <w:lang w:val="vi-VN"/>
              </w:rPr>
            </w:rPrChange>
          </w:rPr>
          <w:delText>ể</w:delText>
        </w:r>
        <w:r w:rsidRPr="00B328D3" w:rsidDel="00637308">
          <w:rPr>
            <w:rFonts w:ascii="iCiel Avenir LT Std 35 Light" w:hAnsi="iCiel Avenir LT Std 35 Light" w:cs="Arial"/>
            <w:sz w:val="22"/>
            <w:szCs w:val="22"/>
            <w:lang w:val="vi-VN"/>
            <w:rPrChange w:id="6935" w:author="An Tran, ACA (BUV)" w:date="2024-09-13T01:30:00Z" w16du:dateUtc="2024-09-12T18:30:00Z">
              <w:rPr>
                <w:rFonts w:ascii="iCiel Avenir LT Std 35 Light" w:hAnsi="iCiel Avenir LT Std 35 Light"/>
                <w:i/>
                <w:iCs/>
                <w:sz w:val="22"/>
                <w:szCs w:val="22"/>
                <w:lang w:val="vi-VN"/>
              </w:rPr>
            </w:rPrChange>
          </w:rPr>
          <w:delText xml:space="preserve">m. </w:delText>
        </w:r>
        <w:bookmarkStart w:id="6936" w:name="_Toc177116711"/>
        <w:bookmarkStart w:id="6937" w:name="_Toc177119508"/>
        <w:bookmarkStart w:id="6938" w:name="_Toc177119920"/>
        <w:bookmarkStart w:id="6939" w:name="_Toc177146078"/>
        <w:bookmarkStart w:id="6940" w:name="_Toc177146487"/>
        <w:bookmarkEnd w:id="6936"/>
        <w:bookmarkEnd w:id="6937"/>
        <w:bookmarkEnd w:id="6938"/>
        <w:bookmarkEnd w:id="6939"/>
        <w:bookmarkEnd w:id="6940"/>
      </w:del>
    </w:p>
    <w:p w14:paraId="2E9F9064" w14:textId="6CE49E42" w:rsidR="00C10C75" w:rsidRPr="00B328D3" w:rsidDel="00637308" w:rsidRDefault="00C10C75">
      <w:pPr>
        <w:pStyle w:val="Question"/>
        <w:numPr>
          <w:ilvl w:val="0"/>
          <w:numId w:val="44"/>
        </w:numPr>
        <w:tabs>
          <w:tab w:val="left" w:pos="630"/>
          <w:tab w:val="left" w:pos="990"/>
        </w:tabs>
        <w:spacing w:before="100" w:line="400" w:lineRule="exact"/>
        <w:ind w:left="0" w:firstLine="720"/>
        <w:rPr>
          <w:del w:id="6941" w:author="An Tran, ACA (BUV)" w:date="2024-09-13T01:22:00Z" w16du:dateUtc="2024-09-12T18:22:00Z"/>
          <w:rFonts w:cs="Arial"/>
          <w:szCs w:val="22"/>
          <w:lang w:val="vi-VN"/>
          <w:rPrChange w:id="6942" w:author="An Tran, ACA (BUV)" w:date="2024-09-13T01:30:00Z" w16du:dateUtc="2024-09-12T18:30:00Z">
            <w:rPr>
              <w:del w:id="6943" w:author="An Tran, ACA (BUV)" w:date="2024-09-13T01:22:00Z" w16du:dateUtc="2024-09-12T18:22:00Z"/>
              <w:rFonts w:cs="Arial"/>
              <w:i/>
              <w:iCs/>
              <w:szCs w:val="22"/>
              <w:lang w:val="vi-VN"/>
            </w:rPr>
          </w:rPrChange>
        </w:rPr>
        <w:pPrChange w:id="6944"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6945" w:author="An Tran, ACA (BUV)" w:date="2024-09-13T01:22:00Z" w16du:dateUtc="2024-09-12T18:22:00Z">
        <w:r w:rsidRPr="004373E8" w:rsidDel="00637308">
          <w:rPr>
            <w:rFonts w:cs="Arial"/>
            <w:szCs w:val="22"/>
            <w:lang w:val="vi-VN"/>
          </w:rPr>
          <w:delText xml:space="preserve">Can the student take the resit instead of restudying? </w:delText>
        </w:r>
        <w:r w:rsidR="006A4A65" w:rsidRPr="004373E8" w:rsidDel="00637308">
          <w:rPr>
            <w:rFonts w:cs="Arial"/>
            <w:szCs w:val="22"/>
            <w:lang w:val="vi-VN"/>
          </w:rPr>
          <w:delText xml:space="preserve">/ </w:delText>
        </w:r>
        <w:r w:rsidRPr="00B328D3" w:rsidDel="00637308">
          <w:rPr>
            <w:rFonts w:cs="Arial"/>
            <w:szCs w:val="22"/>
            <w:lang w:val="vi-VN"/>
            <w:rPrChange w:id="6946" w:author="An Tran, ACA (BUV)" w:date="2024-09-13T01:30:00Z" w16du:dateUtc="2024-09-12T18:30:00Z">
              <w:rPr>
                <w:rFonts w:cs="Arial"/>
                <w:i/>
                <w:iCs/>
                <w:szCs w:val="22"/>
                <w:lang w:val="vi-VN"/>
              </w:rPr>
            </w:rPrChange>
          </w:rPr>
          <w:delText xml:space="preserve">Sinh viên có thể thi lại thay vì học lại không? </w:delText>
        </w:r>
        <w:bookmarkStart w:id="6947" w:name="_Toc177116712"/>
        <w:bookmarkStart w:id="6948" w:name="_Toc177119509"/>
        <w:bookmarkStart w:id="6949" w:name="_Toc177119921"/>
        <w:bookmarkStart w:id="6950" w:name="_Toc177146079"/>
        <w:bookmarkStart w:id="6951" w:name="_Toc177146488"/>
        <w:bookmarkEnd w:id="6947"/>
        <w:bookmarkEnd w:id="6948"/>
        <w:bookmarkEnd w:id="6949"/>
        <w:bookmarkEnd w:id="6950"/>
        <w:bookmarkEnd w:id="6951"/>
      </w:del>
    </w:p>
    <w:p w14:paraId="3A7310BD" w14:textId="547538B7" w:rsidR="00C10C75" w:rsidRPr="00B328D3" w:rsidDel="00637308" w:rsidRDefault="00C10C75">
      <w:pPr>
        <w:numPr>
          <w:ilvl w:val="0"/>
          <w:numId w:val="44"/>
        </w:numPr>
        <w:tabs>
          <w:tab w:val="left" w:pos="630"/>
          <w:tab w:val="left" w:pos="720"/>
          <w:tab w:val="left" w:pos="990"/>
        </w:tabs>
        <w:ind w:left="0" w:firstLine="720"/>
        <w:rPr>
          <w:del w:id="6952" w:author="An Tran, ACA (BUV)" w:date="2024-09-13T01:22:00Z" w16du:dateUtc="2024-09-12T18:22:00Z"/>
          <w:rFonts w:ascii="iCiel Avenir LT Std 35 Light" w:hAnsi="iCiel Avenir LT Std 35 Light" w:cs="Arial"/>
          <w:sz w:val="22"/>
          <w:szCs w:val="22"/>
          <w:lang w:val="vi-VN"/>
          <w:rPrChange w:id="6953" w:author="An Tran, ACA (BUV)" w:date="2024-09-13T01:30:00Z" w16du:dateUtc="2024-09-12T18:30:00Z">
            <w:rPr>
              <w:del w:id="6954" w:author="An Tran, ACA (BUV)" w:date="2024-09-13T01:22:00Z" w16du:dateUtc="2024-09-12T18:22:00Z"/>
              <w:rFonts w:ascii="iCiel Avenir LT Std 35 Light" w:hAnsi="iCiel Avenir LT Std 35 Light" w:cs="Arial"/>
              <w:sz w:val="22"/>
              <w:szCs w:val="22"/>
              <w:highlight w:val="yellow"/>
              <w:lang w:val="vi-VN"/>
            </w:rPr>
          </w:rPrChange>
        </w:rPr>
        <w:pPrChange w:id="6955" w:author="An Tran, ACA (BUV)" w:date="2024-09-13T01:30:00Z" w16du:dateUtc="2024-09-12T18:30:00Z">
          <w:pPr>
            <w:tabs>
              <w:tab w:val="left" w:pos="630"/>
              <w:tab w:val="left" w:pos="720"/>
              <w:tab w:val="left" w:pos="1080"/>
            </w:tabs>
          </w:pPr>
        </w:pPrChange>
      </w:pPr>
      <w:del w:id="6956" w:author="An Tran, ACA (BUV)" w:date="2024-09-13T01:22:00Z" w16du:dateUtc="2024-09-12T18:22:00Z">
        <w:r w:rsidRPr="00B328D3" w:rsidDel="00637308">
          <w:rPr>
            <w:rFonts w:ascii="iCiel Avenir LT Std 35 Light" w:hAnsi="iCiel Avenir LT Std 35 Light" w:cs="Arial"/>
            <w:b/>
            <w:sz w:val="22"/>
            <w:szCs w:val="22"/>
            <w:lang w:val="vi-VN"/>
            <w:rPrChange w:id="6957"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958"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6959"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6960" w:name="_Toc177116713"/>
        <w:bookmarkStart w:id="6961" w:name="_Toc177119510"/>
        <w:bookmarkStart w:id="6962" w:name="_Toc177119922"/>
        <w:bookmarkStart w:id="6963" w:name="_Toc177146080"/>
        <w:bookmarkStart w:id="6964" w:name="_Toc177146489"/>
        <w:bookmarkEnd w:id="6960"/>
        <w:bookmarkEnd w:id="6961"/>
        <w:bookmarkEnd w:id="6962"/>
        <w:bookmarkEnd w:id="6963"/>
        <w:bookmarkEnd w:id="6964"/>
      </w:del>
    </w:p>
    <w:p w14:paraId="6B55F647" w14:textId="1A2F8128" w:rsidR="00C10C75" w:rsidRPr="00B328D3" w:rsidDel="00637308" w:rsidRDefault="00C10C75">
      <w:pPr>
        <w:numPr>
          <w:ilvl w:val="0"/>
          <w:numId w:val="44"/>
        </w:numPr>
        <w:tabs>
          <w:tab w:val="left" w:pos="990"/>
        </w:tabs>
        <w:ind w:left="0" w:firstLine="720"/>
        <w:rPr>
          <w:del w:id="6965" w:author="An Tran, ACA (BUV)" w:date="2024-09-13T01:22:00Z" w16du:dateUtc="2024-09-12T18:22:00Z"/>
          <w:rFonts w:ascii="iCiel Avenir LT Std 35 Light" w:hAnsi="iCiel Avenir LT Std 35 Light" w:cs="Arial"/>
          <w:sz w:val="22"/>
          <w:szCs w:val="22"/>
          <w:lang w:val="vi-VN"/>
        </w:rPr>
        <w:pPrChange w:id="6966" w:author="An Tran, ACA (BUV)" w:date="2024-09-13T01:30:00Z" w16du:dateUtc="2024-09-12T18:30:00Z">
          <w:pPr>
            <w:ind w:firstLine="0"/>
          </w:pPr>
        </w:pPrChange>
      </w:pPr>
      <w:del w:id="6967" w:author="An Tran, ACA (BUV)" w:date="2024-09-13T01:22:00Z" w16du:dateUtc="2024-09-12T18:22:00Z">
        <w:r w:rsidRPr="00B328D3" w:rsidDel="00637308">
          <w:rPr>
            <w:rFonts w:ascii="iCiel Avenir LT Std 35 Light" w:hAnsi="iCiel Avenir LT Std 35 Light" w:cs="Arial"/>
            <w:sz w:val="22"/>
            <w:szCs w:val="22"/>
            <w:lang w:val="vi-VN"/>
          </w:rPr>
          <w:delText>Resit/restudy is not an option. The Examinations Board has carefully considered each case and given the decision whether the student needs to restudy or resit to complete the module. After the final decision is made, it cannot be changed. Thus, the student should read and follow the Board decision presented in their academic results.</w:delText>
        </w:r>
        <w:bookmarkStart w:id="6968" w:name="_Toc177116714"/>
        <w:bookmarkStart w:id="6969" w:name="_Toc177119511"/>
        <w:bookmarkStart w:id="6970" w:name="_Toc177119923"/>
        <w:bookmarkStart w:id="6971" w:name="_Toc177146081"/>
        <w:bookmarkStart w:id="6972" w:name="_Toc177146490"/>
        <w:bookmarkEnd w:id="6968"/>
        <w:bookmarkEnd w:id="6969"/>
        <w:bookmarkEnd w:id="6970"/>
        <w:bookmarkEnd w:id="6971"/>
        <w:bookmarkEnd w:id="6972"/>
      </w:del>
    </w:p>
    <w:p w14:paraId="5BD5F6E8" w14:textId="1C6A87C0" w:rsidR="00C10C75" w:rsidRPr="00B328D3" w:rsidDel="00637308" w:rsidRDefault="00C10C75">
      <w:pPr>
        <w:numPr>
          <w:ilvl w:val="0"/>
          <w:numId w:val="44"/>
        </w:numPr>
        <w:tabs>
          <w:tab w:val="left" w:pos="990"/>
        </w:tabs>
        <w:ind w:left="0" w:firstLine="720"/>
        <w:rPr>
          <w:del w:id="6973" w:author="An Tran, ACA (BUV)" w:date="2024-09-13T01:22:00Z" w16du:dateUtc="2024-09-12T18:22:00Z"/>
          <w:rFonts w:ascii="iCiel Avenir LT Std 35 Light" w:hAnsi="iCiel Avenir LT Std 35 Light" w:cs="Arial"/>
          <w:sz w:val="22"/>
          <w:szCs w:val="22"/>
          <w:lang w:val="vi-VN"/>
          <w:rPrChange w:id="6974" w:author="An Tran, ACA (BUV)" w:date="2024-09-13T01:30:00Z" w16du:dateUtc="2024-09-12T18:30:00Z">
            <w:rPr>
              <w:del w:id="6975" w:author="An Tran, ACA (BUV)" w:date="2024-09-13T01:22:00Z" w16du:dateUtc="2024-09-12T18:22:00Z"/>
              <w:rFonts w:ascii="iCiel Avenir LT Std 35 Light" w:hAnsi="iCiel Avenir LT Std 35 Light"/>
              <w:i/>
              <w:iCs/>
              <w:sz w:val="22"/>
              <w:szCs w:val="22"/>
              <w:lang w:val="vi-VN"/>
            </w:rPr>
          </w:rPrChange>
        </w:rPr>
        <w:pPrChange w:id="6976" w:author="An Tran, ACA (BUV)" w:date="2024-09-13T01:30:00Z" w16du:dateUtc="2024-09-12T18:30:00Z">
          <w:pPr>
            <w:ind w:firstLine="0"/>
          </w:pPr>
        </w:pPrChange>
      </w:pPr>
      <w:del w:id="6977" w:author="An Tran, ACA (BUV)" w:date="2024-09-13T01:22:00Z" w16du:dateUtc="2024-09-12T18:22:00Z">
        <w:r w:rsidRPr="00B328D3" w:rsidDel="00637308">
          <w:rPr>
            <w:rFonts w:ascii="iCiel Avenir LT Std 35 Light" w:hAnsi="iCiel Avenir LT Std 35 Light" w:cs="Arial"/>
            <w:sz w:val="22"/>
            <w:szCs w:val="22"/>
            <w:lang w:val="vi-VN"/>
            <w:rPrChange w:id="6978" w:author="An Tran, ACA (BUV)" w:date="2024-09-13T01:30:00Z" w16du:dateUtc="2024-09-12T18:30:00Z">
              <w:rPr>
                <w:rFonts w:ascii="iCiel Avenir LT Std 35 Light" w:hAnsi="iCiel Avenir LT Std 35 Light"/>
                <w:i/>
                <w:iCs/>
                <w:sz w:val="22"/>
                <w:szCs w:val="22"/>
                <w:lang w:val="vi-VN"/>
              </w:rPr>
            </w:rPrChange>
          </w:rPr>
          <w:delText xml:space="preserve">Thi lại/ học lại không phải là một lựa chọn. Hội Đồng Khảo Thí đã xem xét kỹ lưỡng từng trường hợp và đưa ra quyết định sinh viên cần học lại hay thi lại để hoàn thành môn học. Sẽ không thể thay đổi quyết định cuối cùng của Hội Đồng Khảo Thí. Do đó, sinh viên cần đọc và thực hiện theo quyết định của Hội Đồng Khảo Thí được nêu trong bảng điểm. </w:delText>
        </w:r>
        <w:bookmarkStart w:id="6979" w:name="_Toc177116715"/>
        <w:bookmarkStart w:id="6980" w:name="_Toc177119512"/>
        <w:bookmarkStart w:id="6981" w:name="_Toc177119924"/>
        <w:bookmarkStart w:id="6982" w:name="_Toc177146082"/>
        <w:bookmarkStart w:id="6983" w:name="_Toc177146491"/>
        <w:bookmarkEnd w:id="6979"/>
        <w:bookmarkEnd w:id="6980"/>
        <w:bookmarkEnd w:id="6981"/>
        <w:bookmarkEnd w:id="6982"/>
        <w:bookmarkEnd w:id="6983"/>
      </w:del>
    </w:p>
    <w:p w14:paraId="3A6DF886" w14:textId="1D02B002" w:rsidR="00C10C75" w:rsidRPr="004373E8" w:rsidDel="00637308" w:rsidRDefault="00C10C75">
      <w:pPr>
        <w:pStyle w:val="Question"/>
        <w:numPr>
          <w:ilvl w:val="0"/>
          <w:numId w:val="44"/>
        </w:numPr>
        <w:tabs>
          <w:tab w:val="left" w:pos="630"/>
          <w:tab w:val="left" w:pos="990"/>
        </w:tabs>
        <w:spacing w:before="100" w:line="400" w:lineRule="exact"/>
        <w:ind w:left="0" w:firstLine="720"/>
        <w:rPr>
          <w:del w:id="6984" w:author="An Tran, ACA (BUV)" w:date="2024-09-13T01:22:00Z" w16du:dateUtc="2024-09-12T18:22:00Z"/>
          <w:rFonts w:cs="Arial"/>
          <w:szCs w:val="22"/>
          <w:lang w:val="vi-VN"/>
        </w:rPr>
        <w:pPrChange w:id="6985"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6986" w:author="An Tran, ACA (BUV)" w:date="2024-09-13T01:22:00Z" w16du:dateUtc="2024-09-12T18:22:00Z">
        <w:r w:rsidRPr="004373E8" w:rsidDel="00637308">
          <w:rPr>
            <w:rFonts w:cs="Arial"/>
            <w:szCs w:val="22"/>
            <w:lang w:val="vi-VN"/>
          </w:rPr>
          <w:delText xml:space="preserve">Why the grades are only available around 10 weeks after the final examinations? Why do the students who failed 45 credits in a year cannot attend first 2 – 3 weeks of the new </w:delText>
        </w:r>
        <w:r w:rsidR="00F06962" w:rsidRPr="004373E8" w:rsidDel="00637308">
          <w:rPr>
            <w:rFonts w:cs="Arial"/>
            <w:szCs w:val="22"/>
            <w:lang w:val="vi-VN"/>
          </w:rPr>
          <w:delText>semester? /</w:delText>
        </w:r>
        <w:r w:rsidRPr="004373E8" w:rsidDel="00637308">
          <w:rPr>
            <w:rFonts w:cs="Arial"/>
            <w:szCs w:val="22"/>
            <w:lang w:val="vi-VN"/>
          </w:rPr>
          <w:delText xml:space="preserve"> </w:delText>
        </w:r>
        <w:r w:rsidRPr="00B328D3" w:rsidDel="00637308">
          <w:rPr>
            <w:rFonts w:cs="Arial"/>
            <w:szCs w:val="22"/>
            <w:lang w:val="vi-VN"/>
            <w:rPrChange w:id="6987" w:author="An Tran, ACA (BUV)" w:date="2024-09-13T01:30:00Z" w16du:dateUtc="2024-09-12T18:30:00Z">
              <w:rPr>
                <w:rFonts w:cs="Arial"/>
                <w:i/>
                <w:iCs/>
                <w:szCs w:val="22"/>
                <w:lang w:val="vi-VN"/>
              </w:rPr>
            </w:rPrChange>
          </w:rPr>
          <w:delText>Tại sao điểm của sinh viên có khoảng 10 tuần sau đợt thi cuối kỳ của sinh viên và sinh viên đang nợ từ 45 tín chỉ của 1 năm không được tham gia 2 - 3 tuần đầu tiên của kỳ học mới?</w:delText>
        </w:r>
        <w:bookmarkStart w:id="6988" w:name="_Toc177116716"/>
        <w:bookmarkStart w:id="6989" w:name="_Toc177119513"/>
        <w:bookmarkStart w:id="6990" w:name="_Toc177119925"/>
        <w:bookmarkStart w:id="6991" w:name="_Toc177146083"/>
        <w:bookmarkStart w:id="6992" w:name="_Toc177146492"/>
        <w:bookmarkEnd w:id="6988"/>
        <w:bookmarkEnd w:id="6989"/>
        <w:bookmarkEnd w:id="6990"/>
        <w:bookmarkEnd w:id="6991"/>
        <w:bookmarkEnd w:id="6992"/>
      </w:del>
    </w:p>
    <w:p w14:paraId="27E40925" w14:textId="0F9E65E9" w:rsidR="00C10C75" w:rsidRPr="00B328D3" w:rsidDel="00637308" w:rsidRDefault="00C10C75">
      <w:pPr>
        <w:numPr>
          <w:ilvl w:val="0"/>
          <w:numId w:val="44"/>
        </w:numPr>
        <w:tabs>
          <w:tab w:val="left" w:pos="630"/>
          <w:tab w:val="left" w:pos="720"/>
          <w:tab w:val="left" w:pos="990"/>
        </w:tabs>
        <w:ind w:left="0" w:firstLine="720"/>
        <w:rPr>
          <w:del w:id="6993" w:author="An Tran, ACA (BUV)" w:date="2024-09-13T01:22:00Z" w16du:dateUtc="2024-09-12T18:22:00Z"/>
          <w:rFonts w:ascii="iCiel Avenir LT Std 35 Light" w:hAnsi="iCiel Avenir LT Std 35 Light" w:cs="Arial"/>
          <w:b/>
          <w:sz w:val="22"/>
          <w:szCs w:val="22"/>
          <w:lang w:val="vi-VN"/>
          <w:rPrChange w:id="6994" w:author="An Tran, ACA (BUV)" w:date="2024-09-13T01:30:00Z" w16du:dateUtc="2024-09-12T18:30:00Z">
            <w:rPr>
              <w:del w:id="6995" w:author="An Tran, ACA (BUV)" w:date="2024-09-13T01:22:00Z" w16du:dateUtc="2024-09-12T18:22:00Z"/>
              <w:rFonts w:ascii="iCiel Avenir LT Std 35 Light" w:hAnsi="iCiel Avenir LT Std 35 Light" w:cs="Arial"/>
              <w:b/>
              <w:bCs/>
              <w:sz w:val="22"/>
              <w:szCs w:val="22"/>
              <w:u w:val="single"/>
              <w:lang w:val="vi-VN"/>
            </w:rPr>
          </w:rPrChange>
        </w:rPr>
        <w:pPrChange w:id="6996" w:author="An Tran, ACA (BUV)" w:date="2024-09-13T01:30:00Z" w16du:dateUtc="2024-09-12T18:30:00Z">
          <w:pPr>
            <w:tabs>
              <w:tab w:val="left" w:pos="630"/>
              <w:tab w:val="left" w:pos="720"/>
              <w:tab w:val="left" w:pos="1080"/>
            </w:tabs>
          </w:pPr>
        </w:pPrChange>
      </w:pPr>
      <w:del w:id="6997" w:author="An Tran, ACA (BUV)" w:date="2024-09-13T01:22:00Z" w16du:dateUtc="2024-09-12T18:22:00Z">
        <w:r w:rsidRPr="00B328D3" w:rsidDel="00637308">
          <w:rPr>
            <w:rFonts w:ascii="iCiel Avenir LT Std 35 Light" w:hAnsi="iCiel Avenir LT Std 35 Light" w:cs="Arial"/>
            <w:b/>
            <w:sz w:val="22"/>
            <w:szCs w:val="22"/>
            <w:lang w:val="vi-VN"/>
            <w:rPrChange w:id="6998"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6999"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000"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7001" w:name="_Toc177116717"/>
        <w:bookmarkStart w:id="7002" w:name="_Toc177119514"/>
        <w:bookmarkStart w:id="7003" w:name="_Toc177119926"/>
        <w:bookmarkStart w:id="7004" w:name="_Toc177146084"/>
        <w:bookmarkStart w:id="7005" w:name="_Toc177146493"/>
        <w:bookmarkEnd w:id="7001"/>
        <w:bookmarkEnd w:id="7002"/>
        <w:bookmarkEnd w:id="7003"/>
        <w:bookmarkEnd w:id="7004"/>
        <w:bookmarkEnd w:id="7005"/>
      </w:del>
    </w:p>
    <w:p w14:paraId="09A20BDC" w14:textId="1E2FEDDF" w:rsidR="00544101" w:rsidRPr="00B328D3" w:rsidDel="00637308" w:rsidRDefault="00544101">
      <w:pPr>
        <w:numPr>
          <w:ilvl w:val="0"/>
          <w:numId w:val="44"/>
        </w:numPr>
        <w:tabs>
          <w:tab w:val="left" w:pos="990"/>
        </w:tabs>
        <w:ind w:left="0" w:firstLine="720"/>
        <w:rPr>
          <w:del w:id="7006" w:author="An Tran, ACA (BUV)" w:date="2024-09-13T01:22:00Z" w16du:dateUtc="2024-09-12T18:22:00Z"/>
          <w:rFonts w:ascii="iCiel Avenir LT Std 35 Light" w:hAnsi="iCiel Avenir LT Std 35 Light" w:cs="Arial"/>
          <w:sz w:val="22"/>
          <w:szCs w:val="22"/>
          <w:lang w:val="vi-VN"/>
        </w:rPr>
        <w:pPrChange w:id="7007" w:author="An Tran, ACA (BUV)" w:date="2024-09-13T01:30:00Z" w16du:dateUtc="2024-09-12T18:30:00Z">
          <w:pPr>
            <w:ind w:firstLine="0"/>
          </w:pPr>
        </w:pPrChange>
      </w:pPr>
      <w:del w:id="7008" w:author="An Tran, ACA (BUV)" w:date="2024-09-13T01:22:00Z" w16du:dateUtc="2024-09-12T18:22:00Z">
        <w:r w:rsidRPr="00B328D3" w:rsidDel="00637308">
          <w:rPr>
            <w:rFonts w:ascii="iCiel Avenir LT Std 35 Light" w:hAnsi="iCiel Avenir LT Std 35 Light" w:cs="Arial"/>
            <w:sz w:val="22"/>
            <w:szCs w:val="22"/>
            <w:lang w:val="vi-VN"/>
          </w:rPr>
          <w:delText>BUV and Staffordshire University have grading and quality control processes to ensure that students’ assessments are graded accurately and fairly and this takes time. The Examinations Board date is given by Staffordshire University, normally scheduled in around 9 – 10 weeks after the final examination. After the Examinations Board approves the mark, they will be officially released in the student portal.</w:delText>
        </w:r>
        <w:bookmarkStart w:id="7009" w:name="_Toc177116718"/>
        <w:bookmarkStart w:id="7010" w:name="_Toc177119515"/>
        <w:bookmarkStart w:id="7011" w:name="_Toc177119927"/>
        <w:bookmarkStart w:id="7012" w:name="_Toc177146085"/>
        <w:bookmarkStart w:id="7013" w:name="_Toc177146494"/>
        <w:bookmarkEnd w:id="7009"/>
        <w:bookmarkEnd w:id="7010"/>
        <w:bookmarkEnd w:id="7011"/>
        <w:bookmarkEnd w:id="7012"/>
        <w:bookmarkEnd w:id="7013"/>
      </w:del>
    </w:p>
    <w:p w14:paraId="28ADA109" w14:textId="0242D044" w:rsidR="00544101" w:rsidRPr="00B328D3" w:rsidDel="00637308" w:rsidRDefault="00544101">
      <w:pPr>
        <w:numPr>
          <w:ilvl w:val="0"/>
          <w:numId w:val="44"/>
        </w:numPr>
        <w:tabs>
          <w:tab w:val="left" w:pos="990"/>
        </w:tabs>
        <w:ind w:left="0" w:firstLine="720"/>
        <w:rPr>
          <w:del w:id="7014" w:author="An Tran, ACA (BUV)" w:date="2024-09-13T01:22:00Z" w16du:dateUtc="2024-09-12T18:22:00Z"/>
          <w:rFonts w:ascii="iCiel Avenir LT Std 35 Light" w:hAnsi="iCiel Avenir LT Std 35 Light" w:cs="Arial"/>
          <w:sz w:val="22"/>
          <w:szCs w:val="22"/>
          <w:lang w:val="vi-VN"/>
        </w:rPr>
        <w:pPrChange w:id="7015" w:author="An Tran, ACA (BUV)" w:date="2024-09-13T01:30:00Z" w16du:dateUtc="2024-09-12T18:30:00Z">
          <w:pPr>
            <w:ind w:firstLine="0"/>
          </w:pPr>
        </w:pPrChange>
      </w:pPr>
      <w:del w:id="7016" w:author="An Tran, ACA (BUV)" w:date="2024-09-13T01:22:00Z" w16du:dateUtc="2024-09-12T18:22:00Z">
        <w:r w:rsidRPr="00B328D3" w:rsidDel="00637308">
          <w:rPr>
            <w:rFonts w:ascii="iCiel Avenir LT Std 35 Light" w:hAnsi="iCiel Avenir LT Std 35 Light" w:cs="Arial"/>
            <w:sz w:val="22"/>
            <w:szCs w:val="22"/>
            <w:lang w:val="vi-VN"/>
          </w:rPr>
          <w:delText>Students who fail 45 credits a year cannot proceed to the next level until a decision is made by the Examinations Board. At the same time, the student will follow the Board decision to take resit assessments to recover those missing credits. The resit results will then be considered in the resit Examination Board, and we will update parents regarding the student’s status as soon as the resit results are available. Students who are in “can’t proceed” status and waiting for resit results are not allowed to attend classes in the first 2 - 3 weeks of the new semester</w:delText>
        </w:r>
        <w:r w:rsidR="00763AB1" w:rsidRPr="00B328D3" w:rsidDel="00637308">
          <w:rPr>
            <w:rFonts w:ascii="iCiel Avenir LT Std 35 Light" w:hAnsi="iCiel Avenir LT Std 35 Light" w:cs="Arial"/>
            <w:sz w:val="22"/>
            <w:szCs w:val="22"/>
            <w:lang w:val="vi-VN"/>
          </w:rPr>
          <w:delText xml:space="preserve">. </w:delText>
        </w:r>
        <w:r w:rsidRPr="00B328D3" w:rsidDel="00637308">
          <w:rPr>
            <w:rFonts w:ascii="iCiel Avenir LT Std 35 Light" w:hAnsi="iCiel Avenir LT Std 35 Light" w:cs="Arial"/>
            <w:sz w:val="22"/>
            <w:szCs w:val="22"/>
            <w:lang w:val="vi-VN"/>
          </w:rPr>
          <w:delText>This is directed by the Staffordshire University examinations and progression board who are the degree awarding authority for the student’s degree. If a student does not pass the resit, the Examination Board may require the student to restudy the module, which means that the student will have to pay the restudy fee and extend the duration of the degree. It is strongly advised that parents encourage students to study sufficiently to pass their assessments on the first sit and, if required, the resit assessments too.</w:delText>
        </w:r>
        <w:bookmarkStart w:id="7017" w:name="_Toc177116719"/>
        <w:bookmarkStart w:id="7018" w:name="_Toc177119516"/>
        <w:bookmarkStart w:id="7019" w:name="_Toc177119928"/>
        <w:bookmarkStart w:id="7020" w:name="_Toc177146086"/>
        <w:bookmarkStart w:id="7021" w:name="_Toc177146495"/>
        <w:bookmarkEnd w:id="7017"/>
        <w:bookmarkEnd w:id="7018"/>
        <w:bookmarkEnd w:id="7019"/>
        <w:bookmarkEnd w:id="7020"/>
        <w:bookmarkEnd w:id="7021"/>
      </w:del>
    </w:p>
    <w:p w14:paraId="28078CE5" w14:textId="22FCB1FB" w:rsidR="00544101" w:rsidRPr="00B328D3" w:rsidDel="00637308" w:rsidRDefault="00544101">
      <w:pPr>
        <w:numPr>
          <w:ilvl w:val="0"/>
          <w:numId w:val="44"/>
        </w:numPr>
        <w:tabs>
          <w:tab w:val="left" w:pos="990"/>
        </w:tabs>
        <w:ind w:left="0" w:firstLine="720"/>
        <w:rPr>
          <w:del w:id="7022" w:author="An Tran, ACA (BUV)" w:date="2024-09-13T01:22:00Z" w16du:dateUtc="2024-09-12T18:22:00Z"/>
          <w:rFonts w:ascii="iCiel Avenir LT Std 35 Light" w:hAnsi="iCiel Avenir LT Std 35 Light" w:cs="Arial"/>
          <w:color w:val="2F5496" w:themeColor="accent1" w:themeShade="BF"/>
          <w:sz w:val="22"/>
          <w:szCs w:val="22"/>
          <w:lang w:val="vi-VN"/>
          <w:rPrChange w:id="7023" w:author="An Tran, ACA (BUV)" w:date="2024-09-13T01:30:00Z" w16du:dateUtc="2024-09-12T18:30:00Z">
            <w:rPr>
              <w:del w:id="7024" w:author="An Tran, ACA (BUV)" w:date="2024-09-13T01:22:00Z" w16du:dateUtc="2024-09-12T18:22:00Z"/>
              <w:rFonts w:ascii="iCiel Avenir LT Std 35 Light" w:hAnsi="iCiel Avenir LT Std 35 Light"/>
              <w:color w:val="000000"/>
              <w:sz w:val="22"/>
              <w:szCs w:val="22"/>
              <w:lang w:val="vi-VN"/>
            </w:rPr>
          </w:rPrChange>
        </w:rPr>
        <w:pPrChange w:id="7025" w:author="An Tran, ACA (BUV)" w:date="2024-09-13T01:30:00Z" w16du:dateUtc="2024-09-12T18:30:00Z">
          <w:pPr>
            <w:ind w:firstLine="0"/>
          </w:pPr>
        </w:pPrChange>
      </w:pPr>
      <w:del w:id="7026" w:author="An Tran, ACA (BUV)" w:date="2024-09-13T01:22:00Z" w16du:dateUtc="2024-09-12T18:22:00Z">
        <w:r w:rsidRPr="00B328D3" w:rsidDel="00637308">
          <w:rPr>
            <w:rFonts w:ascii="iCiel Avenir LT Std 35 Light" w:hAnsi="iCiel Avenir LT Std 35 Light" w:cs="Arial"/>
            <w:color w:val="2F5496" w:themeColor="accent1" w:themeShade="BF"/>
            <w:sz w:val="22"/>
            <w:szCs w:val="22"/>
            <w:lang w:val="vi-VN"/>
            <w:rPrChange w:id="7027" w:author="An Tran, ACA (BUV)" w:date="2024-09-13T01:30:00Z" w16du:dateUtc="2024-09-12T18:30:00Z">
              <w:rPr>
                <w:rFonts w:ascii="iCiel Avenir LT Std 35 Light" w:hAnsi="iCiel Avenir LT Std 35 Light"/>
                <w:color w:val="000000"/>
                <w:sz w:val="22"/>
                <w:szCs w:val="22"/>
                <w:lang w:val="vi-VN"/>
              </w:rPr>
            </w:rPrChange>
          </w:rPr>
          <w:delText>However, under certain circumstances the student may provisionally attend class until  the results of their resit attempts are known, if:</w:delText>
        </w:r>
        <w:bookmarkStart w:id="7028" w:name="_Toc177116720"/>
        <w:bookmarkStart w:id="7029" w:name="_Toc177119517"/>
        <w:bookmarkStart w:id="7030" w:name="_Toc177119929"/>
        <w:bookmarkStart w:id="7031" w:name="_Toc177146087"/>
        <w:bookmarkStart w:id="7032" w:name="_Toc177146496"/>
        <w:bookmarkEnd w:id="7028"/>
        <w:bookmarkEnd w:id="7029"/>
        <w:bookmarkEnd w:id="7030"/>
        <w:bookmarkEnd w:id="7031"/>
        <w:bookmarkEnd w:id="7032"/>
      </w:del>
    </w:p>
    <w:p w14:paraId="44B4F0A0" w14:textId="6E6476C2" w:rsidR="00544101" w:rsidRPr="004373E8" w:rsidDel="00637308" w:rsidRDefault="00544101">
      <w:pPr>
        <w:pStyle w:val="paragraph"/>
        <w:numPr>
          <w:ilvl w:val="0"/>
          <w:numId w:val="44"/>
        </w:numPr>
        <w:tabs>
          <w:tab w:val="left" w:pos="630"/>
          <w:tab w:val="left" w:pos="720"/>
          <w:tab w:val="left" w:pos="990"/>
        </w:tabs>
        <w:ind w:left="0" w:firstLine="720"/>
        <w:rPr>
          <w:del w:id="7033" w:author="An Tran, ACA (BUV)" w:date="2024-09-13T01:22:00Z" w16du:dateUtc="2024-09-12T18:22:00Z"/>
          <w:rFonts w:ascii="iCiel Avenir LT Std 35 Light" w:hAnsi="iCiel Avenir LT Std 35 Light" w:cs="Arial"/>
          <w:sz w:val="22"/>
          <w:szCs w:val="22"/>
          <w:lang w:val="vi-VN"/>
        </w:rPr>
        <w:pPrChange w:id="7034" w:author="An Tran, ACA (BUV)" w:date="2024-09-13T01:30:00Z" w16du:dateUtc="2024-09-12T18:30:00Z">
          <w:pPr>
            <w:pStyle w:val="paragraph"/>
            <w:numPr>
              <w:numId w:val="2"/>
            </w:numPr>
            <w:tabs>
              <w:tab w:val="left" w:pos="630"/>
              <w:tab w:val="left" w:pos="720"/>
              <w:tab w:val="left" w:pos="1080"/>
            </w:tabs>
            <w:ind w:left="360" w:firstLine="360"/>
          </w:pPr>
        </w:pPrChange>
      </w:pPr>
      <w:del w:id="7035" w:author="An Tran, ACA (BUV)" w:date="2024-09-13T01:22:00Z" w16du:dateUtc="2024-09-12T18:22:00Z">
        <w:r w:rsidRPr="004373E8" w:rsidDel="00637308">
          <w:rPr>
            <w:rFonts w:ascii="iCiel Avenir LT Std 35 Light" w:hAnsi="iCiel Avenir LT Std 35 Light" w:cs="Arial"/>
            <w:sz w:val="22"/>
            <w:szCs w:val="22"/>
            <w:lang w:val="vi-VN"/>
          </w:rPr>
          <w:delText>The student</w:delText>
        </w:r>
        <w:r w:rsidR="000910B2" w:rsidRPr="004373E8" w:rsidDel="00637308">
          <w:rPr>
            <w:rFonts w:ascii="iCiel Avenir LT Std 35 Light" w:hAnsi="iCiel Avenir LT Std 35 Light" w:cs="Arial"/>
            <w:sz w:val="22"/>
            <w:szCs w:val="22"/>
            <w:lang w:val="vi-VN"/>
          </w:rPr>
          <w:delText xml:space="preserve">’s </w:delText>
        </w:r>
        <w:r w:rsidRPr="004373E8" w:rsidDel="00637308">
          <w:rPr>
            <w:rFonts w:ascii="iCiel Avenir LT Std 35 Light" w:hAnsi="iCiel Avenir LT Std 35 Light" w:cs="Arial"/>
            <w:sz w:val="22"/>
            <w:szCs w:val="22"/>
            <w:lang w:val="vi-VN"/>
          </w:rPr>
          <w:delText>submission resit deadline is before the start of the relevant semester.</w:delText>
        </w:r>
        <w:bookmarkStart w:id="7036" w:name="_Toc177116721"/>
        <w:bookmarkStart w:id="7037" w:name="_Toc177119518"/>
        <w:bookmarkStart w:id="7038" w:name="_Toc177119930"/>
        <w:bookmarkStart w:id="7039" w:name="_Toc177146088"/>
        <w:bookmarkStart w:id="7040" w:name="_Toc177146497"/>
        <w:bookmarkEnd w:id="7036"/>
        <w:bookmarkEnd w:id="7037"/>
        <w:bookmarkEnd w:id="7038"/>
        <w:bookmarkEnd w:id="7039"/>
        <w:bookmarkEnd w:id="7040"/>
      </w:del>
    </w:p>
    <w:p w14:paraId="6C80163E" w14:textId="13FA1353" w:rsidR="00544101" w:rsidRPr="004373E8" w:rsidDel="00637308" w:rsidRDefault="00544101">
      <w:pPr>
        <w:pStyle w:val="paragraph"/>
        <w:numPr>
          <w:ilvl w:val="0"/>
          <w:numId w:val="44"/>
        </w:numPr>
        <w:tabs>
          <w:tab w:val="left" w:pos="630"/>
          <w:tab w:val="left" w:pos="720"/>
          <w:tab w:val="left" w:pos="990"/>
        </w:tabs>
        <w:ind w:left="0" w:firstLine="720"/>
        <w:rPr>
          <w:del w:id="7041" w:author="An Tran, ACA (BUV)" w:date="2024-09-13T01:22:00Z" w16du:dateUtc="2024-09-12T18:22:00Z"/>
          <w:rFonts w:ascii="iCiel Avenir LT Std 35 Light" w:hAnsi="iCiel Avenir LT Std 35 Light" w:cs="Arial"/>
          <w:sz w:val="22"/>
          <w:szCs w:val="22"/>
          <w:lang w:val="vi-VN"/>
        </w:rPr>
        <w:pPrChange w:id="7042" w:author="An Tran, ACA (BUV)" w:date="2024-09-13T01:30:00Z" w16du:dateUtc="2024-09-12T18:30:00Z">
          <w:pPr>
            <w:pStyle w:val="paragraph"/>
            <w:numPr>
              <w:numId w:val="2"/>
            </w:numPr>
            <w:tabs>
              <w:tab w:val="left" w:pos="630"/>
              <w:tab w:val="left" w:pos="720"/>
              <w:tab w:val="left" w:pos="1080"/>
            </w:tabs>
            <w:ind w:left="360" w:firstLine="360"/>
          </w:pPr>
        </w:pPrChange>
      </w:pPr>
      <w:del w:id="7043" w:author="An Tran, ACA (BUV)" w:date="2024-09-13T01:22:00Z" w16du:dateUtc="2024-09-12T18:22:00Z">
        <w:r w:rsidRPr="004373E8" w:rsidDel="00637308">
          <w:rPr>
            <w:rFonts w:ascii="iCiel Avenir LT Std 35 Light" w:hAnsi="iCiel Avenir LT Std 35 Light" w:cs="Arial"/>
            <w:sz w:val="22"/>
            <w:szCs w:val="22"/>
            <w:lang w:val="vi-VN"/>
          </w:rPr>
          <w:delText>Students submit sufficient resit attempts so that if the submissions achieve a passing grade</w:delText>
        </w:r>
        <w:r w:rsidR="00433AE6" w:rsidRPr="004373E8" w:rsidDel="00637308">
          <w:rPr>
            <w:rFonts w:ascii="iCiel Avenir LT Std 35 Light" w:hAnsi="iCiel Avenir LT Std 35 Light" w:cs="Arial"/>
            <w:sz w:val="22"/>
            <w:szCs w:val="22"/>
            <w:lang w:val="vi-VN"/>
          </w:rPr>
          <w:delText xml:space="preserve">, </w:delText>
        </w:r>
        <w:r w:rsidRPr="004373E8" w:rsidDel="00637308">
          <w:rPr>
            <w:rFonts w:ascii="iCiel Avenir LT Std 35 Light" w:hAnsi="iCiel Avenir LT Std 35 Light" w:cs="Arial"/>
            <w:sz w:val="22"/>
            <w:szCs w:val="22"/>
            <w:lang w:val="vi-VN"/>
          </w:rPr>
          <w:delText xml:space="preserve"> they will gain enough credits to be allowed to progress under the regulations. </w:delText>
        </w:r>
        <w:bookmarkStart w:id="7044" w:name="_Toc177116722"/>
        <w:bookmarkStart w:id="7045" w:name="_Toc177119519"/>
        <w:bookmarkStart w:id="7046" w:name="_Toc177119931"/>
        <w:bookmarkStart w:id="7047" w:name="_Toc177146089"/>
        <w:bookmarkStart w:id="7048" w:name="_Toc177146498"/>
        <w:bookmarkEnd w:id="7044"/>
        <w:bookmarkEnd w:id="7045"/>
        <w:bookmarkEnd w:id="7046"/>
        <w:bookmarkEnd w:id="7047"/>
        <w:bookmarkEnd w:id="7048"/>
      </w:del>
    </w:p>
    <w:p w14:paraId="08E24CDA" w14:textId="2D091AF1" w:rsidR="00544101" w:rsidRPr="004373E8" w:rsidDel="00637308" w:rsidRDefault="00544101">
      <w:pPr>
        <w:pStyle w:val="paragraph"/>
        <w:numPr>
          <w:ilvl w:val="0"/>
          <w:numId w:val="44"/>
        </w:numPr>
        <w:tabs>
          <w:tab w:val="left" w:pos="630"/>
          <w:tab w:val="left" w:pos="720"/>
          <w:tab w:val="left" w:pos="990"/>
        </w:tabs>
        <w:ind w:left="0" w:firstLine="720"/>
        <w:rPr>
          <w:del w:id="7049" w:author="An Tran, ACA (BUV)" w:date="2024-09-13T01:22:00Z" w16du:dateUtc="2024-09-12T18:22:00Z"/>
          <w:rFonts w:ascii="iCiel Avenir LT Std 35 Light" w:hAnsi="iCiel Avenir LT Std 35 Light" w:cs="Arial"/>
          <w:sz w:val="22"/>
          <w:szCs w:val="22"/>
          <w:lang w:val="vi-VN"/>
        </w:rPr>
        <w:pPrChange w:id="7050" w:author="An Tran, ACA (BUV)" w:date="2024-09-13T01:30:00Z" w16du:dateUtc="2024-09-12T18:30:00Z">
          <w:pPr>
            <w:pStyle w:val="paragraph"/>
            <w:numPr>
              <w:numId w:val="2"/>
            </w:numPr>
            <w:tabs>
              <w:tab w:val="left" w:pos="630"/>
              <w:tab w:val="left" w:pos="720"/>
              <w:tab w:val="left" w:pos="1080"/>
            </w:tabs>
            <w:ind w:left="360" w:firstLine="360"/>
          </w:pPr>
        </w:pPrChange>
      </w:pPr>
      <w:del w:id="7051" w:author="An Tran, ACA (BUV)" w:date="2024-09-13T01:22:00Z" w16du:dateUtc="2024-09-12T18:22:00Z">
        <w:r w:rsidRPr="004373E8" w:rsidDel="00637308">
          <w:rPr>
            <w:rFonts w:ascii="iCiel Avenir LT Std 35 Light" w:hAnsi="iCiel Avenir LT Std 35 Light" w:cs="Arial"/>
            <w:sz w:val="22"/>
            <w:szCs w:val="22"/>
            <w:lang w:val="vi-VN"/>
          </w:rPr>
          <w:delText>The resit attempts are submitted before the resit submission deadline (in other words they are not late submissions).</w:delText>
        </w:r>
        <w:bookmarkStart w:id="7052" w:name="_Toc177116723"/>
        <w:bookmarkStart w:id="7053" w:name="_Toc177119520"/>
        <w:bookmarkStart w:id="7054" w:name="_Toc177119932"/>
        <w:bookmarkStart w:id="7055" w:name="_Toc177146090"/>
        <w:bookmarkStart w:id="7056" w:name="_Toc177146499"/>
        <w:bookmarkEnd w:id="7052"/>
        <w:bookmarkEnd w:id="7053"/>
        <w:bookmarkEnd w:id="7054"/>
        <w:bookmarkEnd w:id="7055"/>
        <w:bookmarkEnd w:id="7056"/>
      </w:del>
    </w:p>
    <w:p w14:paraId="6CAAF247" w14:textId="2D474F04" w:rsidR="00544101" w:rsidRPr="004373E8" w:rsidDel="00637308" w:rsidRDefault="00544101">
      <w:pPr>
        <w:pStyle w:val="paragraph"/>
        <w:numPr>
          <w:ilvl w:val="0"/>
          <w:numId w:val="44"/>
        </w:numPr>
        <w:tabs>
          <w:tab w:val="left" w:pos="630"/>
          <w:tab w:val="left" w:pos="720"/>
          <w:tab w:val="left" w:pos="990"/>
        </w:tabs>
        <w:ind w:left="0" w:firstLine="720"/>
        <w:rPr>
          <w:del w:id="7057" w:author="An Tran, ACA (BUV)" w:date="2024-09-13T01:22:00Z" w16du:dateUtc="2024-09-12T18:22:00Z"/>
          <w:rFonts w:ascii="iCiel Avenir LT Std 35 Light" w:hAnsi="iCiel Avenir LT Std 35 Light" w:cs="Arial"/>
          <w:sz w:val="22"/>
          <w:szCs w:val="22"/>
          <w:lang w:val="vi-VN"/>
        </w:rPr>
        <w:pPrChange w:id="7058" w:author="An Tran, ACA (BUV)" w:date="2024-09-13T01:30:00Z" w16du:dateUtc="2024-09-12T18:30:00Z">
          <w:pPr>
            <w:pStyle w:val="paragraph"/>
            <w:numPr>
              <w:numId w:val="2"/>
            </w:numPr>
            <w:tabs>
              <w:tab w:val="left" w:pos="630"/>
              <w:tab w:val="left" w:pos="720"/>
              <w:tab w:val="left" w:pos="1080"/>
            </w:tabs>
            <w:ind w:left="360" w:firstLine="360"/>
          </w:pPr>
        </w:pPrChange>
      </w:pPr>
      <w:del w:id="7059" w:author="An Tran, ACA (BUV)" w:date="2024-09-13T01:22:00Z" w16du:dateUtc="2024-09-12T18:22:00Z">
        <w:r w:rsidRPr="004373E8" w:rsidDel="00637308">
          <w:rPr>
            <w:rFonts w:ascii="iCiel Avenir LT Std 35 Light" w:hAnsi="iCiel Avenir LT Std 35 Light" w:cs="Arial"/>
            <w:sz w:val="22"/>
            <w:szCs w:val="22"/>
            <w:lang w:val="vi-VN"/>
          </w:rPr>
          <w:delText>The resit attempts have substance (for example</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 xml:space="preserve"> they are not blank document submissions).</w:delText>
        </w:r>
        <w:bookmarkStart w:id="7060" w:name="_Toc177116724"/>
        <w:bookmarkStart w:id="7061" w:name="_Toc177119521"/>
        <w:bookmarkStart w:id="7062" w:name="_Toc177119933"/>
        <w:bookmarkStart w:id="7063" w:name="_Toc177146091"/>
        <w:bookmarkStart w:id="7064" w:name="_Toc177146500"/>
        <w:bookmarkEnd w:id="7060"/>
        <w:bookmarkEnd w:id="7061"/>
        <w:bookmarkEnd w:id="7062"/>
        <w:bookmarkEnd w:id="7063"/>
        <w:bookmarkEnd w:id="7064"/>
      </w:del>
    </w:p>
    <w:p w14:paraId="751D78A3" w14:textId="6EAB506A" w:rsidR="00544101" w:rsidRPr="004373E8" w:rsidDel="00637308" w:rsidRDefault="00544101">
      <w:pPr>
        <w:pStyle w:val="paragraph"/>
        <w:numPr>
          <w:ilvl w:val="0"/>
          <w:numId w:val="44"/>
        </w:numPr>
        <w:tabs>
          <w:tab w:val="left" w:pos="630"/>
          <w:tab w:val="left" w:pos="720"/>
          <w:tab w:val="left" w:pos="990"/>
        </w:tabs>
        <w:ind w:left="0" w:firstLine="720"/>
        <w:rPr>
          <w:del w:id="7065" w:author="An Tran, ACA (BUV)" w:date="2024-09-13T01:22:00Z" w16du:dateUtc="2024-09-12T18:22:00Z"/>
          <w:rFonts w:ascii="iCiel Avenir LT Std 35 Light" w:hAnsi="iCiel Avenir LT Std 35 Light" w:cs="Arial"/>
          <w:sz w:val="22"/>
          <w:szCs w:val="22"/>
          <w:lang w:val="vi-VN"/>
        </w:rPr>
        <w:pPrChange w:id="7066" w:author="An Tran, ACA (BUV)" w:date="2024-09-13T01:30:00Z" w16du:dateUtc="2024-09-12T18:30:00Z">
          <w:pPr>
            <w:pStyle w:val="paragraph"/>
            <w:numPr>
              <w:numId w:val="2"/>
            </w:numPr>
            <w:tabs>
              <w:tab w:val="left" w:pos="630"/>
              <w:tab w:val="left" w:pos="720"/>
              <w:tab w:val="left" w:pos="1080"/>
            </w:tabs>
            <w:ind w:left="360" w:firstLine="360"/>
          </w:pPr>
        </w:pPrChange>
      </w:pPr>
      <w:del w:id="7067" w:author="An Tran, ACA (BUV)" w:date="2024-09-13T01:22:00Z" w16du:dateUtc="2024-09-12T18:22:00Z">
        <w:r w:rsidRPr="004373E8" w:rsidDel="00637308">
          <w:rPr>
            <w:rFonts w:ascii="iCiel Avenir LT Std 35 Light" w:hAnsi="iCiel Avenir LT Std 35 Light" w:cs="Arial"/>
            <w:sz w:val="22"/>
            <w:szCs w:val="22"/>
            <w:lang w:val="vi-VN"/>
          </w:rPr>
          <w:delText>The resit examination board is held in approximately week three of the semester.  Based on the results achieved by the student in their resit submissions</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 xml:space="preserve"> the examination board will determine if the student should continue with their current cohort or are still in </w:delText>
        </w:r>
        <w:r w:rsidR="00433AE6" w:rsidRPr="004373E8" w:rsidDel="00637308">
          <w:rPr>
            <w:rFonts w:ascii="iCiel Avenir LT Std 35 Light" w:hAnsi="iCiel Avenir LT Std 35 Light" w:cs="Arial"/>
            <w:sz w:val="22"/>
            <w:szCs w:val="22"/>
            <w:lang w:val="vi-VN"/>
          </w:rPr>
          <w:delText>the</w:delText>
        </w:r>
        <w:r w:rsidRPr="004373E8" w:rsidDel="00637308">
          <w:rPr>
            <w:rFonts w:ascii="iCiel Avenir LT Std 35 Light" w:hAnsi="iCiel Avenir LT Std 35 Light" w:cs="Arial"/>
            <w:sz w:val="22"/>
            <w:szCs w:val="22"/>
            <w:lang w:val="vi-VN"/>
          </w:rPr>
          <w:delText xml:space="preserve"> </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cannot proceed</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 xml:space="preserve"> status and will have to leave their current cohort.  The examination board, acting in the student’s best academic interest, will direct how the student who are still in a </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cannot proceed</w:delText>
        </w:r>
        <w:r w:rsidR="00433AE6" w:rsidRPr="004373E8" w:rsidDel="00637308">
          <w:rPr>
            <w:rFonts w:ascii="iCiel Avenir LT Std 35 Light" w:hAnsi="iCiel Avenir LT Std 35 Light" w:cs="Arial"/>
            <w:sz w:val="22"/>
            <w:szCs w:val="22"/>
            <w:lang w:val="vi-VN"/>
          </w:rPr>
          <w:delText>"</w:delText>
        </w:r>
        <w:r w:rsidRPr="004373E8" w:rsidDel="00637308">
          <w:rPr>
            <w:rFonts w:ascii="iCiel Avenir LT Std 35 Light" w:hAnsi="iCiel Avenir LT Std 35 Light" w:cs="Arial"/>
            <w:sz w:val="22"/>
            <w:szCs w:val="22"/>
            <w:lang w:val="vi-VN"/>
          </w:rPr>
          <w:delText xml:space="preserve"> status should continue with their studies. </w:delText>
        </w:r>
        <w:bookmarkStart w:id="7068" w:name="_Toc177116725"/>
        <w:bookmarkStart w:id="7069" w:name="_Toc177119522"/>
        <w:bookmarkStart w:id="7070" w:name="_Toc177119934"/>
        <w:bookmarkStart w:id="7071" w:name="_Toc177146092"/>
        <w:bookmarkStart w:id="7072" w:name="_Toc177146501"/>
        <w:bookmarkEnd w:id="7068"/>
        <w:bookmarkEnd w:id="7069"/>
        <w:bookmarkEnd w:id="7070"/>
        <w:bookmarkEnd w:id="7071"/>
        <w:bookmarkEnd w:id="7072"/>
      </w:del>
    </w:p>
    <w:p w14:paraId="06AA0652" w14:textId="49D003CD" w:rsidR="00544101" w:rsidRPr="00B328D3" w:rsidDel="00637308" w:rsidRDefault="00544101">
      <w:pPr>
        <w:numPr>
          <w:ilvl w:val="0"/>
          <w:numId w:val="44"/>
        </w:numPr>
        <w:tabs>
          <w:tab w:val="left" w:pos="990"/>
        </w:tabs>
        <w:ind w:left="0" w:firstLine="720"/>
        <w:rPr>
          <w:del w:id="7073" w:author="An Tran, ACA (BUV)" w:date="2024-09-13T01:22:00Z" w16du:dateUtc="2024-09-12T18:22:00Z"/>
          <w:rFonts w:ascii="iCiel Avenir LT Std 35 Light" w:hAnsi="iCiel Avenir LT Std 35 Light" w:cs="Arial"/>
          <w:sz w:val="22"/>
          <w:szCs w:val="22"/>
          <w:lang w:val="vi-VN"/>
          <w:rPrChange w:id="7074" w:author="An Tran, ACA (BUV)" w:date="2024-09-13T01:30:00Z" w16du:dateUtc="2024-09-12T18:30:00Z">
            <w:rPr>
              <w:del w:id="7075" w:author="An Tran, ACA (BUV)" w:date="2024-09-13T01:22:00Z" w16du:dateUtc="2024-09-12T18:22:00Z"/>
              <w:rFonts w:ascii="iCiel Avenir LT Std 35 Light" w:hAnsi="iCiel Avenir LT Std 35 Light"/>
              <w:i/>
              <w:iCs/>
              <w:sz w:val="22"/>
              <w:szCs w:val="22"/>
              <w:lang w:val="vi-VN"/>
            </w:rPr>
          </w:rPrChange>
        </w:rPr>
        <w:pPrChange w:id="7076" w:author="An Tran, ACA (BUV)" w:date="2024-09-13T01:30:00Z" w16du:dateUtc="2024-09-12T18:30:00Z">
          <w:pPr>
            <w:ind w:firstLine="0"/>
          </w:pPr>
        </w:pPrChange>
      </w:pPr>
      <w:del w:id="7077" w:author="An Tran, ACA (BUV)" w:date="2024-09-13T01:22:00Z" w16du:dateUtc="2024-09-12T18:22:00Z">
        <w:r w:rsidRPr="00B328D3" w:rsidDel="00637308">
          <w:rPr>
            <w:rFonts w:ascii="iCiel Avenir LT Std 35 Light" w:hAnsi="iCiel Avenir LT Std 35 Light" w:cs="Arial"/>
            <w:sz w:val="22"/>
            <w:szCs w:val="22"/>
            <w:lang w:val="vi-VN"/>
            <w:rPrChange w:id="7078" w:author="An Tran, ACA (BUV)" w:date="2024-09-13T01:30:00Z" w16du:dateUtc="2024-09-12T18:30:00Z">
              <w:rPr>
                <w:rFonts w:ascii="iCiel Avenir LT Std 35 Light" w:hAnsi="iCiel Avenir LT Std 35 Light"/>
                <w:i/>
                <w:iCs/>
                <w:sz w:val="22"/>
                <w:szCs w:val="22"/>
                <w:lang w:val="vi-VN"/>
              </w:rPr>
            </w:rPrChange>
          </w:rPr>
          <w:delText xml:space="preserve">BUV và Đại học Staffordshire có quy trình chấm điểm và kiểm soát chất lượng nghiêm ngặt để đảm bảo rằng các bài đánh giá của sinh viên được chấm chính xác và công bằng và quy trình này này cần được thực hiện trong một khoảng thời gian nhất định. Lịch họp của Hội Đồng Khảo Thí về điểm được đưa ra bởi Đại học Staffordshire, thường được tổ chức khoảng 9 – 10 tuần sau đợt thi cuối kỳ của sinh viên. Sau khi điểm được Hội Đồng Khảo Thí thông qua sẽ được chính thức công bố trên cổng thông tin sinh viên. </w:delText>
        </w:r>
        <w:bookmarkStart w:id="7079" w:name="_Toc177116726"/>
        <w:bookmarkStart w:id="7080" w:name="_Toc177119523"/>
        <w:bookmarkStart w:id="7081" w:name="_Toc177119935"/>
        <w:bookmarkStart w:id="7082" w:name="_Toc177146093"/>
        <w:bookmarkStart w:id="7083" w:name="_Toc177146502"/>
        <w:bookmarkEnd w:id="7079"/>
        <w:bookmarkEnd w:id="7080"/>
        <w:bookmarkEnd w:id="7081"/>
        <w:bookmarkEnd w:id="7082"/>
        <w:bookmarkEnd w:id="7083"/>
      </w:del>
    </w:p>
    <w:p w14:paraId="43C12A11" w14:textId="4DC14DF2" w:rsidR="00544101" w:rsidRPr="00B328D3" w:rsidDel="00637308" w:rsidRDefault="00544101">
      <w:pPr>
        <w:numPr>
          <w:ilvl w:val="0"/>
          <w:numId w:val="44"/>
        </w:numPr>
        <w:tabs>
          <w:tab w:val="left" w:pos="990"/>
        </w:tabs>
        <w:ind w:left="0" w:firstLine="720"/>
        <w:rPr>
          <w:del w:id="7084" w:author="An Tran, ACA (BUV)" w:date="2024-09-13T01:22:00Z" w16du:dateUtc="2024-09-12T18:22:00Z"/>
          <w:rFonts w:ascii="iCiel Avenir LT Std 35 Light" w:hAnsi="iCiel Avenir LT Std 35 Light" w:cs="Arial"/>
          <w:sz w:val="22"/>
          <w:szCs w:val="22"/>
          <w:lang w:val="vi-VN"/>
          <w:rPrChange w:id="7085" w:author="An Tran, ACA (BUV)" w:date="2024-09-13T01:30:00Z" w16du:dateUtc="2024-09-12T18:30:00Z">
            <w:rPr>
              <w:del w:id="7086" w:author="An Tran, ACA (BUV)" w:date="2024-09-13T01:22:00Z" w16du:dateUtc="2024-09-12T18:22:00Z"/>
              <w:rFonts w:ascii="iCiel Avenir LT Std 35 Light" w:hAnsi="iCiel Avenir LT Std 35 Light"/>
              <w:i/>
              <w:iCs/>
              <w:sz w:val="22"/>
              <w:szCs w:val="22"/>
              <w:lang w:val="vi-VN"/>
            </w:rPr>
          </w:rPrChange>
        </w:rPr>
        <w:pPrChange w:id="7087" w:author="An Tran, ACA (BUV)" w:date="2024-09-13T01:30:00Z" w16du:dateUtc="2024-09-12T18:30:00Z">
          <w:pPr>
            <w:ind w:firstLine="0"/>
          </w:pPr>
        </w:pPrChange>
      </w:pPr>
      <w:del w:id="7088" w:author="An Tran, ACA (BUV)" w:date="2024-09-13T01:22:00Z" w16du:dateUtc="2024-09-12T18:22:00Z">
        <w:r w:rsidRPr="00B328D3" w:rsidDel="00637308">
          <w:rPr>
            <w:rFonts w:ascii="iCiel Avenir LT Std 35 Light" w:hAnsi="iCiel Avenir LT Std 35 Light" w:cs="Arial"/>
            <w:sz w:val="22"/>
            <w:szCs w:val="22"/>
            <w:lang w:val="vi-VN"/>
            <w:rPrChange w:id="7089" w:author="An Tran, ACA (BUV)" w:date="2024-09-13T01:30:00Z" w16du:dateUtc="2024-09-12T18:30:00Z">
              <w:rPr>
                <w:rFonts w:ascii="iCiel Avenir LT Std 35 Light" w:hAnsi="iCiel Avenir LT Std 35 Light"/>
                <w:i/>
                <w:iCs/>
                <w:sz w:val="22"/>
                <w:szCs w:val="22"/>
                <w:lang w:val="vi-VN"/>
              </w:rPr>
            </w:rPrChange>
          </w:rPr>
          <w:delText xml:space="preserve">Sinh viên đang nợ từ 45 tín chỉ trở lên của 1 năm học sẽ không được học tiếp lên năm tiếp theo cho đến khi có quyết định từ Hội Đồng Khảo Thí. Đồng thời, sinh viên đã được sắp xếp thi lại theo quyết định của Hội đồng Khảo thí, theo phương án tối ưu để sinh viên có thể thi các môn hiện đang còn nợ và không ảnh hưởng đến tiến trình lên lớp của sinh viên. Kết quả của các bài thi lại sẽ được Hội đồng Khảo thí xem xét và thông báo đến sinh viên và phụ huynh ngay sau khi thống nhất. Sinh viên đang ở trong tình trạng “Không được lên lớp” và đang chờ kết quả thi lại sẽ không được tham gia học tập trong 2 - 3 tuần đầu tiên theo thời khóa biểu của kỳ học mới. </w:delText>
        </w:r>
        <w:r w:rsidR="006D61D4" w:rsidRPr="00B328D3" w:rsidDel="00637308">
          <w:rPr>
            <w:rFonts w:ascii="iCiel Avenir LT Std 35 Light" w:hAnsi="iCiel Avenir LT Std 35 Light" w:cs="Arial"/>
            <w:sz w:val="22"/>
            <w:szCs w:val="22"/>
            <w:lang w:val="vi-VN"/>
            <w:rPrChange w:id="7090" w:author="An Tran, ACA (BUV)" w:date="2024-09-13T01:30:00Z" w16du:dateUtc="2024-09-12T18:30:00Z">
              <w:rPr>
                <w:rFonts w:ascii="iCiel Avenir LT Std 35 Light" w:hAnsi="iCiel Avenir LT Std 35 Light"/>
                <w:i/>
                <w:iCs/>
                <w:sz w:val="22"/>
                <w:szCs w:val="22"/>
                <w:lang w:val="vi-VN"/>
              </w:rPr>
            </w:rPrChange>
          </w:rPr>
          <w:delText xml:space="preserve">Việc này được chỉ đạo bởi Hội đồng Khảo thí của Đại học Staffordshire </w:delText>
        </w:r>
        <w:r w:rsidR="00A8258F" w:rsidRPr="00B328D3" w:rsidDel="00637308">
          <w:rPr>
            <w:rFonts w:ascii="iCiel Avenir LT Std 35 Light" w:hAnsi="iCiel Avenir LT Std 35 Light" w:cs="Arial"/>
            <w:sz w:val="22"/>
            <w:szCs w:val="22"/>
            <w:lang w:val="vi-VN"/>
            <w:rPrChange w:id="7091" w:author="An Tran, ACA (BUV)" w:date="2024-09-13T01:30:00Z" w16du:dateUtc="2024-09-12T18:30:00Z">
              <w:rPr>
                <w:rFonts w:ascii="iCiel Avenir LT Std 35 Light" w:hAnsi="iCiel Avenir LT Std 35 Light"/>
                <w:i/>
                <w:iCs/>
                <w:sz w:val="22"/>
                <w:szCs w:val="22"/>
                <w:lang w:val="vi-VN"/>
              </w:rPr>
            </w:rPrChange>
          </w:rPr>
          <w:delText xml:space="preserve">- </w:delText>
        </w:r>
        <w:r w:rsidR="006D61D4" w:rsidRPr="00B328D3" w:rsidDel="00637308">
          <w:rPr>
            <w:rFonts w:ascii="iCiel Avenir LT Std 35 Light" w:hAnsi="iCiel Avenir LT Std 35 Light" w:cs="Arial"/>
            <w:sz w:val="22"/>
            <w:szCs w:val="22"/>
            <w:lang w:val="vi-VN"/>
            <w:rPrChange w:id="7092" w:author="An Tran, ACA (BUV)" w:date="2024-09-13T01:30:00Z" w16du:dateUtc="2024-09-12T18:30:00Z">
              <w:rPr>
                <w:rFonts w:ascii="iCiel Avenir LT Std 35 Light" w:hAnsi="iCiel Avenir LT Std 35 Light"/>
                <w:i/>
                <w:iCs/>
                <w:sz w:val="22"/>
                <w:szCs w:val="22"/>
                <w:lang w:val="vi-VN"/>
              </w:rPr>
            </w:rPrChange>
          </w:rPr>
          <w:delText xml:space="preserve">đơn vị cấp bằng cho sinh viên. </w:delText>
        </w:r>
        <w:r w:rsidRPr="00B328D3" w:rsidDel="00637308">
          <w:rPr>
            <w:rFonts w:ascii="iCiel Avenir LT Std 35 Light" w:hAnsi="iCiel Avenir LT Std 35 Light" w:cs="Arial"/>
            <w:sz w:val="22"/>
            <w:szCs w:val="22"/>
            <w:lang w:val="vi-VN"/>
            <w:rPrChange w:id="7093" w:author="An Tran, ACA (BUV)" w:date="2024-09-13T01:30:00Z" w16du:dateUtc="2024-09-12T18:30:00Z">
              <w:rPr>
                <w:rFonts w:ascii="iCiel Avenir LT Std 35 Light" w:hAnsi="iCiel Avenir LT Std 35 Light"/>
                <w:i/>
                <w:iCs/>
                <w:sz w:val="22"/>
                <w:szCs w:val="22"/>
                <w:lang w:val="vi-VN"/>
              </w:rPr>
            </w:rPrChange>
          </w:rPr>
          <w:delText xml:space="preserve">Nếu sinh viên không vượt qua các môn thi lại, Hội Đồng Khảo Thí có thể yêu cầu sinh viên học lại, điều này có nghĩa sinh viên sẽ phải đóng phí học lại và điều này sẽ kéo dài thời gian học tập của sinh viên. Trong tương lai, sinh viên cần cố gắng hơn để vượt qua các bài đánh giá để đảm bảo việc lên lớp của mình. Quý phụ huynh động viên nhắc nhở con em mình cần cố gắng hơn để vượt qua các bài đánh giá từ lần nộp bài thứ nhất và, đồng thời, các bài thi lại (nếu có). </w:delText>
        </w:r>
        <w:bookmarkStart w:id="7094" w:name="_Toc177116727"/>
        <w:bookmarkStart w:id="7095" w:name="_Toc177119524"/>
        <w:bookmarkStart w:id="7096" w:name="_Toc177119936"/>
        <w:bookmarkStart w:id="7097" w:name="_Toc177146094"/>
        <w:bookmarkStart w:id="7098" w:name="_Toc177146503"/>
        <w:bookmarkEnd w:id="7094"/>
        <w:bookmarkEnd w:id="7095"/>
        <w:bookmarkEnd w:id="7096"/>
        <w:bookmarkEnd w:id="7097"/>
        <w:bookmarkEnd w:id="7098"/>
      </w:del>
    </w:p>
    <w:p w14:paraId="6477A371" w14:textId="7E52003C" w:rsidR="00544101" w:rsidRPr="00B328D3" w:rsidDel="00637308" w:rsidRDefault="00544101">
      <w:pPr>
        <w:numPr>
          <w:ilvl w:val="0"/>
          <w:numId w:val="44"/>
        </w:numPr>
        <w:tabs>
          <w:tab w:val="left" w:pos="990"/>
        </w:tabs>
        <w:ind w:left="0" w:firstLine="720"/>
        <w:rPr>
          <w:del w:id="7099" w:author="An Tran, ACA (BUV)" w:date="2024-09-13T01:22:00Z" w16du:dateUtc="2024-09-12T18:22:00Z"/>
          <w:rFonts w:ascii="iCiel Avenir LT Std 35 Light" w:hAnsi="iCiel Avenir LT Std 35 Light" w:cs="Arial"/>
          <w:color w:val="2F5496" w:themeColor="accent1" w:themeShade="BF"/>
          <w:sz w:val="22"/>
          <w:szCs w:val="22"/>
          <w:lang w:val="vi-VN"/>
          <w:rPrChange w:id="7100" w:author="An Tran, ACA (BUV)" w:date="2024-09-13T01:30:00Z" w16du:dateUtc="2024-09-12T18:30:00Z">
            <w:rPr>
              <w:del w:id="7101" w:author="An Tran, ACA (BUV)" w:date="2024-09-13T01:22:00Z" w16du:dateUtc="2024-09-12T18:22:00Z"/>
              <w:rFonts w:ascii="iCiel Avenir LT Std 35 Light" w:hAnsi="iCiel Avenir LT Std 35 Light"/>
              <w:i/>
              <w:iCs/>
              <w:color w:val="000000"/>
              <w:sz w:val="22"/>
              <w:szCs w:val="22"/>
              <w:lang w:val="vi-VN"/>
            </w:rPr>
          </w:rPrChange>
        </w:rPr>
        <w:pPrChange w:id="7102" w:author="An Tran, ACA (BUV)" w:date="2024-09-13T01:30:00Z" w16du:dateUtc="2024-09-12T18:30:00Z">
          <w:pPr>
            <w:ind w:firstLine="0"/>
          </w:pPr>
        </w:pPrChange>
      </w:pPr>
      <w:del w:id="7103" w:author="An Tran, ACA (BUV)" w:date="2024-09-13T01:22:00Z" w16du:dateUtc="2024-09-12T18:22:00Z">
        <w:r w:rsidRPr="00B328D3" w:rsidDel="00637308">
          <w:rPr>
            <w:rFonts w:ascii="iCiel Avenir LT Std 35 Light" w:hAnsi="iCiel Avenir LT Std 35 Light" w:cs="Arial"/>
            <w:color w:val="2F5496" w:themeColor="accent1" w:themeShade="BF"/>
            <w:sz w:val="22"/>
            <w:szCs w:val="22"/>
            <w:lang w:val="vi-VN"/>
            <w:rPrChange w:id="7104" w:author="An Tran, ACA (BUV)" w:date="2024-09-13T01:30:00Z" w16du:dateUtc="2024-09-12T18:30:00Z">
              <w:rPr>
                <w:rFonts w:ascii="iCiel Avenir LT Std 35 Light" w:hAnsi="iCiel Avenir LT Std 35 Light"/>
                <w:i/>
                <w:iCs/>
                <w:color w:val="000000"/>
                <w:sz w:val="22"/>
                <w:szCs w:val="22"/>
                <w:lang w:val="vi-VN"/>
              </w:rPr>
            </w:rPrChange>
          </w:rPr>
          <w:delText>Tuy nhiên, trong một số trường hợp nhất định, sinh viên có thể dự thính lớp học hiện tại cho đến khi biết kết quả của lần thi lại, nếu:</w:delText>
        </w:r>
        <w:bookmarkStart w:id="7105" w:name="_Toc177116728"/>
        <w:bookmarkStart w:id="7106" w:name="_Toc177119525"/>
        <w:bookmarkStart w:id="7107" w:name="_Toc177119937"/>
        <w:bookmarkStart w:id="7108" w:name="_Toc177146095"/>
        <w:bookmarkStart w:id="7109" w:name="_Toc177146504"/>
        <w:bookmarkEnd w:id="7105"/>
        <w:bookmarkEnd w:id="7106"/>
        <w:bookmarkEnd w:id="7107"/>
        <w:bookmarkEnd w:id="7108"/>
        <w:bookmarkEnd w:id="7109"/>
      </w:del>
    </w:p>
    <w:p w14:paraId="5CC61B03" w14:textId="6EBE30B5" w:rsidR="00544101" w:rsidRPr="00B328D3" w:rsidDel="00637308" w:rsidRDefault="00544101">
      <w:pPr>
        <w:pStyle w:val="paragraph"/>
        <w:numPr>
          <w:ilvl w:val="0"/>
          <w:numId w:val="44"/>
        </w:numPr>
        <w:tabs>
          <w:tab w:val="left" w:pos="630"/>
          <w:tab w:val="left" w:pos="720"/>
          <w:tab w:val="left" w:pos="990"/>
        </w:tabs>
        <w:ind w:left="0" w:firstLine="720"/>
        <w:rPr>
          <w:del w:id="7110" w:author="An Tran, ACA (BUV)" w:date="2024-09-13T01:22:00Z" w16du:dateUtc="2024-09-12T18:22:00Z"/>
          <w:rFonts w:ascii="iCiel Avenir LT Std 35 Light" w:hAnsi="iCiel Avenir LT Std 35 Light" w:cs="Arial"/>
          <w:sz w:val="22"/>
          <w:szCs w:val="22"/>
          <w:lang w:val="vi-VN"/>
          <w:rPrChange w:id="7111" w:author="An Tran, ACA (BUV)" w:date="2024-09-13T01:30:00Z" w16du:dateUtc="2024-09-12T18:30:00Z">
            <w:rPr>
              <w:del w:id="7112" w:author="An Tran, ACA (BUV)" w:date="2024-09-13T01:22:00Z" w16du:dateUtc="2024-09-12T18:22:00Z"/>
              <w:rFonts w:ascii="iCiel Avenir LT Std 35 Light" w:hAnsi="iCiel Avenir LT Std 35 Light" w:cs="Arial"/>
              <w:i/>
              <w:iCs/>
              <w:sz w:val="22"/>
              <w:szCs w:val="22"/>
              <w:lang w:val="vi-VN"/>
            </w:rPr>
          </w:rPrChange>
        </w:rPr>
        <w:pPrChange w:id="7113" w:author="An Tran, ACA (BUV)" w:date="2024-09-13T01:30:00Z" w16du:dateUtc="2024-09-12T18:30:00Z">
          <w:pPr>
            <w:pStyle w:val="paragraph"/>
            <w:numPr>
              <w:numId w:val="2"/>
            </w:numPr>
            <w:tabs>
              <w:tab w:val="left" w:pos="630"/>
              <w:tab w:val="left" w:pos="720"/>
              <w:tab w:val="left" w:pos="1080"/>
            </w:tabs>
            <w:ind w:left="360" w:firstLine="360"/>
          </w:pPr>
        </w:pPrChange>
      </w:pPr>
      <w:del w:id="7114" w:author="An Tran, ACA (BUV)" w:date="2024-09-13T01:22:00Z" w16du:dateUtc="2024-09-12T18:22:00Z">
        <w:r w:rsidRPr="00B328D3" w:rsidDel="00637308">
          <w:rPr>
            <w:rFonts w:ascii="iCiel Avenir LT Std 35 Light" w:hAnsi="iCiel Avenir LT Std 35 Light" w:cs="Arial"/>
            <w:sz w:val="22"/>
            <w:szCs w:val="22"/>
            <w:lang w:val="vi-VN"/>
            <w:rPrChange w:id="7115" w:author="An Tran, ACA (BUV)" w:date="2024-09-13T01:30:00Z" w16du:dateUtc="2024-09-12T18:30:00Z">
              <w:rPr>
                <w:rFonts w:ascii="iCiel Avenir LT Std 35 Light" w:hAnsi="iCiel Avenir LT Std 35 Light" w:cs="Arial"/>
                <w:i/>
                <w:iCs/>
                <w:sz w:val="22"/>
                <w:szCs w:val="22"/>
                <w:lang w:val="vi-VN"/>
              </w:rPr>
            </w:rPrChange>
          </w:rPr>
          <w:delText xml:space="preserve"> Thời hạn nộp bài thi lại của sinh viên là trước khi bắt đầu học kỳ mới.</w:delText>
        </w:r>
        <w:bookmarkStart w:id="7116" w:name="_Toc177116729"/>
        <w:bookmarkStart w:id="7117" w:name="_Toc177119526"/>
        <w:bookmarkStart w:id="7118" w:name="_Toc177119938"/>
        <w:bookmarkStart w:id="7119" w:name="_Toc177146096"/>
        <w:bookmarkStart w:id="7120" w:name="_Toc177146505"/>
        <w:bookmarkEnd w:id="7116"/>
        <w:bookmarkEnd w:id="7117"/>
        <w:bookmarkEnd w:id="7118"/>
        <w:bookmarkEnd w:id="7119"/>
        <w:bookmarkEnd w:id="7120"/>
      </w:del>
    </w:p>
    <w:p w14:paraId="370730AF" w14:textId="16EF40B0" w:rsidR="00544101" w:rsidRPr="00B328D3" w:rsidDel="00637308" w:rsidRDefault="00544101">
      <w:pPr>
        <w:pStyle w:val="paragraph"/>
        <w:numPr>
          <w:ilvl w:val="0"/>
          <w:numId w:val="44"/>
        </w:numPr>
        <w:tabs>
          <w:tab w:val="left" w:pos="630"/>
          <w:tab w:val="left" w:pos="720"/>
          <w:tab w:val="left" w:pos="990"/>
        </w:tabs>
        <w:ind w:left="0" w:firstLine="720"/>
        <w:rPr>
          <w:del w:id="7121" w:author="An Tran, ACA (BUV)" w:date="2024-09-13T01:22:00Z" w16du:dateUtc="2024-09-12T18:22:00Z"/>
          <w:rFonts w:ascii="iCiel Avenir LT Std 35 Light" w:hAnsi="iCiel Avenir LT Std 35 Light" w:cs="Arial"/>
          <w:sz w:val="22"/>
          <w:szCs w:val="22"/>
          <w:lang w:val="vi-VN"/>
          <w:rPrChange w:id="7122" w:author="An Tran, ACA (BUV)" w:date="2024-09-13T01:30:00Z" w16du:dateUtc="2024-09-12T18:30:00Z">
            <w:rPr>
              <w:del w:id="7123" w:author="An Tran, ACA (BUV)" w:date="2024-09-13T01:22:00Z" w16du:dateUtc="2024-09-12T18:22:00Z"/>
              <w:rFonts w:ascii="iCiel Avenir LT Std 35 Light" w:hAnsi="iCiel Avenir LT Std 35 Light" w:cs="Arial"/>
              <w:i/>
              <w:iCs/>
              <w:sz w:val="22"/>
              <w:szCs w:val="22"/>
              <w:lang w:val="vi-VN"/>
            </w:rPr>
          </w:rPrChange>
        </w:rPr>
        <w:pPrChange w:id="7124" w:author="An Tran, ACA (BUV)" w:date="2024-09-13T01:30:00Z" w16du:dateUtc="2024-09-12T18:30:00Z">
          <w:pPr>
            <w:pStyle w:val="paragraph"/>
            <w:numPr>
              <w:numId w:val="2"/>
            </w:numPr>
            <w:tabs>
              <w:tab w:val="left" w:pos="630"/>
              <w:tab w:val="left" w:pos="720"/>
              <w:tab w:val="left" w:pos="1080"/>
            </w:tabs>
            <w:ind w:left="360" w:firstLine="360"/>
          </w:pPr>
        </w:pPrChange>
      </w:pPr>
      <w:del w:id="7125" w:author="An Tran, ACA (BUV)" w:date="2024-09-13T01:22:00Z" w16du:dateUtc="2024-09-12T18:22:00Z">
        <w:r w:rsidRPr="00B328D3" w:rsidDel="00637308">
          <w:rPr>
            <w:rFonts w:ascii="iCiel Avenir LT Std 35 Light" w:hAnsi="iCiel Avenir LT Std 35 Light" w:cs="Arial"/>
            <w:sz w:val="22"/>
            <w:szCs w:val="22"/>
            <w:lang w:val="vi-VN"/>
            <w:rPrChange w:id="7126" w:author="An Tran, ACA (BUV)" w:date="2024-09-13T01:30:00Z" w16du:dateUtc="2024-09-12T18:30:00Z">
              <w:rPr>
                <w:rFonts w:ascii="iCiel Avenir LT Std 35 Light" w:hAnsi="iCiel Avenir LT Std 35 Light" w:cs="Arial"/>
                <w:i/>
                <w:iCs/>
                <w:sz w:val="22"/>
                <w:szCs w:val="22"/>
                <w:lang w:val="vi-VN"/>
              </w:rPr>
            </w:rPrChange>
          </w:rPr>
          <w:delText xml:space="preserve"> Sinh viên đã nộp đầy đủ các bài thi lại theo yêu cầu để nếu các bài thi lại đó đạt điểm đỗ, sinh viên sẽ đạt đủ số tín chỉ để được phép học tiếp theo quy định.</w:delText>
        </w:r>
        <w:bookmarkStart w:id="7127" w:name="_Toc177116730"/>
        <w:bookmarkStart w:id="7128" w:name="_Toc177119527"/>
        <w:bookmarkStart w:id="7129" w:name="_Toc177119939"/>
        <w:bookmarkStart w:id="7130" w:name="_Toc177146097"/>
        <w:bookmarkStart w:id="7131" w:name="_Toc177146506"/>
        <w:bookmarkEnd w:id="7127"/>
        <w:bookmarkEnd w:id="7128"/>
        <w:bookmarkEnd w:id="7129"/>
        <w:bookmarkEnd w:id="7130"/>
        <w:bookmarkEnd w:id="7131"/>
      </w:del>
    </w:p>
    <w:p w14:paraId="29E38750" w14:textId="2908FD61" w:rsidR="00544101" w:rsidRPr="00B328D3" w:rsidDel="00637308" w:rsidRDefault="00544101">
      <w:pPr>
        <w:pStyle w:val="paragraph"/>
        <w:numPr>
          <w:ilvl w:val="0"/>
          <w:numId w:val="44"/>
        </w:numPr>
        <w:tabs>
          <w:tab w:val="left" w:pos="630"/>
          <w:tab w:val="left" w:pos="720"/>
          <w:tab w:val="left" w:pos="990"/>
        </w:tabs>
        <w:ind w:left="0" w:firstLine="720"/>
        <w:rPr>
          <w:del w:id="7132" w:author="An Tran, ACA (BUV)" w:date="2024-09-13T01:22:00Z" w16du:dateUtc="2024-09-12T18:22:00Z"/>
          <w:rFonts w:ascii="iCiel Avenir LT Std 35 Light" w:hAnsi="iCiel Avenir LT Std 35 Light" w:cs="Arial"/>
          <w:sz w:val="22"/>
          <w:szCs w:val="22"/>
          <w:lang w:val="vi-VN"/>
          <w:rPrChange w:id="7133" w:author="An Tran, ACA (BUV)" w:date="2024-09-13T01:30:00Z" w16du:dateUtc="2024-09-12T18:30:00Z">
            <w:rPr>
              <w:del w:id="7134" w:author="An Tran, ACA (BUV)" w:date="2024-09-13T01:22:00Z" w16du:dateUtc="2024-09-12T18:22:00Z"/>
              <w:rFonts w:ascii="iCiel Avenir LT Std 35 Light" w:hAnsi="iCiel Avenir LT Std 35 Light" w:cs="Arial"/>
              <w:i/>
              <w:iCs/>
              <w:sz w:val="22"/>
              <w:szCs w:val="22"/>
              <w:lang w:val="vi-VN"/>
            </w:rPr>
          </w:rPrChange>
        </w:rPr>
        <w:pPrChange w:id="7135" w:author="An Tran, ACA (BUV)" w:date="2024-09-13T01:30:00Z" w16du:dateUtc="2024-09-12T18:30:00Z">
          <w:pPr>
            <w:pStyle w:val="paragraph"/>
            <w:numPr>
              <w:numId w:val="2"/>
            </w:numPr>
            <w:tabs>
              <w:tab w:val="left" w:pos="630"/>
              <w:tab w:val="left" w:pos="720"/>
              <w:tab w:val="left" w:pos="1080"/>
            </w:tabs>
            <w:ind w:left="360" w:firstLine="360"/>
          </w:pPr>
        </w:pPrChange>
      </w:pPr>
      <w:del w:id="7136" w:author="An Tran, ACA (BUV)" w:date="2024-09-13T01:22:00Z" w16du:dateUtc="2024-09-12T18:22:00Z">
        <w:r w:rsidRPr="00B328D3" w:rsidDel="00637308">
          <w:rPr>
            <w:rFonts w:ascii="iCiel Avenir LT Std 35 Light" w:hAnsi="iCiel Avenir LT Std 35 Light" w:cs="Arial"/>
            <w:sz w:val="22"/>
            <w:szCs w:val="22"/>
            <w:lang w:val="vi-VN"/>
            <w:rPrChange w:id="7137" w:author="An Tran, ACA (BUV)" w:date="2024-09-13T01:30:00Z" w16du:dateUtc="2024-09-12T18:30:00Z">
              <w:rPr>
                <w:rFonts w:ascii="iCiel Avenir LT Std 35 Light" w:hAnsi="iCiel Avenir LT Std 35 Light" w:cs="Arial"/>
                <w:i/>
                <w:iCs/>
                <w:sz w:val="22"/>
                <w:szCs w:val="22"/>
                <w:lang w:val="vi-VN"/>
              </w:rPr>
            </w:rPrChange>
          </w:rPr>
          <w:delText>Sinh viên phải nộp các bài thi lại trước thời hạn nộp bài (nói cách khác là bài thi lại không được nộp muộn).</w:delText>
        </w:r>
        <w:bookmarkStart w:id="7138" w:name="_Toc177116731"/>
        <w:bookmarkStart w:id="7139" w:name="_Toc177119528"/>
        <w:bookmarkStart w:id="7140" w:name="_Toc177119940"/>
        <w:bookmarkStart w:id="7141" w:name="_Toc177146098"/>
        <w:bookmarkStart w:id="7142" w:name="_Toc177146507"/>
        <w:bookmarkEnd w:id="7138"/>
        <w:bookmarkEnd w:id="7139"/>
        <w:bookmarkEnd w:id="7140"/>
        <w:bookmarkEnd w:id="7141"/>
        <w:bookmarkEnd w:id="7142"/>
      </w:del>
    </w:p>
    <w:p w14:paraId="18CAC475" w14:textId="217E3919" w:rsidR="00544101" w:rsidRPr="00B328D3" w:rsidDel="00637308" w:rsidRDefault="00544101">
      <w:pPr>
        <w:pStyle w:val="paragraph"/>
        <w:numPr>
          <w:ilvl w:val="0"/>
          <w:numId w:val="44"/>
        </w:numPr>
        <w:tabs>
          <w:tab w:val="left" w:pos="630"/>
          <w:tab w:val="left" w:pos="720"/>
          <w:tab w:val="left" w:pos="990"/>
        </w:tabs>
        <w:ind w:left="0" w:firstLine="720"/>
        <w:rPr>
          <w:del w:id="7143" w:author="An Tran, ACA (BUV)" w:date="2024-09-13T01:22:00Z" w16du:dateUtc="2024-09-12T18:22:00Z"/>
          <w:rFonts w:ascii="iCiel Avenir LT Std 35 Light" w:hAnsi="iCiel Avenir LT Std 35 Light" w:cs="Arial"/>
          <w:sz w:val="22"/>
          <w:szCs w:val="22"/>
          <w:lang w:val="vi-VN"/>
          <w:rPrChange w:id="7144" w:author="An Tran, ACA (BUV)" w:date="2024-09-13T01:30:00Z" w16du:dateUtc="2024-09-12T18:30:00Z">
            <w:rPr>
              <w:del w:id="7145" w:author="An Tran, ACA (BUV)" w:date="2024-09-13T01:22:00Z" w16du:dateUtc="2024-09-12T18:22:00Z"/>
              <w:rFonts w:ascii="iCiel Avenir LT Std 35 Light" w:hAnsi="iCiel Avenir LT Std 35 Light" w:cs="Arial"/>
              <w:i/>
              <w:iCs/>
              <w:sz w:val="22"/>
              <w:szCs w:val="22"/>
              <w:lang w:val="vi-VN"/>
            </w:rPr>
          </w:rPrChange>
        </w:rPr>
        <w:pPrChange w:id="7146" w:author="An Tran, ACA (BUV)" w:date="2024-09-13T01:30:00Z" w16du:dateUtc="2024-09-12T18:30:00Z">
          <w:pPr>
            <w:pStyle w:val="paragraph"/>
            <w:numPr>
              <w:numId w:val="2"/>
            </w:numPr>
            <w:tabs>
              <w:tab w:val="left" w:pos="630"/>
              <w:tab w:val="left" w:pos="720"/>
              <w:tab w:val="left" w:pos="1080"/>
            </w:tabs>
            <w:ind w:left="360" w:firstLine="360"/>
          </w:pPr>
        </w:pPrChange>
      </w:pPr>
      <w:del w:id="7147" w:author="An Tran, ACA (BUV)" w:date="2024-09-13T01:22:00Z" w16du:dateUtc="2024-09-12T18:22:00Z">
        <w:r w:rsidRPr="00B328D3" w:rsidDel="00637308">
          <w:rPr>
            <w:rFonts w:ascii="iCiel Avenir LT Std 35 Light" w:hAnsi="iCiel Avenir LT Std 35 Light" w:cs="Arial"/>
            <w:sz w:val="22"/>
            <w:szCs w:val="22"/>
            <w:lang w:val="vi-VN"/>
            <w:rPrChange w:id="7148" w:author="An Tran, ACA (BUV)" w:date="2024-09-13T01:30:00Z" w16du:dateUtc="2024-09-12T18:30:00Z">
              <w:rPr>
                <w:rFonts w:ascii="iCiel Avenir LT Std 35 Light" w:hAnsi="iCiel Avenir LT Std 35 Light" w:cs="Arial"/>
                <w:i/>
                <w:iCs/>
                <w:sz w:val="22"/>
                <w:szCs w:val="22"/>
                <w:lang w:val="vi-VN"/>
              </w:rPr>
            </w:rPrChange>
          </w:rPr>
          <w:delText>Các bài thi lại được nộp phải có nội dung (ví dụ: bài luận không nộp giấy trắng).</w:delText>
        </w:r>
        <w:bookmarkStart w:id="7149" w:name="_Toc177116732"/>
        <w:bookmarkStart w:id="7150" w:name="_Toc177119529"/>
        <w:bookmarkStart w:id="7151" w:name="_Toc177119941"/>
        <w:bookmarkStart w:id="7152" w:name="_Toc177146099"/>
        <w:bookmarkStart w:id="7153" w:name="_Toc177146508"/>
        <w:bookmarkEnd w:id="7149"/>
        <w:bookmarkEnd w:id="7150"/>
        <w:bookmarkEnd w:id="7151"/>
        <w:bookmarkEnd w:id="7152"/>
        <w:bookmarkEnd w:id="7153"/>
      </w:del>
    </w:p>
    <w:p w14:paraId="118B69C8" w14:textId="0C31C486" w:rsidR="00544101" w:rsidRPr="00B328D3" w:rsidDel="00637308" w:rsidRDefault="00544101">
      <w:pPr>
        <w:pStyle w:val="paragraph"/>
        <w:numPr>
          <w:ilvl w:val="0"/>
          <w:numId w:val="44"/>
        </w:numPr>
        <w:tabs>
          <w:tab w:val="left" w:pos="630"/>
          <w:tab w:val="left" w:pos="720"/>
          <w:tab w:val="left" w:pos="990"/>
        </w:tabs>
        <w:ind w:left="0" w:firstLine="720"/>
        <w:rPr>
          <w:del w:id="7154" w:author="An Tran, ACA (BUV)" w:date="2024-09-13T01:22:00Z" w16du:dateUtc="2024-09-12T18:22:00Z"/>
          <w:rFonts w:ascii="iCiel Avenir LT Std 35 Light" w:hAnsi="iCiel Avenir LT Std 35 Light" w:cs="Arial"/>
          <w:sz w:val="22"/>
          <w:szCs w:val="22"/>
          <w:lang w:val="vi-VN"/>
          <w:rPrChange w:id="7155" w:author="An Tran, ACA (BUV)" w:date="2024-09-13T01:30:00Z" w16du:dateUtc="2024-09-12T18:30:00Z">
            <w:rPr>
              <w:del w:id="7156" w:author="An Tran, ACA (BUV)" w:date="2024-09-13T01:22:00Z" w16du:dateUtc="2024-09-12T18:22:00Z"/>
              <w:rFonts w:ascii="iCiel Avenir LT Std 35 Light" w:hAnsi="iCiel Avenir LT Std 35 Light" w:cs="Arial"/>
              <w:i/>
              <w:iCs/>
              <w:sz w:val="22"/>
              <w:szCs w:val="22"/>
            </w:rPr>
          </w:rPrChange>
        </w:rPr>
        <w:pPrChange w:id="7157" w:author="An Tran, ACA (BUV)" w:date="2024-09-13T01:30:00Z" w16du:dateUtc="2024-09-12T18:30:00Z">
          <w:pPr>
            <w:pStyle w:val="paragraph"/>
            <w:numPr>
              <w:numId w:val="2"/>
            </w:numPr>
            <w:tabs>
              <w:tab w:val="left" w:pos="630"/>
              <w:tab w:val="left" w:pos="720"/>
              <w:tab w:val="left" w:pos="1080"/>
            </w:tabs>
            <w:ind w:left="360" w:firstLine="360"/>
          </w:pPr>
        </w:pPrChange>
      </w:pPr>
      <w:del w:id="7158" w:author="An Tran, ACA (BUV)" w:date="2024-09-13T01:22:00Z" w16du:dateUtc="2024-09-12T18:22:00Z">
        <w:r w:rsidRPr="00B328D3" w:rsidDel="00637308">
          <w:rPr>
            <w:rFonts w:ascii="iCiel Avenir LT Std 35 Light" w:hAnsi="iCiel Avenir LT Std 35 Light" w:cs="Arial"/>
            <w:sz w:val="22"/>
            <w:szCs w:val="22"/>
            <w:lang w:val="vi-VN"/>
            <w:rPrChange w:id="7159" w:author="An Tran, ACA (BUV)" w:date="2024-09-13T01:30:00Z" w16du:dateUtc="2024-09-12T18:30:00Z">
              <w:rPr>
                <w:rFonts w:ascii="iCiel Avenir LT Std 35 Light" w:hAnsi="iCiel Avenir LT Std 35 Light" w:cs="Arial"/>
                <w:i/>
                <w:iCs/>
                <w:sz w:val="22"/>
                <w:szCs w:val="22"/>
              </w:rPr>
            </w:rPrChange>
          </w:rPr>
          <w:delText xml:space="preserve">Hội đồng Khảo thí sẽ được tổ chức vào khoảng tuần thứ ba của học kỳ. Dựa trên kết quả mà học sinh đạt được khi nộp bài thi lại, hội đồng Khảo thí sẽ xác định xem học sinh có được tiếp tục học với lớp hiện tại hay vẫn ở trạng thái </w:delText>
        </w:r>
        <w:r w:rsidR="00433AE6" w:rsidRPr="00B328D3" w:rsidDel="00637308">
          <w:rPr>
            <w:rFonts w:ascii="iCiel Avenir LT Std 35 Light" w:hAnsi="iCiel Avenir LT Std 35 Light" w:cs="Arial"/>
            <w:sz w:val="22"/>
            <w:szCs w:val="22"/>
            <w:lang w:val="vi-VN"/>
            <w:rPrChange w:id="7160" w:author="An Tran, ACA (BUV)" w:date="2024-09-13T01:30:00Z" w16du:dateUtc="2024-09-12T18:30:00Z">
              <w:rPr>
                <w:rFonts w:ascii="iCiel Avenir LT Std 35 Light" w:hAnsi="iCiel Avenir LT Std 35 Light" w:cs="Arial"/>
                <w:i/>
                <w:iCs/>
                <w:sz w:val="22"/>
                <w:szCs w:val="22"/>
              </w:rPr>
            </w:rPrChange>
          </w:rPr>
          <w:delText>“K</w:delText>
        </w:r>
        <w:r w:rsidRPr="00B328D3" w:rsidDel="00637308">
          <w:rPr>
            <w:rFonts w:ascii="iCiel Avenir LT Std 35 Light" w:hAnsi="iCiel Avenir LT Std 35 Light" w:cs="Arial"/>
            <w:sz w:val="22"/>
            <w:szCs w:val="22"/>
            <w:lang w:val="vi-VN"/>
            <w:rPrChange w:id="7161" w:author="An Tran, ACA (BUV)" w:date="2024-09-13T01:30:00Z" w16du:dateUtc="2024-09-12T18:30:00Z">
              <w:rPr>
                <w:rFonts w:ascii="iCiel Avenir LT Std 35 Light" w:hAnsi="iCiel Avenir LT Std 35 Light" w:cs="Arial"/>
                <w:i/>
                <w:iCs/>
                <w:sz w:val="22"/>
                <w:szCs w:val="22"/>
              </w:rPr>
            </w:rPrChange>
          </w:rPr>
          <w:delText>hông được lên lớp</w:delText>
        </w:r>
        <w:r w:rsidR="00433AE6" w:rsidRPr="00B328D3" w:rsidDel="00637308">
          <w:rPr>
            <w:rFonts w:ascii="iCiel Avenir LT Std 35 Light" w:hAnsi="iCiel Avenir LT Std 35 Light" w:cs="Arial"/>
            <w:sz w:val="22"/>
            <w:szCs w:val="22"/>
            <w:lang w:val="vi-VN"/>
            <w:rPrChange w:id="7162" w:author="An Tran, ACA (BUV)" w:date="2024-09-13T01:30:00Z" w16du:dateUtc="2024-09-12T18:30:00Z">
              <w:rPr>
                <w:rFonts w:ascii="iCiel Avenir LT Std 35 Light" w:hAnsi="iCiel Avenir LT Std 35 Light" w:cs="Arial"/>
                <w:i/>
                <w:iCs/>
                <w:sz w:val="22"/>
                <w:szCs w:val="22"/>
              </w:rPr>
            </w:rPrChange>
          </w:rPr>
          <w:delText>”</w:delText>
        </w:r>
        <w:r w:rsidRPr="00B328D3" w:rsidDel="00637308">
          <w:rPr>
            <w:rFonts w:ascii="iCiel Avenir LT Std 35 Light" w:hAnsi="iCiel Avenir LT Std 35 Light" w:cs="Arial"/>
            <w:sz w:val="22"/>
            <w:szCs w:val="22"/>
            <w:lang w:val="vi-VN"/>
            <w:rPrChange w:id="7163" w:author="An Tran, ACA (BUV)" w:date="2024-09-13T01:30:00Z" w16du:dateUtc="2024-09-12T18:30:00Z">
              <w:rPr>
                <w:rFonts w:ascii="iCiel Avenir LT Std 35 Light" w:hAnsi="iCiel Avenir LT Std 35 Light" w:cs="Arial"/>
                <w:i/>
                <w:iCs/>
                <w:sz w:val="22"/>
                <w:szCs w:val="22"/>
              </w:rPr>
            </w:rPrChange>
          </w:rPr>
          <w:delText xml:space="preserve"> và sẽ phải rời khỏi lớp hiện tại. Hội đồng Khảo thí, căn cứ trên nguyên tắc lợi ích học tập tốt nhất của sinh viên, sẽ đưa ra kế hoạch học tập cho giai đoạn tiếp theo đối với các sinh viên trong trạng thái </w:delText>
        </w:r>
        <w:r w:rsidR="00433AE6" w:rsidRPr="00B328D3" w:rsidDel="00637308">
          <w:rPr>
            <w:rFonts w:ascii="iCiel Avenir LT Std 35 Light" w:hAnsi="iCiel Avenir LT Std 35 Light" w:cs="Arial"/>
            <w:sz w:val="22"/>
            <w:szCs w:val="22"/>
            <w:lang w:val="vi-VN"/>
            <w:rPrChange w:id="7164" w:author="An Tran, ACA (BUV)" w:date="2024-09-13T01:30:00Z" w16du:dateUtc="2024-09-12T18:30:00Z">
              <w:rPr>
                <w:rFonts w:ascii="iCiel Avenir LT Std 35 Light" w:hAnsi="iCiel Avenir LT Std 35 Light" w:cs="Arial"/>
                <w:i/>
                <w:iCs/>
                <w:sz w:val="22"/>
                <w:szCs w:val="22"/>
              </w:rPr>
            </w:rPrChange>
          </w:rPr>
          <w:delText>“K</w:delText>
        </w:r>
        <w:r w:rsidRPr="00B328D3" w:rsidDel="00637308">
          <w:rPr>
            <w:rFonts w:ascii="iCiel Avenir LT Std 35 Light" w:hAnsi="iCiel Avenir LT Std 35 Light" w:cs="Arial"/>
            <w:sz w:val="22"/>
            <w:szCs w:val="22"/>
            <w:lang w:val="vi-VN"/>
            <w:rPrChange w:id="7165" w:author="An Tran, ACA (BUV)" w:date="2024-09-13T01:30:00Z" w16du:dateUtc="2024-09-12T18:30:00Z">
              <w:rPr>
                <w:rFonts w:ascii="iCiel Avenir LT Std 35 Light" w:hAnsi="iCiel Avenir LT Std 35 Light" w:cs="Arial"/>
                <w:i/>
                <w:iCs/>
                <w:sz w:val="22"/>
                <w:szCs w:val="22"/>
              </w:rPr>
            </w:rPrChange>
          </w:rPr>
          <w:delText>hông được lên lớp</w:delText>
        </w:r>
        <w:r w:rsidR="00433AE6" w:rsidRPr="00B328D3" w:rsidDel="00637308">
          <w:rPr>
            <w:rFonts w:ascii="iCiel Avenir LT Std 35 Light" w:hAnsi="iCiel Avenir LT Std 35 Light" w:cs="Arial"/>
            <w:sz w:val="22"/>
            <w:szCs w:val="22"/>
            <w:lang w:val="vi-VN"/>
            <w:rPrChange w:id="7166" w:author="An Tran, ACA (BUV)" w:date="2024-09-13T01:30:00Z" w16du:dateUtc="2024-09-12T18:30:00Z">
              <w:rPr>
                <w:rFonts w:ascii="iCiel Avenir LT Std 35 Light" w:hAnsi="iCiel Avenir LT Std 35 Light" w:cs="Arial"/>
                <w:i/>
                <w:iCs/>
                <w:sz w:val="22"/>
                <w:szCs w:val="22"/>
              </w:rPr>
            </w:rPrChange>
          </w:rPr>
          <w:delText>”</w:delText>
        </w:r>
        <w:r w:rsidRPr="00B328D3" w:rsidDel="00637308">
          <w:rPr>
            <w:rFonts w:ascii="iCiel Avenir LT Std 35 Light" w:hAnsi="iCiel Avenir LT Std 35 Light" w:cs="Arial"/>
            <w:sz w:val="22"/>
            <w:szCs w:val="22"/>
            <w:lang w:val="vi-VN"/>
            <w:rPrChange w:id="7167" w:author="An Tran, ACA (BUV)" w:date="2024-09-13T01:30:00Z" w16du:dateUtc="2024-09-12T18:30:00Z">
              <w:rPr>
                <w:rFonts w:ascii="iCiel Avenir LT Std 35 Light" w:hAnsi="iCiel Avenir LT Std 35 Light" w:cs="Arial"/>
                <w:i/>
                <w:iCs/>
                <w:sz w:val="22"/>
                <w:szCs w:val="22"/>
              </w:rPr>
            </w:rPrChange>
          </w:rPr>
          <w:delText>.</w:delText>
        </w:r>
        <w:bookmarkStart w:id="7168" w:name="_Toc177116733"/>
        <w:bookmarkStart w:id="7169" w:name="_Toc177119530"/>
        <w:bookmarkStart w:id="7170" w:name="_Toc177119942"/>
        <w:bookmarkStart w:id="7171" w:name="_Toc177146100"/>
        <w:bookmarkStart w:id="7172" w:name="_Toc177146509"/>
        <w:bookmarkEnd w:id="7168"/>
        <w:bookmarkEnd w:id="7169"/>
        <w:bookmarkEnd w:id="7170"/>
        <w:bookmarkEnd w:id="7171"/>
        <w:bookmarkEnd w:id="7172"/>
      </w:del>
    </w:p>
    <w:p w14:paraId="59A0CFDC" w14:textId="0C7A7683" w:rsidR="00C10C75" w:rsidRPr="00B328D3" w:rsidDel="00637308" w:rsidRDefault="00AA14EC">
      <w:pPr>
        <w:pStyle w:val="Question"/>
        <w:numPr>
          <w:ilvl w:val="0"/>
          <w:numId w:val="44"/>
        </w:numPr>
        <w:tabs>
          <w:tab w:val="left" w:pos="630"/>
          <w:tab w:val="left" w:pos="990"/>
        </w:tabs>
        <w:spacing w:before="100" w:line="400" w:lineRule="exact"/>
        <w:ind w:left="0" w:firstLine="720"/>
        <w:rPr>
          <w:del w:id="7173" w:author="An Tran, ACA (BUV)" w:date="2024-09-13T01:22:00Z" w16du:dateUtc="2024-09-12T18:22:00Z"/>
          <w:rFonts w:cs="Arial"/>
          <w:szCs w:val="22"/>
          <w:lang w:val="vi-VN"/>
          <w:rPrChange w:id="7174" w:author="An Tran, ACA (BUV)" w:date="2024-09-13T01:30:00Z" w16du:dateUtc="2024-09-12T18:30:00Z">
            <w:rPr>
              <w:del w:id="7175" w:author="An Tran, ACA (BUV)" w:date="2024-09-13T01:22:00Z" w16du:dateUtc="2024-09-12T18:22:00Z"/>
              <w:rFonts w:cs="Arial"/>
              <w:i/>
              <w:iCs/>
              <w:szCs w:val="22"/>
              <w:lang w:val="vi-VN"/>
            </w:rPr>
          </w:rPrChange>
        </w:rPr>
        <w:pPrChange w:id="7176" w:author="An Tran, ACA (BUV)" w:date="2024-09-13T01:30:00Z" w16du:dateUtc="2024-09-12T18:30:00Z">
          <w:pPr>
            <w:pStyle w:val="Question"/>
            <w:numPr>
              <w:numId w:val="79"/>
            </w:numPr>
            <w:tabs>
              <w:tab w:val="left" w:pos="630"/>
              <w:tab w:val="left" w:pos="1080"/>
            </w:tabs>
            <w:spacing w:before="100" w:line="400" w:lineRule="exact"/>
            <w:ind w:left="3870" w:hanging="360"/>
          </w:pPr>
        </w:pPrChange>
      </w:pPr>
      <w:bookmarkStart w:id="7177" w:name="_Toc149053862"/>
      <w:bookmarkStart w:id="7178" w:name="_Toc149054122"/>
      <w:bookmarkStart w:id="7179" w:name="_Toc149835270"/>
      <w:bookmarkStart w:id="7180" w:name="_Toc149053863"/>
      <w:bookmarkStart w:id="7181" w:name="_Toc149054123"/>
      <w:bookmarkStart w:id="7182" w:name="_Toc149835271"/>
      <w:bookmarkStart w:id="7183" w:name="_Toc149053864"/>
      <w:bookmarkStart w:id="7184" w:name="_Toc149054124"/>
      <w:bookmarkStart w:id="7185" w:name="_Toc149835272"/>
      <w:bookmarkStart w:id="7186" w:name="_Toc149053865"/>
      <w:bookmarkStart w:id="7187" w:name="_Toc149054125"/>
      <w:bookmarkStart w:id="7188" w:name="_Toc149835273"/>
      <w:bookmarkStart w:id="7189" w:name="_Toc141433213"/>
      <w:bookmarkEnd w:id="7177"/>
      <w:bookmarkEnd w:id="7178"/>
      <w:bookmarkEnd w:id="7179"/>
      <w:bookmarkEnd w:id="7180"/>
      <w:bookmarkEnd w:id="7181"/>
      <w:bookmarkEnd w:id="7182"/>
      <w:bookmarkEnd w:id="7183"/>
      <w:bookmarkEnd w:id="7184"/>
      <w:bookmarkEnd w:id="7185"/>
      <w:bookmarkEnd w:id="7186"/>
      <w:bookmarkEnd w:id="7187"/>
      <w:bookmarkEnd w:id="7188"/>
      <w:del w:id="7190" w:author="An Tran, ACA (BUV)" w:date="2024-09-13T01:22:00Z" w16du:dateUtc="2024-09-12T18:22:00Z">
        <w:r w:rsidRPr="00B328D3" w:rsidDel="00637308">
          <w:rPr>
            <w:rFonts w:cs="Arial"/>
            <w:szCs w:val="22"/>
            <w:lang w:val="vi-VN"/>
            <w:rPrChange w:id="7191" w:author="An Tran, ACA (BUV)" w:date="2024-09-13T01:30:00Z" w16du:dateUtc="2024-09-12T18:30:00Z">
              <w:rPr>
                <w:rFonts w:cs="Arial"/>
                <w:szCs w:val="22"/>
              </w:rPr>
            </w:rPrChange>
          </w:rPr>
          <w:delText xml:space="preserve">What are the differences in the rights/priorities of </w:delText>
        </w:r>
        <w:r w:rsidDel="00637308">
          <w:rPr>
            <w:rFonts w:cs="Arial"/>
            <w:szCs w:val="22"/>
            <w:lang w:val="vi-VN"/>
          </w:rPr>
          <w:delText>top students and Dean award</w:delText>
        </w:r>
        <w:r w:rsidRPr="00B328D3" w:rsidDel="00637308">
          <w:rPr>
            <w:rFonts w:cs="Arial"/>
            <w:szCs w:val="22"/>
            <w:lang w:val="vi-VN"/>
            <w:rPrChange w:id="7192" w:author="An Tran, ACA (BUV)" w:date="2024-09-13T01:30:00Z" w16du:dateUtc="2024-09-12T18:30:00Z">
              <w:rPr>
                <w:rFonts w:cs="Arial"/>
                <w:szCs w:val="22"/>
              </w:rPr>
            </w:rPrChange>
          </w:rPr>
          <w:delText xml:space="preserve"> students compared to the other students? / </w:delText>
        </w:r>
        <w:r w:rsidRPr="00B328D3" w:rsidDel="00637308">
          <w:rPr>
            <w:rFonts w:cs="Arial"/>
            <w:szCs w:val="22"/>
            <w:lang w:val="vi-VN"/>
            <w:rPrChange w:id="7193" w:author="An Tran, ACA (BUV)" w:date="2024-09-13T01:30:00Z" w16du:dateUtc="2024-09-12T18:30:00Z">
              <w:rPr>
                <w:rFonts w:cs="Arial"/>
                <w:i/>
                <w:iCs/>
                <w:szCs w:val="22"/>
              </w:rPr>
            </w:rPrChange>
          </w:rPr>
          <w:delText>Sự khác biệt về quyền/ưu tiên của học sinh giỏi so với các học sinh khác là gì?</w:delText>
        </w:r>
        <w:bookmarkStart w:id="7194" w:name="_Toc177116734"/>
        <w:bookmarkStart w:id="7195" w:name="_Toc177119531"/>
        <w:bookmarkStart w:id="7196" w:name="_Toc177119943"/>
        <w:bookmarkStart w:id="7197" w:name="_Toc177146101"/>
        <w:bookmarkStart w:id="7198" w:name="_Toc177146510"/>
        <w:bookmarkEnd w:id="7189"/>
        <w:bookmarkEnd w:id="7194"/>
        <w:bookmarkEnd w:id="7195"/>
        <w:bookmarkEnd w:id="7196"/>
        <w:bookmarkEnd w:id="7197"/>
        <w:bookmarkEnd w:id="7198"/>
      </w:del>
    </w:p>
    <w:p w14:paraId="095300A5" w14:textId="765011D3" w:rsidR="00C10C75" w:rsidRPr="00B328D3" w:rsidDel="00637308" w:rsidRDefault="00C10C75">
      <w:pPr>
        <w:numPr>
          <w:ilvl w:val="0"/>
          <w:numId w:val="44"/>
        </w:numPr>
        <w:tabs>
          <w:tab w:val="left" w:pos="630"/>
          <w:tab w:val="left" w:pos="720"/>
          <w:tab w:val="left" w:pos="990"/>
        </w:tabs>
        <w:ind w:left="0" w:firstLine="720"/>
        <w:rPr>
          <w:del w:id="7199" w:author="An Tran, ACA (BUV)" w:date="2024-09-13T01:22:00Z" w16du:dateUtc="2024-09-12T18:22:00Z"/>
          <w:rFonts w:ascii="iCiel Avenir LT Std 35 Light" w:hAnsi="iCiel Avenir LT Std 35 Light" w:cs="Arial"/>
          <w:sz w:val="22"/>
          <w:szCs w:val="22"/>
          <w:lang w:val="vi-VN"/>
          <w:rPrChange w:id="7200" w:author="An Tran, ACA (BUV)" w:date="2024-09-13T01:30:00Z" w16du:dateUtc="2024-09-12T18:30:00Z">
            <w:rPr>
              <w:del w:id="7201" w:author="An Tran, ACA (BUV)" w:date="2024-09-13T01:22:00Z" w16du:dateUtc="2024-09-12T18:22:00Z"/>
              <w:rFonts w:ascii="iCiel Avenir LT Std 35 Light" w:hAnsi="iCiel Avenir LT Std 35 Light" w:cs="Arial"/>
              <w:sz w:val="22"/>
              <w:szCs w:val="22"/>
              <w:highlight w:val="yellow"/>
              <w:lang w:val="vi-VN"/>
            </w:rPr>
          </w:rPrChange>
        </w:rPr>
        <w:pPrChange w:id="7202" w:author="An Tran, ACA (BUV)" w:date="2024-09-13T01:30:00Z" w16du:dateUtc="2024-09-12T18:30:00Z">
          <w:pPr>
            <w:tabs>
              <w:tab w:val="left" w:pos="630"/>
              <w:tab w:val="left" w:pos="720"/>
              <w:tab w:val="left" w:pos="1080"/>
            </w:tabs>
          </w:pPr>
        </w:pPrChange>
      </w:pPr>
      <w:del w:id="7203" w:author="An Tran, ACA (BUV)" w:date="2024-09-13T01:22:00Z" w16du:dateUtc="2024-09-12T18:22:00Z">
        <w:r w:rsidRPr="00B328D3" w:rsidDel="00637308">
          <w:rPr>
            <w:rFonts w:ascii="iCiel Avenir LT Std 35 Light" w:hAnsi="iCiel Avenir LT Std 35 Light" w:cs="Arial"/>
            <w:b/>
            <w:sz w:val="22"/>
            <w:szCs w:val="22"/>
            <w:lang w:val="vi-VN"/>
            <w:rPrChange w:id="7204"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205"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206"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7207" w:name="_Toc177116735"/>
        <w:bookmarkStart w:id="7208" w:name="_Toc177119532"/>
        <w:bookmarkStart w:id="7209" w:name="_Toc177119944"/>
        <w:bookmarkStart w:id="7210" w:name="_Toc177146102"/>
        <w:bookmarkStart w:id="7211" w:name="_Toc177146511"/>
        <w:bookmarkEnd w:id="7207"/>
        <w:bookmarkEnd w:id="7208"/>
        <w:bookmarkEnd w:id="7209"/>
        <w:bookmarkEnd w:id="7210"/>
        <w:bookmarkEnd w:id="7211"/>
      </w:del>
    </w:p>
    <w:p w14:paraId="7DA073FE" w14:textId="0D1F7909" w:rsidR="00AA14EC" w:rsidRPr="00B328D3" w:rsidDel="00637308" w:rsidRDefault="00AA14EC">
      <w:pPr>
        <w:numPr>
          <w:ilvl w:val="0"/>
          <w:numId w:val="44"/>
        </w:numPr>
        <w:shd w:val="clear" w:color="auto" w:fill="FFFFFF" w:themeFill="background1"/>
        <w:tabs>
          <w:tab w:val="left" w:pos="990"/>
        </w:tabs>
        <w:ind w:left="0" w:firstLine="720"/>
        <w:rPr>
          <w:del w:id="7212" w:author="An Tran, ACA (BUV)" w:date="2024-09-13T01:22:00Z" w16du:dateUtc="2024-09-12T18:22:00Z"/>
          <w:rFonts w:ascii="iCiel Avenir LT Std 35 Light" w:hAnsi="iCiel Avenir LT Std 35 Light" w:cs="Arial"/>
          <w:sz w:val="22"/>
          <w:szCs w:val="22"/>
          <w:lang w:val="vi-VN"/>
          <w:rPrChange w:id="7213" w:author="An Tran, ACA (BUV)" w:date="2024-09-13T01:30:00Z" w16du:dateUtc="2024-09-12T18:30:00Z">
            <w:rPr>
              <w:del w:id="7214" w:author="An Tran, ACA (BUV)" w:date="2024-09-13T01:22:00Z" w16du:dateUtc="2024-09-12T18:22:00Z"/>
              <w:rFonts w:ascii="iCiel Avenir LT Std 35 Light" w:hAnsi="iCiel Avenir LT Std 35 Light"/>
              <w:sz w:val="22"/>
              <w:szCs w:val="22"/>
            </w:rPr>
          </w:rPrChange>
        </w:rPr>
        <w:pPrChange w:id="7215" w:author="An Tran, ACA (BUV)" w:date="2024-09-13T01:30:00Z" w16du:dateUtc="2024-09-12T18:30:00Z">
          <w:pPr>
            <w:shd w:val="clear" w:color="auto" w:fill="FFFFFF" w:themeFill="background1"/>
            <w:ind w:firstLine="0"/>
          </w:pPr>
        </w:pPrChange>
      </w:pPr>
      <w:del w:id="7216" w:author="An Tran, ACA (BUV)" w:date="2024-09-13T01:22:00Z" w16du:dateUtc="2024-09-12T18:22:00Z">
        <w:r w:rsidRPr="00B328D3" w:rsidDel="00637308">
          <w:rPr>
            <w:rFonts w:ascii="iCiel Avenir LT Std 35 Light" w:hAnsi="iCiel Avenir LT Std 35 Light" w:cs="Arial"/>
            <w:sz w:val="22"/>
            <w:szCs w:val="22"/>
            <w:lang w:val="vi-VN"/>
            <w:rPrChange w:id="7217" w:author="An Tran, ACA (BUV)" w:date="2024-09-13T01:30:00Z" w16du:dateUtc="2024-09-12T18:30:00Z">
              <w:rPr>
                <w:rFonts w:ascii="iCiel Avenir LT Std 35 Light" w:hAnsi="iCiel Avenir LT Std 35 Light"/>
                <w:sz w:val="22"/>
                <w:szCs w:val="22"/>
              </w:rPr>
            </w:rPrChange>
          </w:rPr>
          <w:delText xml:space="preserve">The </w:delText>
        </w:r>
        <w:r w:rsidRPr="00B328D3" w:rsidDel="00637308">
          <w:rPr>
            <w:rFonts w:ascii="iCiel Avenir LT Std 35 Light" w:hAnsi="iCiel Avenir LT Std 35 Light" w:cs="Arial"/>
            <w:sz w:val="22"/>
            <w:szCs w:val="22"/>
            <w:lang w:val="vi-VN"/>
          </w:rPr>
          <w:delText>Top student</w:delText>
        </w:r>
        <w:r w:rsidRPr="00B328D3" w:rsidDel="00637308">
          <w:rPr>
            <w:rFonts w:ascii="iCiel Avenir LT Std 35 Light" w:hAnsi="iCiel Avenir LT Std 35 Light" w:cs="Arial"/>
            <w:sz w:val="22"/>
            <w:szCs w:val="22"/>
            <w:lang w:val="vi-VN"/>
            <w:rPrChange w:id="7218" w:author="An Tran, ACA (BUV)" w:date="2024-09-13T01:30:00Z" w16du:dateUtc="2024-09-12T18:30:00Z">
              <w:rPr>
                <w:rFonts w:ascii="iCiel Avenir LT Std 35 Light" w:hAnsi="iCiel Avenir LT Std 35 Light"/>
                <w:sz w:val="22"/>
                <w:szCs w:val="22"/>
              </w:rPr>
            </w:rPrChange>
          </w:rPr>
          <w:delText xml:space="preserve"> award</w:delText>
        </w:r>
        <w:r w:rsidRPr="00B328D3" w:rsidDel="00637308">
          <w:rPr>
            <w:rFonts w:ascii="iCiel Avenir LT Std 35 Light" w:hAnsi="iCiel Avenir LT Std 35 Light" w:cs="Arial"/>
            <w:sz w:val="22"/>
            <w:szCs w:val="22"/>
            <w:lang w:val="vi-VN"/>
          </w:rPr>
          <w:delText xml:space="preserve"> and Dean award</w:delText>
        </w:r>
        <w:r w:rsidRPr="00B328D3" w:rsidDel="00637308">
          <w:rPr>
            <w:rFonts w:ascii="iCiel Avenir LT Std 35 Light" w:hAnsi="iCiel Avenir LT Std 35 Light" w:cs="Arial"/>
            <w:sz w:val="22"/>
            <w:szCs w:val="22"/>
            <w:lang w:val="vi-VN"/>
            <w:rPrChange w:id="7219" w:author="An Tran, ACA (BUV)" w:date="2024-09-13T01:30:00Z" w16du:dateUtc="2024-09-12T18:30:00Z">
              <w:rPr>
                <w:rFonts w:ascii="iCiel Avenir LT Std 35 Light" w:hAnsi="iCiel Avenir LT Std 35 Light"/>
                <w:sz w:val="22"/>
                <w:szCs w:val="22"/>
              </w:rPr>
            </w:rPrChange>
          </w:rPr>
          <w:delText xml:space="preserve"> </w:delText>
        </w:r>
        <w:r w:rsidRPr="00B328D3" w:rsidDel="00637308">
          <w:rPr>
            <w:rFonts w:ascii="iCiel Avenir LT Std 35 Light" w:hAnsi="iCiel Avenir LT Std 35 Light" w:cs="Arial"/>
            <w:sz w:val="22"/>
            <w:szCs w:val="22"/>
            <w:lang w:val="vi-VN"/>
          </w:rPr>
          <w:delText>are</w:delText>
        </w:r>
        <w:r w:rsidRPr="00B328D3" w:rsidDel="00637308">
          <w:rPr>
            <w:rFonts w:ascii="iCiel Avenir LT Std 35 Light" w:hAnsi="iCiel Avenir LT Std 35 Light" w:cs="Arial"/>
            <w:sz w:val="22"/>
            <w:szCs w:val="22"/>
            <w:lang w:val="vi-VN"/>
            <w:rPrChange w:id="7220" w:author="An Tran, ACA (BUV)" w:date="2024-09-13T01:30:00Z" w16du:dateUtc="2024-09-12T18:30:00Z">
              <w:rPr>
                <w:rFonts w:ascii="iCiel Avenir LT Std 35 Light" w:hAnsi="iCiel Avenir LT Std 35 Light"/>
                <w:sz w:val="22"/>
                <w:szCs w:val="22"/>
              </w:rPr>
            </w:rPrChange>
          </w:rPr>
          <w:delText xml:space="preserve"> to recognize excellent academic achievement at BUV, not to provide an extrinsic reward for students.  The University hopes that students wish to study hard for their own benefit, to optimize their achievement in qualifications and to enhance their future further study or employment. In addition to the </w:delText>
        </w:r>
        <w:r w:rsidRPr="00B328D3" w:rsidDel="00637308">
          <w:rPr>
            <w:rFonts w:ascii="iCiel Avenir LT Std 35 Light" w:hAnsi="iCiel Avenir LT Std 35 Light" w:cs="Arial"/>
            <w:sz w:val="22"/>
            <w:szCs w:val="22"/>
            <w:lang w:val="vi-VN"/>
          </w:rPr>
          <w:delText>Top student award and Dean</w:delText>
        </w:r>
        <w:r w:rsidRPr="00B328D3" w:rsidDel="00637308">
          <w:rPr>
            <w:rFonts w:ascii="iCiel Avenir LT Std 35 Light" w:hAnsi="iCiel Avenir LT Std 35 Light" w:cs="Arial"/>
            <w:sz w:val="22"/>
            <w:szCs w:val="22"/>
            <w:lang w:val="vi-VN"/>
            <w:rPrChange w:id="7221" w:author="An Tran, ACA (BUV)" w:date="2024-09-13T01:30:00Z" w16du:dateUtc="2024-09-12T18:30:00Z">
              <w:rPr>
                <w:rFonts w:ascii="iCiel Avenir LT Std 35 Light" w:hAnsi="iCiel Avenir LT Std 35 Light"/>
                <w:sz w:val="22"/>
                <w:szCs w:val="22"/>
              </w:rPr>
            </w:rPrChange>
          </w:rPr>
          <w:delText xml:space="preserve"> award, there is also the opportunity to qualify for the BUV </w:delText>
        </w:r>
        <w:r w:rsidRPr="00B328D3" w:rsidDel="00637308">
          <w:rPr>
            <w:rFonts w:ascii="iCiel Avenir LT Std 35 Light" w:hAnsi="iCiel Avenir LT Std 35 Light" w:cs="Arial"/>
            <w:sz w:val="22"/>
            <w:szCs w:val="22"/>
            <w:lang w:val="vi-VN"/>
          </w:rPr>
          <w:delText>mobility scholarship</w:delText>
        </w:r>
        <w:r w:rsidRPr="00B328D3" w:rsidDel="00637308">
          <w:rPr>
            <w:rFonts w:ascii="iCiel Avenir LT Std 35 Light" w:hAnsi="iCiel Avenir LT Std 35 Light" w:cs="Arial"/>
            <w:sz w:val="22"/>
            <w:szCs w:val="22"/>
            <w:lang w:val="vi-VN"/>
            <w:rPrChange w:id="7222" w:author="An Tran, ACA (BUV)" w:date="2024-09-13T01:30:00Z" w16du:dateUtc="2024-09-12T18:30:00Z">
              <w:rPr>
                <w:rFonts w:ascii="iCiel Avenir LT Std 35 Light" w:hAnsi="iCiel Avenir LT Std 35 Light"/>
                <w:sz w:val="22"/>
                <w:szCs w:val="22"/>
              </w:rPr>
            </w:rPrChange>
          </w:rPr>
          <w:delText xml:space="preserve"> which is to recognize the top 2 students of each academic year.</w:delText>
        </w:r>
        <w:bookmarkStart w:id="7223" w:name="_Toc177116736"/>
        <w:bookmarkStart w:id="7224" w:name="_Toc177119533"/>
        <w:bookmarkStart w:id="7225" w:name="_Toc177119945"/>
        <w:bookmarkStart w:id="7226" w:name="_Toc177146103"/>
        <w:bookmarkStart w:id="7227" w:name="_Toc177146512"/>
        <w:bookmarkEnd w:id="7223"/>
        <w:bookmarkEnd w:id="7224"/>
        <w:bookmarkEnd w:id="7225"/>
        <w:bookmarkEnd w:id="7226"/>
        <w:bookmarkEnd w:id="7227"/>
      </w:del>
    </w:p>
    <w:p w14:paraId="0F8EC4F9" w14:textId="55929402" w:rsidR="00AA14EC" w:rsidRPr="00B328D3" w:rsidDel="00637308" w:rsidRDefault="00AA14EC">
      <w:pPr>
        <w:numPr>
          <w:ilvl w:val="0"/>
          <w:numId w:val="44"/>
        </w:numPr>
        <w:shd w:val="clear" w:color="auto" w:fill="FFFFFF" w:themeFill="background1"/>
        <w:tabs>
          <w:tab w:val="left" w:pos="990"/>
        </w:tabs>
        <w:ind w:left="0" w:firstLine="720"/>
        <w:rPr>
          <w:del w:id="7228" w:author="An Tran, ACA (BUV)" w:date="2024-09-13T01:22:00Z" w16du:dateUtc="2024-09-12T18:22:00Z"/>
          <w:rFonts w:ascii="iCiel Avenir LT Std 35 Light" w:hAnsi="iCiel Avenir LT Std 35 Light" w:cs="Arial"/>
          <w:sz w:val="22"/>
          <w:szCs w:val="22"/>
          <w:lang w:val="vi-VN"/>
          <w:rPrChange w:id="7229" w:author="An Tran, ACA (BUV)" w:date="2024-09-13T01:30:00Z" w16du:dateUtc="2024-09-12T18:30:00Z">
            <w:rPr>
              <w:del w:id="7230" w:author="An Tran, ACA (BUV)" w:date="2024-09-13T01:22:00Z" w16du:dateUtc="2024-09-12T18:22:00Z"/>
              <w:rFonts w:ascii="iCiel Avenir LT Std 35 Light" w:hAnsi="iCiel Avenir LT Std 35 Light"/>
              <w:sz w:val="22"/>
              <w:szCs w:val="22"/>
            </w:rPr>
          </w:rPrChange>
        </w:rPr>
        <w:pPrChange w:id="7231" w:author="An Tran, ACA (BUV)" w:date="2024-09-13T01:30:00Z" w16du:dateUtc="2024-09-12T18:30:00Z">
          <w:pPr>
            <w:shd w:val="clear" w:color="auto" w:fill="FFFFFF" w:themeFill="background1"/>
            <w:ind w:firstLine="0"/>
          </w:pPr>
        </w:pPrChange>
      </w:pPr>
      <w:del w:id="7232" w:author="An Tran, ACA (BUV)" w:date="2024-09-13T01:22:00Z" w16du:dateUtc="2024-09-12T18:22:00Z">
        <w:r w:rsidRPr="00B328D3" w:rsidDel="00637308">
          <w:rPr>
            <w:rFonts w:ascii="iCiel Avenir LT Std 35 Light" w:hAnsi="iCiel Avenir LT Std 35 Light" w:cs="Arial"/>
            <w:sz w:val="22"/>
            <w:szCs w:val="22"/>
            <w:lang w:val="vi-VN"/>
            <w:rPrChange w:id="7233" w:author="An Tran, ACA (BUV)" w:date="2024-09-13T01:30:00Z" w16du:dateUtc="2024-09-12T18:30:00Z">
              <w:rPr>
                <w:rFonts w:ascii="iCiel Avenir LT Std 35 Light" w:hAnsi="iCiel Avenir LT Std 35 Light"/>
                <w:sz w:val="22"/>
                <w:szCs w:val="22"/>
              </w:rPr>
            </w:rPrChange>
          </w:rPr>
          <w:delText>This is a matter for the students to decide and to set their own targets for achievement. The classification of the degree, the transcript, evidence of specific academic achievements and a record of extra-curricular activities are often valued by potential employers and serve to differentiate students in applications for employment and for continuing higher education.</w:delText>
        </w:r>
        <w:bookmarkStart w:id="7234" w:name="_Toc177116737"/>
        <w:bookmarkStart w:id="7235" w:name="_Toc177119534"/>
        <w:bookmarkStart w:id="7236" w:name="_Toc177119946"/>
        <w:bookmarkStart w:id="7237" w:name="_Toc177146104"/>
        <w:bookmarkStart w:id="7238" w:name="_Toc177146513"/>
        <w:bookmarkEnd w:id="7234"/>
        <w:bookmarkEnd w:id="7235"/>
        <w:bookmarkEnd w:id="7236"/>
        <w:bookmarkEnd w:id="7237"/>
        <w:bookmarkEnd w:id="7238"/>
      </w:del>
    </w:p>
    <w:p w14:paraId="732734EF" w14:textId="4830D104" w:rsidR="00AA14EC" w:rsidRPr="00B328D3" w:rsidDel="00637308" w:rsidRDefault="00AA14EC">
      <w:pPr>
        <w:numPr>
          <w:ilvl w:val="0"/>
          <w:numId w:val="44"/>
        </w:numPr>
        <w:shd w:val="clear" w:color="auto" w:fill="FFFFFF" w:themeFill="background1"/>
        <w:tabs>
          <w:tab w:val="left" w:pos="990"/>
        </w:tabs>
        <w:ind w:left="0" w:firstLine="720"/>
        <w:rPr>
          <w:del w:id="7239" w:author="An Tran, ACA (BUV)" w:date="2024-09-13T01:22:00Z" w16du:dateUtc="2024-09-12T18:22:00Z"/>
          <w:rFonts w:ascii="iCiel Avenir LT Std 35 Light" w:hAnsi="iCiel Avenir LT Std 35 Light" w:cs="Arial"/>
          <w:sz w:val="22"/>
          <w:szCs w:val="22"/>
          <w:lang w:val="vi-VN"/>
          <w:rPrChange w:id="7240" w:author="An Tran, ACA (BUV)" w:date="2024-09-13T01:30:00Z" w16du:dateUtc="2024-09-12T18:30:00Z">
            <w:rPr>
              <w:del w:id="7241" w:author="An Tran, ACA (BUV)" w:date="2024-09-13T01:22:00Z" w16du:dateUtc="2024-09-12T18:22:00Z"/>
              <w:rFonts w:ascii="iCiel Avenir LT Std 35 Light" w:hAnsi="iCiel Avenir LT Std 35 Light"/>
              <w:i/>
              <w:iCs/>
              <w:sz w:val="22"/>
              <w:szCs w:val="22"/>
            </w:rPr>
          </w:rPrChange>
        </w:rPr>
        <w:pPrChange w:id="7242" w:author="An Tran, ACA (BUV)" w:date="2024-09-13T01:30:00Z" w16du:dateUtc="2024-09-12T18:30:00Z">
          <w:pPr>
            <w:shd w:val="clear" w:color="auto" w:fill="FFFFFF" w:themeFill="background1"/>
            <w:ind w:firstLine="0"/>
          </w:pPr>
        </w:pPrChange>
      </w:pPr>
      <w:del w:id="7243" w:author="An Tran, ACA (BUV)" w:date="2024-09-13T01:22:00Z" w16du:dateUtc="2024-09-12T18:22:00Z">
        <w:r w:rsidRPr="00B328D3" w:rsidDel="00637308">
          <w:rPr>
            <w:rFonts w:ascii="iCiel Avenir LT Std 35 Light" w:hAnsi="iCiel Avenir LT Std 35 Light" w:cs="Arial"/>
            <w:sz w:val="22"/>
            <w:szCs w:val="22"/>
            <w:lang w:val="vi-VN"/>
            <w:rPrChange w:id="7244" w:author="An Tran, ACA (BUV)" w:date="2024-09-13T01:30:00Z" w16du:dateUtc="2024-09-12T18:30:00Z">
              <w:rPr>
                <w:rFonts w:ascii="iCiel Avenir LT Std 35 Light" w:hAnsi="iCiel Avenir LT Std 35 Light"/>
                <w:i/>
                <w:iCs/>
                <w:sz w:val="22"/>
                <w:szCs w:val="22"/>
              </w:rPr>
            </w:rPrChange>
          </w:rPr>
          <w:delText xml:space="preserve">Chứng nhận thành tích học tập xuất sắc – </w:delText>
        </w:r>
        <w:r w:rsidRPr="00B328D3" w:rsidDel="00637308">
          <w:rPr>
            <w:rFonts w:ascii="iCiel Avenir LT Std 35 Light" w:hAnsi="iCiel Avenir LT Std 35 Light" w:cs="Arial"/>
            <w:sz w:val="22"/>
            <w:szCs w:val="22"/>
            <w:lang w:val="vi-VN"/>
            <w:rPrChange w:id="7245" w:author="An Tran, ACA (BUV)" w:date="2024-09-13T01:30:00Z" w16du:dateUtc="2024-09-12T18:30:00Z">
              <w:rPr>
                <w:rFonts w:ascii="iCiel Avenir LT Std 35 Light" w:hAnsi="iCiel Avenir LT Std 35 Light"/>
                <w:i/>
                <w:iCs/>
                <w:sz w:val="22"/>
                <w:szCs w:val="22"/>
                <w:lang w:val="vi-VN"/>
              </w:rPr>
            </w:rPrChange>
          </w:rPr>
          <w:delText>Top student và Dean award</w:delText>
        </w:r>
        <w:r w:rsidRPr="00B328D3" w:rsidDel="00637308">
          <w:rPr>
            <w:rFonts w:ascii="iCiel Avenir LT Std 35 Light" w:hAnsi="iCiel Avenir LT Std 35 Light" w:cs="Arial"/>
            <w:sz w:val="22"/>
            <w:szCs w:val="22"/>
            <w:lang w:val="vi-VN"/>
            <w:rPrChange w:id="7246" w:author="An Tran, ACA (BUV)" w:date="2024-09-13T01:30:00Z" w16du:dateUtc="2024-09-12T18:30:00Z">
              <w:rPr>
                <w:rFonts w:ascii="iCiel Avenir LT Std 35 Light" w:hAnsi="iCiel Avenir LT Std 35 Light"/>
                <w:i/>
                <w:iCs/>
                <w:sz w:val="22"/>
                <w:szCs w:val="22"/>
              </w:rPr>
            </w:rPrChange>
          </w:rPr>
          <w:delText xml:space="preserve"> nhằm ghi nhận thành tích học tập xuất sắc tại BUV, không với mục đích trao tặng phần thưởng cho sinh viên. Nhà trường hy vọng rằng các sinh viên mong muốn học tập chăm chỉ vì lợi ích của chính mình, để tối ưu hóa thành tích bằng cấp sau này và nâng cao trình độ học vấn hoặc việc làm trong tương lai. Ngoài chứng nhận thành tích học tập xuất sắc, sinh viên đủ điều kiện còn có cơ hội </w:delText>
        </w:r>
        <w:r w:rsidRPr="00B328D3" w:rsidDel="00637308">
          <w:rPr>
            <w:rFonts w:ascii="iCiel Avenir LT Std 35 Light" w:hAnsi="iCiel Avenir LT Std 35 Light" w:cs="Arial"/>
            <w:sz w:val="22"/>
            <w:szCs w:val="22"/>
            <w:lang w:val="vi-VN"/>
            <w:rPrChange w:id="7247" w:author="An Tran, ACA (BUV)" w:date="2024-09-13T01:30:00Z" w16du:dateUtc="2024-09-12T18:30:00Z">
              <w:rPr>
                <w:rFonts w:ascii="iCiel Avenir LT Std 35 Light" w:hAnsi="iCiel Avenir LT Std 35 Light"/>
                <w:i/>
                <w:iCs/>
                <w:sz w:val="22"/>
                <w:szCs w:val="22"/>
                <w:lang w:val="vi-VN"/>
              </w:rPr>
            </w:rPrChange>
          </w:rPr>
          <w:delText xml:space="preserve">nhận được học bổng của chương trình học / trải nghiệm quốc tế </w:delText>
        </w:r>
        <w:r w:rsidRPr="00B328D3" w:rsidDel="00637308">
          <w:rPr>
            <w:rFonts w:ascii="iCiel Avenir LT Std 35 Light" w:hAnsi="iCiel Avenir LT Std 35 Light" w:cs="Arial"/>
            <w:sz w:val="22"/>
            <w:szCs w:val="22"/>
            <w:lang w:val="vi-VN"/>
            <w:rPrChange w:id="7248" w:author="An Tran, ACA (BUV)" w:date="2024-09-13T01:30:00Z" w16du:dateUtc="2024-09-12T18:30:00Z">
              <w:rPr>
                <w:rFonts w:ascii="iCiel Avenir LT Std 35 Light" w:hAnsi="iCiel Avenir LT Std 35 Light"/>
                <w:i/>
                <w:iCs/>
                <w:sz w:val="22"/>
                <w:szCs w:val="22"/>
              </w:rPr>
            </w:rPrChange>
          </w:rPr>
          <w:delText>nhằm công nhận 2 sinh viên xuất sắc nhất của mỗi năm học.</w:delText>
        </w:r>
        <w:bookmarkStart w:id="7249" w:name="_Toc177116738"/>
        <w:bookmarkStart w:id="7250" w:name="_Toc177119535"/>
        <w:bookmarkStart w:id="7251" w:name="_Toc177119947"/>
        <w:bookmarkStart w:id="7252" w:name="_Toc177146105"/>
        <w:bookmarkStart w:id="7253" w:name="_Toc177146514"/>
        <w:bookmarkEnd w:id="7249"/>
        <w:bookmarkEnd w:id="7250"/>
        <w:bookmarkEnd w:id="7251"/>
        <w:bookmarkEnd w:id="7252"/>
        <w:bookmarkEnd w:id="7253"/>
      </w:del>
    </w:p>
    <w:p w14:paraId="79576199" w14:textId="17125EE2" w:rsidR="00C10C75" w:rsidRPr="00B328D3" w:rsidDel="00637308" w:rsidRDefault="00AA14EC">
      <w:pPr>
        <w:numPr>
          <w:ilvl w:val="0"/>
          <w:numId w:val="44"/>
        </w:numPr>
        <w:shd w:val="clear" w:color="auto" w:fill="FFFFFF" w:themeFill="background1"/>
        <w:tabs>
          <w:tab w:val="left" w:pos="990"/>
        </w:tabs>
        <w:ind w:left="0" w:firstLine="720"/>
        <w:rPr>
          <w:del w:id="7254" w:author="An Tran, ACA (BUV)" w:date="2024-09-13T01:22:00Z" w16du:dateUtc="2024-09-12T18:22:00Z"/>
          <w:rFonts w:ascii="iCiel Avenir LT Std 35 Light" w:hAnsi="iCiel Avenir LT Std 35 Light" w:cs="Arial"/>
          <w:sz w:val="22"/>
          <w:szCs w:val="22"/>
          <w:lang w:val="vi-VN"/>
          <w:rPrChange w:id="7255" w:author="An Tran, ACA (BUV)" w:date="2024-09-13T01:30:00Z" w16du:dateUtc="2024-09-12T18:30:00Z">
            <w:rPr>
              <w:del w:id="7256" w:author="An Tran, ACA (BUV)" w:date="2024-09-13T01:22:00Z" w16du:dateUtc="2024-09-12T18:22:00Z"/>
              <w:rFonts w:ascii="iCiel Avenir LT Std 35 Light" w:hAnsi="iCiel Avenir LT Std 35 Light"/>
              <w:i/>
              <w:iCs/>
              <w:sz w:val="22"/>
              <w:szCs w:val="22"/>
              <w:lang w:val="vi-VN"/>
            </w:rPr>
          </w:rPrChange>
        </w:rPr>
        <w:pPrChange w:id="7257" w:author="An Tran, ACA (BUV)" w:date="2024-09-13T01:30:00Z" w16du:dateUtc="2024-09-12T18:30:00Z">
          <w:pPr>
            <w:shd w:val="clear" w:color="auto" w:fill="FFFFFF" w:themeFill="background1"/>
            <w:ind w:firstLine="0"/>
          </w:pPr>
        </w:pPrChange>
      </w:pPr>
      <w:del w:id="7258" w:author="An Tran, ACA (BUV)" w:date="2024-09-13T01:22:00Z" w16du:dateUtc="2024-09-12T18:22:00Z">
        <w:r w:rsidRPr="00B328D3" w:rsidDel="00637308">
          <w:rPr>
            <w:rFonts w:ascii="iCiel Avenir LT Std 35 Light" w:hAnsi="iCiel Avenir LT Std 35 Light" w:cs="Arial"/>
            <w:sz w:val="22"/>
            <w:szCs w:val="22"/>
            <w:lang w:val="vi-VN"/>
            <w:rPrChange w:id="7259" w:author="An Tran, ACA (BUV)" w:date="2024-09-13T01:30:00Z" w16du:dateUtc="2024-09-12T18:30:00Z">
              <w:rPr>
                <w:rFonts w:ascii="iCiel Avenir LT Std 35 Light" w:hAnsi="iCiel Avenir LT Std 35 Light"/>
                <w:i/>
                <w:iCs/>
                <w:sz w:val="22"/>
                <w:szCs w:val="22"/>
              </w:rPr>
            </w:rPrChange>
          </w:rPr>
          <w:delText>Đây là mục tiêu để sinh viên quyết định và đặt ra các mục tiêu của riêng mình để đạt được thành tích. Việc xếp loại bằng cấp, bảng điểm, bằng chứng về thành tích học tập cụ thể và thành tích hoạt động ngoại khóa thường được các nhà tuyển dụng tiềm năng đánh giá cao và phục vụ để lựa chọn sinh viên trong đơn xin việc và học sau đại học.</w:delText>
        </w:r>
        <w:bookmarkStart w:id="7260" w:name="_Toc177116739"/>
        <w:bookmarkStart w:id="7261" w:name="_Toc177119536"/>
        <w:bookmarkStart w:id="7262" w:name="_Toc177119948"/>
        <w:bookmarkStart w:id="7263" w:name="_Toc177146106"/>
        <w:bookmarkStart w:id="7264" w:name="_Toc177146515"/>
        <w:bookmarkEnd w:id="7260"/>
        <w:bookmarkEnd w:id="7261"/>
        <w:bookmarkEnd w:id="7262"/>
        <w:bookmarkEnd w:id="7263"/>
        <w:bookmarkEnd w:id="7264"/>
      </w:del>
    </w:p>
    <w:p w14:paraId="284831AE" w14:textId="1383A987" w:rsidR="00C10C75" w:rsidRPr="00B328D3" w:rsidDel="00637308" w:rsidRDefault="009D3AB7">
      <w:pPr>
        <w:pStyle w:val="Question"/>
        <w:numPr>
          <w:ilvl w:val="0"/>
          <w:numId w:val="44"/>
        </w:numPr>
        <w:tabs>
          <w:tab w:val="left" w:pos="630"/>
          <w:tab w:val="left" w:pos="990"/>
        </w:tabs>
        <w:spacing w:before="100" w:line="400" w:lineRule="exact"/>
        <w:ind w:left="0" w:firstLine="720"/>
        <w:rPr>
          <w:del w:id="7265" w:author="An Tran, ACA (BUV)" w:date="2024-09-13T01:22:00Z" w16du:dateUtc="2024-09-12T18:22:00Z"/>
          <w:rFonts w:cs="Arial"/>
          <w:szCs w:val="22"/>
          <w:lang w:val="vi-VN"/>
          <w:rPrChange w:id="7266" w:author="An Tran, ACA (BUV)" w:date="2024-09-13T01:30:00Z" w16du:dateUtc="2024-09-12T18:30:00Z">
            <w:rPr>
              <w:del w:id="7267" w:author="An Tran, ACA (BUV)" w:date="2024-09-13T01:22:00Z" w16du:dateUtc="2024-09-12T18:22:00Z"/>
              <w:rFonts w:cs="Arial"/>
              <w:i/>
              <w:iCs/>
              <w:szCs w:val="22"/>
              <w:lang w:val="vi-VN"/>
            </w:rPr>
          </w:rPrChange>
        </w:rPr>
        <w:pPrChange w:id="7268"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7269" w:author="An Tran, ACA (BUV)" w:date="2024-09-13T01:22:00Z" w16du:dateUtc="2024-09-12T18:22:00Z">
        <w:r w:rsidRPr="004373E8" w:rsidDel="00637308">
          <w:rPr>
            <w:rFonts w:cs="Arial"/>
            <w:szCs w:val="22"/>
            <w:lang w:val="vi-VN"/>
          </w:rPr>
          <w:delText>When will</w:delText>
        </w:r>
        <w:r w:rsidR="00C10C75" w:rsidRPr="004373E8" w:rsidDel="00637308">
          <w:rPr>
            <w:rFonts w:cs="Arial"/>
            <w:szCs w:val="22"/>
            <w:lang w:val="vi-VN"/>
          </w:rPr>
          <w:delText xml:space="preserve"> the continuing students/ progression students resit if they fail the module? </w:delText>
        </w:r>
        <w:r w:rsidR="00D85D73" w:rsidRPr="004373E8" w:rsidDel="00637308">
          <w:rPr>
            <w:rFonts w:cs="Arial"/>
            <w:szCs w:val="22"/>
            <w:lang w:val="vi-VN"/>
          </w:rPr>
          <w:delText xml:space="preserve">/ </w:delText>
        </w:r>
        <w:r w:rsidR="00C10C75" w:rsidRPr="00B328D3" w:rsidDel="00637308">
          <w:rPr>
            <w:rFonts w:cs="Arial"/>
            <w:szCs w:val="22"/>
            <w:lang w:val="vi-VN"/>
            <w:rPrChange w:id="7270" w:author="An Tran, ACA (BUV)" w:date="2024-09-13T01:30:00Z" w16du:dateUtc="2024-09-12T18:30:00Z">
              <w:rPr>
                <w:rFonts w:cs="Arial"/>
                <w:i/>
                <w:iCs/>
                <w:szCs w:val="22"/>
                <w:lang w:val="vi-VN"/>
              </w:rPr>
            </w:rPrChange>
          </w:rPr>
          <w:delText>Khi nào thì sinh viên thi lại nếu trượt môn học?</w:delText>
        </w:r>
        <w:bookmarkStart w:id="7271" w:name="_Toc177116740"/>
        <w:bookmarkStart w:id="7272" w:name="_Toc177119537"/>
        <w:bookmarkStart w:id="7273" w:name="_Toc177119949"/>
        <w:bookmarkStart w:id="7274" w:name="_Toc177146107"/>
        <w:bookmarkStart w:id="7275" w:name="_Toc177146516"/>
        <w:bookmarkEnd w:id="7271"/>
        <w:bookmarkEnd w:id="7272"/>
        <w:bookmarkEnd w:id="7273"/>
        <w:bookmarkEnd w:id="7274"/>
        <w:bookmarkEnd w:id="7275"/>
      </w:del>
    </w:p>
    <w:p w14:paraId="74A6A6DE" w14:textId="3D8918DF" w:rsidR="00C10C75" w:rsidRPr="00B328D3" w:rsidDel="00637308" w:rsidRDefault="00C10C75">
      <w:pPr>
        <w:numPr>
          <w:ilvl w:val="0"/>
          <w:numId w:val="44"/>
        </w:numPr>
        <w:tabs>
          <w:tab w:val="left" w:pos="630"/>
          <w:tab w:val="left" w:pos="720"/>
          <w:tab w:val="left" w:pos="990"/>
        </w:tabs>
        <w:ind w:left="0" w:firstLine="720"/>
        <w:rPr>
          <w:del w:id="7276" w:author="An Tran, ACA (BUV)" w:date="2024-09-13T01:22:00Z" w16du:dateUtc="2024-09-12T18:22:00Z"/>
          <w:rFonts w:ascii="iCiel Avenir LT Std 35 Light" w:hAnsi="iCiel Avenir LT Std 35 Light" w:cs="Arial"/>
          <w:sz w:val="22"/>
          <w:szCs w:val="22"/>
          <w:lang w:val="vi-VN"/>
          <w:rPrChange w:id="7277" w:author="An Tran, ACA (BUV)" w:date="2024-09-13T01:30:00Z" w16du:dateUtc="2024-09-12T18:30:00Z">
            <w:rPr>
              <w:del w:id="7278" w:author="An Tran, ACA (BUV)" w:date="2024-09-13T01:22:00Z" w16du:dateUtc="2024-09-12T18:22:00Z"/>
              <w:rFonts w:ascii="iCiel Avenir LT Std 35 Light" w:hAnsi="iCiel Avenir LT Std 35 Light" w:cs="Arial"/>
              <w:sz w:val="22"/>
              <w:szCs w:val="22"/>
              <w:highlight w:val="yellow"/>
              <w:lang w:val="vi-VN"/>
            </w:rPr>
          </w:rPrChange>
        </w:rPr>
        <w:pPrChange w:id="7279" w:author="An Tran, ACA (BUV)" w:date="2024-09-13T01:30:00Z" w16du:dateUtc="2024-09-12T18:30:00Z">
          <w:pPr>
            <w:tabs>
              <w:tab w:val="left" w:pos="630"/>
              <w:tab w:val="left" w:pos="720"/>
              <w:tab w:val="left" w:pos="1080"/>
            </w:tabs>
          </w:pPr>
        </w:pPrChange>
      </w:pPr>
      <w:del w:id="7280" w:author="An Tran, ACA (BUV)" w:date="2024-09-13T01:22:00Z" w16du:dateUtc="2024-09-12T18:22:00Z">
        <w:r w:rsidRPr="00B328D3" w:rsidDel="00637308">
          <w:rPr>
            <w:rFonts w:ascii="iCiel Avenir LT Std 35 Light" w:hAnsi="iCiel Avenir LT Std 35 Light" w:cs="Arial"/>
            <w:b/>
            <w:sz w:val="22"/>
            <w:szCs w:val="22"/>
            <w:lang w:val="vi-VN"/>
            <w:rPrChange w:id="7281"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282"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283"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7284" w:name="_Toc177116741"/>
        <w:bookmarkStart w:id="7285" w:name="_Toc177119538"/>
        <w:bookmarkStart w:id="7286" w:name="_Toc177119950"/>
        <w:bookmarkStart w:id="7287" w:name="_Toc177146108"/>
        <w:bookmarkStart w:id="7288" w:name="_Toc177146517"/>
        <w:bookmarkEnd w:id="7284"/>
        <w:bookmarkEnd w:id="7285"/>
        <w:bookmarkEnd w:id="7286"/>
        <w:bookmarkEnd w:id="7287"/>
        <w:bookmarkEnd w:id="7288"/>
      </w:del>
    </w:p>
    <w:p w14:paraId="385C7781" w14:textId="44C03DF7" w:rsidR="00C10C75" w:rsidRPr="00B328D3" w:rsidDel="00637308" w:rsidRDefault="00C10C75">
      <w:pPr>
        <w:numPr>
          <w:ilvl w:val="0"/>
          <w:numId w:val="44"/>
        </w:numPr>
        <w:tabs>
          <w:tab w:val="left" w:pos="990"/>
        </w:tabs>
        <w:ind w:left="0" w:firstLine="720"/>
        <w:rPr>
          <w:del w:id="7289" w:author="An Tran, ACA (BUV)" w:date="2024-09-13T01:22:00Z" w16du:dateUtc="2024-09-12T18:22:00Z"/>
          <w:rFonts w:ascii="iCiel Avenir LT Std 35 Light" w:hAnsi="iCiel Avenir LT Std 35 Light" w:cs="Arial"/>
          <w:sz w:val="22"/>
          <w:szCs w:val="22"/>
          <w:lang w:val="vi-VN"/>
        </w:rPr>
        <w:pPrChange w:id="7290" w:author="An Tran, ACA (BUV)" w:date="2024-09-13T01:30:00Z" w16du:dateUtc="2024-09-12T18:30:00Z">
          <w:pPr>
            <w:ind w:firstLine="0"/>
          </w:pPr>
        </w:pPrChange>
      </w:pPr>
      <w:del w:id="7291" w:author="An Tran, ACA (BUV)" w:date="2024-09-13T01:22:00Z" w16du:dateUtc="2024-09-12T18:22:00Z">
        <w:r w:rsidRPr="00B328D3" w:rsidDel="00637308">
          <w:rPr>
            <w:rFonts w:ascii="iCiel Avenir LT Std 35 Light" w:hAnsi="iCiel Avenir LT Std 35 Light" w:cs="Arial"/>
            <w:sz w:val="22"/>
            <w:szCs w:val="22"/>
            <w:lang w:val="vi-VN"/>
          </w:rPr>
          <w:delText xml:space="preserve">For the students who finish semester 1, the resit schedule shall be arranged in around 4 – 6 first weeks of the next semester. For the students who finish semester 2, the resit schedule shall be arranged in around 1-2 weeks after the official results are released on the student portal. The information of resit fee and resit letter will be sent to both parents and students via registered email at BUV when the resit schedules are set up. Therefore, parents and students are encouraged to check email frequently to receive notification from the University. </w:delText>
        </w:r>
        <w:bookmarkStart w:id="7292" w:name="_Toc177116742"/>
        <w:bookmarkStart w:id="7293" w:name="_Toc177119539"/>
        <w:bookmarkStart w:id="7294" w:name="_Toc177119951"/>
        <w:bookmarkStart w:id="7295" w:name="_Toc177146109"/>
        <w:bookmarkStart w:id="7296" w:name="_Toc177146518"/>
        <w:bookmarkEnd w:id="7292"/>
        <w:bookmarkEnd w:id="7293"/>
        <w:bookmarkEnd w:id="7294"/>
        <w:bookmarkEnd w:id="7295"/>
        <w:bookmarkEnd w:id="7296"/>
      </w:del>
    </w:p>
    <w:p w14:paraId="4D0DFE11" w14:textId="68280395" w:rsidR="00C10C75" w:rsidRPr="00B328D3" w:rsidDel="00637308" w:rsidRDefault="00C10C75">
      <w:pPr>
        <w:numPr>
          <w:ilvl w:val="0"/>
          <w:numId w:val="44"/>
        </w:numPr>
        <w:tabs>
          <w:tab w:val="left" w:pos="990"/>
        </w:tabs>
        <w:ind w:left="0" w:firstLine="720"/>
        <w:rPr>
          <w:del w:id="7297" w:author="An Tran, ACA (BUV)" w:date="2024-09-13T01:22:00Z" w16du:dateUtc="2024-09-12T18:22:00Z"/>
          <w:rFonts w:ascii="iCiel Avenir LT Std 35 Light" w:hAnsi="iCiel Avenir LT Std 35 Light" w:cs="Arial"/>
          <w:sz w:val="22"/>
          <w:szCs w:val="22"/>
          <w:lang w:val="vi-VN"/>
          <w:rPrChange w:id="7298" w:author="An Tran, ACA (BUV)" w:date="2024-09-13T01:30:00Z" w16du:dateUtc="2024-09-12T18:30:00Z">
            <w:rPr>
              <w:del w:id="7299" w:author="An Tran, ACA (BUV)" w:date="2024-09-13T01:22:00Z" w16du:dateUtc="2024-09-12T18:22:00Z"/>
              <w:rFonts w:ascii="iCiel Avenir LT Std 35 Light" w:hAnsi="iCiel Avenir LT Std 35 Light" w:cs="Calibri"/>
              <w:i/>
              <w:iCs/>
              <w:sz w:val="22"/>
              <w:szCs w:val="22"/>
              <w:lang w:val="vi-VN"/>
            </w:rPr>
          </w:rPrChange>
        </w:rPr>
        <w:pPrChange w:id="7300" w:author="An Tran, ACA (BUV)" w:date="2024-09-13T01:30:00Z" w16du:dateUtc="2024-09-12T18:30:00Z">
          <w:pPr>
            <w:ind w:firstLine="0"/>
          </w:pPr>
        </w:pPrChange>
      </w:pPr>
      <w:del w:id="7301" w:author="An Tran, ACA (BUV)" w:date="2024-09-13T01:22:00Z" w16du:dateUtc="2024-09-12T18:22:00Z">
        <w:r w:rsidRPr="00B328D3" w:rsidDel="00637308">
          <w:rPr>
            <w:rFonts w:ascii="iCiel Avenir LT Std 35 Light" w:hAnsi="iCiel Avenir LT Std 35 Light" w:cs="Arial"/>
            <w:color w:val="2F5496" w:themeColor="accent1" w:themeShade="BF"/>
            <w:sz w:val="22"/>
            <w:szCs w:val="22"/>
            <w:lang w:val="vi-VN"/>
            <w:rPrChange w:id="7302" w:author="An Tran, ACA (BUV)" w:date="2024-09-13T01:30:00Z" w16du:dateUtc="2024-09-12T18:30:00Z">
              <w:rPr>
                <w:rFonts w:ascii="iCiel Avenir LT Std 35 Light" w:hAnsi="iCiel Avenir LT Std 35 Light"/>
                <w:i/>
                <w:iCs/>
                <w:color w:val="000000"/>
                <w:sz w:val="22"/>
                <w:szCs w:val="22"/>
                <w:lang w:val="vi-VN"/>
              </w:rPr>
            </w:rPrChange>
          </w:rPr>
          <w:delText>Đối với sinh viên vừa kết thúc học kỳ 1 của năm học, kỳ thi lại sẽ được tổ chức trong khoảng 4 - 6 tuần</w:delText>
        </w:r>
        <w:r w:rsidRPr="00B328D3" w:rsidDel="00637308">
          <w:rPr>
            <w:rFonts w:ascii="iCiel Avenir LT Std 35 Light" w:hAnsi="iCiel Avenir LT Std 35 Light" w:cs="Arial"/>
            <w:sz w:val="22"/>
            <w:szCs w:val="22"/>
            <w:lang w:val="vi-VN"/>
            <w:rPrChange w:id="7303" w:author="An Tran, ACA (BUV)" w:date="2024-09-13T01:30:00Z" w16du:dateUtc="2024-09-12T18:30:00Z">
              <w:rPr>
                <w:rFonts w:ascii="iCiel Avenir LT Std 35 Light" w:hAnsi="iCiel Avenir LT Std 35 Light"/>
                <w:i/>
                <w:iCs/>
                <w:sz w:val="22"/>
                <w:szCs w:val="22"/>
                <w:lang w:val="vi-VN"/>
              </w:rPr>
            </w:rPrChange>
          </w:rPr>
          <w:delText> </w:delText>
        </w:r>
        <w:r w:rsidRPr="00B328D3" w:rsidDel="00637308">
          <w:rPr>
            <w:rFonts w:ascii="iCiel Avenir LT Std 35 Light" w:hAnsi="iCiel Avenir LT Std 35 Light" w:cs="Arial"/>
            <w:color w:val="2F5496" w:themeColor="accent1" w:themeShade="BF"/>
            <w:sz w:val="22"/>
            <w:szCs w:val="22"/>
            <w:lang w:val="vi-VN"/>
            <w:rPrChange w:id="7304" w:author="An Tran, ACA (BUV)" w:date="2024-09-13T01:30:00Z" w16du:dateUtc="2024-09-12T18:30:00Z">
              <w:rPr>
                <w:rFonts w:ascii="iCiel Avenir LT Std 35 Light" w:hAnsi="iCiel Avenir LT Std 35 Light"/>
                <w:i/>
                <w:iCs/>
                <w:color w:val="000000"/>
                <w:sz w:val="22"/>
                <w:szCs w:val="22"/>
                <w:lang w:val="vi-VN"/>
              </w:rPr>
            </w:rPrChange>
          </w:rPr>
          <w:delText>đầu tiên của học kỳ</w:delText>
        </w:r>
        <w:r w:rsidRPr="00B328D3" w:rsidDel="00637308">
          <w:rPr>
            <w:rFonts w:ascii="iCiel Avenir LT Std 35 Light" w:hAnsi="iCiel Avenir LT Std 35 Light" w:cs="Arial"/>
            <w:sz w:val="22"/>
            <w:szCs w:val="22"/>
            <w:lang w:val="vi-VN"/>
            <w:rPrChange w:id="7305" w:author="An Tran, ACA (BUV)" w:date="2024-09-13T01:30:00Z" w16du:dateUtc="2024-09-12T18:30:00Z">
              <w:rPr>
                <w:rFonts w:ascii="iCiel Avenir LT Std 35 Light" w:hAnsi="iCiel Avenir LT Std 35 Light"/>
                <w:i/>
                <w:iCs/>
                <w:sz w:val="22"/>
                <w:szCs w:val="22"/>
                <w:lang w:val="vi-VN"/>
              </w:rPr>
            </w:rPrChange>
          </w:rPr>
          <w:delText> </w:delText>
        </w:r>
        <w:r w:rsidRPr="00B328D3" w:rsidDel="00637308">
          <w:rPr>
            <w:rFonts w:ascii="iCiel Avenir LT Std 35 Light" w:hAnsi="iCiel Avenir LT Std 35 Light" w:cs="Arial"/>
            <w:color w:val="2F5496" w:themeColor="accent1" w:themeShade="BF"/>
            <w:sz w:val="22"/>
            <w:szCs w:val="22"/>
            <w:lang w:val="vi-VN"/>
            <w:rPrChange w:id="7306" w:author="An Tran, ACA (BUV)" w:date="2024-09-13T01:30:00Z" w16du:dateUtc="2024-09-12T18:30:00Z">
              <w:rPr>
                <w:rFonts w:ascii="iCiel Avenir LT Std 35 Light" w:hAnsi="iCiel Avenir LT Std 35 Light"/>
                <w:i/>
                <w:iCs/>
                <w:color w:val="000000"/>
                <w:sz w:val="22"/>
                <w:szCs w:val="22"/>
                <w:lang w:val="vi-VN"/>
              </w:rPr>
            </w:rPrChange>
          </w:rPr>
          <w:delText>tiếp theo.</w:delText>
        </w:r>
        <w:r w:rsidRPr="00B328D3" w:rsidDel="00637308">
          <w:rPr>
            <w:rFonts w:ascii="iCiel Avenir LT Std 35 Light" w:hAnsi="iCiel Avenir LT Std 35 Light" w:cs="Arial"/>
            <w:sz w:val="22"/>
            <w:szCs w:val="22"/>
            <w:lang w:val="vi-VN"/>
            <w:rPrChange w:id="7307" w:author="An Tran, ACA (BUV)" w:date="2024-09-13T01:30:00Z" w16du:dateUtc="2024-09-12T18:30:00Z">
              <w:rPr>
                <w:rFonts w:ascii="iCiel Avenir LT Std 35 Light" w:hAnsi="iCiel Avenir LT Std 35 Light"/>
                <w:i/>
                <w:iCs/>
                <w:sz w:val="22"/>
                <w:szCs w:val="22"/>
                <w:lang w:val="vi-VN"/>
              </w:rPr>
            </w:rPrChange>
          </w:rPr>
          <w:delText xml:space="preserve"> Đ</w:delText>
        </w:r>
        <w:r w:rsidRPr="00B328D3" w:rsidDel="00637308">
          <w:rPr>
            <w:rFonts w:ascii="iCiel Avenir LT Std 35 Light" w:hAnsi="iCiel Avenir LT Std 35 Light" w:cs="Arial"/>
            <w:sz w:val="22"/>
            <w:szCs w:val="22"/>
            <w:lang w:val="vi-VN"/>
            <w:rPrChange w:id="7308" w:author="An Tran, ACA (BUV)" w:date="2024-09-13T01:30:00Z" w16du:dateUtc="2024-09-12T18:30:00Z">
              <w:rPr>
                <w:rFonts w:ascii="iCiel Avenir LT Std 35 Light" w:hAnsi="iCiel Avenir LT Std 35 Light" w:cs="Calibri"/>
                <w:i/>
                <w:iCs/>
                <w:sz w:val="22"/>
                <w:szCs w:val="22"/>
                <w:lang w:val="vi-VN"/>
              </w:rPr>
            </w:rPrChange>
          </w:rPr>
          <w:delText>ối với sinh viên vừa kết thúc học kỳ 2 của năm học, kỳ thi lại được tổ chức khoảng 1 – 2 tuần sau khi điểm chính thức được công bố trên cổng thông tin sinh viên. Thông tin lịch và phí thi lại sẽ được gửi tới phụ huynh và sinh viên qua email ngay khi lịch thi lại được sắp xếp. Do đó, để nắm được chính xác thời hạn nộp bài, ngày thi, phí thi lại, quý phụ huynh và sinh viên vui lòng kiểm tra email thường xuyên để cập nhật thông tin mới nhất.</w:delText>
        </w:r>
        <w:bookmarkStart w:id="7309" w:name="_Toc177116743"/>
        <w:bookmarkStart w:id="7310" w:name="_Toc177119540"/>
        <w:bookmarkStart w:id="7311" w:name="_Toc177119952"/>
        <w:bookmarkStart w:id="7312" w:name="_Toc177146110"/>
        <w:bookmarkStart w:id="7313" w:name="_Toc177146519"/>
        <w:bookmarkEnd w:id="7309"/>
        <w:bookmarkEnd w:id="7310"/>
        <w:bookmarkEnd w:id="7311"/>
        <w:bookmarkEnd w:id="7312"/>
        <w:bookmarkEnd w:id="7313"/>
      </w:del>
    </w:p>
    <w:p w14:paraId="47D70CD1" w14:textId="4CAFEC54" w:rsidR="00044AB2" w:rsidRPr="00B328D3" w:rsidDel="00637308" w:rsidRDefault="00044AB2">
      <w:pPr>
        <w:pStyle w:val="Question"/>
        <w:numPr>
          <w:ilvl w:val="0"/>
          <w:numId w:val="44"/>
        </w:numPr>
        <w:tabs>
          <w:tab w:val="left" w:pos="630"/>
          <w:tab w:val="left" w:pos="990"/>
        </w:tabs>
        <w:spacing w:before="100" w:line="400" w:lineRule="exact"/>
        <w:ind w:left="0" w:firstLine="720"/>
        <w:rPr>
          <w:del w:id="7314" w:author="An Tran, ACA (BUV)" w:date="2024-09-13T01:22:00Z" w16du:dateUtc="2024-09-12T18:22:00Z"/>
          <w:rFonts w:cs="Arial"/>
          <w:szCs w:val="22"/>
          <w:lang w:val="vi-VN"/>
          <w:rPrChange w:id="7315" w:author="An Tran, ACA (BUV)" w:date="2024-09-13T01:30:00Z" w16du:dateUtc="2024-09-12T18:30:00Z">
            <w:rPr>
              <w:del w:id="7316" w:author="An Tran, ACA (BUV)" w:date="2024-09-13T01:22:00Z" w16du:dateUtc="2024-09-12T18:22:00Z"/>
              <w:rFonts w:cs="Arial"/>
              <w:i/>
              <w:iCs/>
              <w:szCs w:val="22"/>
              <w:lang w:val="vi-VN"/>
            </w:rPr>
          </w:rPrChange>
        </w:rPr>
        <w:pPrChange w:id="7317" w:author="An Tran, ACA (BUV)" w:date="2024-09-13T01:30:00Z" w16du:dateUtc="2024-09-12T18:30:00Z">
          <w:pPr>
            <w:pStyle w:val="Question"/>
            <w:numPr>
              <w:numId w:val="79"/>
            </w:numPr>
            <w:tabs>
              <w:tab w:val="left" w:pos="630"/>
              <w:tab w:val="left" w:pos="1080"/>
            </w:tabs>
            <w:spacing w:before="100" w:line="400" w:lineRule="exact"/>
            <w:ind w:left="3870" w:hanging="360"/>
          </w:pPr>
        </w:pPrChange>
      </w:pPr>
      <w:bookmarkStart w:id="7318" w:name="_Hlk140921021"/>
      <w:del w:id="7319" w:author="An Tran, ACA (BUV)" w:date="2024-09-13T01:22:00Z" w16du:dateUtc="2024-09-12T18:22:00Z">
        <w:r w:rsidRPr="004373E8" w:rsidDel="00637308">
          <w:rPr>
            <w:rFonts w:cs="Arial"/>
            <w:szCs w:val="22"/>
            <w:lang w:val="vi-VN"/>
          </w:rPr>
          <w:delText xml:space="preserve">What is the late submission regulation at the University?/ </w:delText>
        </w:r>
        <w:bookmarkStart w:id="7320" w:name="_Hlk139988298"/>
        <w:r w:rsidRPr="00B328D3" w:rsidDel="00637308">
          <w:rPr>
            <w:rFonts w:cs="Arial"/>
            <w:szCs w:val="22"/>
            <w:lang w:val="vi-VN"/>
            <w:rPrChange w:id="7321" w:author="An Tran, ACA (BUV)" w:date="2024-09-13T01:30:00Z" w16du:dateUtc="2024-09-12T18:30:00Z">
              <w:rPr>
                <w:rFonts w:cs="Arial"/>
                <w:i/>
                <w:iCs/>
                <w:szCs w:val="22"/>
                <w:lang w:val="vi-VN"/>
              </w:rPr>
            </w:rPrChange>
          </w:rPr>
          <w:delText>Quy định nộp bài muộn ở Trường là gì?</w:delText>
        </w:r>
        <w:bookmarkStart w:id="7322" w:name="_Toc177116744"/>
        <w:bookmarkStart w:id="7323" w:name="_Toc177119541"/>
        <w:bookmarkStart w:id="7324" w:name="_Toc177119953"/>
        <w:bookmarkStart w:id="7325" w:name="_Toc177146111"/>
        <w:bookmarkStart w:id="7326" w:name="_Toc177146520"/>
        <w:bookmarkEnd w:id="7322"/>
        <w:bookmarkEnd w:id="7323"/>
        <w:bookmarkEnd w:id="7324"/>
        <w:bookmarkEnd w:id="7325"/>
        <w:bookmarkEnd w:id="7326"/>
      </w:del>
    </w:p>
    <w:p w14:paraId="20137868" w14:textId="4FFB26D0" w:rsidR="00044AB2" w:rsidRPr="00B328D3" w:rsidDel="00637308" w:rsidRDefault="00044AB2">
      <w:pPr>
        <w:numPr>
          <w:ilvl w:val="0"/>
          <w:numId w:val="44"/>
        </w:numPr>
        <w:tabs>
          <w:tab w:val="left" w:pos="630"/>
          <w:tab w:val="left" w:pos="720"/>
          <w:tab w:val="left" w:pos="990"/>
        </w:tabs>
        <w:ind w:left="0" w:firstLine="720"/>
        <w:rPr>
          <w:del w:id="7327" w:author="An Tran, ACA (BUV)" w:date="2024-09-13T01:22:00Z" w16du:dateUtc="2024-09-12T18:22:00Z"/>
          <w:rFonts w:ascii="iCiel Avenir LT Std 35 Light" w:hAnsi="iCiel Avenir LT Std 35 Light" w:cs="Arial"/>
          <w:b/>
          <w:sz w:val="22"/>
          <w:szCs w:val="22"/>
          <w:lang w:val="vi-VN"/>
          <w:rPrChange w:id="7328" w:author="An Tran, ACA (BUV)" w:date="2024-09-13T01:30:00Z" w16du:dateUtc="2024-09-12T18:30:00Z">
            <w:rPr>
              <w:del w:id="7329" w:author="An Tran, ACA (BUV)" w:date="2024-09-13T01:22:00Z" w16du:dateUtc="2024-09-12T18:22:00Z"/>
              <w:rFonts w:ascii="iCiel Avenir LT Std 35 Light" w:hAnsi="iCiel Avenir LT Std 35 Light" w:cs="Arial"/>
              <w:b/>
              <w:bCs/>
              <w:sz w:val="22"/>
              <w:szCs w:val="22"/>
              <w:u w:val="single"/>
              <w:lang w:val="vi-VN"/>
            </w:rPr>
          </w:rPrChange>
        </w:rPr>
        <w:pPrChange w:id="7330" w:author="An Tran, ACA (BUV)" w:date="2024-09-13T01:30:00Z" w16du:dateUtc="2024-09-12T18:30:00Z">
          <w:pPr>
            <w:tabs>
              <w:tab w:val="left" w:pos="630"/>
              <w:tab w:val="left" w:pos="720"/>
              <w:tab w:val="left" w:pos="1080"/>
            </w:tabs>
          </w:pPr>
        </w:pPrChange>
      </w:pPr>
      <w:del w:id="7331" w:author="An Tran, ACA (BUV)" w:date="2024-09-13T01:22:00Z" w16du:dateUtc="2024-09-12T18:22:00Z">
        <w:r w:rsidRPr="00B328D3" w:rsidDel="00637308">
          <w:rPr>
            <w:rFonts w:ascii="iCiel Avenir LT Std 35 Light" w:hAnsi="iCiel Avenir LT Std 35 Light" w:cs="Arial"/>
            <w:b/>
            <w:sz w:val="22"/>
            <w:szCs w:val="22"/>
            <w:lang w:val="vi-VN"/>
            <w:rPrChange w:id="7332"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333"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334"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7335" w:name="_Toc177116745"/>
        <w:bookmarkStart w:id="7336" w:name="_Toc177119542"/>
        <w:bookmarkStart w:id="7337" w:name="_Toc177119954"/>
        <w:bookmarkStart w:id="7338" w:name="_Toc177146112"/>
        <w:bookmarkStart w:id="7339" w:name="_Toc177146521"/>
        <w:bookmarkEnd w:id="7335"/>
        <w:bookmarkEnd w:id="7336"/>
        <w:bookmarkEnd w:id="7337"/>
        <w:bookmarkEnd w:id="7338"/>
        <w:bookmarkEnd w:id="7339"/>
      </w:del>
    </w:p>
    <w:bookmarkEnd w:id="7320"/>
    <w:p w14:paraId="00252E4C" w14:textId="73DBDC60" w:rsidR="0092348D"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340" w:author="An Tran, ACA (BUV)" w:date="2024-09-13T01:22:00Z" w16du:dateUtc="2024-09-12T18:22:00Z"/>
          <w:rFonts w:ascii="iCiel Avenir LT Std 35 Light" w:hAnsi="iCiel Avenir LT Std 35 Light" w:cs="Arial"/>
          <w:sz w:val="22"/>
          <w:szCs w:val="22"/>
          <w:lang w:val="vi-VN"/>
          <w:rPrChange w:id="7341" w:author="An Tran, ACA (BUV)" w:date="2024-09-13T01:30:00Z" w16du:dateUtc="2024-09-12T18:30:00Z">
            <w:rPr>
              <w:del w:id="7342" w:author="An Tran, ACA (BUV)" w:date="2024-09-13T01:22:00Z" w16du:dateUtc="2024-09-12T18:22:00Z"/>
              <w:rFonts w:ascii="iCiel Avenir LT Std 35 Light" w:hAnsi="iCiel Avenir LT Std 35 Light" w:cs="Arial"/>
              <w:sz w:val="22"/>
              <w:szCs w:val="22"/>
            </w:rPr>
          </w:rPrChange>
        </w:rPr>
        <w:pPrChange w:id="7343" w:author="An Tran, ACA (BUV)" w:date="2024-09-13T01:30:00Z" w16du:dateUtc="2024-09-12T18:30:00Z">
          <w:pPr>
            <w:pStyle w:val="paragraph"/>
            <w:tabs>
              <w:tab w:val="left" w:pos="630"/>
              <w:tab w:val="left" w:pos="720"/>
              <w:tab w:val="left" w:pos="1080"/>
              <w:tab w:val="left" w:pos="3690"/>
            </w:tabs>
            <w:ind w:firstLine="0"/>
            <w:textAlignment w:val="baseline"/>
          </w:pPr>
        </w:pPrChange>
      </w:pPr>
      <w:del w:id="7344" w:author="An Tran, ACA (BUV)" w:date="2024-09-13T01:22:00Z" w16du:dateUtc="2024-09-12T18:22:00Z">
        <w:r w:rsidRPr="004373E8" w:rsidDel="00637308">
          <w:rPr>
            <w:rFonts w:ascii="iCiel Avenir LT Std 35 Light" w:hAnsi="iCiel Avenir LT Std 35 Light" w:cs="Arial"/>
            <w:sz w:val="22"/>
            <w:szCs w:val="22"/>
            <w:lang w:val="vi-VN"/>
          </w:rPr>
          <w:delText>The students have 1 week for late submission if it is your 1</w:delText>
        </w:r>
        <w:r w:rsidR="00491E43" w:rsidRPr="00B328D3" w:rsidDel="00637308">
          <w:rPr>
            <w:rFonts w:ascii="iCiel Avenir LT Std 35 Light" w:hAnsi="iCiel Avenir LT Std 35 Light" w:cs="Arial"/>
            <w:sz w:val="22"/>
            <w:szCs w:val="22"/>
            <w:lang w:val="vi-VN"/>
            <w:rPrChange w:id="7345" w:author="An Tran, ACA (BUV)" w:date="2024-09-13T01:30:00Z" w16du:dateUtc="2024-09-12T18:30:00Z">
              <w:rPr>
                <w:rFonts w:ascii="iCiel Avenir LT Std 35 Light" w:hAnsi="iCiel Avenir LT Std 35 Light" w:cs="Arial"/>
                <w:sz w:val="22"/>
                <w:szCs w:val="22"/>
                <w:vertAlign w:val="superscript"/>
                <w:lang w:val="vi-VN"/>
              </w:rPr>
            </w:rPrChange>
          </w:rPr>
          <w:delText>st</w:delText>
        </w:r>
        <w:r w:rsidR="00491E43" w:rsidRPr="004373E8" w:rsidDel="00637308">
          <w:rPr>
            <w:rFonts w:ascii="iCiel Avenir LT Std 35 Light" w:hAnsi="iCiel Avenir LT Std 35 Light" w:cs="Arial"/>
            <w:sz w:val="22"/>
            <w:szCs w:val="22"/>
            <w:lang w:val="vi-VN"/>
          </w:rPr>
          <w:delText xml:space="preserve"> </w:delText>
        </w:r>
        <w:r w:rsidRPr="004373E8" w:rsidDel="00637308">
          <w:rPr>
            <w:rFonts w:ascii="iCiel Avenir LT Std 35 Light" w:hAnsi="iCiel Avenir LT Std 35 Light" w:cs="Arial"/>
            <w:sz w:val="22"/>
            <w:szCs w:val="22"/>
            <w:lang w:val="vi-VN"/>
          </w:rPr>
          <w:delText>attempt</w:delText>
        </w:r>
        <w:r w:rsidR="00BA0924" w:rsidRPr="004373E8" w:rsidDel="00637308">
          <w:rPr>
            <w:rFonts w:ascii="iCiel Avenir LT Std 35 Light" w:hAnsi="iCiel Avenir LT Std 35 Light" w:cs="Arial"/>
            <w:sz w:val="22"/>
            <w:szCs w:val="22"/>
            <w:lang w:val="vi-VN"/>
          </w:rPr>
          <w:delText>.</w:delText>
        </w:r>
        <w:bookmarkStart w:id="7346" w:name="_Toc177116746"/>
        <w:bookmarkStart w:id="7347" w:name="_Toc177119543"/>
        <w:bookmarkStart w:id="7348" w:name="_Toc177119955"/>
        <w:bookmarkStart w:id="7349" w:name="_Toc177146113"/>
        <w:bookmarkStart w:id="7350" w:name="_Toc177146522"/>
        <w:bookmarkEnd w:id="7346"/>
        <w:bookmarkEnd w:id="7347"/>
        <w:bookmarkEnd w:id="7348"/>
        <w:bookmarkEnd w:id="7349"/>
        <w:bookmarkEnd w:id="7350"/>
      </w:del>
    </w:p>
    <w:p w14:paraId="22EAB897" w14:textId="6F36E13D" w:rsidR="00BA0924" w:rsidRPr="00F838A1" w:rsidDel="00637308" w:rsidRDefault="00044AB2">
      <w:pPr>
        <w:pStyle w:val="paragraph"/>
        <w:numPr>
          <w:ilvl w:val="0"/>
          <w:numId w:val="44"/>
        </w:numPr>
        <w:tabs>
          <w:tab w:val="left" w:pos="630"/>
          <w:tab w:val="left" w:pos="720"/>
          <w:tab w:val="left" w:pos="990"/>
          <w:tab w:val="left" w:pos="3690"/>
        </w:tabs>
        <w:ind w:left="0" w:firstLine="720"/>
        <w:textAlignment w:val="baseline"/>
        <w:rPr>
          <w:del w:id="7351" w:author="An Tran, ACA (BUV)" w:date="2024-09-13T01:22:00Z" w16du:dateUtc="2024-09-12T18:22:00Z"/>
          <w:rFonts w:ascii="iCiel Avenir LT Std 35 Light" w:hAnsi="iCiel Avenir LT Std 35 Light" w:cs="Arial"/>
          <w:b/>
          <w:sz w:val="22"/>
          <w:szCs w:val="22"/>
          <w:lang w:val="vi-VN"/>
        </w:rPr>
        <w:pPrChange w:id="7352" w:author="An Tran, ACA (BUV)" w:date="2024-09-13T01:30:00Z" w16du:dateUtc="2024-09-12T18:30:00Z">
          <w:pPr>
            <w:pStyle w:val="paragraph"/>
            <w:tabs>
              <w:tab w:val="left" w:pos="630"/>
              <w:tab w:val="left" w:pos="720"/>
              <w:tab w:val="left" w:pos="1080"/>
              <w:tab w:val="left" w:pos="3690"/>
            </w:tabs>
            <w:ind w:firstLine="0"/>
            <w:textAlignment w:val="baseline"/>
          </w:pPr>
        </w:pPrChange>
      </w:pPr>
      <w:del w:id="7353" w:author="An Tran, ACA (BUV)" w:date="2024-09-13T01:22:00Z" w16du:dateUtc="2024-09-12T18:22:00Z">
        <w:r w:rsidRPr="00B328D3" w:rsidDel="00637308">
          <w:rPr>
            <w:rFonts w:ascii="iCiel Avenir LT Std 35 Light" w:hAnsi="iCiel Avenir LT Std 35 Light" w:cs="Arial"/>
            <w:b/>
            <w:sz w:val="22"/>
            <w:szCs w:val="22"/>
            <w:lang w:val="vi-VN"/>
          </w:rPr>
          <w:delText>Warning - Penalty for Late submission: </w:delText>
        </w:r>
        <w:bookmarkStart w:id="7354" w:name="_Toc177116747"/>
        <w:bookmarkStart w:id="7355" w:name="_Toc177119544"/>
        <w:bookmarkStart w:id="7356" w:name="_Toc177119956"/>
        <w:bookmarkStart w:id="7357" w:name="_Toc177146114"/>
        <w:bookmarkStart w:id="7358" w:name="_Toc177146523"/>
        <w:bookmarkEnd w:id="7354"/>
        <w:bookmarkEnd w:id="7355"/>
        <w:bookmarkEnd w:id="7356"/>
        <w:bookmarkEnd w:id="7357"/>
        <w:bookmarkEnd w:id="7358"/>
      </w:del>
    </w:p>
    <w:p w14:paraId="3520AA2F" w14:textId="6D84030E" w:rsidR="00BA0924" w:rsidRPr="004373E8" w:rsidDel="00637308" w:rsidRDefault="00044AB2">
      <w:pPr>
        <w:pStyle w:val="paragraph"/>
        <w:numPr>
          <w:ilvl w:val="0"/>
          <w:numId w:val="44"/>
        </w:numPr>
        <w:tabs>
          <w:tab w:val="left" w:pos="630"/>
          <w:tab w:val="left" w:pos="990"/>
          <w:tab w:val="left" w:pos="3690"/>
        </w:tabs>
        <w:ind w:left="0" w:firstLine="720"/>
        <w:textAlignment w:val="baseline"/>
        <w:rPr>
          <w:del w:id="7359" w:author="An Tran, ACA (BUV)" w:date="2024-09-13T01:22:00Z" w16du:dateUtc="2024-09-12T18:22:00Z"/>
          <w:rFonts w:ascii="iCiel Avenir LT Std 35 Light" w:hAnsi="iCiel Avenir LT Std 35 Light" w:cs="Arial"/>
          <w:sz w:val="22"/>
          <w:szCs w:val="22"/>
          <w:lang w:val="vi-VN"/>
        </w:rPr>
        <w:pPrChange w:id="7360" w:author="An Tran, ACA (BUV)" w:date="2024-09-13T01:30:00Z" w16du:dateUtc="2024-09-12T18:30:00Z">
          <w:pPr>
            <w:pStyle w:val="paragraph"/>
            <w:numPr>
              <w:numId w:val="25"/>
            </w:numPr>
            <w:tabs>
              <w:tab w:val="left" w:pos="630"/>
              <w:tab w:val="num" w:pos="720"/>
              <w:tab w:val="left" w:pos="3690"/>
            </w:tabs>
            <w:ind w:left="720" w:hanging="360"/>
            <w:textAlignment w:val="baseline"/>
          </w:pPr>
        </w:pPrChange>
      </w:pPr>
      <w:del w:id="7361" w:author="An Tran, ACA (BUV)" w:date="2024-09-13T01:22:00Z" w16du:dateUtc="2024-09-12T18:22:00Z">
        <w:r w:rsidRPr="00B328D3" w:rsidDel="00637308">
          <w:rPr>
            <w:rFonts w:ascii="iCiel Avenir LT Std 35 Light" w:hAnsi="iCiel Avenir LT Std 35 Light" w:cs="Arial"/>
            <w:sz w:val="22"/>
            <w:szCs w:val="22"/>
            <w:lang w:val="vi-VN"/>
          </w:rPr>
          <w:delText xml:space="preserve">For MBA: </w:delText>
        </w:r>
        <w:bookmarkStart w:id="7362" w:name="_Toc177116748"/>
        <w:bookmarkStart w:id="7363" w:name="_Toc177119545"/>
        <w:bookmarkStart w:id="7364" w:name="_Toc177119957"/>
        <w:bookmarkStart w:id="7365" w:name="_Toc177146115"/>
        <w:bookmarkStart w:id="7366" w:name="_Toc177146524"/>
        <w:bookmarkEnd w:id="7362"/>
        <w:bookmarkEnd w:id="7363"/>
        <w:bookmarkEnd w:id="7364"/>
        <w:bookmarkEnd w:id="7365"/>
        <w:bookmarkEnd w:id="7366"/>
      </w:del>
    </w:p>
    <w:p w14:paraId="713C390B" w14:textId="756B6103" w:rsidR="00BA0924" w:rsidRPr="00B328D3" w:rsidDel="00637308" w:rsidRDefault="00BA0924">
      <w:pPr>
        <w:pStyle w:val="paragraph"/>
        <w:numPr>
          <w:ilvl w:val="0"/>
          <w:numId w:val="44"/>
        </w:numPr>
        <w:tabs>
          <w:tab w:val="left" w:pos="630"/>
          <w:tab w:val="left" w:pos="720"/>
          <w:tab w:val="left" w:pos="990"/>
          <w:tab w:val="left" w:pos="3690"/>
        </w:tabs>
        <w:ind w:left="0" w:firstLine="720"/>
        <w:textAlignment w:val="baseline"/>
        <w:rPr>
          <w:del w:id="7367" w:author="An Tran, ACA (BUV)" w:date="2024-09-13T01:22:00Z" w16du:dateUtc="2024-09-12T18:22:00Z"/>
          <w:rFonts w:ascii="iCiel Avenir LT Std 35 Light" w:hAnsi="iCiel Avenir LT Std 35 Light" w:cs="Arial"/>
          <w:sz w:val="22"/>
          <w:szCs w:val="22"/>
          <w:lang w:val="vi-VN"/>
        </w:rPr>
        <w:pPrChange w:id="7368"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369" w:author="An Tran, ACA (BUV)" w:date="2024-09-13T01:22:00Z" w16du:dateUtc="2024-09-12T18:22:00Z">
        <w:r w:rsidRPr="00B328D3" w:rsidDel="00637308">
          <w:rPr>
            <w:rFonts w:ascii="iCiel Avenir LT Std 35 Light" w:hAnsi="iCiel Avenir LT Std 35 Light" w:cs="Arial"/>
            <w:sz w:val="22"/>
            <w:szCs w:val="22"/>
            <w:lang w:val="vi-VN"/>
          </w:rPr>
          <w:delText xml:space="preserve">+ 50 or higher: </w:delText>
        </w:r>
        <w:r w:rsidR="00044AB2" w:rsidRPr="00B328D3" w:rsidDel="00637308">
          <w:rPr>
            <w:rFonts w:ascii="iCiel Avenir LT Std 35 Light" w:hAnsi="iCiel Avenir LT Std 35 Light" w:cs="Arial"/>
            <w:sz w:val="22"/>
            <w:szCs w:val="22"/>
            <w:lang w:val="vi-VN"/>
          </w:rPr>
          <w:delText>The grade is capped at the passing mark of 50.</w:delText>
        </w:r>
        <w:bookmarkStart w:id="7370" w:name="_Toc177116749"/>
        <w:bookmarkStart w:id="7371" w:name="_Toc177119546"/>
        <w:bookmarkStart w:id="7372" w:name="_Toc177119958"/>
        <w:bookmarkStart w:id="7373" w:name="_Toc177146116"/>
        <w:bookmarkStart w:id="7374" w:name="_Toc177146525"/>
        <w:bookmarkEnd w:id="7370"/>
        <w:bookmarkEnd w:id="7371"/>
        <w:bookmarkEnd w:id="7372"/>
        <w:bookmarkEnd w:id="7373"/>
        <w:bookmarkEnd w:id="7374"/>
      </w:del>
    </w:p>
    <w:p w14:paraId="787901A2" w14:textId="0A14F27B" w:rsidR="00044AB2" w:rsidRPr="00B328D3" w:rsidDel="00637308" w:rsidRDefault="00BA0924">
      <w:pPr>
        <w:pStyle w:val="paragraph"/>
        <w:numPr>
          <w:ilvl w:val="0"/>
          <w:numId w:val="44"/>
        </w:numPr>
        <w:tabs>
          <w:tab w:val="left" w:pos="630"/>
          <w:tab w:val="left" w:pos="720"/>
          <w:tab w:val="left" w:pos="990"/>
          <w:tab w:val="left" w:pos="3690"/>
        </w:tabs>
        <w:ind w:left="0" w:firstLine="720"/>
        <w:textAlignment w:val="baseline"/>
        <w:rPr>
          <w:del w:id="7375" w:author="An Tran, ACA (BUV)" w:date="2024-09-13T01:22:00Z" w16du:dateUtc="2024-09-12T18:22:00Z"/>
          <w:rFonts w:ascii="iCiel Avenir LT Std 35 Light" w:hAnsi="iCiel Avenir LT Std 35 Light" w:cs="Arial"/>
          <w:sz w:val="22"/>
          <w:szCs w:val="22"/>
          <w:lang w:val="vi-VN"/>
        </w:rPr>
        <w:pPrChange w:id="7376"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377" w:author="An Tran, ACA (BUV)" w:date="2024-09-13T01:22:00Z" w16du:dateUtc="2024-09-12T18:22:00Z">
        <w:r w:rsidRPr="00B328D3" w:rsidDel="00637308">
          <w:rPr>
            <w:rFonts w:ascii="iCiel Avenir LT Std 35 Light" w:hAnsi="iCiel Avenir LT Std 35 Light" w:cs="Arial"/>
            <w:sz w:val="22"/>
            <w:szCs w:val="22"/>
            <w:lang w:val="vi-VN"/>
          </w:rPr>
          <w:delText xml:space="preserve">+ </w:delText>
        </w:r>
        <w:r w:rsidR="00044AB2" w:rsidRPr="00B328D3" w:rsidDel="00637308">
          <w:rPr>
            <w:rFonts w:ascii="iCiel Avenir LT Std 35 Light" w:hAnsi="iCiel Avenir LT Std 35 Light" w:cs="Arial"/>
            <w:sz w:val="22"/>
            <w:szCs w:val="22"/>
            <w:lang w:val="vi-VN"/>
          </w:rPr>
          <w:delText xml:space="preserve">Under 50: The grade is capped at 1 and the overall mark is capped at 19. </w:delText>
        </w:r>
        <w:bookmarkStart w:id="7378" w:name="_Toc177116750"/>
        <w:bookmarkStart w:id="7379" w:name="_Toc177119547"/>
        <w:bookmarkStart w:id="7380" w:name="_Toc177119959"/>
        <w:bookmarkStart w:id="7381" w:name="_Toc177146117"/>
        <w:bookmarkStart w:id="7382" w:name="_Toc177146526"/>
        <w:bookmarkEnd w:id="7378"/>
        <w:bookmarkEnd w:id="7379"/>
        <w:bookmarkEnd w:id="7380"/>
        <w:bookmarkEnd w:id="7381"/>
        <w:bookmarkEnd w:id="7382"/>
      </w:del>
    </w:p>
    <w:p w14:paraId="3AFD6E27" w14:textId="60A72017" w:rsidR="0092348D" w:rsidRPr="00F838A1" w:rsidDel="00637308" w:rsidRDefault="0092348D">
      <w:pPr>
        <w:pStyle w:val="paragraph"/>
        <w:numPr>
          <w:ilvl w:val="0"/>
          <w:numId w:val="44"/>
        </w:numPr>
        <w:tabs>
          <w:tab w:val="left" w:pos="630"/>
          <w:tab w:val="left" w:pos="720"/>
          <w:tab w:val="left" w:pos="990"/>
          <w:tab w:val="left" w:pos="3690"/>
        </w:tabs>
        <w:ind w:left="0" w:firstLine="720"/>
        <w:textAlignment w:val="baseline"/>
        <w:rPr>
          <w:del w:id="7383" w:author="An Tran, ACA (BUV)" w:date="2024-09-13T01:22:00Z" w16du:dateUtc="2024-09-12T18:22:00Z"/>
          <w:rFonts w:ascii="iCiel Avenir LT Std 35 Light" w:hAnsi="iCiel Avenir LT Std 35 Light" w:cs="Arial"/>
          <w:b/>
          <w:sz w:val="22"/>
          <w:szCs w:val="22"/>
          <w:lang w:val="vi-VN"/>
        </w:rPr>
        <w:pPrChange w:id="7384" w:author="An Tran, ACA (BUV)" w:date="2024-09-13T01:30:00Z" w16du:dateUtc="2024-09-12T18:30:00Z">
          <w:pPr>
            <w:pStyle w:val="paragraph"/>
            <w:tabs>
              <w:tab w:val="left" w:pos="630"/>
              <w:tab w:val="left" w:pos="720"/>
              <w:tab w:val="left" w:pos="1080"/>
              <w:tab w:val="left" w:pos="3690"/>
            </w:tabs>
            <w:ind w:left="360" w:firstLine="0"/>
            <w:textAlignment w:val="baseline"/>
          </w:pPr>
        </w:pPrChange>
      </w:pPr>
      <w:bookmarkStart w:id="7385" w:name="_Toc177116751"/>
      <w:bookmarkStart w:id="7386" w:name="_Toc177119548"/>
      <w:bookmarkStart w:id="7387" w:name="_Toc177119960"/>
      <w:bookmarkStart w:id="7388" w:name="_Toc177146118"/>
      <w:bookmarkStart w:id="7389" w:name="_Toc177146527"/>
      <w:bookmarkEnd w:id="7385"/>
      <w:bookmarkEnd w:id="7386"/>
      <w:bookmarkEnd w:id="7387"/>
      <w:bookmarkEnd w:id="7388"/>
      <w:bookmarkEnd w:id="7389"/>
    </w:p>
    <w:p w14:paraId="5540AAB9" w14:textId="1A06D657" w:rsidR="00044AB2" w:rsidRPr="00B328D3" w:rsidDel="00637308" w:rsidRDefault="00044AB2">
      <w:pPr>
        <w:pStyle w:val="paragraph"/>
        <w:numPr>
          <w:ilvl w:val="0"/>
          <w:numId w:val="44"/>
        </w:numPr>
        <w:tabs>
          <w:tab w:val="left" w:pos="630"/>
          <w:tab w:val="left" w:pos="990"/>
          <w:tab w:val="left" w:pos="3690"/>
        </w:tabs>
        <w:ind w:left="0" w:firstLine="720"/>
        <w:textAlignment w:val="baseline"/>
        <w:rPr>
          <w:del w:id="7390" w:author="An Tran, ACA (BUV)" w:date="2024-09-13T01:22:00Z" w16du:dateUtc="2024-09-12T18:22:00Z"/>
          <w:rFonts w:ascii="iCiel Avenir LT Std 35 Light" w:hAnsi="iCiel Avenir LT Std 35 Light" w:cs="Arial"/>
          <w:sz w:val="22"/>
          <w:szCs w:val="22"/>
          <w:lang w:val="vi-VN"/>
        </w:rPr>
        <w:pPrChange w:id="7391" w:author="An Tran, ACA (BUV)" w:date="2024-09-13T01:30:00Z" w16du:dateUtc="2024-09-12T18:30:00Z">
          <w:pPr>
            <w:pStyle w:val="paragraph"/>
            <w:numPr>
              <w:numId w:val="25"/>
            </w:numPr>
            <w:tabs>
              <w:tab w:val="left" w:pos="630"/>
              <w:tab w:val="left" w:pos="720"/>
              <w:tab w:val="left" w:pos="1080"/>
              <w:tab w:val="left" w:pos="3690"/>
            </w:tabs>
            <w:ind w:left="720" w:hanging="360"/>
            <w:textAlignment w:val="baseline"/>
          </w:pPr>
        </w:pPrChange>
      </w:pPr>
      <w:del w:id="7392" w:author="An Tran, ACA (BUV)" w:date="2024-09-13T01:22:00Z" w16du:dateUtc="2024-09-12T18:22:00Z">
        <w:r w:rsidRPr="00B328D3" w:rsidDel="00637308">
          <w:rPr>
            <w:rFonts w:ascii="iCiel Avenir LT Std 35 Light" w:hAnsi="iCiel Avenir LT Std 35 Light" w:cs="Arial"/>
            <w:sz w:val="22"/>
            <w:szCs w:val="22"/>
            <w:lang w:val="vi-VN"/>
          </w:rPr>
          <w:delText>For Undergraduate</w:delText>
        </w:r>
        <w:r w:rsidR="00BA0924" w:rsidRPr="00B328D3" w:rsidDel="00637308">
          <w:rPr>
            <w:rFonts w:ascii="iCiel Avenir LT Std 35 Light" w:hAnsi="iCiel Avenir LT Std 35 Light" w:cs="Arial"/>
            <w:sz w:val="22"/>
            <w:szCs w:val="22"/>
            <w:lang w:val="vi-VN"/>
          </w:rPr>
          <w:delText>:</w:delText>
        </w:r>
        <w:bookmarkStart w:id="7393" w:name="_Toc177116752"/>
        <w:bookmarkStart w:id="7394" w:name="_Toc177119549"/>
        <w:bookmarkStart w:id="7395" w:name="_Toc177119961"/>
        <w:bookmarkStart w:id="7396" w:name="_Toc177146119"/>
        <w:bookmarkStart w:id="7397" w:name="_Toc177146528"/>
        <w:bookmarkEnd w:id="7393"/>
        <w:bookmarkEnd w:id="7394"/>
        <w:bookmarkEnd w:id="7395"/>
        <w:bookmarkEnd w:id="7396"/>
        <w:bookmarkEnd w:id="7397"/>
      </w:del>
    </w:p>
    <w:p w14:paraId="2CE25340" w14:textId="369F7DE6"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398" w:author="An Tran, ACA (BUV)" w:date="2024-09-13T01:22:00Z" w16du:dateUtc="2024-09-12T18:22:00Z"/>
          <w:rFonts w:ascii="iCiel Avenir LT Std 35 Light" w:hAnsi="iCiel Avenir LT Std 35 Light" w:cs="Arial"/>
          <w:sz w:val="22"/>
          <w:szCs w:val="22"/>
          <w:lang w:val="vi-VN"/>
        </w:rPr>
        <w:pPrChange w:id="7399"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400" w:author="An Tran, ACA (BUV)" w:date="2024-09-13T01:22:00Z" w16du:dateUtc="2024-09-12T18:22:00Z">
        <w:r w:rsidRPr="00B328D3" w:rsidDel="00637308">
          <w:rPr>
            <w:rFonts w:ascii="iCiel Avenir LT Std 35 Light" w:hAnsi="iCiel Avenir LT Std 35 Light" w:cs="Arial"/>
            <w:sz w:val="22"/>
            <w:szCs w:val="22"/>
            <w:lang w:val="vi-VN"/>
          </w:rPr>
          <w:delText>+</w:delText>
        </w:r>
        <w:r w:rsidR="00BA0924" w:rsidRPr="00B328D3" w:rsidDel="00637308">
          <w:rPr>
            <w:rFonts w:ascii="iCiel Avenir LT Std 35 Light" w:hAnsi="iCiel Avenir LT Std 35 Light" w:cs="Arial"/>
            <w:sz w:val="22"/>
            <w:szCs w:val="22"/>
            <w:lang w:val="vi-VN"/>
          </w:rPr>
          <w:delText xml:space="preserve"> </w:delText>
        </w:r>
        <w:r w:rsidRPr="00B328D3" w:rsidDel="00637308">
          <w:rPr>
            <w:rFonts w:ascii="iCiel Avenir LT Std 35 Light" w:hAnsi="iCiel Avenir LT Std 35 Light" w:cs="Arial"/>
            <w:sz w:val="22"/>
            <w:szCs w:val="22"/>
            <w:lang w:val="vi-VN"/>
          </w:rPr>
          <w:delText xml:space="preserve">40 or higher: The grade is capped at the passing mark of 40. </w:delText>
        </w:r>
        <w:bookmarkStart w:id="7401" w:name="_Toc177116753"/>
        <w:bookmarkStart w:id="7402" w:name="_Toc177119550"/>
        <w:bookmarkStart w:id="7403" w:name="_Toc177119962"/>
        <w:bookmarkStart w:id="7404" w:name="_Toc177146120"/>
        <w:bookmarkStart w:id="7405" w:name="_Toc177146529"/>
        <w:bookmarkEnd w:id="7401"/>
        <w:bookmarkEnd w:id="7402"/>
        <w:bookmarkEnd w:id="7403"/>
        <w:bookmarkEnd w:id="7404"/>
        <w:bookmarkEnd w:id="7405"/>
      </w:del>
    </w:p>
    <w:p w14:paraId="69D1861C" w14:textId="2D9F8AF9" w:rsidR="0092348D" w:rsidRPr="00B328D3" w:rsidDel="00637308" w:rsidRDefault="00BA0924">
      <w:pPr>
        <w:pStyle w:val="paragraph"/>
        <w:numPr>
          <w:ilvl w:val="0"/>
          <w:numId w:val="44"/>
        </w:numPr>
        <w:tabs>
          <w:tab w:val="left" w:pos="630"/>
          <w:tab w:val="left" w:pos="720"/>
          <w:tab w:val="left" w:pos="990"/>
          <w:tab w:val="left" w:pos="3690"/>
        </w:tabs>
        <w:ind w:left="0" w:firstLine="720"/>
        <w:textAlignment w:val="baseline"/>
        <w:rPr>
          <w:del w:id="7406" w:author="An Tran, ACA (BUV)" w:date="2024-09-13T01:22:00Z" w16du:dateUtc="2024-09-12T18:22:00Z"/>
          <w:rFonts w:ascii="iCiel Avenir LT Std 35 Light" w:hAnsi="iCiel Avenir LT Std 35 Light" w:cs="Arial"/>
          <w:sz w:val="22"/>
          <w:szCs w:val="22"/>
          <w:lang w:val="vi-VN"/>
          <w:rPrChange w:id="7407" w:author="An Tran, ACA (BUV)" w:date="2024-09-13T01:30:00Z" w16du:dateUtc="2024-09-12T18:30:00Z">
            <w:rPr>
              <w:del w:id="7408" w:author="An Tran, ACA (BUV)" w:date="2024-09-13T01:22:00Z" w16du:dateUtc="2024-09-12T18:22:00Z"/>
              <w:rFonts w:ascii="iCiel Avenir LT Std 35 Light" w:hAnsi="iCiel Avenir LT Std 35 Light"/>
              <w:sz w:val="22"/>
              <w:szCs w:val="22"/>
            </w:rPr>
          </w:rPrChange>
        </w:rPr>
        <w:pPrChange w:id="7409"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410" w:author="An Tran, ACA (BUV)" w:date="2024-09-13T01:22:00Z" w16du:dateUtc="2024-09-12T18:22:00Z">
        <w:r w:rsidRPr="00B328D3" w:rsidDel="00637308">
          <w:rPr>
            <w:rFonts w:ascii="iCiel Avenir LT Std 35 Light" w:hAnsi="iCiel Avenir LT Std 35 Light" w:cs="Arial"/>
            <w:sz w:val="22"/>
            <w:szCs w:val="22"/>
            <w:lang w:val="vi-VN"/>
          </w:rPr>
          <w:delText>+</w:delText>
        </w:r>
        <w:r w:rsidR="00044AB2" w:rsidRPr="00B328D3" w:rsidDel="00637308">
          <w:rPr>
            <w:rFonts w:ascii="iCiel Avenir LT Std 35 Light" w:hAnsi="iCiel Avenir LT Std 35 Light" w:cs="Arial"/>
            <w:sz w:val="22"/>
            <w:szCs w:val="22"/>
            <w:lang w:val="vi-VN"/>
          </w:rPr>
          <w:delText xml:space="preserve"> Under 40: The grade is capped at 1 and the overall mark is capped at 19.</w:delText>
        </w:r>
        <w:bookmarkStart w:id="7411" w:name="_Toc177116754"/>
        <w:bookmarkStart w:id="7412" w:name="_Toc177119551"/>
        <w:bookmarkStart w:id="7413" w:name="_Toc177119963"/>
        <w:bookmarkStart w:id="7414" w:name="_Toc177146121"/>
        <w:bookmarkStart w:id="7415" w:name="_Toc177146530"/>
        <w:bookmarkEnd w:id="7411"/>
        <w:bookmarkEnd w:id="7412"/>
        <w:bookmarkEnd w:id="7413"/>
        <w:bookmarkEnd w:id="7414"/>
        <w:bookmarkEnd w:id="7415"/>
      </w:del>
    </w:p>
    <w:p w14:paraId="037C3A36" w14:textId="7AFB8798" w:rsidR="0092348D"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416" w:author="An Tran, ACA (BUV)" w:date="2024-09-13T01:22:00Z" w16du:dateUtc="2024-09-12T18:22:00Z"/>
          <w:rFonts w:ascii="iCiel Avenir LT Std 35 Light" w:hAnsi="iCiel Avenir LT Std 35 Light" w:cs="Arial"/>
          <w:sz w:val="22"/>
          <w:szCs w:val="22"/>
          <w:lang w:val="vi-VN"/>
          <w:rPrChange w:id="7417" w:author="An Tran, ACA (BUV)" w:date="2024-09-13T01:30:00Z" w16du:dateUtc="2024-09-12T18:30:00Z">
            <w:rPr>
              <w:del w:id="7418" w:author="An Tran, ACA (BUV)" w:date="2024-09-13T01:22:00Z" w16du:dateUtc="2024-09-12T18:22:00Z"/>
              <w:rFonts w:ascii="iCiel Avenir LT Std 35 Light" w:hAnsi="iCiel Avenir LT Std 35 Light" w:cs="Arial"/>
              <w:sz w:val="22"/>
              <w:szCs w:val="22"/>
            </w:rPr>
          </w:rPrChange>
        </w:rPr>
        <w:pPrChange w:id="7419" w:author="An Tran, ACA (BUV)" w:date="2024-09-13T01:30:00Z" w16du:dateUtc="2024-09-12T18:30:00Z">
          <w:pPr>
            <w:pStyle w:val="paragraph"/>
            <w:tabs>
              <w:tab w:val="left" w:pos="630"/>
              <w:tab w:val="left" w:pos="720"/>
              <w:tab w:val="left" w:pos="1080"/>
              <w:tab w:val="left" w:pos="3690"/>
            </w:tabs>
            <w:ind w:firstLine="0"/>
            <w:textAlignment w:val="baseline"/>
          </w:pPr>
        </w:pPrChange>
      </w:pPr>
      <w:del w:id="7420" w:author="An Tran, ACA (BUV)" w:date="2024-09-13T01:22:00Z" w16du:dateUtc="2024-09-12T18:22:00Z">
        <w:r w:rsidRPr="004373E8" w:rsidDel="00637308">
          <w:rPr>
            <w:rFonts w:ascii="iCiel Avenir LT Std 35 Light" w:hAnsi="iCiel Avenir LT Std 35 Light" w:cs="Arial"/>
            <w:sz w:val="22"/>
            <w:szCs w:val="22"/>
            <w:lang w:val="vi-VN"/>
          </w:rPr>
          <w:delText>Late submissions are not accepted for resit submissions. </w:delText>
        </w:r>
        <w:bookmarkStart w:id="7421" w:name="_Toc177116755"/>
        <w:bookmarkStart w:id="7422" w:name="_Toc177119552"/>
        <w:bookmarkStart w:id="7423" w:name="_Toc177119964"/>
        <w:bookmarkStart w:id="7424" w:name="_Toc177146122"/>
        <w:bookmarkStart w:id="7425" w:name="_Toc177146531"/>
        <w:bookmarkStart w:id="7426" w:name="_Hlk139988145"/>
        <w:bookmarkEnd w:id="7421"/>
        <w:bookmarkEnd w:id="7422"/>
        <w:bookmarkEnd w:id="7423"/>
        <w:bookmarkEnd w:id="7424"/>
        <w:bookmarkEnd w:id="7425"/>
      </w:del>
    </w:p>
    <w:p w14:paraId="446C86F4" w14:textId="64F9B5A3" w:rsidR="005A03F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427" w:author="An Tran, ACA (BUV)" w:date="2024-09-13T01:22:00Z" w16du:dateUtc="2024-09-12T18:22:00Z"/>
          <w:rFonts w:ascii="iCiel Avenir LT Std 35 Light" w:hAnsi="iCiel Avenir LT Std 35 Light" w:cs="Arial"/>
          <w:sz w:val="22"/>
          <w:szCs w:val="22"/>
          <w:lang w:val="vi-VN"/>
          <w:rPrChange w:id="7428" w:author="An Tran, ACA (BUV)" w:date="2024-09-13T01:30:00Z" w16du:dateUtc="2024-09-12T18:30:00Z">
            <w:rPr>
              <w:del w:id="7429" w:author="An Tran, ACA (BUV)" w:date="2024-09-13T01:22:00Z" w16du:dateUtc="2024-09-12T18:22:00Z"/>
              <w:rFonts w:ascii="iCiel Avenir LT Std 35 Light" w:hAnsi="iCiel Avenir LT Std 35 Light"/>
              <w:i/>
              <w:iCs/>
              <w:sz w:val="22"/>
              <w:szCs w:val="22"/>
            </w:rPr>
          </w:rPrChange>
        </w:rPr>
        <w:pPrChange w:id="7430" w:author="An Tran, ACA (BUV)" w:date="2024-09-13T01:30:00Z" w16du:dateUtc="2024-09-12T18:30:00Z">
          <w:pPr>
            <w:pStyle w:val="paragraph"/>
            <w:tabs>
              <w:tab w:val="left" w:pos="630"/>
              <w:tab w:val="left" w:pos="720"/>
              <w:tab w:val="left" w:pos="1080"/>
              <w:tab w:val="left" w:pos="3690"/>
            </w:tabs>
            <w:ind w:firstLine="0"/>
            <w:textAlignment w:val="baseline"/>
          </w:pPr>
        </w:pPrChange>
      </w:pPr>
      <w:del w:id="7431" w:author="An Tran, ACA (BUV)" w:date="2024-09-13T01:22:00Z" w16du:dateUtc="2024-09-12T18:22:00Z">
        <w:r w:rsidRPr="00B328D3" w:rsidDel="00637308">
          <w:rPr>
            <w:rFonts w:ascii="iCiel Avenir LT Std 35 Light" w:hAnsi="iCiel Avenir LT Std 35 Light" w:cs="Arial"/>
            <w:sz w:val="22"/>
            <w:szCs w:val="22"/>
            <w:lang w:val="vi-VN"/>
            <w:rPrChange w:id="7432" w:author="An Tran, ACA (BUV)" w:date="2024-09-13T01:30:00Z" w16du:dateUtc="2024-09-12T18:30:00Z">
              <w:rPr>
                <w:rFonts w:ascii="iCiel Avenir LT Std 35 Light" w:hAnsi="iCiel Avenir LT Std 35 Light"/>
                <w:i/>
                <w:iCs/>
                <w:sz w:val="22"/>
                <w:szCs w:val="22"/>
                <w:lang w:val="vi-VN"/>
              </w:rPr>
            </w:rPrChange>
          </w:rPr>
          <w:delText>Sinh viên có 1 tuần để nộp bài muộn nếu đó là lần nộp bài đầu tiên của sinh viên</w:delText>
        </w:r>
        <w:r w:rsidR="00BA0924" w:rsidRPr="00B328D3" w:rsidDel="00637308">
          <w:rPr>
            <w:rFonts w:ascii="iCiel Avenir LT Std 35 Light" w:hAnsi="iCiel Avenir LT Std 35 Light" w:cs="Arial"/>
            <w:sz w:val="22"/>
            <w:szCs w:val="22"/>
            <w:lang w:val="vi-VN"/>
            <w:rPrChange w:id="7433" w:author="An Tran, ACA (BUV)" w:date="2024-09-13T01:30:00Z" w16du:dateUtc="2024-09-12T18:30:00Z">
              <w:rPr>
                <w:rFonts w:ascii="iCiel Avenir LT Std 35 Light" w:hAnsi="iCiel Avenir LT Std 35 Light"/>
                <w:i/>
                <w:iCs/>
                <w:sz w:val="22"/>
                <w:szCs w:val="22"/>
                <w:lang w:val="vi-VN"/>
              </w:rPr>
            </w:rPrChange>
          </w:rPr>
          <w:delText>.</w:delText>
        </w:r>
        <w:bookmarkStart w:id="7434" w:name="_Toc177116756"/>
        <w:bookmarkStart w:id="7435" w:name="_Toc177119553"/>
        <w:bookmarkStart w:id="7436" w:name="_Toc177119965"/>
        <w:bookmarkStart w:id="7437" w:name="_Toc177146123"/>
        <w:bookmarkStart w:id="7438" w:name="_Toc177146532"/>
        <w:bookmarkEnd w:id="7434"/>
        <w:bookmarkEnd w:id="7435"/>
        <w:bookmarkEnd w:id="7436"/>
        <w:bookmarkEnd w:id="7437"/>
        <w:bookmarkEnd w:id="7438"/>
      </w:del>
    </w:p>
    <w:p w14:paraId="7DBF6C22" w14:textId="2E804B00"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439" w:author="An Tran, ACA (BUV)" w:date="2024-09-13T01:22:00Z" w16du:dateUtc="2024-09-12T18:22:00Z"/>
          <w:rFonts w:ascii="iCiel Avenir LT Std 35 Light" w:hAnsi="iCiel Avenir LT Std 35 Light" w:cs="Arial"/>
          <w:b/>
          <w:sz w:val="22"/>
          <w:szCs w:val="22"/>
          <w:lang w:val="vi-VN"/>
          <w:rPrChange w:id="7440" w:author="An Tran, ACA (BUV)" w:date="2024-09-13T01:30:00Z" w16du:dateUtc="2024-09-12T18:30:00Z">
            <w:rPr>
              <w:del w:id="7441" w:author="An Tran, ACA (BUV)" w:date="2024-09-13T01:22:00Z" w16du:dateUtc="2024-09-12T18:22:00Z"/>
              <w:rFonts w:ascii="iCiel Avenir LT Std 35 Light" w:hAnsi="iCiel Avenir LT Std 35 Light" w:cs="Arial"/>
              <w:b/>
              <w:bCs/>
              <w:i/>
              <w:iCs/>
              <w:sz w:val="22"/>
              <w:szCs w:val="22"/>
              <w:lang w:val="vi-VN"/>
            </w:rPr>
          </w:rPrChange>
        </w:rPr>
        <w:pPrChange w:id="7442" w:author="An Tran, ACA (BUV)" w:date="2024-09-13T01:30:00Z" w16du:dateUtc="2024-09-12T18:30:00Z">
          <w:pPr>
            <w:pStyle w:val="paragraph"/>
            <w:tabs>
              <w:tab w:val="left" w:pos="630"/>
              <w:tab w:val="left" w:pos="720"/>
              <w:tab w:val="left" w:pos="1080"/>
              <w:tab w:val="left" w:pos="3690"/>
            </w:tabs>
            <w:ind w:firstLine="0"/>
            <w:textAlignment w:val="baseline"/>
          </w:pPr>
        </w:pPrChange>
      </w:pPr>
      <w:del w:id="7443" w:author="An Tran, ACA (BUV)" w:date="2024-09-13T01:22:00Z" w16du:dateUtc="2024-09-12T18:22:00Z">
        <w:r w:rsidRPr="00B328D3" w:rsidDel="00637308">
          <w:rPr>
            <w:rFonts w:ascii="iCiel Avenir LT Std 35 Light" w:hAnsi="iCiel Avenir LT Std 35 Light" w:cs="Arial"/>
            <w:b/>
            <w:sz w:val="22"/>
            <w:szCs w:val="22"/>
            <w:lang w:val="vi-VN"/>
            <w:rPrChange w:id="7444" w:author="An Tran, ACA (BUV)" w:date="2024-09-13T01:30:00Z" w16du:dateUtc="2024-09-12T18:30:00Z">
              <w:rPr>
                <w:rFonts w:ascii="iCiel Avenir LT Std 35 Light" w:hAnsi="iCiel Avenir LT Std 35 Light"/>
                <w:b/>
                <w:bCs/>
                <w:i/>
                <w:iCs/>
                <w:sz w:val="22"/>
                <w:szCs w:val="22"/>
                <w:lang w:val="vi-VN"/>
              </w:rPr>
            </w:rPrChange>
          </w:rPr>
          <w:delText>Cảnh cáo – Hình phạt nộp bài muộn:</w:delText>
        </w:r>
        <w:bookmarkStart w:id="7445" w:name="_Toc177116757"/>
        <w:bookmarkStart w:id="7446" w:name="_Toc177119554"/>
        <w:bookmarkStart w:id="7447" w:name="_Toc177119966"/>
        <w:bookmarkStart w:id="7448" w:name="_Toc177146124"/>
        <w:bookmarkStart w:id="7449" w:name="_Toc177146533"/>
        <w:bookmarkEnd w:id="7445"/>
        <w:bookmarkEnd w:id="7446"/>
        <w:bookmarkEnd w:id="7447"/>
        <w:bookmarkEnd w:id="7448"/>
        <w:bookmarkEnd w:id="7449"/>
      </w:del>
    </w:p>
    <w:p w14:paraId="33A4498A" w14:textId="71E4FE44" w:rsidR="00044AB2" w:rsidRPr="00B328D3" w:rsidDel="00637308" w:rsidRDefault="00044AB2">
      <w:pPr>
        <w:pStyle w:val="paragraph"/>
        <w:numPr>
          <w:ilvl w:val="0"/>
          <w:numId w:val="44"/>
        </w:numPr>
        <w:tabs>
          <w:tab w:val="left" w:pos="630"/>
          <w:tab w:val="left" w:pos="990"/>
          <w:tab w:val="left" w:pos="3690"/>
        </w:tabs>
        <w:ind w:left="0" w:firstLine="720"/>
        <w:textAlignment w:val="baseline"/>
        <w:rPr>
          <w:del w:id="7450" w:author="An Tran, ACA (BUV)" w:date="2024-09-13T01:22:00Z" w16du:dateUtc="2024-09-12T18:22:00Z"/>
          <w:rFonts w:ascii="iCiel Avenir LT Std 35 Light" w:hAnsi="iCiel Avenir LT Std 35 Light" w:cs="Arial"/>
          <w:sz w:val="22"/>
          <w:szCs w:val="22"/>
          <w:lang w:val="vi-VN"/>
          <w:rPrChange w:id="7451" w:author="An Tran, ACA (BUV)" w:date="2024-09-13T01:30:00Z" w16du:dateUtc="2024-09-12T18:30:00Z">
            <w:rPr>
              <w:del w:id="7452" w:author="An Tran, ACA (BUV)" w:date="2024-09-13T01:22:00Z" w16du:dateUtc="2024-09-12T18:22:00Z"/>
              <w:rFonts w:ascii="iCiel Avenir LT Std 35 Light" w:hAnsi="iCiel Avenir LT Std 35 Light"/>
              <w:i/>
              <w:iCs/>
              <w:sz w:val="22"/>
              <w:szCs w:val="22"/>
              <w:lang w:val="vi-VN"/>
            </w:rPr>
          </w:rPrChange>
        </w:rPr>
        <w:pPrChange w:id="7453" w:author="An Tran, ACA (BUV)" w:date="2024-09-13T01:30:00Z" w16du:dateUtc="2024-09-12T18:30:00Z">
          <w:pPr>
            <w:pStyle w:val="paragraph"/>
            <w:numPr>
              <w:numId w:val="25"/>
            </w:numPr>
            <w:tabs>
              <w:tab w:val="left" w:pos="630"/>
              <w:tab w:val="left" w:pos="720"/>
              <w:tab w:val="left" w:pos="3690"/>
            </w:tabs>
            <w:ind w:left="720" w:hanging="360"/>
            <w:textAlignment w:val="baseline"/>
          </w:pPr>
        </w:pPrChange>
      </w:pPr>
      <w:del w:id="7454" w:author="An Tran, ACA (BUV)" w:date="2024-09-13T01:22:00Z" w16du:dateUtc="2024-09-12T18:22:00Z">
        <w:r w:rsidRPr="00B328D3" w:rsidDel="00637308">
          <w:rPr>
            <w:rFonts w:ascii="iCiel Avenir LT Std 35 Light" w:hAnsi="iCiel Avenir LT Std 35 Light" w:cs="Arial"/>
            <w:sz w:val="22"/>
            <w:szCs w:val="22"/>
            <w:lang w:val="vi-VN"/>
            <w:rPrChange w:id="7455" w:author="An Tran, ACA (BUV)" w:date="2024-09-13T01:30:00Z" w16du:dateUtc="2024-09-12T18:30:00Z">
              <w:rPr>
                <w:rFonts w:ascii="iCiel Avenir LT Std 35 Light" w:hAnsi="iCiel Avenir LT Std 35 Light"/>
                <w:i/>
                <w:iCs/>
                <w:sz w:val="22"/>
                <w:szCs w:val="22"/>
                <w:lang w:val="vi-VN"/>
              </w:rPr>
            </w:rPrChange>
          </w:rPr>
          <w:delText>Đối với sinh viên MBA:</w:delText>
        </w:r>
        <w:bookmarkStart w:id="7456" w:name="_Toc177116758"/>
        <w:bookmarkStart w:id="7457" w:name="_Toc177119555"/>
        <w:bookmarkStart w:id="7458" w:name="_Toc177119967"/>
        <w:bookmarkStart w:id="7459" w:name="_Toc177146125"/>
        <w:bookmarkStart w:id="7460" w:name="_Toc177146534"/>
        <w:bookmarkEnd w:id="7456"/>
        <w:bookmarkEnd w:id="7457"/>
        <w:bookmarkEnd w:id="7458"/>
        <w:bookmarkEnd w:id="7459"/>
        <w:bookmarkEnd w:id="7460"/>
      </w:del>
    </w:p>
    <w:p w14:paraId="40A61045" w14:textId="5EAC3B07"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461" w:author="An Tran, ACA (BUV)" w:date="2024-09-13T01:22:00Z" w16du:dateUtc="2024-09-12T18:22:00Z"/>
          <w:rFonts w:ascii="iCiel Avenir LT Std 35 Light" w:hAnsi="iCiel Avenir LT Std 35 Light" w:cs="Arial"/>
          <w:sz w:val="22"/>
          <w:szCs w:val="22"/>
          <w:lang w:val="vi-VN"/>
          <w:rPrChange w:id="7462" w:author="An Tran, ACA (BUV)" w:date="2024-09-13T01:30:00Z" w16du:dateUtc="2024-09-12T18:30:00Z">
            <w:rPr>
              <w:del w:id="7463" w:author="An Tran, ACA (BUV)" w:date="2024-09-13T01:22:00Z" w16du:dateUtc="2024-09-12T18:22:00Z"/>
              <w:rFonts w:ascii="iCiel Avenir LT Std 35 Light" w:hAnsi="iCiel Avenir LT Std 35 Light"/>
              <w:i/>
              <w:iCs/>
              <w:sz w:val="22"/>
              <w:szCs w:val="22"/>
              <w:lang w:val="vi-VN"/>
            </w:rPr>
          </w:rPrChange>
        </w:rPr>
        <w:pPrChange w:id="7464"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465" w:author="An Tran, ACA (BUV)" w:date="2024-09-13T01:22:00Z" w16du:dateUtc="2024-09-12T18:22:00Z">
        <w:r w:rsidRPr="00B328D3" w:rsidDel="00637308">
          <w:rPr>
            <w:rFonts w:ascii="iCiel Avenir LT Std 35 Light" w:hAnsi="iCiel Avenir LT Std 35 Light" w:cs="Arial"/>
            <w:sz w:val="22"/>
            <w:szCs w:val="22"/>
            <w:lang w:val="vi-VN"/>
            <w:rPrChange w:id="7466" w:author="An Tran, ACA (BUV)" w:date="2024-09-13T01:30:00Z" w16du:dateUtc="2024-09-12T18:30:00Z">
              <w:rPr>
                <w:rFonts w:ascii="iCiel Avenir LT Std 35 Light" w:hAnsi="iCiel Avenir LT Std 35 Light"/>
                <w:i/>
                <w:iCs/>
                <w:sz w:val="22"/>
                <w:szCs w:val="22"/>
                <w:lang w:val="vi-VN"/>
              </w:rPr>
            </w:rPrChange>
          </w:rPr>
          <w:delText>+ Sinh viên đạt 50 điểm trở lên: Điểm học phần nộp muộn bị quy về 50 điểm</w:delText>
        </w:r>
        <w:bookmarkStart w:id="7467" w:name="_Toc177116759"/>
        <w:bookmarkStart w:id="7468" w:name="_Toc177119556"/>
        <w:bookmarkStart w:id="7469" w:name="_Toc177119968"/>
        <w:bookmarkStart w:id="7470" w:name="_Toc177146126"/>
        <w:bookmarkStart w:id="7471" w:name="_Toc177146535"/>
        <w:bookmarkEnd w:id="7467"/>
        <w:bookmarkEnd w:id="7468"/>
        <w:bookmarkEnd w:id="7469"/>
        <w:bookmarkEnd w:id="7470"/>
        <w:bookmarkEnd w:id="7471"/>
      </w:del>
    </w:p>
    <w:p w14:paraId="757F2FF3" w14:textId="050934C1" w:rsidR="0092348D"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472" w:author="An Tran, ACA (BUV)" w:date="2024-09-13T01:22:00Z" w16du:dateUtc="2024-09-12T18:22:00Z"/>
          <w:rFonts w:ascii="iCiel Avenir LT Std 35 Light" w:hAnsi="iCiel Avenir LT Std 35 Light" w:cs="Arial"/>
          <w:sz w:val="22"/>
          <w:szCs w:val="22"/>
          <w:lang w:val="vi-VN"/>
          <w:rPrChange w:id="7473" w:author="An Tran, ACA (BUV)" w:date="2024-09-13T01:30:00Z" w16du:dateUtc="2024-09-12T18:30:00Z">
            <w:rPr>
              <w:del w:id="7474" w:author="An Tran, ACA (BUV)" w:date="2024-09-13T01:22:00Z" w16du:dateUtc="2024-09-12T18:22:00Z"/>
              <w:rFonts w:ascii="iCiel Avenir LT Std 35 Light" w:hAnsi="iCiel Avenir LT Std 35 Light"/>
              <w:i/>
              <w:iCs/>
              <w:sz w:val="22"/>
              <w:szCs w:val="22"/>
            </w:rPr>
          </w:rPrChange>
        </w:rPr>
        <w:pPrChange w:id="7475"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476" w:author="An Tran, ACA (BUV)" w:date="2024-09-13T01:22:00Z" w16du:dateUtc="2024-09-12T18:22:00Z">
        <w:r w:rsidRPr="00B328D3" w:rsidDel="00637308">
          <w:rPr>
            <w:rFonts w:ascii="iCiel Avenir LT Std 35 Light" w:hAnsi="iCiel Avenir LT Std 35 Light" w:cs="Arial"/>
            <w:sz w:val="22"/>
            <w:szCs w:val="22"/>
            <w:lang w:val="vi-VN"/>
            <w:rPrChange w:id="7477" w:author="An Tran, ACA (BUV)" w:date="2024-09-13T01:30:00Z" w16du:dateUtc="2024-09-12T18:30:00Z">
              <w:rPr>
                <w:rFonts w:ascii="iCiel Avenir LT Std 35 Light" w:hAnsi="iCiel Avenir LT Std 35 Light"/>
                <w:i/>
                <w:iCs/>
                <w:sz w:val="22"/>
                <w:szCs w:val="22"/>
                <w:lang w:val="vi-VN"/>
              </w:rPr>
            </w:rPrChange>
          </w:rPr>
          <w:delText xml:space="preserve">+ Sinh viên đạt điểm dưới 50: Điểm học phần nộp muộn quy về 1 điểm và điểm tổng môn học quy về 19 điểm.  </w:delText>
        </w:r>
        <w:bookmarkStart w:id="7478" w:name="_Toc177116760"/>
        <w:bookmarkStart w:id="7479" w:name="_Toc177119557"/>
        <w:bookmarkStart w:id="7480" w:name="_Toc177119969"/>
        <w:bookmarkStart w:id="7481" w:name="_Toc177146127"/>
        <w:bookmarkStart w:id="7482" w:name="_Toc177146536"/>
        <w:bookmarkEnd w:id="7478"/>
        <w:bookmarkEnd w:id="7479"/>
        <w:bookmarkEnd w:id="7480"/>
        <w:bookmarkEnd w:id="7481"/>
        <w:bookmarkEnd w:id="7482"/>
      </w:del>
    </w:p>
    <w:p w14:paraId="2EA9C491" w14:textId="337CBDE4" w:rsidR="00044AB2" w:rsidRPr="00B328D3" w:rsidDel="00637308" w:rsidRDefault="00044AB2">
      <w:pPr>
        <w:pStyle w:val="paragraph"/>
        <w:numPr>
          <w:ilvl w:val="0"/>
          <w:numId w:val="44"/>
        </w:numPr>
        <w:tabs>
          <w:tab w:val="left" w:pos="630"/>
          <w:tab w:val="left" w:pos="990"/>
          <w:tab w:val="left" w:pos="3690"/>
        </w:tabs>
        <w:ind w:left="0" w:firstLine="720"/>
        <w:textAlignment w:val="baseline"/>
        <w:rPr>
          <w:del w:id="7483" w:author="An Tran, ACA (BUV)" w:date="2024-09-13T01:22:00Z" w16du:dateUtc="2024-09-12T18:22:00Z"/>
          <w:rFonts w:ascii="iCiel Avenir LT Std 35 Light" w:hAnsi="iCiel Avenir LT Std 35 Light" w:cs="Arial"/>
          <w:sz w:val="22"/>
          <w:szCs w:val="22"/>
          <w:lang w:val="vi-VN"/>
          <w:rPrChange w:id="7484" w:author="An Tran, ACA (BUV)" w:date="2024-09-13T01:30:00Z" w16du:dateUtc="2024-09-12T18:30:00Z">
            <w:rPr>
              <w:del w:id="7485" w:author="An Tran, ACA (BUV)" w:date="2024-09-13T01:22:00Z" w16du:dateUtc="2024-09-12T18:22:00Z"/>
              <w:rFonts w:ascii="iCiel Avenir LT Std 35 Light" w:hAnsi="iCiel Avenir LT Std 35 Light"/>
              <w:i/>
              <w:iCs/>
              <w:sz w:val="22"/>
              <w:szCs w:val="22"/>
              <w:lang w:val="vi-VN"/>
            </w:rPr>
          </w:rPrChange>
        </w:rPr>
        <w:pPrChange w:id="7486" w:author="An Tran, ACA (BUV)" w:date="2024-09-13T01:30:00Z" w16du:dateUtc="2024-09-12T18:30:00Z">
          <w:pPr>
            <w:pStyle w:val="paragraph"/>
            <w:numPr>
              <w:numId w:val="25"/>
            </w:numPr>
            <w:tabs>
              <w:tab w:val="left" w:pos="630"/>
              <w:tab w:val="left" w:pos="720"/>
              <w:tab w:val="left" w:pos="3690"/>
            </w:tabs>
            <w:ind w:left="720" w:hanging="360"/>
            <w:textAlignment w:val="baseline"/>
          </w:pPr>
        </w:pPrChange>
      </w:pPr>
      <w:del w:id="7487" w:author="An Tran, ACA (BUV)" w:date="2024-09-13T01:22:00Z" w16du:dateUtc="2024-09-12T18:22:00Z">
        <w:r w:rsidRPr="00B328D3" w:rsidDel="00637308">
          <w:rPr>
            <w:rFonts w:ascii="iCiel Avenir LT Std 35 Light" w:hAnsi="iCiel Avenir LT Std 35 Light" w:cs="Arial"/>
            <w:sz w:val="22"/>
            <w:szCs w:val="22"/>
            <w:lang w:val="vi-VN"/>
            <w:rPrChange w:id="7488" w:author="An Tran, ACA (BUV)" w:date="2024-09-13T01:30:00Z" w16du:dateUtc="2024-09-12T18:30:00Z">
              <w:rPr>
                <w:rFonts w:ascii="iCiel Avenir LT Std 35 Light" w:hAnsi="iCiel Avenir LT Std 35 Light"/>
                <w:i/>
                <w:iCs/>
                <w:sz w:val="22"/>
                <w:szCs w:val="22"/>
                <w:lang w:val="vi-VN"/>
              </w:rPr>
            </w:rPrChange>
          </w:rPr>
          <w:delText>Đối với sinh viên đại học:</w:delText>
        </w:r>
        <w:bookmarkStart w:id="7489" w:name="_Toc177116761"/>
        <w:bookmarkStart w:id="7490" w:name="_Toc177119558"/>
        <w:bookmarkStart w:id="7491" w:name="_Toc177119970"/>
        <w:bookmarkStart w:id="7492" w:name="_Toc177146128"/>
        <w:bookmarkStart w:id="7493" w:name="_Toc177146537"/>
        <w:bookmarkEnd w:id="7489"/>
        <w:bookmarkEnd w:id="7490"/>
        <w:bookmarkEnd w:id="7491"/>
        <w:bookmarkEnd w:id="7492"/>
        <w:bookmarkEnd w:id="7493"/>
      </w:del>
    </w:p>
    <w:p w14:paraId="41E6CD63" w14:textId="7963F7CC"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494" w:author="An Tran, ACA (BUV)" w:date="2024-09-13T01:22:00Z" w16du:dateUtc="2024-09-12T18:22:00Z"/>
          <w:rFonts w:ascii="iCiel Avenir LT Std 35 Light" w:hAnsi="iCiel Avenir LT Std 35 Light" w:cs="Arial"/>
          <w:sz w:val="22"/>
          <w:szCs w:val="22"/>
          <w:lang w:val="vi-VN"/>
          <w:rPrChange w:id="7495" w:author="An Tran, ACA (BUV)" w:date="2024-09-13T01:30:00Z" w16du:dateUtc="2024-09-12T18:30:00Z">
            <w:rPr>
              <w:del w:id="7496" w:author="An Tran, ACA (BUV)" w:date="2024-09-13T01:22:00Z" w16du:dateUtc="2024-09-12T18:22:00Z"/>
              <w:rFonts w:ascii="iCiel Avenir LT Std 35 Light" w:hAnsi="iCiel Avenir LT Std 35 Light"/>
              <w:i/>
              <w:iCs/>
              <w:sz w:val="22"/>
              <w:szCs w:val="22"/>
              <w:lang w:val="vi-VN"/>
            </w:rPr>
          </w:rPrChange>
        </w:rPr>
        <w:pPrChange w:id="7497"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498" w:author="An Tran, ACA (BUV)" w:date="2024-09-13T01:22:00Z" w16du:dateUtc="2024-09-12T18:22:00Z">
        <w:r w:rsidRPr="00B328D3" w:rsidDel="00637308">
          <w:rPr>
            <w:rFonts w:ascii="iCiel Avenir LT Std 35 Light" w:hAnsi="iCiel Avenir LT Std 35 Light" w:cs="Arial"/>
            <w:sz w:val="22"/>
            <w:szCs w:val="22"/>
            <w:lang w:val="vi-VN"/>
            <w:rPrChange w:id="7499" w:author="An Tran, ACA (BUV)" w:date="2024-09-13T01:30:00Z" w16du:dateUtc="2024-09-12T18:30:00Z">
              <w:rPr>
                <w:rFonts w:ascii="iCiel Avenir LT Std 35 Light" w:hAnsi="iCiel Avenir LT Std 35 Light"/>
                <w:i/>
                <w:iCs/>
                <w:sz w:val="22"/>
                <w:szCs w:val="22"/>
                <w:lang w:val="vi-VN"/>
              </w:rPr>
            </w:rPrChange>
          </w:rPr>
          <w:delText>+ Sinh viên đạt 40 điểm trở lên: Điểm học phần nộp muộn bị quy về 40 điểm</w:delText>
        </w:r>
        <w:bookmarkStart w:id="7500" w:name="_Toc177116762"/>
        <w:bookmarkStart w:id="7501" w:name="_Toc177119559"/>
        <w:bookmarkStart w:id="7502" w:name="_Toc177119971"/>
        <w:bookmarkStart w:id="7503" w:name="_Toc177146129"/>
        <w:bookmarkStart w:id="7504" w:name="_Toc177146538"/>
        <w:bookmarkEnd w:id="7500"/>
        <w:bookmarkEnd w:id="7501"/>
        <w:bookmarkEnd w:id="7502"/>
        <w:bookmarkEnd w:id="7503"/>
        <w:bookmarkEnd w:id="7504"/>
      </w:del>
    </w:p>
    <w:p w14:paraId="4E621938" w14:textId="53D33174" w:rsidR="00044AB2" w:rsidRPr="00B328D3" w:rsidDel="00637308" w:rsidRDefault="00044AB2">
      <w:pPr>
        <w:pStyle w:val="paragraph"/>
        <w:numPr>
          <w:ilvl w:val="0"/>
          <w:numId w:val="44"/>
        </w:numPr>
        <w:tabs>
          <w:tab w:val="left" w:pos="630"/>
          <w:tab w:val="left" w:pos="720"/>
          <w:tab w:val="left" w:pos="990"/>
          <w:tab w:val="left" w:pos="3690"/>
        </w:tabs>
        <w:ind w:left="0" w:firstLine="720"/>
        <w:textAlignment w:val="baseline"/>
        <w:rPr>
          <w:del w:id="7505" w:author="An Tran, ACA (BUV)" w:date="2024-09-13T01:22:00Z" w16du:dateUtc="2024-09-12T18:22:00Z"/>
          <w:rFonts w:ascii="iCiel Avenir LT Std 35 Light" w:hAnsi="iCiel Avenir LT Std 35 Light" w:cs="Arial"/>
          <w:sz w:val="22"/>
          <w:szCs w:val="22"/>
          <w:lang w:val="vi-VN"/>
          <w:rPrChange w:id="7506" w:author="An Tran, ACA (BUV)" w:date="2024-09-13T01:30:00Z" w16du:dateUtc="2024-09-12T18:30:00Z">
            <w:rPr>
              <w:del w:id="7507" w:author="An Tran, ACA (BUV)" w:date="2024-09-13T01:22:00Z" w16du:dateUtc="2024-09-12T18:22:00Z"/>
              <w:rFonts w:ascii="iCiel Avenir LT Std 35 Light" w:hAnsi="iCiel Avenir LT Std 35 Light"/>
              <w:i/>
              <w:iCs/>
              <w:sz w:val="22"/>
              <w:szCs w:val="22"/>
              <w:lang w:val="vi-VN"/>
            </w:rPr>
          </w:rPrChange>
        </w:rPr>
        <w:pPrChange w:id="7508" w:author="An Tran, ACA (BUV)" w:date="2024-09-13T01:30:00Z" w16du:dateUtc="2024-09-12T18:30:00Z">
          <w:pPr>
            <w:pStyle w:val="paragraph"/>
            <w:tabs>
              <w:tab w:val="left" w:pos="630"/>
              <w:tab w:val="left" w:pos="720"/>
              <w:tab w:val="left" w:pos="1080"/>
              <w:tab w:val="left" w:pos="3690"/>
            </w:tabs>
            <w:ind w:left="360" w:firstLine="432"/>
            <w:textAlignment w:val="baseline"/>
          </w:pPr>
        </w:pPrChange>
      </w:pPr>
      <w:del w:id="7509" w:author="An Tran, ACA (BUV)" w:date="2024-09-13T01:22:00Z" w16du:dateUtc="2024-09-12T18:22:00Z">
        <w:r w:rsidRPr="00B328D3" w:rsidDel="00637308">
          <w:rPr>
            <w:rFonts w:ascii="iCiel Avenir LT Std 35 Light" w:hAnsi="iCiel Avenir LT Std 35 Light" w:cs="Arial"/>
            <w:sz w:val="22"/>
            <w:szCs w:val="22"/>
            <w:lang w:val="vi-VN"/>
            <w:rPrChange w:id="7510" w:author="An Tran, ACA (BUV)" w:date="2024-09-13T01:30:00Z" w16du:dateUtc="2024-09-12T18:30:00Z">
              <w:rPr>
                <w:rFonts w:ascii="iCiel Avenir LT Std 35 Light" w:hAnsi="iCiel Avenir LT Std 35 Light"/>
                <w:i/>
                <w:iCs/>
                <w:sz w:val="22"/>
                <w:szCs w:val="22"/>
                <w:lang w:val="vi-VN"/>
              </w:rPr>
            </w:rPrChange>
          </w:rPr>
          <w:delText xml:space="preserve">+ Sinh viên đạt điểm dưới 40: Điểm học phần nộp muộn quy về 1 điểm và điểm tổng môn học quy về 19 điểm.  </w:delText>
        </w:r>
        <w:bookmarkStart w:id="7511" w:name="_Toc177116763"/>
        <w:bookmarkStart w:id="7512" w:name="_Toc177119560"/>
        <w:bookmarkStart w:id="7513" w:name="_Toc177119972"/>
        <w:bookmarkStart w:id="7514" w:name="_Toc177146130"/>
        <w:bookmarkStart w:id="7515" w:name="_Toc177146539"/>
        <w:bookmarkEnd w:id="7511"/>
        <w:bookmarkEnd w:id="7512"/>
        <w:bookmarkEnd w:id="7513"/>
        <w:bookmarkEnd w:id="7514"/>
        <w:bookmarkEnd w:id="7515"/>
      </w:del>
    </w:p>
    <w:p w14:paraId="246E5369" w14:textId="3B8CC6C3" w:rsidR="00044AB2" w:rsidRPr="00B328D3" w:rsidDel="00637308" w:rsidRDefault="00044AB2">
      <w:pPr>
        <w:numPr>
          <w:ilvl w:val="0"/>
          <w:numId w:val="44"/>
        </w:numPr>
        <w:tabs>
          <w:tab w:val="left" w:pos="990"/>
        </w:tabs>
        <w:ind w:left="0" w:firstLine="720"/>
        <w:rPr>
          <w:del w:id="7516" w:author="An Tran, ACA (BUV)" w:date="2024-09-13T01:22:00Z" w16du:dateUtc="2024-09-12T18:22:00Z"/>
          <w:rFonts w:ascii="iCiel Avenir LT Std 35 Light" w:hAnsi="iCiel Avenir LT Std 35 Light" w:cs="Arial"/>
          <w:sz w:val="22"/>
          <w:szCs w:val="22"/>
          <w:lang w:val="vi-VN"/>
          <w:rPrChange w:id="7517" w:author="An Tran, ACA (BUV)" w:date="2024-09-13T01:30:00Z" w16du:dateUtc="2024-09-12T18:30:00Z">
            <w:rPr>
              <w:del w:id="7518" w:author="An Tran, ACA (BUV)" w:date="2024-09-13T01:22:00Z" w16du:dateUtc="2024-09-12T18:22:00Z"/>
              <w:rFonts w:ascii="iCiel Avenir LT Std 35 Light" w:hAnsi="iCiel Avenir LT Std 35 Light"/>
              <w:i/>
              <w:iCs/>
              <w:sz w:val="22"/>
              <w:szCs w:val="22"/>
              <w:lang w:val="vi-VN"/>
            </w:rPr>
          </w:rPrChange>
        </w:rPr>
        <w:pPrChange w:id="7519" w:author="An Tran, ACA (BUV)" w:date="2024-09-13T01:30:00Z" w16du:dateUtc="2024-09-12T18:30:00Z">
          <w:pPr>
            <w:ind w:firstLine="0"/>
          </w:pPr>
        </w:pPrChange>
      </w:pPr>
      <w:del w:id="7520" w:author="An Tran, ACA (BUV)" w:date="2024-09-13T01:22:00Z" w16du:dateUtc="2024-09-12T18:22:00Z">
        <w:r w:rsidRPr="00B328D3" w:rsidDel="00637308">
          <w:rPr>
            <w:rFonts w:ascii="iCiel Avenir LT Std 35 Light" w:hAnsi="iCiel Avenir LT Std 35 Light" w:cs="Arial"/>
            <w:sz w:val="22"/>
            <w:szCs w:val="22"/>
            <w:lang w:val="vi-VN"/>
            <w:rPrChange w:id="7521" w:author="An Tran, ACA (BUV)" w:date="2024-09-13T01:30:00Z" w16du:dateUtc="2024-09-12T18:30:00Z">
              <w:rPr>
                <w:rFonts w:ascii="iCiel Avenir LT Std 35 Light" w:hAnsi="iCiel Avenir LT Std 35 Light"/>
                <w:i/>
                <w:iCs/>
                <w:sz w:val="22"/>
                <w:szCs w:val="22"/>
                <w:lang w:val="vi-VN"/>
              </w:rPr>
            </w:rPrChange>
          </w:rPr>
          <w:delText xml:space="preserve">Sinh viên không được nộp bài muộn cho lần thi lại. </w:delText>
        </w:r>
        <w:bookmarkStart w:id="7522" w:name="_Toc177116764"/>
        <w:bookmarkStart w:id="7523" w:name="_Toc177119561"/>
        <w:bookmarkStart w:id="7524" w:name="_Toc177119973"/>
        <w:bookmarkStart w:id="7525" w:name="_Toc177146131"/>
        <w:bookmarkStart w:id="7526" w:name="_Toc177146540"/>
        <w:bookmarkEnd w:id="7522"/>
        <w:bookmarkEnd w:id="7523"/>
        <w:bookmarkEnd w:id="7524"/>
        <w:bookmarkEnd w:id="7525"/>
        <w:bookmarkEnd w:id="7526"/>
      </w:del>
    </w:p>
    <w:bookmarkEnd w:id="7318"/>
    <w:bookmarkEnd w:id="7426"/>
    <w:p w14:paraId="3782A35C" w14:textId="109988D7" w:rsidR="00044AB2" w:rsidRPr="00B328D3" w:rsidDel="00637308" w:rsidRDefault="00044AB2">
      <w:pPr>
        <w:pStyle w:val="Question"/>
        <w:numPr>
          <w:ilvl w:val="0"/>
          <w:numId w:val="44"/>
        </w:numPr>
        <w:tabs>
          <w:tab w:val="left" w:pos="630"/>
          <w:tab w:val="left" w:pos="990"/>
        </w:tabs>
        <w:spacing w:before="100" w:line="400" w:lineRule="exact"/>
        <w:ind w:left="0" w:firstLine="720"/>
        <w:rPr>
          <w:del w:id="7527" w:author="An Tran, ACA (BUV)" w:date="2024-09-13T01:22:00Z" w16du:dateUtc="2024-09-12T18:22:00Z"/>
          <w:rFonts w:cs="Arial"/>
          <w:szCs w:val="22"/>
          <w:lang w:val="vi-VN"/>
          <w:rPrChange w:id="7528" w:author="An Tran, ACA (BUV)" w:date="2024-09-13T01:30:00Z" w16du:dateUtc="2024-09-12T18:30:00Z">
            <w:rPr>
              <w:del w:id="7529" w:author="An Tran, ACA (BUV)" w:date="2024-09-13T01:22:00Z" w16du:dateUtc="2024-09-12T18:22:00Z"/>
              <w:rFonts w:cs="Arial"/>
              <w:i/>
              <w:iCs/>
              <w:szCs w:val="22"/>
              <w:lang w:val="vi-VN"/>
            </w:rPr>
          </w:rPrChange>
        </w:rPr>
        <w:pPrChange w:id="7530"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7531" w:author="An Tran, ACA (BUV)" w:date="2024-09-13T01:22:00Z" w16du:dateUtc="2024-09-12T18:22:00Z">
        <w:r w:rsidRPr="004373E8" w:rsidDel="00637308">
          <w:rPr>
            <w:rFonts w:cs="Arial"/>
            <w:szCs w:val="22"/>
            <w:lang w:val="vi-VN"/>
          </w:rPr>
          <w:delText xml:space="preserve">Does the University provide information of graduation ranking? / </w:delText>
        </w:r>
        <w:bookmarkStart w:id="7532" w:name="_Hlk139988201"/>
        <w:r w:rsidRPr="00B328D3" w:rsidDel="00637308">
          <w:rPr>
            <w:rFonts w:cs="Arial"/>
            <w:szCs w:val="22"/>
            <w:lang w:val="vi-VN"/>
            <w:rPrChange w:id="7533" w:author="An Tran, ACA (BUV)" w:date="2024-09-13T01:30:00Z" w16du:dateUtc="2024-09-12T18:30:00Z">
              <w:rPr>
                <w:rFonts w:cs="Arial"/>
                <w:i/>
                <w:iCs/>
                <w:szCs w:val="22"/>
                <w:lang w:val="vi-VN"/>
              </w:rPr>
            </w:rPrChange>
          </w:rPr>
          <w:delText>Trường có cung cấp thông tin xếp hạng điểm tốt nghiệp của sinh viên không?</w:delText>
        </w:r>
        <w:bookmarkStart w:id="7534" w:name="_Toc177116765"/>
        <w:bookmarkStart w:id="7535" w:name="_Toc177119562"/>
        <w:bookmarkStart w:id="7536" w:name="_Toc177119974"/>
        <w:bookmarkStart w:id="7537" w:name="_Toc177146132"/>
        <w:bookmarkStart w:id="7538" w:name="_Toc177146541"/>
        <w:bookmarkEnd w:id="7532"/>
        <w:bookmarkEnd w:id="7534"/>
        <w:bookmarkEnd w:id="7535"/>
        <w:bookmarkEnd w:id="7536"/>
        <w:bookmarkEnd w:id="7537"/>
        <w:bookmarkEnd w:id="7538"/>
      </w:del>
    </w:p>
    <w:p w14:paraId="29C1CD73" w14:textId="65087484" w:rsidR="00044AB2" w:rsidRPr="004373E8" w:rsidDel="00637308" w:rsidRDefault="00044AB2">
      <w:pPr>
        <w:numPr>
          <w:ilvl w:val="0"/>
          <w:numId w:val="44"/>
        </w:numPr>
        <w:tabs>
          <w:tab w:val="left" w:pos="630"/>
          <w:tab w:val="left" w:pos="720"/>
          <w:tab w:val="left" w:pos="990"/>
        </w:tabs>
        <w:ind w:left="0" w:firstLine="720"/>
        <w:rPr>
          <w:del w:id="7539" w:author="An Tran, ACA (BUV)" w:date="2024-09-13T01:22:00Z" w16du:dateUtc="2024-09-12T18:22:00Z"/>
          <w:rFonts w:ascii="iCiel Avenir LT Std 35 Light" w:hAnsi="iCiel Avenir LT Std 35 Light" w:cs="Arial"/>
          <w:sz w:val="22"/>
          <w:szCs w:val="22"/>
          <w:lang w:val="vi-VN"/>
        </w:rPr>
        <w:pPrChange w:id="7540" w:author="An Tran, ACA (BUV)" w:date="2024-09-13T01:30:00Z" w16du:dateUtc="2024-09-12T18:30:00Z">
          <w:pPr>
            <w:tabs>
              <w:tab w:val="left" w:pos="630"/>
              <w:tab w:val="left" w:pos="720"/>
              <w:tab w:val="left" w:pos="1080"/>
            </w:tabs>
          </w:pPr>
        </w:pPrChange>
      </w:pPr>
      <w:del w:id="7541" w:author="An Tran, ACA (BUV)" w:date="2024-09-13T01:22:00Z" w16du:dateUtc="2024-09-12T18:22:00Z">
        <w:r w:rsidRPr="00B328D3" w:rsidDel="00637308">
          <w:rPr>
            <w:rFonts w:ascii="iCiel Avenir LT Std 35 Light" w:hAnsi="iCiel Avenir LT Std 35 Light" w:cs="Arial"/>
            <w:b/>
            <w:sz w:val="22"/>
            <w:szCs w:val="22"/>
            <w:lang w:val="vi-VN"/>
            <w:rPrChange w:id="7542" w:author="An Tran, ACA (BUV)" w:date="2024-09-13T01:30:00Z" w16du:dateUtc="2024-09-12T18:30: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543" w:author="An Tran, ACA (BUV)" w:date="2024-09-13T01:30:00Z" w16du:dateUtc="2024-09-12T18:30: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544" w:author="An Tran, ACA (BUV)" w:date="2024-09-13T01:30:00Z" w16du:dateUtc="2024-09-12T18:30:00Z">
              <w:rPr>
                <w:rFonts w:ascii="iCiel Avenir LT Std 35 Light" w:hAnsi="iCiel Avenir LT Std 35 Light" w:cs="Arial"/>
                <w:b/>
                <w:bCs/>
                <w:sz w:val="22"/>
                <w:szCs w:val="22"/>
                <w:u w:val="single"/>
                <w:lang w:val="vi-VN"/>
              </w:rPr>
            </w:rPrChange>
          </w:rPr>
          <w:delText>:</w:delText>
        </w:r>
        <w:bookmarkStart w:id="7545" w:name="_Toc177116766"/>
        <w:bookmarkStart w:id="7546" w:name="_Toc177119563"/>
        <w:bookmarkStart w:id="7547" w:name="_Toc177119975"/>
        <w:bookmarkStart w:id="7548" w:name="_Toc177146133"/>
        <w:bookmarkStart w:id="7549" w:name="_Toc177146542"/>
        <w:bookmarkEnd w:id="7545"/>
        <w:bookmarkEnd w:id="7546"/>
        <w:bookmarkEnd w:id="7547"/>
        <w:bookmarkEnd w:id="7548"/>
        <w:bookmarkEnd w:id="7549"/>
      </w:del>
    </w:p>
    <w:p w14:paraId="0AF38421" w14:textId="6A6F2B7E" w:rsidR="00044AB2" w:rsidRPr="004373E8" w:rsidDel="00637308" w:rsidRDefault="00044AB2">
      <w:pPr>
        <w:numPr>
          <w:ilvl w:val="0"/>
          <w:numId w:val="44"/>
        </w:numPr>
        <w:tabs>
          <w:tab w:val="left" w:pos="630"/>
          <w:tab w:val="left" w:pos="720"/>
          <w:tab w:val="left" w:pos="990"/>
        </w:tabs>
        <w:ind w:left="0" w:firstLine="720"/>
        <w:rPr>
          <w:del w:id="7550" w:author="An Tran, ACA (BUV)" w:date="2024-09-13T01:22:00Z" w16du:dateUtc="2024-09-12T18:22:00Z"/>
          <w:rFonts w:ascii="iCiel Avenir LT Std 35 Light" w:hAnsi="iCiel Avenir LT Std 35 Light" w:cs="Arial"/>
          <w:sz w:val="22"/>
          <w:szCs w:val="22"/>
          <w:lang w:val="vi-VN"/>
        </w:rPr>
        <w:pPrChange w:id="7551" w:author="An Tran, ACA (BUV)" w:date="2024-09-13T01:30:00Z" w16du:dateUtc="2024-09-12T18:30:00Z">
          <w:pPr>
            <w:tabs>
              <w:tab w:val="left" w:pos="630"/>
              <w:tab w:val="left" w:pos="720"/>
              <w:tab w:val="left" w:pos="1080"/>
            </w:tabs>
            <w:ind w:firstLine="0"/>
          </w:pPr>
        </w:pPrChange>
      </w:pPr>
      <w:del w:id="7552" w:author="An Tran, ACA (BUV)" w:date="2024-09-13T01:22:00Z" w16du:dateUtc="2024-09-12T18:22:00Z">
        <w:r w:rsidRPr="004373E8" w:rsidDel="00637308">
          <w:rPr>
            <w:rFonts w:ascii="iCiel Avenir LT Std 35 Light" w:hAnsi="iCiel Avenir LT Std 35 Light" w:cs="Arial"/>
            <w:sz w:val="22"/>
            <w:szCs w:val="22"/>
            <w:lang w:val="vi-VN"/>
          </w:rPr>
          <w:delText xml:space="preserve">Staffordshire University doesn't have the graduated GPA ranking, so if the student needs the reference letter for the higher education, please email to </w:delText>
        </w:r>
        <w:r w:rsidR="00594AA9" w:rsidRPr="004373E8" w:rsidDel="00637308">
          <w:rPr>
            <w:rFonts w:ascii="iCiel Avenir LT Std 35 Light" w:hAnsi="iCiel Avenir LT Std 35 Light" w:cs="Arial"/>
            <w:sz w:val="22"/>
            <w:szCs w:val="22"/>
            <w:lang w:val="vi-VN"/>
          </w:rPr>
          <w:delText>BUV Careers Services Team</w:delText>
        </w:r>
        <w:r w:rsidRPr="004373E8" w:rsidDel="00637308">
          <w:rPr>
            <w:rFonts w:ascii="iCiel Avenir LT Std 35 Light" w:hAnsi="iCiel Avenir LT Std 35 Light" w:cs="Arial"/>
            <w:sz w:val="22"/>
            <w:szCs w:val="22"/>
            <w:lang w:val="vi-VN"/>
          </w:rPr>
          <w:delText xml:space="preserve"> at </w:delText>
        </w:r>
        <w:r w:rsidR="00B328D3" w:rsidRPr="00B328D3" w:rsidDel="00637308">
          <w:rPr>
            <w:rFonts w:cs="Arial"/>
            <w:szCs w:val="22"/>
            <w:lang w:val="vi-VN"/>
            <w:rPrChange w:id="7553" w:author="An Tran, ACA (BUV)" w:date="2024-09-13T01:30:00Z" w16du:dateUtc="2024-09-12T18:30:00Z">
              <w:rPr/>
            </w:rPrChange>
          </w:rPr>
          <w:fldChar w:fldCharType="begin"/>
        </w:r>
        <w:r w:rsidR="00B328D3" w:rsidRPr="00B328D3" w:rsidDel="00637308">
          <w:rPr>
            <w:rFonts w:cs="Arial"/>
            <w:szCs w:val="22"/>
            <w:lang w:val="vi-VN"/>
            <w:rPrChange w:id="7554" w:author="An Tran, ACA (BUV)" w:date="2024-09-13T01:30:00Z" w16du:dateUtc="2024-09-12T18:30:00Z">
              <w:rPr/>
            </w:rPrChange>
          </w:rPr>
          <w:delInstrText>HYPERLINK "mailto:SE-careers@buv.edu.vn"</w:delInstrText>
        </w:r>
        <w:r w:rsidR="00B328D3" w:rsidRPr="0079723D" w:rsidDel="00637308">
          <w:rPr>
            <w:rFonts w:cs="Arial"/>
            <w:szCs w:val="22"/>
            <w:lang w:val="vi-VN"/>
          </w:rPr>
        </w:r>
        <w:r w:rsidR="00B328D3" w:rsidRPr="00B328D3" w:rsidDel="00637308">
          <w:rPr>
            <w:lang w:val="vi-VN"/>
            <w:rPrChange w:id="7555" w:author="An Tran, ACA (BUV)" w:date="2024-09-13T01:30:00Z" w16du:dateUtc="2024-09-12T18:30:00Z">
              <w:rPr>
                <w:rStyle w:val="Hyperlink"/>
                <w:rFonts w:ascii="iCiel Avenir LT Std 35 Light" w:hAnsi="iCiel Avenir LT Std 35 Light" w:cs="Arial"/>
                <w:sz w:val="22"/>
                <w:szCs w:val="22"/>
              </w:rPr>
            </w:rPrChange>
          </w:rPr>
          <w:fldChar w:fldCharType="separate"/>
        </w:r>
        <w:r w:rsidR="00613DA1" w:rsidRPr="00B328D3" w:rsidDel="00637308">
          <w:rPr>
            <w:color w:val="2F5496" w:themeColor="accent1" w:themeShade="BF"/>
            <w:lang w:val="vi-VN"/>
            <w:rPrChange w:id="7556" w:author="An Tran, ACA (BUV)" w:date="2024-09-13T01:30:00Z" w16du:dateUtc="2024-09-12T18:30:00Z">
              <w:rPr>
                <w:rStyle w:val="Hyperlink"/>
                <w:rFonts w:ascii="iCiel Avenir LT Std 35 Light" w:hAnsi="iCiel Avenir LT Std 35 Light" w:cs="Arial"/>
                <w:sz w:val="22"/>
                <w:szCs w:val="22"/>
              </w:rPr>
            </w:rPrChange>
          </w:rPr>
          <w:delText>SE-careers@buv.edu.vn</w:delText>
        </w:r>
        <w:r w:rsidR="00B328D3" w:rsidRPr="00B328D3" w:rsidDel="00637308">
          <w:rPr>
            <w:color w:val="2F5496" w:themeColor="accent1" w:themeShade="BF"/>
            <w:lang w:val="vi-VN"/>
            <w:rPrChange w:id="7557" w:author="An Tran, ACA (BUV)" w:date="2024-09-13T01:30:00Z" w16du:dateUtc="2024-09-12T18:30:00Z">
              <w:rPr>
                <w:rStyle w:val="Hyperlink"/>
                <w:rFonts w:ascii="iCiel Avenir LT Std 35 Light" w:hAnsi="iCiel Avenir LT Std 35 Light" w:cs="Arial"/>
                <w:sz w:val="22"/>
                <w:szCs w:val="22"/>
              </w:rPr>
            </w:rPrChange>
          </w:rPr>
          <w:fldChar w:fldCharType="end"/>
        </w:r>
        <w:r w:rsidR="004B3429" w:rsidRPr="004373E8" w:rsidDel="00637308">
          <w:rPr>
            <w:rFonts w:ascii="iCiel Avenir LT Std 35 Light" w:hAnsi="iCiel Avenir LT Std 35 Light" w:cs="Arial"/>
            <w:sz w:val="22"/>
            <w:szCs w:val="22"/>
            <w:lang w:val="vi-VN"/>
          </w:rPr>
          <w:delText xml:space="preserve"> f</w:delText>
        </w:r>
        <w:r w:rsidRPr="004373E8" w:rsidDel="00637308">
          <w:rPr>
            <w:rFonts w:ascii="iCiel Avenir LT Std 35 Light" w:hAnsi="iCiel Avenir LT Std 35 Light" w:cs="Arial"/>
            <w:sz w:val="22"/>
            <w:szCs w:val="22"/>
            <w:lang w:val="vi-VN"/>
          </w:rPr>
          <w:delText>or their support.</w:delText>
        </w:r>
        <w:bookmarkStart w:id="7558" w:name="_Toc177116767"/>
        <w:bookmarkStart w:id="7559" w:name="_Toc177119564"/>
        <w:bookmarkStart w:id="7560" w:name="_Toc177119976"/>
        <w:bookmarkStart w:id="7561" w:name="_Toc177146134"/>
        <w:bookmarkStart w:id="7562" w:name="_Toc177146543"/>
        <w:bookmarkEnd w:id="7558"/>
        <w:bookmarkEnd w:id="7559"/>
        <w:bookmarkEnd w:id="7560"/>
        <w:bookmarkEnd w:id="7561"/>
        <w:bookmarkEnd w:id="7562"/>
      </w:del>
    </w:p>
    <w:p w14:paraId="3B20A72D" w14:textId="1F0F7BEC" w:rsidR="00044AB2" w:rsidRPr="00B328D3" w:rsidDel="00637308" w:rsidRDefault="00044AB2">
      <w:pPr>
        <w:numPr>
          <w:ilvl w:val="0"/>
          <w:numId w:val="44"/>
        </w:numPr>
        <w:tabs>
          <w:tab w:val="left" w:pos="630"/>
          <w:tab w:val="left" w:pos="720"/>
          <w:tab w:val="left" w:pos="990"/>
        </w:tabs>
        <w:ind w:left="0" w:firstLine="720"/>
        <w:rPr>
          <w:del w:id="7563" w:author="An Tran, ACA (BUV)" w:date="2024-09-13T01:22:00Z" w16du:dateUtc="2024-09-12T18:22:00Z"/>
          <w:rFonts w:ascii="iCiel Avenir LT Std 35 Light" w:hAnsi="iCiel Avenir LT Std 35 Light" w:cs="Arial"/>
          <w:sz w:val="22"/>
          <w:szCs w:val="22"/>
          <w:lang w:val="vi-VN"/>
          <w:rPrChange w:id="7564" w:author="An Tran, ACA (BUV)" w:date="2024-09-13T01:30:00Z" w16du:dateUtc="2024-09-12T18:30:00Z">
            <w:rPr>
              <w:del w:id="7565" w:author="An Tran, ACA (BUV)" w:date="2024-09-13T01:22:00Z" w16du:dateUtc="2024-09-12T18:22:00Z"/>
              <w:rFonts w:ascii="iCiel Avenir LT Std 35 Light" w:hAnsi="iCiel Avenir LT Std 35 Light" w:cs="Arial"/>
              <w:i/>
              <w:iCs/>
              <w:sz w:val="22"/>
              <w:szCs w:val="22"/>
              <w:lang w:val="vi-VN"/>
            </w:rPr>
          </w:rPrChange>
        </w:rPr>
        <w:pPrChange w:id="7566" w:author="An Tran, ACA (BUV)" w:date="2024-09-13T01:30:00Z" w16du:dateUtc="2024-09-12T18:30:00Z">
          <w:pPr>
            <w:tabs>
              <w:tab w:val="left" w:pos="630"/>
              <w:tab w:val="left" w:pos="720"/>
              <w:tab w:val="left" w:pos="1080"/>
            </w:tabs>
            <w:ind w:firstLine="0"/>
          </w:pPr>
        </w:pPrChange>
      </w:pPr>
      <w:del w:id="7567" w:author="An Tran, ACA (BUV)" w:date="2024-09-13T01:22:00Z" w16du:dateUtc="2024-09-12T18:22:00Z">
        <w:r w:rsidRPr="00B328D3" w:rsidDel="00637308">
          <w:rPr>
            <w:rFonts w:ascii="iCiel Avenir LT Std 35 Light" w:hAnsi="iCiel Avenir LT Std 35 Light" w:cs="Arial"/>
            <w:color w:val="2F5496" w:themeColor="accent1" w:themeShade="BF"/>
            <w:sz w:val="22"/>
            <w:szCs w:val="22"/>
            <w:lang w:val="vi-VN"/>
            <w:rPrChange w:id="7568" w:author="An Tran, ACA (BUV)" w:date="2024-09-13T01:30:00Z" w16du:dateUtc="2024-09-12T18:30:00Z">
              <w:rPr>
                <w:rFonts w:ascii="iCiel Avenir LT Std 35 Light" w:hAnsi="iCiel Avenir LT Std 35 Light" w:cs="Calibri"/>
                <w:i/>
                <w:iCs/>
                <w:color w:val="000000"/>
                <w:sz w:val="22"/>
                <w:szCs w:val="22"/>
                <w:lang w:val="vi-VN"/>
              </w:rPr>
            </w:rPrChange>
          </w:rPr>
          <w:delText xml:space="preserve">Trường Đại học Staffordshire không xếp hạng điểm tốt nghiệp của sinh viên, do đó nếu sinh viên cần </w:delText>
        </w:r>
        <w:r w:rsidRPr="00B328D3" w:rsidDel="00637308">
          <w:rPr>
            <w:rFonts w:ascii="iCiel Avenir LT Std 35 Light" w:hAnsi="iCiel Avenir LT Std 35 Light" w:cs="Arial"/>
            <w:sz w:val="22"/>
            <w:szCs w:val="22"/>
            <w:lang w:val="vi-VN"/>
            <w:rPrChange w:id="7569" w:author="An Tran, ACA (BUV)" w:date="2024-09-13T01:30:00Z" w16du:dateUtc="2024-09-12T18:30:00Z">
              <w:rPr>
                <w:rFonts w:ascii="iCiel Avenir LT Std 35 Light" w:hAnsi="iCiel Avenir LT Std 35 Light" w:cs="Arial"/>
                <w:i/>
                <w:iCs/>
                <w:sz w:val="22"/>
                <w:szCs w:val="22"/>
                <w:lang w:val="vi-VN"/>
              </w:rPr>
            </w:rPrChange>
          </w:rPr>
          <w:delText xml:space="preserve">thư giới thiệu để đăng ký học cao học, sinh viên vui lòng liên hệ với Bộ phận Dịch vụ Hướng nghiệp qua email </w:delText>
        </w:r>
        <w:r w:rsidR="00B328D3" w:rsidRPr="00B328D3" w:rsidDel="00637308">
          <w:rPr>
            <w:rFonts w:cs="Arial"/>
            <w:szCs w:val="22"/>
            <w:lang w:val="vi-VN"/>
            <w:rPrChange w:id="7570" w:author="An Tran, ACA (BUV)" w:date="2024-09-13T01:30:00Z" w16du:dateUtc="2024-09-12T18:30:00Z">
              <w:rPr/>
            </w:rPrChange>
          </w:rPr>
          <w:fldChar w:fldCharType="begin"/>
        </w:r>
        <w:r w:rsidR="00B328D3" w:rsidRPr="00B328D3" w:rsidDel="00637308">
          <w:rPr>
            <w:rFonts w:cs="Arial"/>
            <w:szCs w:val="22"/>
            <w:lang w:val="vi-VN"/>
            <w:rPrChange w:id="7571" w:author="An Tran, ACA (BUV)" w:date="2024-09-13T01:30:00Z" w16du:dateUtc="2024-09-12T18:30:00Z">
              <w:rPr/>
            </w:rPrChange>
          </w:rPr>
          <w:delInstrText>HYPERLINK "mailto:SE-careers@buv.edu.vn"</w:delInstrText>
        </w:r>
        <w:r w:rsidR="00B328D3" w:rsidRPr="0079723D" w:rsidDel="00637308">
          <w:rPr>
            <w:rFonts w:cs="Arial"/>
            <w:szCs w:val="22"/>
            <w:lang w:val="vi-VN"/>
          </w:rPr>
        </w:r>
        <w:r w:rsidR="00B328D3" w:rsidRPr="00B328D3" w:rsidDel="00637308">
          <w:rPr>
            <w:lang w:val="vi-VN"/>
            <w:rPrChange w:id="7572" w:author="An Tran, ACA (BUV)" w:date="2024-09-13T01:30:00Z" w16du:dateUtc="2024-09-12T18:30:00Z">
              <w:rPr>
                <w:rStyle w:val="Hyperlink"/>
                <w:rFonts w:ascii="iCiel Avenir LT Std 35 Light" w:hAnsi="iCiel Avenir LT Std 35 Light" w:cs="Arial"/>
                <w:i/>
                <w:iCs/>
                <w:sz w:val="22"/>
                <w:szCs w:val="22"/>
              </w:rPr>
            </w:rPrChange>
          </w:rPr>
          <w:fldChar w:fldCharType="separate"/>
        </w:r>
        <w:r w:rsidR="00613DA1" w:rsidRPr="00B328D3" w:rsidDel="00637308">
          <w:rPr>
            <w:color w:val="2F5496" w:themeColor="accent1" w:themeShade="BF"/>
            <w:lang w:val="vi-VN"/>
            <w:rPrChange w:id="7573" w:author="An Tran, ACA (BUV)" w:date="2024-09-13T01:30:00Z" w16du:dateUtc="2024-09-12T18:30:00Z">
              <w:rPr>
                <w:rStyle w:val="Hyperlink"/>
                <w:rFonts w:ascii="iCiel Avenir LT Std 35 Light" w:hAnsi="iCiel Avenir LT Std 35 Light" w:cs="Arial"/>
                <w:i/>
                <w:iCs/>
                <w:sz w:val="22"/>
                <w:szCs w:val="22"/>
              </w:rPr>
            </w:rPrChange>
          </w:rPr>
          <w:delText>SE-careers@buv.edu.vn</w:delText>
        </w:r>
        <w:r w:rsidR="00B328D3" w:rsidRPr="00B328D3" w:rsidDel="00637308">
          <w:rPr>
            <w:color w:val="2F5496" w:themeColor="accent1" w:themeShade="BF"/>
            <w:lang w:val="vi-VN"/>
            <w:rPrChange w:id="7574" w:author="An Tran, ACA (BUV)" w:date="2024-09-13T01:30:00Z" w16du:dateUtc="2024-09-12T18:30:00Z">
              <w:rPr>
                <w:rStyle w:val="Hyperlink"/>
                <w:rFonts w:ascii="iCiel Avenir LT Std 35 Light" w:hAnsi="iCiel Avenir LT Std 35 Light" w:cs="Arial"/>
                <w:i/>
                <w:iCs/>
                <w:sz w:val="22"/>
                <w:szCs w:val="22"/>
              </w:rPr>
            </w:rPrChange>
          </w:rPr>
          <w:fldChar w:fldCharType="end"/>
        </w:r>
        <w:r w:rsidR="00354F84" w:rsidRPr="00B328D3" w:rsidDel="00637308">
          <w:rPr>
            <w:rFonts w:ascii="iCiel Avenir LT Std 35 Light" w:hAnsi="iCiel Avenir LT Std 35 Light" w:cs="Arial"/>
            <w:sz w:val="22"/>
            <w:szCs w:val="22"/>
            <w:lang w:val="vi-VN"/>
            <w:rPrChange w:id="7575" w:author="An Tran, ACA (BUV)" w:date="2024-09-13T01:30:00Z" w16du:dateUtc="2024-09-12T18:30:00Z">
              <w:rPr>
                <w:rFonts w:ascii="iCiel Avenir LT Std 35 Light" w:hAnsi="iCiel Avenir LT Std 35 Light" w:cs="Arial"/>
                <w:i/>
                <w:iCs/>
                <w:sz w:val="22"/>
                <w:szCs w:val="22"/>
                <w:lang w:val="vi-VN"/>
              </w:rPr>
            </w:rPrChange>
          </w:rPr>
          <w:delText xml:space="preserve"> </w:delText>
        </w:r>
        <w:r w:rsidRPr="00B328D3" w:rsidDel="00637308">
          <w:rPr>
            <w:rFonts w:ascii="iCiel Avenir LT Std 35 Light" w:hAnsi="iCiel Avenir LT Std 35 Light" w:cs="Arial"/>
            <w:sz w:val="22"/>
            <w:szCs w:val="22"/>
            <w:lang w:val="vi-VN"/>
            <w:rPrChange w:id="7576" w:author="An Tran, ACA (BUV)" w:date="2024-09-13T01:30:00Z" w16du:dateUtc="2024-09-12T18:30:00Z">
              <w:rPr>
                <w:rFonts w:ascii="iCiel Avenir LT Std 35 Light" w:hAnsi="iCiel Avenir LT Std 35 Light" w:cs="Arial"/>
                <w:i/>
                <w:iCs/>
                <w:sz w:val="22"/>
                <w:szCs w:val="22"/>
                <w:lang w:val="vi-VN"/>
              </w:rPr>
            </w:rPrChange>
          </w:rPr>
          <w:delText>để được hỗ trợ.</w:delText>
        </w:r>
        <w:bookmarkStart w:id="7577" w:name="_Toc177116768"/>
        <w:bookmarkStart w:id="7578" w:name="_Toc177119565"/>
        <w:bookmarkStart w:id="7579" w:name="_Toc177119977"/>
        <w:bookmarkStart w:id="7580" w:name="_Toc177146135"/>
        <w:bookmarkStart w:id="7581" w:name="_Toc177146544"/>
        <w:bookmarkEnd w:id="7577"/>
        <w:bookmarkEnd w:id="7578"/>
        <w:bookmarkEnd w:id="7579"/>
        <w:bookmarkEnd w:id="7580"/>
        <w:bookmarkEnd w:id="7581"/>
      </w:del>
    </w:p>
    <w:p w14:paraId="6EBA443C" w14:textId="6C067BF3" w:rsidR="00044AB2" w:rsidRPr="00B328D3" w:rsidDel="00EA54BA" w:rsidRDefault="00176912">
      <w:pPr>
        <w:pStyle w:val="Question"/>
        <w:numPr>
          <w:ilvl w:val="0"/>
          <w:numId w:val="44"/>
        </w:numPr>
        <w:tabs>
          <w:tab w:val="left" w:pos="630"/>
          <w:tab w:val="left" w:pos="990"/>
        </w:tabs>
        <w:spacing w:before="100" w:line="400" w:lineRule="exact"/>
        <w:ind w:left="0" w:firstLine="720"/>
        <w:rPr>
          <w:del w:id="7582" w:author="An Tran, ACA (BUV)" w:date="2024-09-13T11:27:00Z" w16du:dateUtc="2024-09-13T04:27:00Z"/>
          <w:rFonts w:cs="Arial"/>
          <w:szCs w:val="22"/>
          <w:lang w:val="vi-VN"/>
          <w:rPrChange w:id="7583" w:author="An Tran, ACA (BUV)" w:date="2024-09-13T01:30:00Z" w16du:dateUtc="2024-09-12T18:30:00Z">
            <w:rPr>
              <w:del w:id="7584" w:author="An Tran, ACA (BUV)" w:date="2024-09-13T11:27:00Z" w16du:dateUtc="2024-09-13T04:27:00Z"/>
              <w:rFonts w:cs="Arial"/>
              <w:i/>
              <w:iCs/>
              <w:szCs w:val="22"/>
              <w:lang w:val="vi-VN"/>
            </w:rPr>
          </w:rPrChange>
        </w:rPr>
        <w:pPrChange w:id="7585" w:author="An Tran, ACA (BUV)" w:date="2024-09-13T01:30:00Z" w16du:dateUtc="2024-09-12T18:30:00Z">
          <w:pPr>
            <w:pStyle w:val="Question"/>
            <w:numPr>
              <w:numId w:val="79"/>
            </w:numPr>
            <w:tabs>
              <w:tab w:val="left" w:pos="630"/>
              <w:tab w:val="left" w:pos="1080"/>
            </w:tabs>
            <w:spacing w:before="100" w:line="400" w:lineRule="exact"/>
            <w:ind w:left="3870" w:hanging="360"/>
          </w:pPr>
        </w:pPrChange>
      </w:pPr>
      <w:del w:id="7586" w:author="An Tran, ACA (BUV)" w:date="2024-09-13T11:27:00Z" w16du:dateUtc="2024-09-13T04:27:00Z">
        <w:r w:rsidRPr="004373E8" w:rsidDel="00EA54BA">
          <w:rPr>
            <w:rFonts w:cs="Arial"/>
            <w:szCs w:val="22"/>
            <w:lang w:val="vi-VN"/>
          </w:rPr>
          <w:delText>What are the criteria for BUV Mobility Merit Scholarship Award? / Tiêu chí được đề cử phần thưởng  chương trình học/trải nghiệm quốc tế do BUV tài trợ là gì?</w:delText>
        </w:r>
        <w:bookmarkStart w:id="7587" w:name="_Toc177119566"/>
        <w:bookmarkStart w:id="7588" w:name="_Toc177119978"/>
        <w:bookmarkStart w:id="7589" w:name="_Toc177146136"/>
        <w:bookmarkStart w:id="7590" w:name="_Toc177146545"/>
        <w:bookmarkEnd w:id="7587"/>
        <w:bookmarkEnd w:id="7588"/>
        <w:bookmarkEnd w:id="7589"/>
        <w:bookmarkEnd w:id="7590"/>
      </w:del>
    </w:p>
    <w:p w14:paraId="7AD8984C" w14:textId="0160BB46" w:rsidR="00044AB2" w:rsidRPr="004373E8" w:rsidDel="00EA54BA" w:rsidRDefault="00044AB2" w:rsidP="003E1B62">
      <w:pPr>
        <w:tabs>
          <w:tab w:val="left" w:pos="630"/>
          <w:tab w:val="left" w:pos="720"/>
          <w:tab w:val="left" w:pos="1080"/>
        </w:tabs>
        <w:rPr>
          <w:del w:id="7591" w:author="An Tran, ACA (BUV)" w:date="2024-09-13T11:27:00Z" w16du:dateUtc="2024-09-13T04:27:00Z"/>
          <w:rFonts w:ascii="iCiel Avenir LT Std 35 Light" w:hAnsi="iCiel Avenir LT Std 35 Light" w:cs="Arial"/>
          <w:sz w:val="22"/>
          <w:szCs w:val="22"/>
          <w:lang w:val="vi-VN"/>
        </w:rPr>
      </w:pPr>
      <w:del w:id="7592"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7593" w:name="_Toc177119567"/>
        <w:bookmarkStart w:id="7594" w:name="_Toc177119979"/>
        <w:bookmarkStart w:id="7595" w:name="_Toc177146137"/>
        <w:bookmarkStart w:id="7596" w:name="_Toc177146546"/>
        <w:bookmarkEnd w:id="7593"/>
        <w:bookmarkEnd w:id="7594"/>
        <w:bookmarkEnd w:id="7595"/>
        <w:bookmarkEnd w:id="7596"/>
      </w:del>
    </w:p>
    <w:p w14:paraId="140EBC0B" w14:textId="1AC6489E" w:rsidR="00176912" w:rsidRPr="004373E8" w:rsidDel="00637308" w:rsidRDefault="00176912" w:rsidP="00637308">
      <w:pPr>
        <w:tabs>
          <w:tab w:val="left" w:pos="630"/>
          <w:tab w:val="left" w:pos="720"/>
          <w:tab w:val="left" w:pos="1080"/>
        </w:tabs>
        <w:ind w:firstLine="0"/>
        <w:rPr>
          <w:del w:id="7597" w:author="An Tran, ACA (BUV)" w:date="2024-09-13T01:24:00Z" w16du:dateUtc="2024-09-12T18:24:00Z"/>
          <w:rFonts w:ascii="iCiel Avenir LT Std 35 Light" w:hAnsi="iCiel Avenir LT Std 35 Light"/>
          <w:sz w:val="22"/>
          <w:szCs w:val="22"/>
        </w:rPr>
      </w:pPr>
      <w:del w:id="7598" w:author="An Tran, ACA (BUV)" w:date="2024-09-13T01:24:00Z" w16du:dateUtc="2024-09-12T18:24:00Z">
        <w:r w:rsidRPr="004373E8" w:rsidDel="00637308">
          <w:rPr>
            <w:rFonts w:ascii="iCiel Avenir LT Std 35 Light" w:hAnsi="iCiel Avenir LT Std 35 Light"/>
            <w:sz w:val="22"/>
            <w:szCs w:val="22"/>
            <w:lang w:val="vi-VN"/>
          </w:rPr>
          <w:delText xml:space="preserve">The number of nominees and awardees within Staffordshire University programmes to gain a  sponsored mobility programme award in the UK is 02 students per year. </w:delText>
        </w:r>
        <w:bookmarkStart w:id="7599" w:name="_Toc177119568"/>
        <w:bookmarkStart w:id="7600" w:name="_Toc177119980"/>
        <w:bookmarkStart w:id="7601" w:name="_Toc177146138"/>
        <w:bookmarkStart w:id="7602" w:name="_Toc177146547"/>
        <w:bookmarkEnd w:id="7599"/>
        <w:bookmarkEnd w:id="7600"/>
        <w:bookmarkEnd w:id="7601"/>
        <w:bookmarkEnd w:id="7602"/>
      </w:del>
    </w:p>
    <w:p w14:paraId="1450BBE1" w14:textId="2ED132AA" w:rsidR="00176912" w:rsidRPr="004373E8" w:rsidDel="00637308" w:rsidRDefault="00176912" w:rsidP="003E1B62">
      <w:pPr>
        <w:tabs>
          <w:tab w:val="left" w:pos="630"/>
          <w:tab w:val="left" w:pos="720"/>
          <w:tab w:val="left" w:pos="1080"/>
        </w:tabs>
        <w:ind w:firstLine="0"/>
        <w:rPr>
          <w:del w:id="7603" w:author="An Tran, ACA (BUV)" w:date="2024-09-13T01:24:00Z" w16du:dateUtc="2024-09-12T18:24:00Z"/>
          <w:rFonts w:ascii="iCiel Avenir LT Std 35 Light" w:hAnsi="iCiel Avenir LT Std 35 Light"/>
          <w:sz w:val="22"/>
          <w:szCs w:val="22"/>
          <w:lang w:val="vi-VN"/>
        </w:rPr>
      </w:pPr>
      <w:del w:id="7604" w:author="An Tran, ACA (BUV)" w:date="2024-09-13T01:24:00Z" w16du:dateUtc="2024-09-12T18:24:00Z">
        <w:r w:rsidRPr="004373E8" w:rsidDel="00637308">
          <w:rPr>
            <w:rFonts w:ascii="iCiel Avenir LT Std 35 Light" w:hAnsi="iCiel Avenir LT Std 35 Light"/>
            <w:sz w:val="22"/>
            <w:szCs w:val="22"/>
            <w:lang w:val="vi-VN"/>
          </w:rPr>
          <w:delText xml:space="preserve">To achieve the award, the students must fulfill the following criteria: </w:delText>
        </w:r>
        <w:bookmarkStart w:id="7605" w:name="_Toc177119569"/>
        <w:bookmarkStart w:id="7606" w:name="_Toc177119981"/>
        <w:bookmarkStart w:id="7607" w:name="_Toc177146139"/>
        <w:bookmarkStart w:id="7608" w:name="_Toc177146548"/>
        <w:bookmarkEnd w:id="7605"/>
        <w:bookmarkEnd w:id="7606"/>
        <w:bookmarkEnd w:id="7607"/>
        <w:bookmarkEnd w:id="7608"/>
      </w:del>
    </w:p>
    <w:p w14:paraId="164D5284" w14:textId="26F171C5" w:rsidR="00626E93" w:rsidRPr="000006E6" w:rsidDel="00637308" w:rsidRDefault="00626E93" w:rsidP="00626E93">
      <w:pPr>
        <w:pStyle w:val="ListParagraph"/>
        <w:numPr>
          <w:ilvl w:val="0"/>
          <w:numId w:val="15"/>
        </w:numPr>
        <w:tabs>
          <w:tab w:val="left" w:pos="630"/>
          <w:tab w:val="left" w:pos="720"/>
          <w:tab w:val="left" w:pos="1080"/>
        </w:tabs>
        <w:spacing w:before="0" w:beforeAutospacing="0"/>
        <w:ind w:left="360" w:firstLine="360"/>
        <w:rPr>
          <w:del w:id="7609" w:author="An Tran, ACA (BUV)" w:date="2024-09-13T01:24:00Z" w16du:dateUtc="2024-09-12T18:24:00Z"/>
          <w:rFonts w:ascii="iCiel Avenir LT Std 35 Light" w:hAnsi="iCiel Avenir LT Std 35 Light" w:cs="Arial"/>
          <w:sz w:val="22"/>
          <w:szCs w:val="22"/>
          <w:lang w:val="vi-VN"/>
        </w:rPr>
      </w:pPr>
      <w:del w:id="7610" w:author="An Tran, ACA (BUV)" w:date="2024-09-13T01:24:00Z" w16du:dateUtc="2024-09-12T18:24:00Z">
        <w:r w:rsidRPr="000006E6" w:rsidDel="00637308">
          <w:rPr>
            <w:rFonts w:ascii="iCiel Avenir LT Std 35 Light" w:hAnsi="iCiel Avenir LT Std 35 Light" w:cs="Arial"/>
            <w:sz w:val="22"/>
            <w:szCs w:val="22"/>
            <w:lang w:val="vi-VN"/>
          </w:rPr>
          <w:delText>The nominees and awardees must be current and active students in BUV;</w:delText>
        </w:r>
        <w:bookmarkStart w:id="7611" w:name="_Toc177119570"/>
        <w:bookmarkStart w:id="7612" w:name="_Toc177119982"/>
        <w:bookmarkStart w:id="7613" w:name="_Toc177146140"/>
        <w:bookmarkStart w:id="7614" w:name="_Toc177146549"/>
        <w:bookmarkEnd w:id="7611"/>
        <w:bookmarkEnd w:id="7612"/>
        <w:bookmarkEnd w:id="7613"/>
        <w:bookmarkEnd w:id="7614"/>
      </w:del>
    </w:p>
    <w:p w14:paraId="2F635670" w14:textId="618CAAAE" w:rsidR="00626E93" w:rsidRPr="000006E6" w:rsidDel="00637308" w:rsidRDefault="00626E93" w:rsidP="00626E93">
      <w:pPr>
        <w:pStyle w:val="ListParagraph"/>
        <w:numPr>
          <w:ilvl w:val="0"/>
          <w:numId w:val="15"/>
        </w:numPr>
        <w:tabs>
          <w:tab w:val="left" w:pos="630"/>
          <w:tab w:val="left" w:pos="720"/>
          <w:tab w:val="left" w:pos="1080"/>
        </w:tabs>
        <w:spacing w:before="0" w:beforeAutospacing="0"/>
        <w:ind w:left="360" w:firstLine="360"/>
        <w:rPr>
          <w:del w:id="7615" w:author="An Tran, ACA (BUV)" w:date="2024-09-13T01:24:00Z" w16du:dateUtc="2024-09-12T18:24:00Z"/>
          <w:rFonts w:ascii="iCiel Avenir LT Std 35 Light" w:hAnsi="iCiel Avenir LT Std 35 Light" w:cs="Arial"/>
          <w:sz w:val="22"/>
          <w:szCs w:val="22"/>
          <w:lang w:val="vi-VN"/>
        </w:rPr>
      </w:pPr>
      <w:del w:id="7616" w:author="An Tran, ACA (BUV)" w:date="2024-09-13T01:24:00Z" w16du:dateUtc="2024-09-12T18:24:00Z">
        <w:r w:rsidRPr="000006E6" w:rsidDel="00637308">
          <w:rPr>
            <w:rFonts w:ascii="iCiel Avenir LT Std 35 Light" w:hAnsi="iCiel Avenir LT Std 35 Light" w:cs="Arial"/>
            <w:sz w:val="22"/>
            <w:szCs w:val="22"/>
            <w:lang w:val="vi-VN"/>
          </w:rPr>
          <w:delText xml:space="preserve">The nominees and awardees must be in Year </w:delText>
        </w:r>
        <w:r w:rsidRPr="000006E6" w:rsidDel="00637308">
          <w:rPr>
            <w:rFonts w:ascii="iCiel Avenir LT Std 35 Light" w:hAnsi="iCiel Avenir LT Std 35 Light" w:cs="Arial"/>
            <w:sz w:val="22"/>
            <w:szCs w:val="22"/>
          </w:rPr>
          <w:delText>2</w:delText>
        </w:r>
        <w:r w:rsidRPr="000006E6" w:rsidDel="00637308">
          <w:rPr>
            <w:rFonts w:ascii="iCiel Avenir LT Std 35 Light" w:hAnsi="iCiel Avenir LT Std 35 Light" w:cs="Arial"/>
            <w:sz w:val="22"/>
            <w:szCs w:val="22"/>
            <w:lang w:val="vi-VN"/>
          </w:rPr>
          <w:delText xml:space="preserve"> Semester 1 or Year 2 Semester 2 or Year 3 Semester 1 at the time of selection</w:delText>
        </w:r>
        <w:r w:rsidDel="00637308">
          <w:rPr>
            <w:rFonts w:ascii="iCiel Avenir LT Std 35 Light" w:hAnsi="iCiel Avenir LT Std 35 Light" w:cs="Arial"/>
            <w:sz w:val="22"/>
            <w:szCs w:val="22"/>
            <w:lang w:val="vi-VN"/>
          </w:rPr>
          <w:delText>.</w:delText>
        </w:r>
        <w:bookmarkStart w:id="7617" w:name="_Toc177119571"/>
        <w:bookmarkStart w:id="7618" w:name="_Toc177119983"/>
        <w:bookmarkStart w:id="7619" w:name="_Toc177146141"/>
        <w:bookmarkStart w:id="7620" w:name="_Toc177146550"/>
        <w:bookmarkEnd w:id="7617"/>
        <w:bookmarkEnd w:id="7618"/>
        <w:bookmarkEnd w:id="7619"/>
        <w:bookmarkEnd w:id="7620"/>
      </w:del>
    </w:p>
    <w:p w14:paraId="10F7E147" w14:textId="6A363B6A" w:rsidR="00626E93" w:rsidRPr="000006E6" w:rsidDel="00637308" w:rsidRDefault="00626E93" w:rsidP="00626E93">
      <w:pPr>
        <w:pStyle w:val="ListParagraph"/>
        <w:numPr>
          <w:ilvl w:val="0"/>
          <w:numId w:val="15"/>
        </w:numPr>
        <w:tabs>
          <w:tab w:val="left" w:pos="630"/>
          <w:tab w:val="left" w:pos="720"/>
          <w:tab w:val="left" w:pos="1080"/>
        </w:tabs>
        <w:ind w:left="360" w:firstLine="360"/>
        <w:rPr>
          <w:del w:id="7621" w:author="An Tran, ACA (BUV)" w:date="2024-09-13T01:24:00Z" w16du:dateUtc="2024-09-12T18:24:00Z"/>
          <w:rFonts w:ascii="iCiel Avenir LT Std 35 Light" w:hAnsi="iCiel Avenir LT Std 35 Light" w:cs="Arial"/>
          <w:sz w:val="22"/>
          <w:szCs w:val="22"/>
          <w:lang w:val="vi-VN"/>
        </w:rPr>
      </w:pPr>
      <w:del w:id="7622" w:author="An Tran, ACA (BUV)" w:date="2024-09-13T01:24:00Z" w16du:dateUtc="2024-09-12T18:24:00Z">
        <w:r w:rsidRPr="000006E6" w:rsidDel="00637308">
          <w:rPr>
            <w:rFonts w:ascii="iCiel Avenir LT Std 35 Light" w:hAnsi="iCiel Avenir LT Std 35 Light" w:cs="Arial"/>
            <w:sz w:val="22"/>
            <w:szCs w:val="22"/>
            <w:lang w:val="vi-VN"/>
          </w:rPr>
          <w:delText xml:space="preserve">The 02 nominees and awardees must have the highest </w:delText>
        </w:r>
        <w:r w:rsidRPr="000006E6" w:rsidDel="00637308">
          <w:rPr>
            <w:rFonts w:ascii="iCiel Avenir LT Std 35 Light" w:hAnsi="iCiel Avenir LT Std 35 Light" w:cs="Arial"/>
            <w:sz w:val="22"/>
            <w:szCs w:val="22"/>
          </w:rPr>
          <w:delText>cohort's</w:delText>
        </w:r>
        <w:r w:rsidRPr="000006E6" w:rsidDel="00637308">
          <w:rPr>
            <w:rFonts w:ascii="iCiel Avenir LT Std 35 Light" w:hAnsi="iCiel Avenir LT Std 35 Light" w:cs="Arial"/>
            <w:sz w:val="22"/>
            <w:szCs w:val="22"/>
            <w:lang w:val="vi-VN"/>
          </w:rPr>
          <w:delText xml:space="preserve"> average scores of the previous academic year</w:delText>
        </w:r>
        <w:r w:rsidRPr="000006E6" w:rsidDel="00637308">
          <w:rPr>
            <w:rFonts w:ascii="iCiel Avenir LT Std 35 Light" w:hAnsi="iCiel Avenir LT Std 35 Light" w:cs="Arial"/>
            <w:sz w:val="22"/>
            <w:szCs w:val="22"/>
          </w:rPr>
          <w:delText>;</w:delText>
        </w:r>
        <w:bookmarkStart w:id="7623" w:name="_Toc177119572"/>
        <w:bookmarkStart w:id="7624" w:name="_Toc177119984"/>
        <w:bookmarkStart w:id="7625" w:name="_Toc177146142"/>
        <w:bookmarkStart w:id="7626" w:name="_Toc177146551"/>
        <w:bookmarkEnd w:id="7623"/>
        <w:bookmarkEnd w:id="7624"/>
        <w:bookmarkEnd w:id="7625"/>
        <w:bookmarkEnd w:id="7626"/>
      </w:del>
    </w:p>
    <w:p w14:paraId="108A2B6D" w14:textId="314165B2" w:rsidR="00626E93" w:rsidRPr="000006E6" w:rsidDel="00637308" w:rsidRDefault="00626E93" w:rsidP="00626E93">
      <w:pPr>
        <w:pStyle w:val="ListParagraph"/>
        <w:numPr>
          <w:ilvl w:val="0"/>
          <w:numId w:val="15"/>
        </w:numPr>
        <w:tabs>
          <w:tab w:val="left" w:pos="630"/>
          <w:tab w:val="left" w:pos="720"/>
          <w:tab w:val="left" w:pos="1080"/>
        </w:tabs>
        <w:spacing w:line="400" w:lineRule="atLeast"/>
        <w:ind w:left="360" w:firstLine="360"/>
        <w:rPr>
          <w:del w:id="7627" w:author="An Tran, ACA (BUV)" w:date="2024-09-13T01:24:00Z" w16du:dateUtc="2024-09-12T18:24:00Z"/>
          <w:rFonts w:ascii="iCiel Avenir LT Std 35 Light" w:hAnsi="iCiel Avenir LT Std 35 Light" w:cs="Arial"/>
          <w:sz w:val="22"/>
          <w:szCs w:val="22"/>
          <w:lang w:val="vi-VN"/>
        </w:rPr>
      </w:pPr>
      <w:del w:id="7628" w:author="An Tran, ACA (BUV)" w:date="2024-09-13T01:24:00Z" w16du:dateUtc="2024-09-12T18:24:00Z">
        <w:r w:rsidRPr="000006E6" w:rsidDel="00637308">
          <w:rPr>
            <w:rFonts w:ascii="iCiel Avenir LT Std 35 Light" w:hAnsi="iCiel Avenir LT Std 35 Light" w:cs="Arial"/>
            <w:sz w:val="22"/>
            <w:szCs w:val="22"/>
            <w:lang w:val="vi-VN"/>
          </w:rPr>
          <w:delText xml:space="preserve">The 02 nominees and awardees have no Academic Misconduct and no violation of BUV Student Code of Conduct that led to disciplinary decision of temporary suspension or higher. </w:delText>
        </w:r>
        <w:bookmarkStart w:id="7629" w:name="_Toc177119573"/>
        <w:bookmarkStart w:id="7630" w:name="_Toc177119985"/>
        <w:bookmarkStart w:id="7631" w:name="_Toc177146143"/>
        <w:bookmarkStart w:id="7632" w:name="_Toc177146552"/>
        <w:bookmarkEnd w:id="7629"/>
        <w:bookmarkEnd w:id="7630"/>
        <w:bookmarkEnd w:id="7631"/>
        <w:bookmarkEnd w:id="7632"/>
      </w:del>
    </w:p>
    <w:p w14:paraId="3674F966" w14:textId="7BEC74EF" w:rsidR="00626E93" w:rsidRPr="00626E93" w:rsidDel="00637308" w:rsidRDefault="00626E93" w:rsidP="00626E93">
      <w:pPr>
        <w:spacing w:after="0" w:afterAutospacing="0" w:line="400" w:lineRule="atLeast"/>
        <w:rPr>
          <w:del w:id="7633" w:author="An Tran, ACA (BUV)" w:date="2024-09-13T01:24:00Z" w16du:dateUtc="2024-09-12T18:24:00Z"/>
          <w:rFonts w:ascii="iCiel Avenir LT Std 35 Light" w:hAnsi="iCiel Avenir LT Std 35 Light" w:cs="Calibri"/>
          <w:i/>
          <w:iCs/>
          <w:sz w:val="22"/>
          <w:szCs w:val="22"/>
        </w:rPr>
      </w:pPr>
      <w:del w:id="7634" w:author="An Tran, ACA (BUV)" w:date="2024-09-13T01:24:00Z" w16du:dateUtc="2024-09-12T18:24:00Z">
        <w:r w:rsidRPr="00626E93" w:rsidDel="00637308">
          <w:rPr>
            <w:rFonts w:ascii="iCiel Avenir LT Std 35 Light" w:hAnsi="iCiel Avenir LT Std 35 Light"/>
            <w:i/>
            <w:iCs/>
            <w:sz w:val="22"/>
            <w:szCs w:val="22"/>
            <w:lang w:val="vi-VN"/>
          </w:rPr>
          <w:delText>S</w:delText>
        </w:r>
        <w:r w:rsidRPr="00626E93" w:rsidDel="00637308">
          <w:rPr>
            <w:rFonts w:ascii="iCiel Avenir LT Std 35 Light" w:hAnsi="iCiel Avenir LT Std 35 Light" w:cs="Calibri"/>
            <w:i/>
            <w:iCs/>
            <w:sz w:val="22"/>
            <w:szCs w:val="22"/>
            <w:lang w:val="vi-VN"/>
          </w:rPr>
          <w:delText xml:space="preserve">ố lượng sinh viên chương trình </w:delText>
        </w:r>
        <w:r w:rsidRPr="00626E93" w:rsidDel="00637308">
          <w:rPr>
            <w:rFonts w:ascii="iCiel Avenir LT Std 35 Light" w:hAnsi="iCiel Avenir LT Std 35 Light" w:cs="Calibri"/>
            <w:i/>
            <w:iCs/>
            <w:sz w:val="22"/>
            <w:szCs w:val="22"/>
          </w:rPr>
          <w:delText xml:space="preserve">học do </w:delText>
        </w:r>
        <w:r w:rsidRPr="00626E93" w:rsidDel="00637308">
          <w:rPr>
            <w:rFonts w:ascii="iCiel Avenir LT Std 35 Light" w:hAnsi="iCiel Avenir LT Std 35 Light" w:cs="Calibri"/>
            <w:i/>
            <w:iCs/>
            <w:sz w:val="22"/>
            <w:szCs w:val="22"/>
            <w:lang w:val="vi-VN"/>
          </w:rPr>
          <w:delText>SU</w:delText>
        </w:r>
        <w:r w:rsidRPr="00626E93" w:rsidDel="00637308">
          <w:rPr>
            <w:rFonts w:ascii="iCiel Avenir LT Std 35 Light" w:hAnsi="iCiel Avenir LT Std 35 Light" w:cs="Calibri"/>
            <w:i/>
            <w:iCs/>
            <w:sz w:val="22"/>
            <w:szCs w:val="22"/>
          </w:rPr>
          <w:delText xml:space="preserve"> cấp bằng</w:delText>
        </w:r>
        <w:r w:rsidRPr="00626E93" w:rsidDel="00637308">
          <w:rPr>
            <w:rFonts w:ascii="iCiel Avenir LT Std 35 Light" w:hAnsi="iCiel Avenir LT Std 35 Light" w:cs="Calibri"/>
            <w:i/>
            <w:iCs/>
            <w:sz w:val="22"/>
            <w:szCs w:val="22"/>
            <w:lang w:val="vi-VN"/>
          </w:rPr>
          <w:delText xml:space="preserve"> được đề cử phần thưởng </w:delText>
        </w:r>
        <w:r w:rsidRPr="00626E93" w:rsidDel="00637308">
          <w:rPr>
            <w:rFonts w:ascii="iCiel Avenir LT Std 35 Light" w:hAnsi="iCiel Avenir LT Std 35 Light" w:cs="Calibri"/>
            <w:i/>
            <w:iCs/>
            <w:sz w:val="22"/>
            <w:szCs w:val="22"/>
          </w:rPr>
          <w:delText>tham gia một chương trình học/trải nghiệm ở nước ngoài</w:delText>
        </w:r>
        <w:r w:rsidRPr="00626E93" w:rsidDel="00637308">
          <w:rPr>
            <w:rFonts w:ascii="iCiel Avenir LT Std 35 Light" w:hAnsi="iCiel Avenir LT Std 35 Light" w:cs="Calibri"/>
            <w:i/>
            <w:iCs/>
            <w:sz w:val="22"/>
            <w:szCs w:val="22"/>
            <w:lang w:val="vi-VN"/>
          </w:rPr>
          <w:delText xml:space="preserve"> </w:delText>
        </w:r>
        <w:r w:rsidRPr="00626E93" w:rsidDel="00637308">
          <w:rPr>
            <w:rFonts w:ascii="iCiel Avenir LT Std 35 Light" w:hAnsi="iCiel Avenir LT Std 35 Light" w:cs="Calibri"/>
            <w:i/>
            <w:iCs/>
            <w:sz w:val="22"/>
            <w:szCs w:val="22"/>
          </w:rPr>
          <w:delText>do BUV tài trợ</w:delText>
        </w:r>
        <w:r w:rsidRPr="00626E93" w:rsidDel="00637308">
          <w:rPr>
            <w:rFonts w:ascii="iCiel Avenir LT Std 35 Light" w:hAnsi="iCiel Avenir LT Std 35 Light" w:cs="Calibri"/>
            <w:i/>
            <w:iCs/>
            <w:sz w:val="22"/>
            <w:szCs w:val="22"/>
            <w:lang w:val="vi-VN"/>
          </w:rPr>
          <w:delText xml:space="preserve"> là 02 sinh viên mỗi năm</w:delText>
        </w:r>
        <w:r w:rsidRPr="00626E93" w:rsidDel="00637308">
          <w:rPr>
            <w:rFonts w:ascii="iCiel Avenir LT Std 35 Light" w:hAnsi="iCiel Avenir LT Std 35 Light" w:cs="Calibri"/>
            <w:i/>
            <w:iCs/>
            <w:sz w:val="22"/>
            <w:szCs w:val="22"/>
          </w:rPr>
          <w:delText>.</w:delText>
        </w:r>
        <w:bookmarkStart w:id="7635" w:name="_Toc177119574"/>
        <w:bookmarkStart w:id="7636" w:name="_Toc177119986"/>
        <w:bookmarkStart w:id="7637" w:name="_Toc177146144"/>
        <w:bookmarkStart w:id="7638" w:name="_Toc177146553"/>
        <w:bookmarkEnd w:id="7635"/>
        <w:bookmarkEnd w:id="7636"/>
        <w:bookmarkEnd w:id="7637"/>
        <w:bookmarkEnd w:id="7638"/>
      </w:del>
    </w:p>
    <w:p w14:paraId="6A5B8FCF" w14:textId="4B23A2AE" w:rsidR="00626E93" w:rsidRPr="000006E6" w:rsidDel="00637308" w:rsidRDefault="00626E93" w:rsidP="00626E93">
      <w:pPr>
        <w:spacing w:before="0" w:beforeAutospacing="0" w:after="0" w:afterAutospacing="0"/>
        <w:rPr>
          <w:del w:id="7639" w:author="An Tran, ACA (BUV)" w:date="2024-09-13T01:24:00Z" w16du:dateUtc="2024-09-12T18:24:00Z"/>
          <w:rFonts w:ascii="iCiel Avenir LT Std 35 Light" w:hAnsi="iCiel Avenir LT Std 35 Light" w:cs="Calibri"/>
          <w:i/>
          <w:iCs/>
          <w:sz w:val="22"/>
          <w:szCs w:val="22"/>
          <w:lang w:val="vi-VN"/>
        </w:rPr>
      </w:pPr>
      <w:del w:id="7640" w:author="An Tran, ACA (BUV)" w:date="2024-09-13T01:24:00Z" w16du:dateUtc="2024-09-12T18:24:00Z">
        <w:r w:rsidRPr="000006E6" w:rsidDel="00637308">
          <w:rPr>
            <w:rFonts w:ascii="iCiel Avenir LT Std 35 Light" w:hAnsi="iCiel Avenir LT Std 35 Light" w:cs="Calibri"/>
            <w:i/>
            <w:iCs/>
            <w:sz w:val="22"/>
            <w:szCs w:val="22"/>
            <w:lang w:val="vi-VN"/>
          </w:rPr>
          <w:delText xml:space="preserve">Để đạt được phần thưởng </w:delText>
        </w:r>
        <w:r w:rsidRPr="000006E6" w:rsidDel="00637308">
          <w:rPr>
            <w:rFonts w:ascii="iCiel Avenir LT Std 35 Light" w:hAnsi="iCiel Avenir LT Std 35 Light" w:cs="Calibri"/>
            <w:i/>
            <w:iCs/>
            <w:sz w:val="22"/>
            <w:szCs w:val="22"/>
          </w:rPr>
          <w:delText>này</w:delText>
        </w:r>
        <w:r w:rsidRPr="000006E6" w:rsidDel="00637308">
          <w:rPr>
            <w:rFonts w:ascii="iCiel Avenir LT Std 35 Light" w:hAnsi="iCiel Avenir LT Std 35 Light" w:cs="Calibri"/>
            <w:i/>
            <w:iCs/>
            <w:sz w:val="22"/>
            <w:szCs w:val="22"/>
            <w:lang w:val="vi-VN"/>
          </w:rPr>
          <w:delText>, sinh viên phải đáp ứng các tiêu chí sau:</w:delText>
        </w:r>
        <w:bookmarkStart w:id="7641" w:name="_Toc177119575"/>
        <w:bookmarkStart w:id="7642" w:name="_Toc177119987"/>
        <w:bookmarkStart w:id="7643" w:name="_Toc177146145"/>
        <w:bookmarkStart w:id="7644" w:name="_Toc177146554"/>
        <w:bookmarkEnd w:id="7641"/>
        <w:bookmarkEnd w:id="7642"/>
        <w:bookmarkEnd w:id="7643"/>
        <w:bookmarkEnd w:id="7644"/>
      </w:del>
    </w:p>
    <w:p w14:paraId="55A8ED89" w14:textId="4077B986" w:rsidR="00626E93" w:rsidRPr="000006E6" w:rsidDel="00637308"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7645" w:author="An Tran, ACA (BUV)" w:date="2024-09-13T01:24:00Z" w16du:dateUtc="2024-09-12T18:24:00Z"/>
          <w:rFonts w:ascii="iCiel Avenir LT Std 35 Light" w:hAnsi="iCiel Avenir LT Std 35 Light" w:cs="Arial"/>
          <w:i/>
          <w:iCs/>
          <w:sz w:val="22"/>
          <w:szCs w:val="22"/>
          <w:lang w:val="vi-VN"/>
        </w:rPr>
      </w:pPr>
      <w:del w:id="7646" w:author="An Tran, ACA (BUV)" w:date="2024-09-13T01:24:00Z" w16du:dateUtc="2024-09-12T18:24:00Z">
        <w:r w:rsidRPr="000006E6" w:rsidDel="00637308">
          <w:rPr>
            <w:rFonts w:ascii="iCiel Avenir LT Std 35 Light" w:hAnsi="iCiel Avenir LT Std 35 Light" w:cs="Arial"/>
            <w:i/>
            <w:iCs/>
            <w:sz w:val="22"/>
            <w:szCs w:val="22"/>
            <w:lang w:val="vi-VN"/>
          </w:rPr>
          <w:delText xml:space="preserve">02 sinh viên được đề cử phải </w:delText>
        </w:r>
        <w:r w:rsidRPr="000006E6" w:rsidDel="00637308">
          <w:rPr>
            <w:rFonts w:ascii="iCiel Avenir LT Std 35 Light" w:hAnsi="iCiel Avenir LT Std 35 Light" w:cs="Arial"/>
            <w:i/>
            <w:iCs/>
            <w:sz w:val="22"/>
            <w:szCs w:val="22"/>
          </w:rPr>
          <w:delText>là sinh viên hiện đang tiếp tục chương trình học tại BUV;</w:delText>
        </w:r>
        <w:bookmarkStart w:id="7647" w:name="_Toc177119576"/>
        <w:bookmarkStart w:id="7648" w:name="_Toc177119988"/>
        <w:bookmarkStart w:id="7649" w:name="_Toc177146146"/>
        <w:bookmarkStart w:id="7650" w:name="_Toc177146555"/>
        <w:bookmarkEnd w:id="7647"/>
        <w:bookmarkEnd w:id="7648"/>
        <w:bookmarkEnd w:id="7649"/>
        <w:bookmarkEnd w:id="7650"/>
      </w:del>
    </w:p>
    <w:p w14:paraId="4CAD8BD7" w14:textId="413F6BDF" w:rsidR="00626E93" w:rsidRPr="000006E6" w:rsidDel="00637308"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7651" w:author="An Tran, ACA (BUV)" w:date="2024-09-13T01:24:00Z" w16du:dateUtc="2024-09-12T18:24:00Z"/>
          <w:rFonts w:ascii="iCiel Avenir LT Std 35 Light" w:hAnsi="iCiel Avenir LT Std 35 Light" w:cs="Arial"/>
          <w:i/>
          <w:iCs/>
          <w:sz w:val="22"/>
          <w:szCs w:val="22"/>
          <w:lang w:val="vi-VN"/>
        </w:rPr>
      </w:pPr>
      <w:del w:id="7652" w:author="An Tran, ACA (BUV)" w:date="2024-09-13T01:24:00Z" w16du:dateUtc="2024-09-12T18:24:00Z">
        <w:r w:rsidRPr="000006E6" w:rsidDel="00637308">
          <w:rPr>
            <w:rFonts w:ascii="iCiel Avenir LT Std 35 Light" w:hAnsi="iCiel Avenir LT Std 35 Light" w:cs="Arial"/>
            <w:i/>
            <w:iCs/>
            <w:sz w:val="22"/>
            <w:szCs w:val="22"/>
            <w:lang w:val="vi-VN"/>
          </w:rPr>
          <w:delText>02 sinh viên được đề cử phải đang học năm 2 học kỳ 1 hoặc năm 2 học kỳ 2 hoặc năm 3 học kỳ 1 tại thời điểm lựa chọ</w:delText>
        </w:r>
        <w:r w:rsidDel="00637308">
          <w:rPr>
            <w:rFonts w:ascii="iCiel Avenir LT Std 35 Light" w:hAnsi="iCiel Avenir LT Std 35 Light" w:cs="Arial"/>
            <w:i/>
            <w:iCs/>
            <w:sz w:val="22"/>
            <w:szCs w:val="22"/>
            <w:lang w:val="vi-VN"/>
          </w:rPr>
          <w:delText>n</w:delText>
        </w:r>
        <w:r w:rsidRPr="000006E6" w:rsidDel="00637308">
          <w:rPr>
            <w:rFonts w:ascii="iCiel Avenir LT Std 35 Light" w:hAnsi="iCiel Avenir LT Std 35 Light" w:cs="Arial"/>
            <w:i/>
            <w:iCs/>
            <w:sz w:val="22"/>
            <w:szCs w:val="22"/>
          </w:rPr>
          <w:delText>;</w:delText>
        </w:r>
        <w:bookmarkStart w:id="7653" w:name="_Toc177119577"/>
        <w:bookmarkStart w:id="7654" w:name="_Toc177119989"/>
        <w:bookmarkStart w:id="7655" w:name="_Toc177146147"/>
        <w:bookmarkStart w:id="7656" w:name="_Toc177146556"/>
        <w:bookmarkEnd w:id="7653"/>
        <w:bookmarkEnd w:id="7654"/>
        <w:bookmarkEnd w:id="7655"/>
        <w:bookmarkEnd w:id="7656"/>
      </w:del>
    </w:p>
    <w:p w14:paraId="38DAA699" w14:textId="36E9B042" w:rsidR="00626E93" w:rsidRPr="000006E6" w:rsidDel="00637308" w:rsidRDefault="00626E93" w:rsidP="00626E93">
      <w:pPr>
        <w:pStyle w:val="ListParagraph"/>
        <w:numPr>
          <w:ilvl w:val="0"/>
          <w:numId w:val="15"/>
        </w:numPr>
        <w:tabs>
          <w:tab w:val="left" w:pos="630"/>
          <w:tab w:val="left" w:pos="720"/>
          <w:tab w:val="left" w:pos="1080"/>
        </w:tabs>
        <w:ind w:left="360" w:firstLine="360"/>
        <w:rPr>
          <w:del w:id="7657" w:author="An Tran, ACA (BUV)" w:date="2024-09-13T01:24:00Z" w16du:dateUtc="2024-09-12T18:24:00Z"/>
          <w:rFonts w:ascii="iCiel Avenir LT Std 35 Light" w:hAnsi="iCiel Avenir LT Std 35 Light" w:cs="Arial"/>
          <w:i/>
          <w:iCs/>
          <w:sz w:val="22"/>
          <w:szCs w:val="22"/>
          <w:lang w:val="vi-VN"/>
        </w:rPr>
      </w:pPr>
      <w:del w:id="7658" w:author="An Tran, ACA (BUV)" w:date="2024-09-13T01:24:00Z" w16du:dateUtc="2024-09-12T18:24:00Z">
        <w:r w:rsidRPr="000006E6" w:rsidDel="00637308">
          <w:rPr>
            <w:rFonts w:ascii="iCiel Avenir LT Std 35 Light" w:hAnsi="iCiel Avenir LT Std 35 Light" w:cs="Arial"/>
            <w:i/>
            <w:iCs/>
            <w:sz w:val="22"/>
            <w:szCs w:val="22"/>
            <w:lang w:val="vi-VN"/>
          </w:rPr>
          <w:delText xml:space="preserve">02 sinh viên được đề cử phải có điểm trung bình cao nhất của năm học trước (nghĩa là 02 sinh viên đạt phần thưởng phải là những sinh viên có điểm trung bình cao nhất trong danh sách chứng nhận thành tích học tập xuất sắc – </w:delText>
        </w:r>
        <w:r w:rsidDel="00637308">
          <w:rPr>
            <w:rFonts w:ascii="iCiel Avenir LT Std 35 Light" w:hAnsi="iCiel Avenir LT Std 35 Light" w:cs="Arial"/>
            <w:i/>
            <w:iCs/>
            <w:sz w:val="22"/>
            <w:szCs w:val="22"/>
            <w:lang w:val="vi-VN"/>
          </w:rPr>
          <w:delText>Top students và Dean</w:delText>
        </w:r>
        <w:r w:rsidRPr="000006E6" w:rsidDel="00637308">
          <w:rPr>
            <w:rFonts w:ascii="iCiel Avenir LT Std 35 Light" w:hAnsi="iCiel Avenir LT Std 35 Light" w:cs="Arial"/>
            <w:i/>
            <w:iCs/>
            <w:sz w:val="22"/>
            <w:szCs w:val="22"/>
            <w:lang w:val="vi-VN"/>
          </w:rPr>
          <w:delText xml:space="preserve"> award của năm học trước). </w:delText>
        </w:r>
        <w:bookmarkStart w:id="7659" w:name="_Toc177119578"/>
        <w:bookmarkStart w:id="7660" w:name="_Toc177119990"/>
        <w:bookmarkStart w:id="7661" w:name="_Toc177146148"/>
        <w:bookmarkStart w:id="7662" w:name="_Toc177146557"/>
        <w:bookmarkEnd w:id="7659"/>
        <w:bookmarkEnd w:id="7660"/>
        <w:bookmarkEnd w:id="7661"/>
        <w:bookmarkEnd w:id="7662"/>
      </w:del>
    </w:p>
    <w:p w14:paraId="37362036" w14:textId="43DC9337" w:rsidR="00626E93" w:rsidRPr="00626E93" w:rsidDel="00EA54BA" w:rsidRDefault="00626E93" w:rsidP="00626E93">
      <w:pPr>
        <w:pStyle w:val="ListParagraph"/>
        <w:numPr>
          <w:ilvl w:val="0"/>
          <w:numId w:val="15"/>
        </w:numPr>
        <w:tabs>
          <w:tab w:val="left" w:pos="630"/>
          <w:tab w:val="left" w:pos="720"/>
          <w:tab w:val="left" w:pos="1080"/>
        </w:tabs>
        <w:ind w:left="360" w:firstLine="360"/>
        <w:rPr>
          <w:del w:id="7663" w:author="An Tran, ACA (BUV)" w:date="2024-09-13T11:27:00Z" w16du:dateUtc="2024-09-13T04:27:00Z"/>
          <w:rFonts w:ascii="iCiel Avenir LT Std 35 Light" w:hAnsi="iCiel Avenir LT Std 35 Light" w:cs="Arial"/>
          <w:i/>
          <w:iCs/>
          <w:sz w:val="22"/>
          <w:szCs w:val="22"/>
        </w:rPr>
      </w:pPr>
      <w:del w:id="7664" w:author="An Tran, ACA (BUV)" w:date="2024-09-13T01:24:00Z" w16du:dateUtc="2024-09-12T18:24:00Z">
        <w:r w:rsidRPr="00626E93" w:rsidDel="00637308">
          <w:rPr>
            <w:rFonts w:ascii="iCiel Avenir LT Std 35 Light" w:hAnsi="iCiel Avenir LT Std 35 Light" w:cs="Arial"/>
            <w:i/>
            <w:iCs/>
            <w:sz w:val="22"/>
            <w:szCs w:val="22"/>
            <w:lang w:val="vi-VN"/>
          </w:rPr>
          <w:delText xml:space="preserve">02 sinh viên được đề cử không có vi phạm học thuật hoặc kỷ luật dẫn đến quyết định đình chỉ học tạm thời hoặc kỷ luật mức độ cao hơn. </w:delText>
        </w:r>
      </w:del>
      <w:bookmarkStart w:id="7665" w:name="_Toc177119579"/>
      <w:bookmarkStart w:id="7666" w:name="_Toc177119991"/>
      <w:bookmarkStart w:id="7667" w:name="_Toc177146149"/>
      <w:bookmarkStart w:id="7668" w:name="_Toc177146558"/>
      <w:bookmarkEnd w:id="7665"/>
      <w:bookmarkEnd w:id="7666"/>
      <w:bookmarkEnd w:id="7667"/>
      <w:bookmarkEnd w:id="7668"/>
    </w:p>
    <w:p w14:paraId="13CD5C80" w14:textId="1C04D33E" w:rsidR="00D9034C" w:rsidRPr="004373E8" w:rsidDel="00637308" w:rsidRDefault="00D9034C">
      <w:pPr>
        <w:pStyle w:val="Question"/>
        <w:numPr>
          <w:ilvl w:val="0"/>
          <w:numId w:val="44"/>
        </w:numPr>
        <w:tabs>
          <w:tab w:val="left" w:pos="630"/>
          <w:tab w:val="left" w:pos="990"/>
        </w:tabs>
        <w:spacing w:before="100" w:line="400" w:lineRule="exact"/>
        <w:ind w:left="0" w:firstLine="720"/>
        <w:rPr>
          <w:del w:id="7669" w:author="An Tran, ACA (BUV)" w:date="2024-09-13T01:25:00Z" w16du:dateUtc="2024-09-12T18:25:00Z"/>
          <w:rFonts w:cs="Arial"/>
          <w:szCs w:val="22"/>
          <w:lang w:val="vi-VN"/>
        </w:rPr>
        <w:pPrChange w:id="7670"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671" w:name="_Toc107734226"/>
      <w:bookmarkStart w:id="7672" w:name="_Toc107734440"/>
      <w:bookmarkStart w:id="7673" w:name="_Toc107734892"/>
      <w:bookmarkStart w:id="7674" w:name="_Toc107735114"/>
      <w:bookmarkStart w:id="7675" w:name="_Toc107735241"/>
      <w:bookmarkStart w:id="7676" w:name="_Toc107735346"/>
      <w:bookmarkStart w:id="7677" w:name="_Toc107735450"/>
      <w:bookmarkStart w:id="7678" w:name="_Toc107735553"/>
      <w:bookmarkStart w:id="7679" w:name="_Toc107735658"/>
      <w:bookmarkStart w:id="7680" w:name="_Toc107735762"/>
      <w:bookmarkStart w:id="7681" w:name="_Toc107735866"/>
      <w:bookmarkStart w:id="7682" w:name="_Toc107735970"/>
      <w:bookmarkStart w:id="7683" w:name="_Toc107736123"/>
      <w:bookmarkStart w:id="7684" w:name="_Toc107736270"/>
      <w:bookmarkStart w:id="7685" w:name="_Toc107736374"/>
      <w:bookmarkStart w:id="7686" w:name="_Toc107736596"/>
      <w:bookmarkStart w:id="7687" w:name="_Toc107736699"/>
      <w:bookmarkStart w:id="7688" w:name="_Toc107736802"/>
      <w:bookmarkStart w:id="7689" w:name="_Toc107736906"/>
      <w:bookmarkStart w:id="7690" w:name="_Toc107737758"/>
      <w:bookmarkStart w:id="7691" w:name="_Toc108099147"/>
      <w:bookmarkStart w:id="7692" w:name="_Toc113975562"/>
      <w:bookmarkStart w:id="7693" w:name="_Toc113976079"/>
      <w:bookmarkStart w:id="7694" w:name="_Toc114065609"/>
      <w:bookmarkStart w:id="7695" w:name="_Toc114066005"/>
      <w:bookmarkStart w:id="7696" w:name="_Toc113977110"/>
      <w:bookmarkStart w:id="7697" w:name="_Toc122700188"/>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del w:id="7698" w:author="An Tran, ACA (BUV)" w:date="2024-09-13T01:25:00Z" w16du:dateUtc="2024-09-12T18:25:00Z">
        <w:r w:rsidRPr="004373E8" w:rsidDel="00637308">
          <w:rPr>
            <w:rFonts w:cs="Arial"/>
            <w:szCs w:val="22"/>
            <w:lang w:val="vi-VN"/>
          </w:rPr>
          <w:delText xml:space="preserve">Can students receive the transcript and certificate for </w:delText>
        </w:r>
        <w:r w:rsidR="00F06962" w:rsidRPr="004373E8" w:rsidDel="00637308">
          <w:rPr>
            <w:rFonts w:cs="Arial"/>
            <w:szCs w:val="22"/>
            <w:lang w:val="vi-VN"/>
          </w:rPr>
          <w:delText>the Pathway</w:delText>
        </w:r>
        <w:r w:rsidRPr="004373E8" w:rsidDel="00637308">
          <w:rPr>
            <w:rFonts w:cs="Arial"/>
            <w:szCs w:val="22"/>
            <w:lang w:val="vi-VN"/>
          </w:rPr>
          <w:delText xml:space="preserve"> to Stafffordshire University programme?</w:delText>
        </w:r>
        <w:r w:rsidRPr="001F569A" w:rsidDel="00637308">
          <w:rPr>
            <w:rFonts w:cs="Arial"/>
            <w:szCs w:val="22"/>
            <w:lang w:val="vi-VN"/>
          </w:rPr>
          <w:delText xml:space="preserve"> </w:delText>
        </w:r>
        <w:r w:rsidRPr="004373E8" w:rsidDel="00637308">
          <w:rPr>
            <w:rFonts w:cs="Arial"/>
            <w:szCs w:val="22"/>
            <w:lang w:val="vi-VN"/>
          </w:rPr>
          <w:delText xml:space="preserve">/ </w:delText>
        </w:r>
        <w:r w:rsidRPr="00B328D3" w:rsidDel="00637308">
          <w:rPr>
            <w:rFonts w:cs="Arial"/>
            <w:szCs w:val="22"/>
            <w:lang w:val="vi-VN"/>
            <w:rPrChange w:id="7699" w:author="An Tran, ACA (BUV)" w:date="2024-09-13T01:31:00Z" w16du:dateUtc="2024-09-12T18:31:00Z">
              <w:rPr>
                <w:rFonts w:cs="Arial"/>
                <w:i/>
                <w:iCs/>
                <w:szCs w:val="22"/>
                <w:lang w:val="vi-VN"/>
              </w:rPr>
            </w:rPrChange>
          </w:rPr>
          <w:delText>Liệu sinh viên có thể xin bảng điểm và chứng chỉ hoàn thành chương trình Dự bị Đại học Staffordshire không?</w:delText>
        </w:r>
        <w:bookmarkStart w:id="7700" w:name="_Toc177116770"/>
        <w:bookmarkStart w:id="7701" w:name="_Toc177119580"/>
        <w:bookmarkStart w:id="7702" w:name="_Toc177119992"/>
        <w:bookmarkStart w:id="7703" w:name="_Toc177146150"/>
        <w:bookmarkStart w:id="7704" w:name="_Toc177146559"/>
        <w:bookmarkEnd w:id="7696"/>
        <w:bookmarkEnd w:id="7697"/>
        <w:bookmarkEnd w:id="7700"/>
        <w:bookmarkEnd w:id="7701"/>
        <w:bookmarkEnd w:id="7702"/>
        <w:bookmarkEnd w:id="7703"/>
        <w:bookmarkEnd w:id="7704"/>
      </w:del>
    </w:p>
    <w:p w14:paraId="486264FB" w14:textId="193629F5" w:rsidR="00D9034C" w:rsidRPr="00B328D3" w:rsidDel="00637308" w:rsidRDefault="00D9034C">
      <w:pPr>
        <w:pStyle w:val="ListParagraph"/>
        <w:numPr>
          <w:ilvl w:val="0"/>
          <w:numId w:val="44"/>
        </w:numPr>
        <w:tabs>
          <w:tab w:val="left" w:pos="630"/>
          <w:tab w:val="left" w:pos="720"/>
          <w:tab w:val="left" w:pos="990"/>
        </w:tabs>
        <w:ind w:left="0" w:firstLine="720"/>
        <w:contextualSpacing w:val="0"/>
        <w:rPr>
          <w:del w:id="7705" w:author="An Tran, ACA (BUV)" w:date="2024-09-13T01:25:00Z" w16du:dateUtc="2024-09-12T18:25:00Z"/>
          <w:rFonts w:ascii="iCiel Avenir LT Std 35 Light" w:hAnsi="iCiel Avenir LT Std 35 Light" w:cs="Arial"/>
          <w:sz w:val="22"/>
          <w:szCs w:val="22"/>
          <w:lang w:val="vi-VN"/>
          <w:rPrChange w:id="7706" w:author="An Tran, ACA (BUV)" w:date="2024-09-13T01:31:00Z" w16du:dateUtc="2024-09-12T18:31:00Z">
            <w:rPr>
              <w:del w:id="7707" w:author="An Tran, ACA (BUV)" w:date="2024-09-13T01:25:00Z" w16du:dateUtc="2024-09-12T18:25:00Z"/>
              <w:rFonts w:ascii="iCiel Avenir LT Std 35 Light" w:hAnsi="iCiel Avenir LT Std 35 Light" w:cs="Arial"/>
              <w:b/>
              <w:bCs/>
              <w:sz w:val="22"/>
              <w:szCs w:val="22"/>
              <w:u w:val="single"/>
              <w:lang w:val="vi-VN"/>
            </w:rPr>
          </w:rPrChange>
        </w:rPr>
        <w:pPrChange w:id="7708" w:author="An Tran, ACA (BUV)" w:date="2024-09-13T01:31:00Z" w16du:dateUtc="2024-09-12T18:31:00Z">
          <w:pPr>
            <w:pStyle w:val="ListParagraph"/>
            <w:tabs>
              <w:tab w:val="left" w:pos="630"/>
              <w:tab w:val="left" w:pos="720"/>
              <w:tab w:val="left" w:pos="1080"/>
            </w:tabs>
            <w:ind w:left="0"/>
            <w:contextualSpacing w:val="0"/>
          </w:pPr>
        </w:pPrChange>
      </w:pPr>
      <w:del w:id="7709" w:author="An Tran, ACA (BUV)" w:date="2024-09-13T01:25:00Z" w16du:dateUtc="2024-09-12T18:25:00Z">
        <w:r w:rsidRPr="00B328D3" w:rsidDel="00637308">
          <w:rPr>
            <w:rFonts w:ascii="iCiel Avenir LT Std 35 Light" w:hAnsi="iCiel Avenir LT Std 35 Light" w:cs="Arial"/>
            <w:b/>
            <w:sz w:val="22"/>
            <w:szCs w:val="22"/>
            <w:lang w:val="vi-VN"/>
            <w:rPrChange w:id="7710" w:author="An Tran, ACA (BUV)" w:date="2024-09-13T01:31:00Z" w16du:dateUtc="2024-09-12T18:31: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711" w:author="An Tran, ACA (BUV)" w:date="2024-09-13T01:31:00Z" w16du:dateUtc="2024-09-12T18:31: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712" w:author="An Tran, ACA (BUV)" w:date="2024-09-13T01:31:00Z" w16du:dateUtc="2024-09-12T18:31:00Z">
              <w:rPr>
                <w:rFonts w:ascii="iCiel Avenir LT Std 35 Light" w:hAnsi="iCiel Avenir LT Std 35 Light" w:cs="Arial"/>
                <w:b/>
                <w:bCs/>
                <w:sz w:val="22"/>
                <w:szCs w:val="22"/>
                <w:u w:val="single"/>
                <w:lang w:val="vi-VN"/>
              </w:rPr>
            </w:rPrChange>
          </w:rPr>
          <w:delText>:</w:delText>
        </w:r>
        <w:bookmarkStart w:id="7713" w:name="_Toc177116771"/>
        <w:bookmarkStart w:id="7714" w:name="_Toc177119581"/>
        <w:bookmarkStart w:id="7715" w:name="_Toc177119993"/>
        <w:bookmarkStart w:id="7716" w:name="_Toc177146151"/>
        <w:bookmarkStart w:id="7717" w:name="_Toc177146560"/>
        <w:bookmarkEnd w:id="7713"/>
        <w:bookmarkEnd w:id="7714"/>
        <w:bookmarkEnd w:id="7715"/>
        <w:bookmarkEnd w:id="7716"/>
        <w:bookmarkEnd w:id="7717"/>
      </w:del>
    </w:p>
    <w:p w14:paraId="01C8B9CB" w14:textId="780A99BE" w:rsidR="00D9034C" w:rsidRPr="004373E8" w:rsidDel="00637308" w:rsidRDefault="00D9034C">
      <w:pPr>
        <w:numPr>
          <w:ilvl w:val="0"/>
          <w:numId w:val="44"/>
        </w:numPr>
        <w:tabs>
          <w:tab w:val="left" w:pos="630"/>
          <w:tab w:val="left" w:pos="720"/>
          <w:tab w:val="left" w:pos="990"/>
        </w:tabs>
        <w:ind w:left="0" w:firstLine="720"/>
        <w:rPr>
          <w:del w:id="7718" w:author="An Tran, ACA (BUV)" w:date="2024-09-13T01:25:00Z" w16du:dateUtc="2024-09-12T18:25:00Z"/>
          <w:rFonts w:ascii="iCiel Avenir LT Std 35 Light" w:hAnsi="iCiel Avenir LT Std 35 Light" w:cs="Arial"/>
          <w:sz w:val="22"/>
          <w:szCs w:val="22"/>
          <w:lang w:val="vi-VN"/>
        </w:rPr>
        <w:pPrChange w:id="7719" w:author="An Tran, ACA (BUV)" w:date="2024-09-13T01:31:00Z" w16du:dateUtc="2024-09-12T18:31:00Z">
          <w:pPr>
            <w:tabs>
              <w:tab w:val="left" w:pos="630"/>
              <w:tab w:val="left" w:pos="720"/>
              <w:tab w:val="left" w:pos="1080"/>
            </w:tabs>
            <w:ind w:firstLine="0"/>
          </w:pPr>
        </w:pPrChange>
      </w:pPr>
      <w:del w:id="7720" w:author="An Tran, ACA (BUV)" w:date="2024-09-13T01:25:00Z" w16du:dateUtc="2024-09-12T18:25:00Z">
        <w:r w:rsidRPr="004373E8" w:rsidDel="00637308">
          <w:rPr>
            <w:rFonts w:ascii="iCiel Avenir LT Std 35 Light" w:hAnsi="iCiel Avenir LT Std 35 Light" w:cs="Arial"/>
            <w:sz w:val="22"/>
            <w:szCs w:val="22"/>
            <w:lang w:val="vi-VN"/>
          </w:rPr>
          <w:delText>Pathway to Staffordshire University (PWSU) is a university preparation programme that is designed for students to improve study skills and have the essential foundation to study and be successful on a university degree. For this reason, the PWSU progra</w:delText>
        </w:r>
        <w:r w:rsidR="009D3AB7" w:rsidRPr="004373E8" w:rsidDel="00637308">
          <w:rPr>
            <w:rFonts w:ascii="iCiel Avenir LT Std 35 Light" w:hAnsi="iCiel Avenir LT Std 35 Light" w:cs="Arial"/>
            <w:sz w:val="22"/>
            <w:szCs w:val="22"/>
            <w:lang w:val="vi-VN"/>
          </w:rPr>
          <w:delText>m</w:delText>
        </w:r>
        <w:r w:rsidRPr="004373E8" w:rsidDel="00637308">
          <w:rPr>
            <w:rFonts w:ascii="iCiel Avenir LT Std 35 Light" w:hAnsi="iCiel Avenir LT Std 35 Light" w:cs="Arial"/>
            <w:sz w:val="22"/>
            <w:szCs w:val="22"/>
            <w:lang w:val="vi-VN"/>
          </w:rPr>
          <w:delText xml:space="preserve">me is considered as the part of the entry requirements and </w:delText>
        </w:r>
        <w:r w:rsidR="00AF4FD5" w:rsidRPr="004373E8" w:rsidDel="00637308">
          <w:rPr>
            <w:rFonts w:ascii="iCiel Avenir LT Std 35 Light" w:hAnsi="iCiel Avenir LT Std 35 Light" w:cs="Arial"/>
            <w:sz w:val="22"/>
            <w:szCs w:val="22"/>
            <w:lang w:val="vi-VN"/>
          </w:rPr>
          <w:delText>students are</w:delText>
        </w:r>
        <w:r w:rsidRPr="004373E8" w:rsidDel="00637308">
          <w:rPr>
            <w:rFonts w:ascii="iCiel Avenir LT Std 35 Light" w:hAnsi="iCiel Avenir LT Std 35 Light" w:cs="Arial"/>
            <w:sz w:val="22"/>
            <w:szCs w:val="22"/>
            <w:lang w:val="vi-VN"/>
          </w:rPr>
          <w:delText xml:space="preserve"> not </w:delText>
        </w:r>
        <w:r w:rsidR="00F06962" w:rsidRPr="004373E8" w:rsidDel="00637308">
          <w:rPr>
            <w:rFonts w:ascii="iCiel Avenir LT Std 35 Light" w:hAnsi="iCiel Avenir LT Std 35 Light" w:cs="Arial"/>
            <w:sz w:val="22"/>
            <w:szCs w:val="22"/>
            <w:lang w:val="vi-VN"/>
          </w:rPr>
          <w:delText>granted</w:delText>
        </w:r>
        <w:r w:rsidRPr="004373E8" w:rsidDel="00637308">
          <w:rPr>
            <w:rFonts w:ascii="iCiel Avenir LT Std 35 Light" w:hAnsi="iCiel Avenir LT Std 35 Light" w:cs="Arial"/>
            <w:sz w:val="22"/>
            <w:szCs w:val="22"/>
            <w:lang w:val="vi-VN"/>
          </w:rPr>
          <w:delText xml:space="preserve"> a certificate. BUV, however, can issue a transcript showing student’s PWSU grades at the end of the programme and will inform student to collect it when it’s available. Parents will also receive the results via email.</w:delText>
        </w:r>
        <w:bookmarkStart w:id="7721" w:name="_Toc177116772"/>
        <w:bookmarkStart w:id="7722" w:name="_Toc177119582"/>
        <w:bookmarkStart w:id="7723" w:name="_Toc177119994"/>
        <w:bookmarkStart w:id="7724" w:name="_Toc177146152"/>
        <w:bookmarkStart w:id="7725" w:name="_Toc177146561"/>
        <w:bookmarkEnd w:id="7721"/>
        <w:bookmarkEnd w:id="7722"/>
        <w:bookmarkEnd w:id="7723"/>
        <w:bookmarkEnd w:id="7724"/>
        <w:bookmarkEnd w:id="7725"/>
      </w:del>
    </w:p>
    <w:p w14:paraId="64819561" w14:textId="717AF30A" w:rsidR="006E2F53" w:rsidRPr="00B328D3" w:rsidDel="00637308" w:rsidRDefault="00D9034C">
      <w:pPr>
        <w:numPr>
          <w:ilvl w:val="0"/>
          <w:numId w:val="44"/>
        </w:numPr>
        <w:tabs>
          <w:tab w:val="left" w:pos="630"/>
          <w:tab w:val="left" w:pos="720"/>
          <w:tab w:val="left" w:pos="990"/>
        </w:tabs>
        <w:ind w:left="0" w:firstLine="720"/>
        <w:rPr>
          <w:del w:id="7726" w:author="An Tran, ACA (BUV)" w:date="2024-09-13T01:26:00Z" w16du:dateUtc="2024-09-12T18:26:00Z"/>
          <w:rFonts w:ascii="iCiel Avenir LT Std 35 Light" w:hAnsi="iCiel Avenir LT Std 35 Light" w:cs="Arial"/>
          <w:sz w:val="22"/>
          <w:szCs w:val="22"/>
          <w:lang w:val="vi-VN"/>
          <w:rPrChange w:id="7727" w:author="An Tran, ACA (BUV)" w:date="2024-09-13T01:31:00Z" w16du:dateUtc="2024-09-12T18:31:00Z">
            <w:rPr>
              <w:del w:id="7728" w:author="An Tran, ACA (BUV)" w:date="2024-09-13T01:26:00Z" w16du:dateUtc="2024-09-12T18:26:00Z"/>
              <w:rFonts w:ascii="iCiel Avenir LT Std 35 Light" w:hAnsi="iCiel Avenir LT Std 35 Light" w:cs="Arial"/>
              <w:i/>
              <w:iCs/>
              <w:sz w:val="22"/>
              <w:szCs w:val="22"/>
              <w:lang w:val="vi-VN"/>
            </w:rPr>
          </w:rPrChange>
        </w:rPr>
        <w:pPrChange w:id="7729" w:author="An Tran, ACA (BUV)" w:date="2024-09-13T01:31:00Z" w16du:dateUtc="2024-09-12T18:31:00Z">
          <w:pPr>
            <w:tabs>
              <w:tab w:val="left" w:pos="630"/>
              <w:tab w:val="left" w:pos="720"/>
              <w:tab w:val="left" w:pos="1080"/>
            </w:tabs>
            <w:ind w:firstLine="0"/>
          </w:pPr>
        </w:pPrChange>
      </w:pPr>
      <w:del w:id="7730" w:author="An Tran, ACA (BUV)" w:date="2024-09-13T01:25:00Z" w16du:dateUtc="2024-09-12T18:25:00Z">
        <w:r w:rsidRPr="00B328D3" w:rsidDel="00637308">
          <w:rPr>
            <w:rFonts w:ascii="iCiel Avenir LT Std 35 Light" w:hAnsi="iCiel Avenir LT Std 35 Light" w:cs="Arial"/>
            <w:sz w:val="22"/>
            <w:szCs w:val="22"/>
            <w:lang w:val="vi-VN"/>
            <w:rPrChange w:id="7731" w:author="An Tran, ACA (BUV)" w:date="2024-09-13T01:31:00Z" w16du:dateUtc="2024-09-12T18:31:00Z">
              <w:rPr>
                <w:rFonts w:ascii="iCiel Avenir LT Std 35 Light" w:hAnsi="iCiel Avenir LT Std 35 Light" w:cs="Arial"/>
                <w:i/>
                <w:iCs/>
                <w:sz w:val="22"/>
                <w:szCs w:val="22"/>
                <w:lang w:val="vi-VN"/>
              </w:rPr>
            </w:rPrChange>
          </w:rPr>
          <w:delText xml:space="preserve">Chương trình Dự bị Đại học Staffordshire (PWSU) là chương trình dự bị đại học được thiết kế giúp sinh viên cải thiện kỹ năng và xây dựng nền móng kiến thức cơ bản để thành công trong chương trình Đại học. Vì lý do này, chương trình PWSU được coi là một phần trong yêu cầu nhập học và sinh viên sẽ không được cấp chứng chỉ </w:delText>
        </w:r>
        <w:r w:rsidR="006820D7" w:rsidRPr="00B328D3" w:rsidDel="00637308">
          <w:rPr>
            <w:rFonts w:ascii="iCiel Avenir LT Std 35 Light" w:hAnsi="iCiel Avenir LT Std 35 Light" w:cs="Arial"/>
            <w:sz w:val="22"/>
            <w:szCs w:val="22"/>
            <w:lang w:val="vi-VN"/>
            <w:rPrChange w:id="7732" w:author="An Tran, ACA (BUV)" w:date="2024-09-13T01:31:00Z" w16du:dateUtc="2024-09-12T18:31:00Z">
              <w:rPr>
                <w:rFonts w:ascii="iCiel Avenir LT Std 35 Light" w:hAnsi="iCiel Avenir LT Std 35 Light" w:cs="Arial"/>
                <w:i/>
                <w:iCs/>
                <w:sz w:val="22"/>
                <w:szCs w:val="22"/>
                <w:lang w:val="vi-VN"/>
              </w:rPr>
            </w:rPrChange>
          </w:rPr>
          <w:delText>c</w:delText>
        </w:r>
        <w:r w:rsidR="009D3AB7" w:rsidRPr="00B328D3" w:rsidDel="00637308">
          <w:rPr>
            <w:rFonts w:ascii="iCiel Avenir LT Std 35 Light" w:hAnsi="iCiel Avenir LT Std 35 Light" w:cs="Arial"/>
            <w:sz w:val="22"/>
            <w:szCs w:val="22"/>
            <w:lang w:val="vi-VN"/>
            <w:rPrChange w:id="7733" w:author="An Tran, ACA (BUV)" w:date="2024-09-13T01:31:00Z" w16du:dateUtc="2024-09-12T18:31:00Z">
              <w:rPr>
                <w:rFonts w:ascii="iCiel Avenir LT Std 35 Light" w:hAnsi="iCiel Avenir LT Std 35 Light" w:cs="Arial"/>
                <w:i/>
                <w:iCs/>
                <w:sz w:val="22"/>
                <w:szCs w:val="22"/>
                <w:lang w:val="vi-VN"/>
              </w:rPr>
            </w:rPrChange>
          </w:rPr>
          <w:delText>hương</w:delText>
        </w:r>
        <w:r w:rsidRPr="00B328D3" w:rsidDel="00637308">
          <w:rPr>
            <w:rFonts w:ascii="iCiel Avenir LT Std 35 Light" w:hAnsi="iCiel Avenir LT Std 35 Light" w:cs="Arial"/>
            <w:sz w:val="22"/>
            <w:szCs w:val="22"/>
            <w:lang w:val="vi-VN"/>
            <w:rPrChange w:id="7734" w:author="An Tran, ACA (BUV)" w:date="2024-09-13T01:31:00Z" w16du:dateUtc="2024-09-12T18:31:00Z">
              <w:rPr>
                <w:rFonts w:ascii="iCiel Avenir LT Std 35 Light" w:hAnsi="iCiel Avenir LT Std 35 Light" w:cs="Arial"/>
                <w:i/>
                <w:iCs/>
                <w:sz w:val="22"/>
                <w:szCs w:val="22"/>
                <w:lang w:val="vi-VN"/>
              </w:rPr>
            </w:rPrChange>
          </w:rPr>
          <w:delText xml:space="preserve"> trình này. Tuy nhiên, nhà trường có thể cung cấp bảng điểm với điểm số sinh viên đạt được trong chương trình PWSU sau khi kết thúc chương trình học và sẽ thông báo tới sinh viên qua email khi bảng điểm đã sẵn sàng. Phụ huynh cũng sẽ nhận được bảng điểm qua email</w:delText>
        </w:r>
      </w:del>
      <w:del w:id="7735" w:author="An Tran, ACA (BUV)" w:date="2024-09-13T01:26:00Z" w16du:dateUtc="2024-09-12T18:26:00Z">
        <w:r w:rsidRPr="00B328D3" w:rsidDel="00637308">
          <w:rPr>
            <w:rFonts w:ascii="iCiel Avenir LT Std 35 Light" w:hAnsi="iCiel Avenir LT Std 35 Light" w:cs="Arial"/>
            <w:sz w:val="22"/>
            <w:szCs w:val="22"/>
            <w:lang w:val="vi-VN"/>
            <w:rPrChange w:id="7736" w:author="An Tran, ACA (BUV)" w:date="2024-09-13T01:31:00Z" w16du:dateUtc="2024-09-12T18:31:00Z">
              <w:rPr>
                <w:rFonts w:ascii="iCiel Avenir LT Std 35 Light" w:hAnsi="iCiel Avenir LT Std 35 Light" w:cs="Arial"/>
                <w:i/>
                <w:iCs/>
                <w:sz w:val="22"/>
                <w:szCs w:val="22"/>
                <w:lang w:val="vi-VN"/>
              </w:rPr>
            </w:rPrChange>
          </w:rPr>
          <w:delText>.</w:delText>
        </w:r>
        <w:bookmarkStart w:id="7737" w:name="_Toc177116773"/>
        <w:bookmarkStart w:id="7738" w:name="_Toc177119583"/>
        <w:bookmarkStart w:id="7739" w:name="_Toc177119995"/>
        <w:bookmarkStart w:id="7740" w:name="_Toc177146153"/>
        <w:bookmarkStart w:id="7741" w:name="_Toc177146562"/>
        <w:bookmarkEnd w:id="7737"/>
        <w:bookmarkEnd w:id="7738"/>
        <w:bookmarkEnd w:id="7739"/>
        <w:bookmarkEnd w:id="7740"/>
        <w:bookmarkEnd w:id="7741"/>
      </w:del>
    </w:p>
    <w:p w14:paraId="13E3BEB7" w14:textId="1571BF53" w:rsidR="00D9034C" w:rsidRPr="004373E8" w:rsidDel="00637308" w:rsidRDefault="00D9034C">
      <w:pPr>
        <w:pStyle w:val="Question"/>
        <w:numPr>
          <w:ilvl w:val="0"/>
          <w:numId w:val="44"/>
        </w:numPr>
        <w:tabs>
          <w:tab w:val="left" w:pos="630"/>
          <w:tab w:val="left" w:pos="990"/>
        </w:tabs>
        <w:spacing w:before="100" w:line="400" w:lineRule="exact"/>
        <w:ind w:left="0" w:firstLine="720"/>
        <w:rPr>
          <w:del w:id="7742" w:author="An Tran, ACA (BUV)" w:date="2024-09-13T01:27:00Z" w16du:dateUtc="2024-09-12T18:27:00Z"/>
          <w:rFonts w:cs="Arial"/>
          <w:szCs w:val="22"/>
          <w:lang w:val="vi-VN"/>
        </w:rPr>
        <w:pPrChange w:id="7743"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744" w:name="_Toc113975564"/>
      <w:bookmarkStart w:id="7745" w:name="_Toc113976081"/>
      <w:bookmarkStart w:id="7746" w:name="_Toc114065611"/>
      <w:bookmarkStart w:id="7747" w:name="_Toc114066007"/>
      <w:bookmarkStart w:id="7748" w:name="_Toc134102221"/>
      <w:bookmarkStart w:id="7749" w:name="_Toc134112963"/>
      <w:bookmarkStart w:id="7750" w:name="_Toc134113093"/>
      <w:bookmarkStart w:id="7751" w:name="_Toc134102222"/>
      <w:bookmarkStart w:id="7752" w:name="_Toc134112964"/>
      <w:bookmarkStart w:id="7753" w:name="_Toc134113094"/>
      <w:bookmarkStart w:id="7754" w:name="_Toc134102223"/>
      <w:bookmarkStart w:id="7755" w:name="_Toc134112965"/>
      <w:bookmarkStart w:id="7756" w:name="_Toc134113095"/>
      <w:bookmarkStart w:id="7757" w:name="_Toc134102224"/>
      <w:bookmarkStart w:id="7758" w:name="_Toc134112966"/>
      <w:bookmarkStart w:id="7759" w:name="_Toc134113096"/>
      <w:bookmarkStart w:id="7760" w:name="_Toc107734229"/>
      <w:bookmarkStart w:id="7761" w:name="_Toc107734443"/>
      <w:bookmarkStart w:id="7762" w:name="_Toc107734895"/>
      <w:bookmarkStart w:id="7763" w:name="_Toc107735117"/>
      <w:bookmarkStart w:id="7764" w:name="_Toc107735244"/>
      <w:bookmarkStart w:id="7765" w:name="_Toc107735349"/>
      <w:bookmarkStart w:id="7766" w:name="_Toc107735453"/>
      <w:bookmarkStart w:id="7767" w:name="_Toc107735556"/>
      <w:bookmarkStart w:id="7768" w:name="_Toc107735661"/>
      <w:bookmarkStart w:id="7769" w:name="_Toc107735765"/>
      <w:bookmarkStart w:id="7770" w:name="_Toc107735869"/>
      <w:bookmarkStart w:id="7771" w:name="_Toc107735973"/>
      <w:bookmarkStart w:id="7772" w:name="_Toc107736126"/>
      <w:bookmarkStart w:id="7773" w:name="_Toc107736273"/>
      <w:bookmarkStart w:id="7774" w:name="_Toc107736377"/>
      <w:bookmarkStart w:id="7775" w:name="_Toc107736599"/>
      <w:bookmarkStart w:id="7776" w:name="_Toc107736702"/>
      <w:bookmarkStart w:id="7777" w:name="_Toc107736805"/>
      <w:bookmarkStart w:id="7778" w:name="_Toc107736909"/>
      <w:bookmarkStart w:id="7779" w:name="_Toc107737761"/>
      <w:bookmarkStart w:id="7780" w:name="_Toc108099150"/>
      <w:bookmarkStart w:id="7781" w:name="_Toc113975566"/>
      <w:bookmarkStart w:id="7782" w:name="_Toc113976083"/>
      <w:bookmarkStart w:id="7783" w:name="_Toc114065613"/>
      <w:bookmarkStart w:id="7784" w:name="_Toc114066009"/>
      <w:bookmarkStart w:id="7785" w:name="_Toc107734230"/>
      <w:bookmarkStart w:id="7786" w:name="_Toc107734444"/>
      <w:bookmarkStart w:id="7787" w:name="_Toc107734896"/>
      <w:bookmarkStart w:id="7788" w:name="_Toc107735118"/>
      <w:bookmarkStart w:id="7789" w:name="_Toc107735245"/>
      <w:bookmarkStart w:id="7790" w:name="_Toc107735350"/>
      <w:bookmarkStart w:id="7791" w:name="_Toc107735454"/>
      <w:bookmarkStart w:id="7792" w:name="_Toc107735557"/>
      <w:bookmarkStart w:id="7793" w:name="_Toc107735662"/>
      <w:bookmarkStart w:id="7794" w:name="_Toc107735766"/>
      <w:bookmarkStart w:id="7795" w:name="_Toc107735870"/>
      <w:bookmarkStart w:id="7796" w:name="_Toc107735974"/>
      <w:bookmarkStart w:id="7797" w:name="_Toc107736127"/>
      <w:bookmarkStart w:id="7798" w:name="_Toc107736274"/>
      <w:bookmarkStart w:id="7799" w:name="_Toc107736378"/>
      <w:bookmarkStart w:id="7800" w:name="_Toc107736600"/>
      <w:bookmarkStart w:id="7801" w:name="_Toc107736703"/>
      <w:bookmarkStart w:id="7802" w:name="_Toc107736806"/>
      <w:bookmarkStart w:id="7803" w:name="_Toc107736910"/>
      <w:bookmarkStart w:id="7804" w:name="_Toc107737762"/>
      <w:bookmarkStart w:id="7805" w:name="_Toc108099151"/>
      <w:bookmarkStart w:id="7806" w:name="_Toc113975567"/>
      <w:bookmarkStart w:id="7807" w:name="_Toc113976084"/>
      <w:bookmarkStart w:id="7808" w:name="_Toc114065614"/>
      <w:bookmarkStart w:id="7809" w:name="_Toc114066010"/>
      <w:bookmarkStart w:id="7810" w:name="_Toc113977112"/>
      <w:bookmarkStart w:id="7811" w:name="_Toc122700190"/>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del w:id="7812" w:author="An Tran, ACA (BUV)" w:date="2024-09-13T01:27:00Z" w16du:dateUtc="2024-09-12T18:27:00Z">
        <w:r w:rsidRPr="004373E8" w:rsidDel="00637308">
          <w:rPr>
            <w:rFonts w:cs="Arial"/>
            <w:szCs w:val="22"/>
            <w:lang w:val="vi-VN"/>
          </w:rPr>
          <w:delText xml:space="preserve">Can students/parents have student’s exam schedule for this </w:delText>
        </w:r>
        <w:r w:rsidR="00F06962" w:rsidRPr="004373E8" w:rsidDel="00637308">
          <w:rPr>
            <w:rFonts w:cs="Arial"/>
            <w:szCs w:val="22"/>
            <w:lang w:val="vi-VN"/>
          </w:rPr>
          <w:delText>semester?</w:delText>
        </w:r>
        <w:r w:rsidR="00F06962" w:rsidRPr="001F569A" w:rsidDel="00637308">
          <w:rPr>
            <w:rFonts w:cs="Arial"/>
            <w:szCs w:val="22"/>
            <w:lang w:val="vi-VN"/>
          </w:rPr>
          <w:delText xml:space="preserve"> /</w:delText>
        </w:r>
        <w:r w:rsidRPr="001F569A" w:rsidDel="00637308">
          <w:rPr>
            <w:rFonts w:cs="Arial"/>
            <w:szCs w:val="22"/>
            <w:lang w:val="vi-VN"/>
          </w:rPr>
          <w:delText xml:space="preserve"> </w:delText>
        </w:r>
        <w:r w:rsidRPr="00B328D3" w:rsidDel="00637308">
          <w:rPr>
            <w:rFonts w:cs="Arial"/>
            <w:szCs w:val="22"/>
            <w:lang w:val="vi-VN"/>
            <w:rPrChange w:id="7813" w:author="An Tran, ACA (BUV)" w:date="2024-09-13T01:31:00Z" w16du:dateUtc="2024-09-12T18:31:00Z">
              <w:rPr>
                <w:rFonts w:cs="Arial"/>
                <w:i/>
                <w:iCs/>
                <w:szCs w:val="22"/>
                <w:lang w:val="vi-VN"/>
              </w:rPr>
            </w:rPrChange>
          </w:rPr>
          <w:delText>Phụ huynh/sinh viên có thể xin lịch nộp bài và lịch thi của sinh viên cho học kỳ này không?</w:delText>
        </w:r>
        <w:bookmarkStart w:id="7814" w:name="_Toc177116774"/>
        <w:bookmarkStart w:id="7815" w:name="_Toc177119584"/>
        <w:bookmarkStart w:id="7816" w:name="_Toc177119996"/>
        <w:bookmarkStart w:id="7817" w:name="_Toc177146154"/>
        <w:bookmarkStart w:id="7818" w:name="_Toc177146563"/>
        <w:bookmarkEnd w:id="7810"/>
        <w:bookmarkEnd w:id="7811"/>
        <w:bookmarkEnd w:id="7814"/>
        <w:bookmarkEnd w:id="7815"/>
        <w:bookmarkEnd w:id="7816"/>
        <w:bookmarkEnd w:id="7817"/>
        <w:bookmarkEnd w:id="7818"/>
      </w:del>
    </w:p>
    <w:p w14:paraId="23183013" w14:textId="5D651151" w:rsidR="00D9034C" w:rsidRPr="00B328D3" w:rsidDel="00637308" w:rsidRDefault="00D9034C">
      <w:pPr>
        <w:numPr>
          <w:ilvl w:val="0"/>
          <w:numId w:val="44"/>
        </w:numPr>
        <w:tabs>
          <w:tab w:val="left" w:pos="630"/>
          <w:tab w:val="left" w:pos="720"/>
          <w:tab w:val="left" w:pos="990"/>
        </w:tabs>
        <w:ind w:left="0" w:firstLine="720"/>
        <w:rPr>
          <w:del w:id="7819" w:author="An Tran, ACA (BUV)" w:date="2024-09-13T01:27:00Z" w16du:dateUtc="2024-09-12T18:27:00Z"/>
          <w:rFonts w:ascii="iCiel Avenir LT Std 35 Light" w:hAnsi="iCiel Avenir LT Std 35 Light" w:cs="Arial"/>
          <w:sz w:val="22"/>
          <w:szCs w:val="22"/>
          <w:lang w:val="vi-VN"/>
          <w:rPrChange w:id="7820" w:author="An Tran, ACA (BUV)" w:date="2024-09-13T01:31:00Z" w16du:dateUtc="2024-09-12T18:31:00Z">
            <w:rPr>
              <w:del w:id="7821" w:author="An Tran, ACA (BUV)" w:date="2024-09-13T01:27:00Z" w16du:dateUtc="2024-09-12T18:27:00Z"/>
              <w:rFonts w:ascii="iCiel Avenir LT Std 35 Light" w:hAnsi="iCiel Avenir LT Std 35 Light" w:cs="Arial"/>
              <w:b/>
              <w:bCs/>
              <w:sz w:val="22"/>
              <w:szCs w:val="22"/>
              <w:u w:val="single"/>
              <w:lang w:val="vi-VN"/>
            </w:rPr>
          </w:rPrChange>
        </w:rPr>
        <w:pPrChange w:id="7822" w:author="An Tran, ACA (BUV)" w:date="2024-09-13T01:31:00Z" w16du:dateUtc="2024-09-12T18:31:00Z">
          <w:pPr>
            <w:tabs>
              <w:tab w:val="left" w:pos="630"/>
              <w:tab w:val="left" w:pos="720"/>
              <w:tab w:val="left" w:pos="1080"/>
            </w:tabs>
          </w:pPr>
        </w:pPrChange>
      </w:pPr>
      <w:del w:id="7823" w:author="An Tran, ACA (BUV)" w:date="2024-09-13T01:27:00Z" w16du:dateUtc="2024-09-12T18:27:00Z">
        <w:r w:rsidRPr="00B328D3" w:rsidDel="00637308">
          <w:rPr>
            <w:rFonts w:ascii="iCiel Avenir LT Std 35 Light" w:hAnsi="iCiel Avenir LT Std 35 Light" w:cs="Arial"/>
            <w:b/>
            <w:sz w:val="22"/>
            <w:szCs w:val="22"/>
            <w:lang w:val="vi-VN"/>
            <w:rPrChange w:id="7824" w:author="An Tran, ACA (BUV)" w:date="2024-09-13T01:31:00Z" w16du:dateUtc="2024-09-12T18:31: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825" w:author="An Tran, ACA (BUV)" w:date="2024-09-13T01:31:00Z" w16du:dateUtc="2024-09-12T18:31: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826" w:author="An Tran, ACA (BUV)" w:date="2024-09-13T01:31:00Z" w16du:dateUtc="2024-09-12T18:31:00Z">
              <w:rPr>
                <w:rFonts w:ascii="iCiel Avenir LT Std 35 Light" w:hAnsi="iCiel Avenir LT Std 35 Light" w:cs="Arial"/>
                <w:b/>
                <w:bCs/>
                <w:sz w:val="22"/>
                <w:szCs w:val="22"/>
                <w:u w:val="single"/>
                <w:lang w:val="vi-VN"/>
              </w:rPr>
            </w:rPrChange>
          </w:rPr>
          <w:delText>:</w:delText>
        </w:r>
        <w:bookmarkStart w:id="7827" w:name="_Toc177116775"/>
        <w:bookmarkStart w:id="7828" w:name="_Toc177119585"/>
        <w:bookmarkStart w:id="7829" w:name="_Toc177119997"/>
        <w:bookmarkStart w:id="7830" w:name="_Toc177146155"/>
        <w:bookmarkStart w:id="7831" w:name="_Toc177146564"/>
        <w:bookmarkEnd w:id="7827"/>
        <w:bookmarkEnd w:id="7828"/>
        <w:bookmarkEnd w:id="7829"/>
        <w:bookmarkEnd w:id="7830"/>
        <w:bookmarkEnd w:id="7831"/>
      </w:del>
    </w:p>
    <w:p w14:paraId="71F90837" w14:textId="10852B9A" w:rsidR="00D9034C" w:rsidRPr="004373E8" w:rsidDel="00637308" w:rsidRDefault="00D9034C">
      <w:pPr>
        <w:numPr>
          <w:ilvl w:val="0"/>
          <w:numId w:val="44"/>
        </w:numPr>
        <w:tabs>
          <w:tab w:val="left" w:pos="630"/>
          <w:tab w:val="left" w:pos="720"/>
          <w:tab w:val="left" w:pos="990"/>
        </w:tabs>
        <w:ind w:left="0" w:firstLine="720"/>
        <w:rPr>
          <w:del w:id="7832" w:author="An Tran, ACA (BUV)" w:date="2024-09-13T01:27:00Z" w16du:dateUtc="2024-09-12T18:27:00Z"/>
          <w:rFonts w:ascii="iCiel Avenir LT Std 35 Light" w:hAnsi="iCiel Avenir LT Std 35 Light" w:cs="Arial"/>
          <w:sz w:val="22"/>
          <w:szCs w:val="22"/>
          <w:lang w:val="vi-VN"/>
        </w:rPr>
        <w:pPrChange w:id="7833" w:author="An Tran, ACA (BUV)" w:date="2024-09-13T01:31:00Z" w16du:dateUtc="2024-09-12T18:31:00Z">
          <w:pPr>
            <w:tabs>
              <w:tab w:val="left" w:pos="630"/>
              <w:tab w:val="left" w:pos="720"/>
              <w:tab w:val="left" w:pos="1080"/>
            </w:tabs>
            <w:ind w:firstLine="0"/>
          </w:pPr>
        </w:pPrChange>
      </w:pPr>
      <w:del w:id="7834" w:author="An Tran, ACA (BUV)" w:date="2024-09-13T01:27:00Z" w16du:dateUtc="2024-09-12T18:27:00Z">
        <w:r w:rsidRPr="004373E8" w:rsidDel="00637308">
          <w:rPr>
            <w:rFonts w:ascii="iCiel Avenir LT Std 35 Light" w:hAnsi="iCiel Avenir LT Std 35 Light" w:cs="Arial"/>
            <w:sz w:val="22"/>
            <w:szCs w:val="22"/>
            <w:lang w:val="vi-VN"/>
          </w:rPr>
          <w:delText xml:space="preserve">The assessment schedule for each semester (including assignment and examination) </w:delText>
        </w:r>
        <w:r w:rsidR="00AF4FD5" w:rsidRPr="004373E8" w:rsidDel="00637308">
          <w:rPr>
            <w:rFonts w:ascii="iCiel Avenir LT Std 35 Light" w:hAnsi="iCiel Avenir LT Std 35 Light" w:cs="Arial"/>
            <w:sz w:val="22"/>
            <w:szCs w:val="22"/>
            <w:lang w:val="vi-VN"/>
          </w:rPr>
          <w:delText>is</w:delText>
        </w:r>
        <w:r w:rsidRPr="004373E8" w:rsidDel="00637308">
          <w:rPr>
            <w:rFonts w:ascii="iCiel Avenir LT Std 35 Light" w:hAnsi="iCiel Avenir LT Std 35 Light" w:cs="Arial"/>
            <w:sz w:val="22"/>
            <w:szCs w:val="22"/>
            <w:lang w:val="vi-VN"/>
          </w:rPr>
          <w:delText xml:space="preserve"> normally informed to </w:delText>
        </w:r>
        <w:r w:rsidR="00F06962" w:rsidRPr="004373E8" w:rsidDel="00637308">
          <w:rPr>
            <w:rFonts w:ascii="iCiel Avenir LT Std 35 Light" w:hAnsi="iCiel Avenir LT Std 35 Light" w:cs="Arial"/>
            <w:sz w:val="22"/>
            <w:szCs w:val="22"/>
            <w:lang w:val="vi-VN"/>
          </w:rPr>
          <w:delText>students</w:delText>
        </w:r>
        <w:r w:rsidRPr="004373E8" w:rsidDel="00637308">
          <w:rPr>
            <w:rFonts w:ascii="iCiel Avenir LT Std 35 Light" w:hAnsi="iCiel Avenir LT Std 35 Light" w:cs="Arial"/>
            <w:sz w:val="22"/>
            <w:szCs w:val="22"/>
            <w:lang w:val="vi-VN"/>
          </w:rPr>
          <w:delText xml:space="preserve"> at the beginning of the semester on Canvas Learning Management system. Detailed examination time frame and location shall be informed to student between week 9 and week 10 of the semester by email. Although it is scheduled, examination dates may be changed due to uncontrollable factors; students are advised not to book any personal travel arrangement until the end of the examination period (week 16 of the semester).</w:delText>
        </w:r>
        <w:bookmarkStart w:id="7835" w:name="_Toc177116776"/>
        <w:bookmarkStart w:id="7836" w:name="_Toc177119586"/>
        <w:bookmarkStart w:id="7837" w:name="_Toc177119998"/>
        <w:bookmarkStart w:id="7838" w:name="_Toc177146156"/>
        <w:bookmarkStart w:id="7839" w:name="_Toc177146565"/>
        <w:bookmarkEnd w:id="7835"/>
        <w:bookmarkEnd w:id="7836"/>
        <w:bookmarkEnd w:id="7837"/>
        <w:bookmarkEnd w:id="7838"/>
        <w:bookmarkEnd w:id="7839"/>
      </w:del>
    </w:p>
    <w:p w14:paraId="74C5A796" w14:textId="29C3C2BB" w:rsidR="008D0E1E" w:rsidRPr="00B328D3" w:rsidDel="00637308" w:rsidRDefault="00D9034C">
      <w:pPr>
        <w:numPr>
          <w:ilvl w:val="0"/>
          <w:numId w:val="44"/>
        </w:numPr>
        <w:tabs>
          <w:tab w:val="left" w:pos="630"/>
          <w:tab w:val="left" w:pos="720"/>
          <w:tab w:val="left" w:pos="990"/>
        </w:tabs>
        <w:ind w:left="0" w:firstLine="720"/>
        <w:rPr>
          <w:del w:id="7840" w:author="An Tran, ACA (BUV)" w:date="2024-09-13T01:27:00Z" w16du:dateUtc="2024-09-12T18:27:00Z"/>
          <w:rFonts w:ascii="iCiel Avenir LT Std 35 Light" w:hAnsi="iCiel Avenir LT Std 35 Light" w:cs="Arial"/>
          <w:sz w:val="22"/>
          <w:szCs w:val="22"/>
          <w:lang w:val="vi-VN"/>
          <w:rPrChange w:id="7841" w:author="An Tran, ACA (BUV)" w:date="2024-09-13T01:31:00Z" w16du:dateUtc="2024-09-12T18:31:00Z">
            <w:rPr>
              <w:del w:id="7842" w:author="An Tran, ACA (BUV)" w:date="2024-09-13T01:27:00Z" w16du:dateUtc="2024-09-12T18:27:00Z"/>
              <w:rFonts w:ascii="iCiel Avenir LT Std 35 Light" w:hAnsi="iCiel Avenir LT Std 35 Light" w:cs="Arial"/>
              <w:i/>
              <w:iCs/>
              <w:sz w:val="22"/>
              <w:szCs w:val="22"/>
            </w:rPr>
          </w:rPrChange>
        </w:rPr>
        <w:pPrChange w:id="7843" w:author="An Tran, ACA (BUV)" w:date="2024-09-13T01:31:00Z" w16du:dateUtc="2024-09-12T18:31:00Z">
          <w:pPr>
            <w:tabs>
              <w:tab w:val="left" w:pos="630"/>
              <w:tab w:val="left" w:pos="720"/>
              <w:tab w:val="left" w:pos="1080"/>
            </w:tabs>
            <w:ind w:firstLine="0"/>
          </w:pPr>
        </w:pPrChange>
      </w:pPr>
      <w:del w:id="7844" w:author="An Tran, ACA (BUV)" w:date="2024-09-13T01:27:00Z" w16du:dateUtc="2024-09-12T18:27:00Z">
        <w:r w:rsidRPr="00B328D3" w:rsidDel="00637308">
          <w:rPr>
            <w:rFonts w:ascii="iCiel Avenir LT Std 35 Light" w:hAnsi="iCiel Avenir LT Std 35 Light" w:cs="Arial"/>
            <w:sz w:val="22"/>
            <w:szCs w:val="22"/>
            <w:lang w:val="vi-VN"/>
            <w:rPrChange w:id="7845" w:author="An Tran, ACA (BUV)" w:date="2024-09-13T01:31:00Z" w16du:dateUtc="2024-09-12T18:31:00Z">
              <w:rPr>
                <w:rFonts w:ascii="iCiel Avenir LT Std 35 Light" w:hAnsi="iCiel Avenir LT Std 35 Light" w:cs="Arial"/>
                <w:i/>
                <w:iCs/>
                <w:sz w:val="22"/>
                <w:szCs w:val="22"/>
                <w:lang w:val="vi-VN"/>
              </w:rPr>
            </w:rPrChange>
          </w:rPr>
          <w:delText>Lịch nộp bài và lịch thi cho mỗi kỳ sẽ được thông báo tới sinh viên đầu kỳ học trên hệ thống quản lý học tập Canvas. Giờ thi chính xác và phòng thi sẽ được thông báo tới sinh viên vào khoảng giữa tuần 9 và tuần 10 mỗi kỳ qua email. Ngày thi có thể thay đổi vì những lý do không thể dự kiến trước, do đó sinh viên được khuyến cáo không nên đặt bất cứ lịch trình du lịch nào cho đến khi giai đoạn thi chính thức kết thúc (tuần 16 của kỳ học)</w:delText>
        </w:r>
        <w:r w:rsidR="00C3028C" w:rsidRPr="00B328D3" w:rsidDel="00637308">
          <w:rPr>
            <w:rFonts w:ascii="iCiel Avenir LT Std 35 Light" w:hAnsi="iCiel Avenir LT Std 35 Light" w:cs="Arial"/>
            <w:sz w:val="22"/>
            <w:szCs w:val="22"/>
            <w:lang w:val="vi-VN"/>
            <w:rPrChange w:id="7846" w:author="An Tran, ACA (BUV)" w:date="2024-09-13T01:31:00Z" w16du:dateUtc="2024-09-12T18:31:00Z">
              <w:rPr>
                <w:rFonts w:ascii="iCiel Avenir LT Std 35 Light" w:hAnsi="iCiel Avenir LT Std 35 Light" w:cs="Arial"/>
                <w:i/>
                <w:iCs/>
                <w:sz w:val="22"/>
                <w:szCs w:val="22"/>
                <w:lang w:val="vi-VN"/>
              </w:rPr>
            </w:rPrChange>
          </w:rPr>
          <w:delText>.</w:delText>
        </w:r>
        <w:bookmarkStart w:id="7847" w:name="_Toc177116777"/>
        <w:bookmarkStart w:id="7848" w:name="_Toc177119587"/>
        <w:bookmarkStart w:id="7849" w:name="_Toc177119999"/>
        <w:bookmarkStart w:id="7850" w:name="_Toc177146157"/>
        <w:bookmarkStart w:id="7851" w:name="_Toc177146566"/>
        <w:bookmarkStart w:id="7852" w:name="_Toc113977113"/>
        <w:bookmarkStart w:id="7853" w:name="_Toc122700191"/>
        <w:bookmarkEnd w:id="7847"/>
        <w:bookmarkEnd w:id="7848"/>
        <w:bookmarkEnd w:id="7849"/>
        <w:bookmarkEnd w:id="7850"/>
        <w:bookmarkEnd w:id="7851"/>
      </w:del>
    </w:p>
    <w:p w14:paraId="460D2D10" w14:textId="4B68E736" w:rsidR="00D9034C" w:rsidRPr="004373E8" w:rsidDel="00637308" w:rsidRDefault="00F06962">
      <w:pPr>
        <w:pStyle w:val="Question"/>
        <w:numPr>
          <w:ilvl w:val="0"/>
          <w:numId w:val="44"/>
        </w:numPr>
        <w:tabs>
          <w:tab w:val="left" w:pos="630"/>
          <w:tab w:val="left" w:pos="990"/>
        </w:tabs>
        <w:spacing w:before="100" w:line="400" w:lineRule="exact"/>
        <w:ind w:left="0" w:firstLine="720"/>
        <w:rPr>
          <w:del w:id="7854" w:author="An Tran, ACA (BUV)" w:date="2024-09-13T01:28:00Z" w16du:dateUtc="2024-09-12T18:28:00Z"/>
          <w:rFonts w:cs="Arial"/>
          <w:szCs w:val="22"/>
          <w:lang w:val="vi-VN"/>
        </w:rPr>
        <w:pPrChange w:id="7855" w:author="An Tran, ACA (BUV)" w:date="2024-09-13T01:31:00Z" w16du:dateUtc="2024-09-12T18:31:00Z">
          <w:pPr>
            <w:pStyle w:val="Question"/>
            <w:numPr>
              <w:numId w:val="79"/>
            </w:numPr>
            <w:tabs>
              <w:tab w:val="left" w:pos="630"/>
              <w:tab w:val="left" w:pos="1080"/>
            </w:tabs>
            <w:spacing w:before="100" w:line="400" w:lineRule="exact"/>
            <w:ind w:left="3870" w:hanging="360"/>
          </w:pPr>
        </w:pPrChange>
      </w:pPr>
      <w:del w:id="7856" w:author="An Tran, ACA (BUV)" w:date="2024-09-13T01:28:00Z" w16du:dateUtc="2024-09-12T18:28:00Z">
        <w:r w:rsidRPr="004373E8" w:rsidDel="00637308">
          <w:rPr>
            <w:rFonts w:cs="Arial"/>
            <w:szCs w:val="22"/>
            <w:lang w:val="vi-VN"/>
          </w:rPr>
          <w:delText>Students</w:delText>
        </w:r>
        <w:r w:rsidR="00D9034C" w:rsidRPr="004373E8" w:rsidDel="00637308">
          <w:rPr>
            <w:rFonts w:cs="Arial"/>
            <w:szCs w:val="22"/>
            <w:lang w:val="vi-VN"/>
          </w:rPr>
          <w:delText xml:space="preserve"> wis</w:delText>
        </w:r>
        <w:r w:rsidRPr="004373E8" w:rsidDel="00637308">
          <w:rPr>
            <w:rFonts w:cs="Arial"/>
            <w:szCs w:val="22"/>
            <w:lang w:val="vi-VN"/>
          </w:rPr>
          <w:delText>h</w:delText>
        </w:r>
        <w:r w:rsidR="00D9034C" w:rsidRPr="004373E8" w:rsidDel="00637308">
          <w:rPr>
            <w:rFonts w:cs="Arial"/>
            <w:szCs w:val="22"/>
            <w:lang w:val="vi-VN"/>
          </w:rPr>
          <w:delText xml:space="preserve"> to take individual rather than group assessments, is this possible? </w:delText>
        </w:r>
        <w:r w:rsidR="00D9034C" w:rsidRPr="001F569A" w:rsidDel="00637308">
          <w:rPr>
            <w:rFonts w:cs="Arial"/>
            <w:szCs w:val="22"/>
            <w:lang w:val="vi-VN"/>
          </w:rPr>
          <w:delText xml:space="preserve">/ </w:delText>
        </w:r>
        <w:r w:rsidR="00D9034C" w:rsidRPr="00B328D3" w:rsidDel="00637308">
          <w:rPr>
            <w:rFonts w:cs="Arial"/>
            <w:szCs w:val="22"/>
            <w:lang w:val="vi-VN"/>
            <w:rPrChange w:id="7857" w:author="An Tran, ACA (BUV)" w:date="2024-09-13T01:31:00Z" w16du:dateUtc="2024-09-12T18:31:00Z">
              <w:rPr>
                <w:rFonts w:cs="Arial"/>
                <w:i/>
                <w:iCs/>
                <w:szCs w:val="22"/>
                <w:lang w:val="vi-VN"/>
              </w:rPr>
            </w:rPrChange>
          </w:rPr>
          <w:delText>Sinh viên muốn làm bài cá nhân thay cho việc làm bài nhóm thì có được không?</w:delText>
        </w:r>
        <w:bookmarkStart w:id="7858" w:name="_Toc177116778"/>
        <w:bookmarkStart w:id="7859" w:name="_Toc177119588"/>
        <w:bookmarkStart w:id="7860" w:name="_Toc177120000"/>
        <w:bookmarkStart w:id="7861" w:name="_Toc177146158"/>
        <w:bookmarkStart w:id="7862" w:name="_Toc177146567"/>
        <w:bookmarkEnd w:id="7852"/>
        <w:bookmarkEnd w:id="7853"/>
        <w:bookmarkEnd w:id="7858"/>
        <w:bookmarkEnd w:id="7859"/>
        <w:bookmarkEnd w:id="7860"/>
        <w:bookmarkEnd w:id="7861"/>
        <w:bookmarkEnd w:id="7862"/>
      </w:del>
    </w:p>
    <w:p w14:paraId="02868BEB" w14:textId="1EB35650" w:rsidR="00D9034C" w:rsidRPr="00B328D3" w:rsidDel="00637308" w:rsidRDefault="00D9034C">
      <w:pPr>
        <w:pStyle w:val="ListParagraph"/>
        <w:numPr>
          <w:ilvl w:val="0"/>
          <w:numId w:val="44"/>
        </w:numPr>
        <w:tabs>
          <w:tab w:val="left" w:pos="630"/>
          <w:tab w:val="left" w:pos="720"/>
          <w:tab w:val="left" w:pos="990"/>
        </w:tabs>
        <w:ind w:left="0" w:firstLine="720"/>
        <w:contextualSpacing w:val="0"/>
        <w:rPr>
          <w:del w:id="7863" w:author="An Tran, ACA (BUV)" w:date="2024-09-13T01:28:00Z" w16du:dateUtc="2024-09-12T18:28:00Z"/>
          <w:rFonts w:ascii="iCiel Avenir LT Std 35 Light" w:hAnsi="iCiel Avenir LT Std 35 Light" w:cs="Arial"/>
          <w:sz w:val="22"/>
          <w:szCs w:val="22"/>
          <w:lang w:val="vi-VN"/>
          <w:rPrChange w:id="7864" w:author="An Tran, ACA (BUV)" w:date="2024-09-13T01:31:00Z" w16du:dateUtc="2024-09-12T18:31:00Z">
            <w:rPr>
              <w:del w:id="7865" w:author="An Tran, ACA (BUV)" w:date="2024-09-13T01:28:00Z" w16du:dateUtc="2024-09-12T18:28:00Z"/>
              <w:rFonts w:ascii="iCiel Avenir LT Std 35 Light" w:hAnsi="iCiel Avenir LT Std 35 Light" w:cs="Arial"/>
              <w:b/>
              <w:bCs/>
              <w:sz w:val="22"/>
              <w:szCs w:val="22"/>
              <w:u w:val="single"/>
              <w:lang w:val="vi-VN"/>
            </w:rPr>
          </w:rPrChange>
        </w:rPr>
        <w:pPrChange w:id="7866" w:author="An Tran, ACA (BUV)" w:date="2024-09-13T01:31:00Z" w16du:dateUtc="2024-09-12T18:31:00Z">
          <w:pPr>
            <w:pStyle w:val="ListParagraph"/>
            <w:tabs>
              <w:tab w:val="left" w:pos="630"/>
              <w:tab w:val="left" w:pos="720"/>
              <w:tab w:val="left" w:pos="1080"/>
            </w:tabs>
            <w:ind w:left="0"/>
            <w:contextualSpacing w:val="0"/>
          </w:pPr>
        </w:pPrChange>
      </w:pPr>
      <w:del w:id="7867" w:author="An Tran, ACA (BUV)" w:date="2024-09-13T01:28:00Z" w16du:dateUtc="2024-09-12T18:28:00Z">
        <w:r w:rsidRPr="00B328D3" w:rsidDel="00637308">
          <w:rPr>
            <w:rFonts w:ascii="iCiel Avenir LT Std 35 Light" w:hAnsi="iCiel Avenir LT Std 35 Light" w:cs="Arial"/>
            <w:b/>
            <w:sz w:val="22"/>
            <w:szCs w:val="22"/>
            <w:lang w:val="vi-VN"/>
            <w:rPrChange w:id="7868" w:author="An Tran, ACA (BUV)" w:date="2024-09-13T01:31:00Z" w16du:dateUtc="2024-09-12T18:31:00Z">
              <w:rPr>
                <w:rFonts w:ascii="iCiel Avenir LT Std 35 Light" w:hAnsi="iCiel Avenir LT Std 35 Light" w:cs="Arial"/>
                <w:b/>
                <w:bCs/>
                <w:sz w:val="22"/>
                <w:szCs w:val="22"/>
                <w:u w:val="single"/>
                <w:lang w:val="vi-VN"/>
              </w:rPr>
            </w:rPrChange>
          </w:rPr>
          <w:delText xml:space="preserve">Answer / </w:delText>
        </w:r>
        <w:r w:rsidRPr="00B328D3" w:rsidDel="00637308">
          <w:rPr>
            <w:rFonts w:ascii="iCiel Avenir LT Std 35 Light" w:hAnsi="iCiel Avenir LT Std 35 Light" w:cs="Arial"/>
            <w:b/>
            <w:sz w:val="22"/>
            <w:szCs w:val="22"/>
            <w:lang w:val="vi-VN"/>
            <w:rPrChange w:id="7869" w:author="An Tran, ACA (BUV)" w:date="2024-09-13T01:31:00Z" w16du:dateUtc="2024-09-12T18:31:00Z">
              <w:rPr>
                <w:rFonts w:ascii="iCiel Avenir LT Std 35 Light" w:hAnsi="iCiel Avenir LT Std 35 Light" w:cs="Arial"/>
                <w:b/>
                <w:bCs/>
                <w:i/>
                <w:iCs/>
                <w:sz w:val="22"/>
                <w:szCs w:val="22"/>
                <w:u w:val="single"/>
                <w:lang w:val="vi-VN"/>
              </w:rPr>
            </w:rPrChange>
          </w:rPr>
          <w:delText>Câu trả lời</w:delText>
        </w:r>
        <w:r w:rsidRPr="00B328D3" w:rsidDel="00637308">
          <w:rPr>
            <w:rFonts w:ascii="iCiel Avenir LT Std 35 Light" w:hAnsi="iCiel Avenir LT Std 35 Light" w:cs="Arial"/>
            <w:b/>
            <w:sz w:val="22"/>
            <w:szCs w:val="22"/>
            <w:lang w:val="vi-VN"/>
            <w:rPrChange w:id="7870" w:author="An Tran, ACA (BUV)" w:date="2024-09-13T01:31:00Z" w16du:dateUtc="2024-09-12T18:31:00Z">
              <w:rPr>
                <w:rFonts w:ascii="iCiel Avenir LT Std 35 Light" w:hAnsi="iCiel Avenir LT Std 35 Light" w:cs="Arial"/>
                <w:b/>
                <w:bCs/>
                <w:sz w:val="22"/>
                <w:szCs w:val="22"/>
                <w:u w:val="single"/>
                <w:lang w:val="vi-VN"/>
              </w:rPr>
            </w:rPrChange>
          </w:rPr>
          <w:delText>:</w:delText>
        </w:r>
        <w:bookmarkStart w:id="7871" w:name="_Toc177116779"/>
        <w:bookmarkStart w:id="7872" w:name="_Toc177119589"/>
        <w:bookmarkStart w:id="7873" w:name="_Toc177120001"/>
        <w:bookmarkStart w:id="7874" w:name="_Toc177146159"/>
        <w:bookmarkStart w:id="7875" w:name="_Toc177146568"/>
        <w:bookmarkEnd w:id="7871"/>
        <w:bookmarkEnd w:id="7872"/>
        <w:bookmarkEnd w:id="7873"/>
        <w:bookmarkEnd w:id="7874"/>
        <w:bookmarkEnd w:id="7875"/>
      </w:del>
    </w:p>
    <w:p w14:paraId="7EB26652" w14:textId="49326E0B" w:rsidR="00D9034C" w:rsidRPr="004373E8" w:rsidDel="00637308" w:rsidRDefault="00D9034C">
      <w:pPr>
        <w:numPr>
          <w:ilvl w:val="0"/>
          <w:numId w:val="44"/>
        </w:numPr>
        <w:tabs>
          <w:tab w:val="left" w:pos="630"/>
          <w:tab w:val="left" w:pos="720"/>
          <w:tab w:val="left" w:pos="990"/>
        </w:tabs>
        <w:ind w:left="0" w:firstLine="720"/>
        <w:rPr>
          <w:del w:id="7876" w:author="An Tran, ACA (BUV)" w:date="2024-09-13T01:28:00Z" w16du:dateUtc="2024-09-12T18:28:00Z"/>
          <w:rFonts w:ascii="iCiel Avenir LT Std 35 Light" w:hAnsi="iCiel Avenir LT Std 35 Light" w:cs="Arial"/>
          <w:sz w:val="22"/>
          <w:szCs w:val="22"/>
          <w:lang w:val="vi-VN"/>
        </w:rPr>
        <w:pPrChange w:id="7877" w:author="An Tran, ACA (BUV)" w:date="2024-09-13T01:31:00Z" w16du:dateUtc="2024-09-12T18:31:00Z">
          <w:pPr>
            <w:tabs>
              <w:tab w:val="left" w:pos="630"/>
              <w:tab w:val="left" w:pos="720"/>
              <w:tab w:val="left" w:pos="1080"/>
            </w:tabs>
            <w:ind w:firstLine="0"/>
          </w:pPr>
        </w:pPrChange>
      </w:pPr>
      <w:del w:id="7878" w:author="An Tran, ACA (BUV)" w:date="2024-09-13T01:28:00Z" w16du:dateUtc="2024-09-12T18:28:00Z">
        <w:r w:rsidRPr="004373E8" w:rsidDel="00637308">
          <w:rPr>
            <w:rFonts w:ascii="iCiel Avenir LT Std 35 Light" w:hAnsi="iCiel Avenir LT Std 35 Light" w:cs="Arial"/>
            <w:sz w:val="22"/>
            <w:szCs w:val="22"/>
            <w:lang w:val="vi-VN"/>
          </w:rPr>
          <w:delText>The assessment structure is decided by the Module Descriptor by Staffordshire University and therefore the assessment type cannot be changed. However, there will be exceptional cases that might be considered due to their special circumstances and need to be approved by the university. Group work and group assessments are an important part of the employability focus of the degree. If a student is having difficulty working in a group, they should discuss any issues with their Module Leader.</w:delText>
        </w:r>
        <w:bookmarkStart w:id="7879" w:name="_Toc177116780"/>
        <w:bookmarkStart w:id="7880" w:name="_Toc177119590"/>
        <w:bookmarkStart w:id="7881" w:name="_Toc177120002"/>
        <w:bookmarkStart w:id="7882" w:name="_Toc177146160"/>
        <w:bookmarkStart w:id="7883" w:name="_Toc177146569"/>
        <w:bookmarkEnd w:id="7879"/>
        <w:bookmarkEnd w:id="7880"/>
        <w:bookmarkEnd w:id="7881"/>
        <w:bookmarkEnd w:id="7882"/>
        <w:bookmarkEnd w:id="7883"/>
      </w:del>
    </w:p>
    <w:p w14:paraId="1D0C6196" w14:textId="3035D1B4" w:rsidR="00D9034C" w:rsidRPr="00B328D3" w:rsidDel="00637308" w:rsidRDefault="00D9034C">
      <w:pPr>
        <w:numPr>
          <w:ilvl w:val="0"/>
          <w:numId w:val="44"/>
        </w:numPr>
        <w:tabs>
          <w:tab w:val="left" w:pos="630"/>
          <w:tab w:val="left" w:pos="720"/>
          <w:tab w:val="left" w:pos="990"/>
        </w:tabs>
        <w:ind w:left="0" w:firstLine="720"/>
        <w:rPr>
          <w:del w:id="7884" w:author="An Tran, ACA (BUV)" w:date="2024-09-13T01:28:00Z" w16du:dateUtc="2024-09-12T18:28:00Z"/>
          <w:rFonts w:ascii="iCiel Avenir LT Std 35 Light" w:hAnsi="iCiel Avenir LT Std 35 Light" w:cs="Arial"/>
          <w:sz w:val="22"/>
          <w:szCs w:val="22"/>
          <w:lang w:val="vi-VN"/>
          <w:rPrChange w:id="7885" w:author="An Tran, ACA (BUV)" w:date="2024-09-13T01:31:00Z" w16du:dateUtc="2024-09-12T18:31:00Z">
            <w:rPr>
              <w:del w:id="7886" w:author="An Tran, ACA (BUV)" w:date="2024-09-13T01:28:00Z" w16du:dateUtc="2024-09-12T18:28:00Z"/>
              <w:rFonts w:ascii="iCiel Avenir LT Std 35 Light" w:hAnsi="iCiel Avenir LT Std 35 Light" w:cs="Arial"/>
              <w:i/>
              <w:iCs/>
              <w:sz w:val="22"/>
              <w:szCs w:val="22"/>
              <w:lang w:val="vi-VN"/>
            </w:rPr>
          </w:rPrChange>
        </w:rPr>
        <w:pPrChange w:id="7887" w:author="An Tran, ACA (BUV)" w:date="2024-09-13T01:31:00Z" w16du:dateUtc="2024-09-12T18:31:00Z">
          <w:pPr>
            <w:tabs>
              <w:tab w:val="left" w:pos="630"/>
              <w:tab w:val="left" w:pos="720"/>
              <w:tab w:val="left" w:pos="1080"/>
            </w:tabs>
            <w:ind w:firstLine="0"/>
          </w:pPr>
        </w:pPrChange>
      </w:pPr>
      <w:del w:id="7888" w:author="An Tran, ACA (BUV)" w:date="2024-09-13T01:28:00Z" w16du:dateUtc="2024-09-12T18:28:00Z">
        <w:r w:rsidRPr="00B328D3" w:rsidDel="00637308">
          <w:rPr>
            <w:rFonts w:ascii="iCiel Avenir LT Std 35 Light" w:hAnsi="iCiel Avenir LT Std 35 Light" w:cs="Arial"/>
            <w:sz w:val="22"/>
            <w:szCs w:val="22"/>
            <w:lang w:val="vi-VN"/>
            <w:rPrChange w:id="7889" w:author="An Tran, ACA (BUV)" w:date="2024-09-13T01:31:00Z" w16du:dateUtc="2024-09-12T18:31:00Z">
              <w:rPr>
                <w:rFonts w:ascii="iCiel Avenir LT Std 35 Light" w:hAnsi="iCiel Avenir LT Std 35 Light" w:cs="Arial"/>
                <w:i/>
                <w:iCs/>
                <w:sz w:val="22"/>
                <w:szCs w:val="22"/>
                <w:lang w:val="vi-VN"/>
              </w:rPr>
            </w:rPrChange>
          </w:rPr>
          <w:delText>Cấu trúc bài nộp của sinh viên được quyết định bởi Tài liệu Mô tả Môn học (Module Descriptor) của Đại học Staffordshire và do đó, loại hình bài nộp sẽ không thể thay đổi. Tuy nhiên, đối với một số trường hợp có th</w:delText>
        </w:r>
        <w:r w:rsidR="006D033E" w:rsidRPr="00B328D3" w:rsidDel="00637308">
          <w:rPr>
            <w:rFonts w:ascii="iCiel Avenir LT Std 35 Light" w:hAnsi="iCiel Avenir LT Std 35 Light" w:cs="Arial"/>
            <w:sz w:val="22"/>
            <w:szCs w:val="22"/>
            <w:lang w:val="vi-VN"/>
            <w:rPrChange w:id="7890" w:author="An Tran, ACA (BUV)" w:date="2024-09-13T01:31:00Z" w16du:dateUtc="2024-09-12T18:31:00Z">
              <w:rPr>
                <w:rFonts w:ascii="iCiel Avenir LT Std 35 Light" w:hAnsi="iCiel Avenir LT Std 35 Light" w:cs="Arial"/>
                <w:i/>
                <w:iCs/>
                <w:sz w:val="22"/>
                <w:szCs w:val="22"/>
                <w:lang w:val="vi-VN"/>
              </w:rPr>
            </w:rPrChange>
          </w:rPr>
          <w:delText>ể</w:delText>
        </w:r>
        <w:r w:rsidRPr="00B328D3" w:rsidDel="00637308">
          <w:rPr>
            <w:rFonts w:ascii="iCiel Avenir LT Std 35 Light" w:hAnsi="iCiel Avenir LT Std 35 Light" w:cs="Arial"/>
            <w:sz w:val="22"/>
            <w:szCs w:val="22"/>
            <w:lang w:val="vi-VN"/>
            <w:rPrChange w:id="7891" w:author="An Tran, ACA (BUV)" w:date="2024-09-13T01:31:00Z" w16du:dateUtc="2024-09-12T18:31:00Z">
              <w:rPr>
                <w:rFonts w:ascii="iCiel Avenir LT Std 35 Light" w:hAnsi="iCiel Avenir LT Std 35 Light" w:cs="Arial"/>
                <w:i/>
                <w:iCs/>
                <w:sz w:val="22"/>
                <w:szCs w:val="22"/>
                <w:lang w:val="vi-VN"/>
              </w:rPr>
            </w:rPrChange>
          </w:rPr>
          <w:delText xml:space="preserve"> được xem xét cho phép làm bài cá nhân thay vì làm theo nhóm là do hoàn cảnh đặc biệt của sinh viên, và sẽ cần được sự phê duyệt của nhà trường. Làm việc và nộp bài nhóm là một phần rất quan trọng trong việc nâng cao khả năng làm việc nhóm và cơ hội tuyển dụng của sinh viên – yếu tố mà chương trình học rất chú trọng. Nếu gặp bất cứ khó </w:delText>
        </w:r>
        <w:r w:rsidR="00E6198C" w:rsidRPr="00B328D3" w:rsidDel="00637308">
          <w:rPr>
            <w:rFonts w:ascii="iCiel Avenir LT Std 35 Light" w:hAnsi="iCiel Avenir LT Std 35 Light" w:cs="Arial"/>
            <w:sz w:val="22"/>
            <w:szCs w:val="22"/>
            <w:lang w:val="vi-VN"/>
            <w:rPrChange w:id="7892" w:author="An Tran, ACA (BUV)" w:date="2024-09-13T01:31:00Z" w16du:dateUtc="2024-09-12T18:31:00Z">
              <w:rPr>
                <w:rFonts w:ascii="iCiel Avenir LT Std 35 Light" w:hAnsi="iCiel Avenir LT Std 35 Light" w:cs="Arial"/>
                <w:i/>
                <w:iCs/>
                <w:sz w:val="22"/>
                <w:szCs w:val="22"/>
                <w:lang w:val="vi-VN"/>
              </w:rPr>
            </w:rPrChange>
          </w:rPr>
          <w:delText>k</w:delText>
        </w:r>
        <w:r w:rsidR="009D3AB7" w:rsidRPr="00B328D3" w:rsidDel="00637308">
          <w:rPr>
            <w:rFonts w:ascii="iCiel Avenir LT Std 35 Light" w:hAnsi="iCiel Avenir LT Std 35 Light" w:cs="Arial"/>
            <w:sz w:val="22"/>
            <w:szCs w:val="22"/>
            <w:lang w:val="vi-VN"/>
            <w:rPrChange w:id="7893" w:author="An Tran, ACA (BUV)" w:date="2024-09-13T01:31:00Z" w16du:dateUtc="2024-09-12T18:31:00Z">
              <w:rPr>
                <w:rFonts w:ascii="iCiel Avenir LT Std 35 Light" w:hAnsi="iCiel Avenir LT Std 35 Light" w:cs="Arial"/>
                <w:i/>
                <w:iCs/>
                <w:sz w:val="22"/>
                <w:szCs w:val="22"/>
                <w:lang w:val="vi-VN"/>
              </w:rPr>
            </w:rPrChange>
          </w:rPr>
          <w:delText>h</w:delText>
        </w:r>
        <w:r w:rsidR="00E6198C" w:rsidRPr="00B328D3" w:rsidDel="00637308">
          <w:rPr>
            <w:rFonts w:ascii="iCiel Avenir LT Std 35 Light" w:hAnsi="iCiel Avenir LT Std 35 Light" w:cs="Arial"/>
            <w:sz w:val="22"/>
            <w:szCs w:val="22"/>
            <w:lang w:val="vi-VN"/>
            <w:rPrChange w:id="7894" w:author="An Tran, ACA (BUV)" w:date="2024-09-13T01:31:00Z" w16du:dateUtc="2024-09-12T18:31:00Z">
              <w:rPr>
                <w:rFonts w:ascii="iCiel Avenir LT Std 35 Light" w:hAnsi="iCiel Avenir LT Std 35 Light" w:cs="Arial"/>
                <w:i/>
                <w:iCs/>
                <w:sz w:val="22"/>
                <w:szCs w:val="22"/>
                <w:lang w:val="vi-VN"/>
              </w:rPr>
            </w:rPrChange>
          </w:rPr>
          <w:delText>ă</w:delText>
        </w:r>
        <w:r w:rsidR="009D3AB7" w:rsidRPr="00B328D3" w:rsidDel="00637308">
          <w:rPr>
            <w:rFonts w:ascii="iCiel Avenir LT Std 35 Light" w:hAnsi="iCiel Avenir LT Std 35 Light" w:cs="Arial"/>
            <w:sz w:val="22"/>
            <w:szCs w:val="22"/>
            <w:lang w:val="vi-VN"/>
            <w:rPrChange w:id="7895" w:author="An Tran, ACA (BUV)" w:date="2024-09-13T01:31:00Z" w16du:dateUtc="2024-09-12T18:31:00Z">
              <w:rPr>
                <w:rFonts w:ascii="iCiel Avenir LT Std 35 Light" w:hAnsi="iCiel Avenir LT Std 35 Light" w:cs="Arial"/>
                <w:i/>
                <w:iCs/>
                <w:sz w:val="22"/>
                <w:szCs w:val="22"/>
                <w:lang w:val="vi-VN"/>
              </w:rPr>
            </w:rPrChange>
          </w:rPr>
          <w:delText>n</w:delText>
        </w:r>
        <w:r w:rsidRPr="00B328D3" w:rsidDel="00637308">
          <w:rPr>
            <w:rFonts w:ascii="iCiel Avenir LT Std 35 Light" w:hAnsi="iCiel Avenir LT Std 35 Light" w:cs="Arial"/>
            <w:sz w:val="22"/>
            <w:szCs w:val="22"/>
            <w:lang w:val="vi-VN"/>
            <w:rPrChange w:id="7896" w:author="An Tran, ACA (BUV)" w:date="2024-09-13T01:31:00Z" w16du:dateUtc="2024-09-12T18:31:00Z">
              <w:rPr>
                <w:rFonts w:ascii="iCiel Avenir LT Std 35 Light" w:hAnsi="iCiel Avenir LT Std 35 Light" w:cs="Arial"/>
                <w:i/>
                <w:iCs/>
                <w:sz w:val="22"/>
                <w:szCs w:val="22"/>
                <w:lang w:val="vi-VN"/>
              </w:rPr>
            </w:rPrChange>
          </w:rPr>
          <w:delText xml:space="preserve"> gì trong quá trình làm việc nhóm, sinh viên nên trao đổi trực tiếp với giảng viên phụ trách môn học.</w:delText>
        </w:r>
        <w:bookmarkStart w:id="7897" w:name="_Toc177116781"/>
        <w:bookmarkStart w:id="7898" w:name="_Toc177119591"/>
        <w:bookmarkStart w:id="7899" w:name="_Toc177120003"/>
        <w:bookmarkStart w:id="7900" w:name="_Toc177146161"/>
        <w:bookmarkStart w:id="7901" w:name="_Toc177146570"/>
        <w:bookmarkEnd w:id="7897"/>
        <w:bookmarkEnd w:id="7898"/>
        <w:bookmarkEnd w:id="7899"/>
        <w:bookmarkEnd w:id="7900"/>
        <w:bookmarkEnd w:id="7901"/>
      </w:del>
    </w:p>
    <w:p w14:paraId="7F088364" w14:textId="16AB3972" w:rsidR="00D9034C" w:rsidRPr="00B328D3" w:rsidDel="00EA54BA" w:rsidRDefault="00D60DB7">
      <w:pPr>
        <w:pStyle w:val="Question"/>
        <w:numPr>
          <w:ilvl w:val="0"/>
          <w:numId w:val="44"/>
        </w:numPr>
        <w:tabs>
          <w:tab w:val="left" w:pos="630"/>
          <w:tab w:val="left" w:pos="990"/>
        </w:tabs>
        <w:spacing w:before="100" w:line="400" w:lineRule="exact"/>
        <w:ind w:left="0" w:firstLine="720"/>
        <w:rPr>
          <w:del w:id="7902" w:author="An Tran, ACA (BUV)" w:date="2024-09-13T11:27:00Z" w16du:dateUtc="2024-09-13T04:27:00Z"/>
          <w:rFonts w:cs="Arial"/>
          <w:szCs w:val="22"/>
          <w:lang w:val="vi-VN"/>
          <w:rPrChange w:id="7903" w:author="An Tran, ACA (BUV)" w:date="2024-09-13T01:31:00Z" w16du:dateUtc="2024-09-12T18:31:00Z">
            <w:rPr>
              <w:del w:id="7904" w:author="An Tran, ACA (BUV)" w:date="2024-09-13T11:27:00Z" w16du:dateUtc="2024-09-13T04:27:00Z"/>
              <w:rFonts w:cs="Arial"/>
              <w:i/>
              <w:iCs/>
              <w:szCs w:val="22"/>
              <w:lang w:val="vi-VN"/>
            </w:rPr>
          </w:rPrChange>
        </w:rPr>
        <w:pPrChange w:id="7905"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906" w:name="_Toc107734234"/>
      <w:bookmarkStart w:id="7907" w:name="_Toc107734448"/>
      <w:bookmarkStart w:id="7908" w:name="_Toc107734900"/>
      <w:bookmarkStart w:id="7909" w:name="_Toc107735122"/>
      <w:bookmarkStart w:id="7910" w:name="_Toc107735249"/>
      <w:bookmarkStart w:id="7911" w:name="_Toc107735354"/>
      <w:bookmarkStart w:id="7912" w:name="_Toc107735458"/>
      <w:bookmarkStart w:id="7913" w:name="_Toc107735561"/>
      <w:bookmarkStart w:id="7914" w:name="_Toc107735666"/>
      <w:bookmarkStart w:id="7915" w:name="_Toc107735770"/>
      <w:bookmarkStart w:id="7916" w:name="_Toc107735874"/>
      <w:bookmarkStart w:id="7917" w:name="_Toc107735978"/>
      <w:bookmarkStart w:id="7918" w:name="_Toc107736131"/>
      <w:bookmarkStart w:id="7919" w:name="_Toc107736278"/>
      <w:bookmarkStart w:id="7920" w:name="_Toc107736382"/>
      <w:bookmarkStart w:id="7921" w:name="_Toc107736604"/>
      <w:bookmarkStart w:id="7922" w:name="_Toc107736707"/>
      <w:bookmarkStart w:id="7923" w:name="_Toc107736810"/>
      <w:bookmarkStart w:id="7924" w:name="_Toc107736914"/>
      <w:bookmarkStart w:id="7925" w:name="_Toc107737766"/>
      <w:bookmarkStart w:id="7926" w:name="_Toc108099155"/>
      <w:bookmarkStart w:id="7927" w:name="_Toc113975571"/>
      <w:bookmarkStart w:id="7928" w:name="_Toc113976088"/>
      <w:bookmarkStart w:id="7929" w:name="_Toc114065618"/>
      <w:bookmarkStart w:id="7930" w:name="_Toc114066014"/>
      <w:bookmarkStart w:id="7931" w:name="_Toc113977114"/>
      <w:bookmarkStart w:id="7932" w:name="_Toc122700192"/>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del w:id="7933" w:author="An Tran, ACA (BUV)" w:date="2024-09-13T11:27:00Z" w16du:dateUtc="2024-09-13T04:27:00Z">
        <w:r w:rsidRPr="004373E8" w:rsidDel="00EA54BA">
          <w:rPr>
            <w:rFonts w:cs="Arial"/>
            <w:szCs w:val="22"/>
            <w:lang w:val="vi-VN"/>
          </w:rPr>
          <w:delText>The student</w:delText>
        </w:r>
        <w:r w:rsidR="00D9034C" w:rsidRPr="004373E8" w:rsidDel="00EA54BA">
          <w:rPr>
            <w:rFonts w:cs="Arial"/>
            <w:szCs w:val="22"/>
            <w:lang w:val="vi-VN"/>
          </w:rPr>
          <w:delText xml:space="preserve"> has been asked to attend an academic conduct meeting. What does this mean? </w:delText>
        </w:r>
        <w:r w:rsidR="00D9034C" w:rsidRPr="00633664" w:rsidDel="00EA54BA">
          <w:rPr>
            <w:rFonts w:cs="Arial"/>
            <w:szCs w:val="22"/>
            <w:lang w:val="vi-VN"/>
          </w:rPr>
          <w:delText xml:space="preserve">/ </w:delText>
        </w:r>
        <w:r w:rsidR="00D9034C" w:rsidRPr="00B328D3" w:rsidDel="00EA54BA">
          <w:rPr>
            <w:rFonts w:cs="Arial"/>
            <w:szCs w:val="22"/>
            <w:lang w:val="vi-VN"/>
            <w:rPrChange w:id="7934" w:author="An Tran, ACA (BUV)" w:date="2024-09-13T01:31:00Z" w16du:dateUtc="2024-09-12T18:31:00Z">
              <w:rPr>
                <w:rFonts w:cs="Arial"/>
                <w:i/>
                <w:iCs/>
                <w:szCs w:val="22"/>
                <w:lang w:val="vi-VN"/>
              </w:rPr>
            </w:rPrChange>
          </w:rPr>
          <w:delText>Sinh viên được mời tham dự cuộc họp về vi phạm học thuật, như vậy có nghĩa là gì?</w:delText>
        </w:r>
        <w:bookmarkStart w:id="7935" w:name="_Toc177119592"/>
        <w:bookmarkStart w:id="7936" w:name="_Toc177120004"/>
        <w:bookmarkStart w:id="7937" w:name="_Toc177146162"/>
        <w:bookmarkStart w:id="7938" w:name="_Toc177146571"/>
        <w:bookmarkEnd w:id="7931"/>
        <w:bookmarkEnd w:id="7932"/>
        <w:bookmarkEnd w:id="7935"/>
        <w:bookmarkEnd w:id="7936"/>
        <w:bookmarkEnd w:id="7937"/>
        <w:bookmarkEnd w:id="7938"/>
      </w:del>
    </w:p>
    <w:p w14:paraId="04A5939C" w14:textId="46D0EF02" w:rsidR="00D9034C" w:rsidRPr="004373E8" w:rsidDel="00EA54BA" w:rsidRDefault="00D9034C" w:rsidP="003E1B62">
      <w:pPr>
        <w:pStyle w:val="ListParagraph"/>
        <w:tabs>
          <w:tab w:val="left" w:pos="630"/>
          <w:tab w:val="left" w:pos="720"/>
          <w:tab w:val="left" w:pos="1080"/>
        </w:tabs>
        <w:ind w:left="0"/>
        <w:contextualSpacing w:val="0"/>
        <w:rPr>
          <w:del w:id="7939" w:author="An Tran, ACA (BUV)" w:date="2024-09-13T11:27:00Z" w16du:dateUtc="2024-09-13T04:27:00Z"/>
          <w:rFonts w:ascii="iCiel Avenir LT Std 35 Light" w:hAnsi="iCiel Avenir LT Std 35 Light" w:cs="Arial"/>
          <w:b/>
          <w:bCs/>
          <w:sz w:val="22"/>
          <w:szCs w:val="22"/>
          <w:u w:val="single"/>
          <w:lang w:val="vi-VN"/>
        </w:rPr>
      </w:pPr>
      <w:del w:id="7940"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7941" w:name="_Toc177119593"/>
        <w:bookmarkStart w:id="7942" w:name="_Toc177120005"/>
        <w:bookmarkStart w:id="7943" w:name="_Toc177146163"/>
        <w:bookmarkStart w:id="7944" w:name="_Toc177146572"/>
        <w:bookmarkEnd w:id="7941"/>
        <w:bookmarkEnd w:id="7942"/>
        <w:bookmarkEnd w:id="7943"/>
        <w:bookmarkEnd w:id="7944"/>
      </w:del>
    </w:p>
    <w:p w14:paraId="73462CB0" w14:textId="5E90CCB6" w:rsidR="00FE7B34" w:rsidRPr="004373E8" w:rsidDel="0022108E" w:rsidRDefault="00FE7B34" w:rsidP="0022108E">
      <w:pPr>
        <w:tabs>
          <w:tab w:val="left" w:pos="630"/>
          <w:tab w:val="left" w:pos="720"/>
          <w:tab w:val="left" w:pos="1080"/>
        </w:tabs>
        <w:ind w:firstLine="0"/>
        <w:rPr>
          <w:del w:id="7945" w:author="An Tran, ACA (BUV)" w:date="2024-09-13T00:22:00Z" w16du:dateUtc="2024-09-12T17:22:00Z"/>
          <w:rFonts w:ascii="iCiel Avenir LT Std 35 Light" w:hAnsi="iCiel Avenir LT Std 35 Light" w:cs="Arial"/>
          <w:sz w:val="22"/>
          <w:szCs w:val="22"/>
          <w:lang w:val="vi-VN"/>
        </w:rPr>
      </w:pPr>
      <w:del w:id="7946" w:author="An Tran, ACA (BUV)" w:date="2024-09-13T00:22:00Z" w16du:dateUtc="2024-09-12T17:22:00Z">
        <w:r w:rsidRPr="004373E8" w:rsidDel="0022108E">
          <w:rPr>
            <w:rFonts w:ascii="iCiel Avenir LT Std 35 Light" w:hAnsi="iCiel Avenir LT Std 35 Light" w:cs="Arial"/>
            <w:sz w:val="22"/>
            <w:szCs w:val="22"/>
            <w:lang w:val="vi-VN"/>
          </w:rPr>
          <w:delText xml:space="preserve">When a student is asked to attend an academic conduct meeting, this means that he or she is suspected by BUV Academic Conduct panel of having committed an academic misconduct. Following Staffordshire University’s Academic Conduct Procedure, he or she will be asked to attend an academic conduct meeting where he or she can put his or her side forward. Students &amp; parents can contact the Academic Compliance Office at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sz w:val="22"/>
            <w:szCs w:val="22"/>
            <w:lang w:val="vi-VN"/>
          </w:rPr>
          <w:delText>aca.compliance@buv.edu.vn</w:delText>
        </w:r>
        <w:r w:rsidR="00A1692C" w:rsidDel="0022108E">
          <w:rPr>
            <w:rStyle w:val="Hyperlink"/>
            <w:rFonts w:ascii="iCiel Avenir LT Std 35 Light" w:hAnsi="iCiel Avenir LT Std 35 Light" w:cs="Arial"/>
            <w:sz w:val="22"/>
            <w:szCs w:val="22"/>
            <w:lang w:val="vi-VN"/>
          </w:rPr>
          <w:fldChar w:fldCharType="end"/>
        </w:r>
        <w:r w:rsidRPr="004373E8" w:rsidDel="0022108E">
          <w:rPr>
            <w:rFonts w:ascii="iCiel Avenir LT Std 35 Light" w:hAnsi="iCiel Avenir LT Std 35 Light" w:cs="Arial"/>
            <w:sz w:val="22"/>
            <w:szCs w:val="22"/>
            <w:lang w:val="vi-VN"/>
          </w:rPr>
          <w:delText xml:space="preserve"> for further explanation on this process.</w:delText>
        </w:r>
        <w:bookmarkStart w:id="7947" w:name="_Toc177119594"/>
        <w:bookmarkStart w:id="7948" w:name="_Toc177120006"/>
        <w:bookmarkStart w:id="7949" w:name="_Toc177146164"/>
        <w:bookmarkStart w:id="7950" w:name="_Toc177146573"/>
        <w:bookmarkEnd w:id="7947"/>
        <w:bookmarkEnd w:id="7948"/>
        <w:bookmarkEnd w:id="7949"/>
        <w:bookmarkEnd w:id="7950"/>
      </w:del>
    </w:p>
    <w:p w14:paraId="08CEBD9C" w14:textId="4C34436D" w:rsidR="00FE7B34" w:rsidRPr="004373E8" w:rsidDel="00EA54BA" w:rsidRDefault="00FE7B34" w:rsidP="003E1B62">
      <w:pPr>
        <w:tabs>
          <w:tab w:val="left" w:pos="630"/>
          <w:tab w:val="left" w:pos="720"/>
          <w:tab w:val="left" w:pos="1080"/>
        </w:tabs>
        <w:ind w:firstLine="0"/>
        <w:rPr>
          <w:del w:id="7951" w:author="An Tran, ACA (BUV)" w:date="2024-09-13T11:27:00Z" w16du:dateUtc="2024-09-13T04:27:00Z"/>
          <w:rFonts w:ascii="iCiel Avenir LT Std 35 Light" w:hAnsi="iCiel Avenir LT Std 35 Light" w:cs="Arial"/>
          <w:i/>
          <w:iCs/>
          <w:sz w:val="22"/>
          <w:szCs w:val="22"/>
          <w:lang w:val="vi-VN"/>
        </w:rPr>
      </w:pPr>
      <w:del w:id="7952" w:author="An Tran, ACA (BUV)" w:date="2024-09-13T00:22:00Z" w16du:dateUtc="2024-09-12T17:22:00Z">
        <w:r w:rsidRPr="004373E8" w:rsidDel="0022108E">
          <w:rPr>
            <w:rFonts w:ascii="iCiel Avenir LT Std 35 Light" w:hAnsi="iCiel Avenir LT Std 35 Light" w:cs="Arial"/>
            <w:i/>
            <w:iCs/>
            <w:sz w:val="22"/>
            <w:szCs w:val="22"/>
            <w:lang w:val="vi-VN"/>
          </w:rPr>
          <w:delText xml:space="preserve">Khi một sinh viên được yêu cầu tham gia "Họp hội đồng vi phạm học thuật", nghĩa là Hội đồng vi phạm học thuật BUV đang nghi ngờ sinh viên đó có khả năng đã vi phạm quy định học thuật. Theo Quy định Học thuật của Đại học Staffordshire, sinh viên sẽ được mời tham gia "Họp hội đồng vi phạm học thuật" để đưa ra ý kiến của mình về trường hợp vi phạm học thuật đang xem xét. Sinh viên và phụ huynh có thể liên hệ Bộ phận Quy chế Đào tạo qua địa chỉ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aca.compliance@buv.edu.vn</w:delText>
        </w:r>
        <w:r w:rsidR="00A1692C" w:rsidDel="0022108E">
          <w:rPr>
            <w:rStyle w:val="Hyperlink"/>
            <w:rFonts w:ascii="iCiel Avenir LT Std 35 Light" w:hAnsi="iCiel Avenir LT Std 35 Light" w:cs="Arial"/>
            <w:i/>
            <w:iCs/>
            <w:sz w:val="22"/>
            <w:szCs w:val="22"/>
            <w:lang w:val="vi-VN"/>
          </w:rPr>
          <w:fldChar w:fldCharType="end"/>
        </w:r>
        <w:r w:rsidRPr="004373E8" w:rsidDel="0022108E">
          <w:rPr>
            <w:rFonts w:ascii="iCiel Avenir LT Std 35 Light" w:hAnsi="iCiel Avenir LT Std 35 Light" w:cs="Arial"/>
            <w:i/>
            <w:iCs/>
            <w:sz w:val="22"/>
            <w:szCs w:val="22"/>
            <w:lang w:val="vi-VN"/>
          </w:rPr>
          <w:delText xml:space="preserve"> để được giải thích kỹ hơn về quy trình này</w:delText>
        </w:r>
      </w:del>
      <w:del w:id="7953" w:author="An Tran, ACA (BUV)" w:date="2024-09-13T11:27:00Z" w16du:dateUtc="2024-09-13T04:27:00Z">
        <w:r w:rsidRPr="004373E8" w:rsidDel="00EA54BA">
          <w:rPr>
            <w:rFonts w:ascii="iCiel Avenir LT Std 35 Light" w:hAnsi="iCiel Avenir LT Std 35 Light" w:cs="Arial"/>
            <w:i/>
            <w:iCs/>
            <w:sz w:val="22"/>
            <w:szCs w:val="22"/>
            <w:lang w:val="vi-VN"/>
          </w:rPr>
          <w:delText>.</w:delText>
        </w:r>
        <w:bookmarkStart w:id="7954" w:name="_Toc177119595"/>
        <w:bookmarkStart w:id="7955" w:name="_Toc177120007"/>
        <w:bookmarkStart w:id="7956" w:name="_Toc177146165"/>
        <w:bookmarkStart w:id="7957" w:name="_Toc177146574"/>
        <w:bookmarkEnd w:id="7954"/>
        <w:bookmarkEnd w:id="7955"/>
        <w:bookmarkEnd w:id="7956"/>
        <w:bookmarkEnd w:id="7957"/>
      </w:del>
    </w:p>
    <w:p w14:paraId="450FAD76" w14:textId="1A9F2545" w:rsidR="00D9034C" w:rsidRPr="004373E8" w:rsidDel="00EA54BA" w:rsidRDefault="00D9034C">
      <w:pPr>
        <w:pStyle w:val="Question"/>
        <w:numPr>
          <w:ilvl w:val="0"/>
          <w:numId w:val="44"/>
        </w:numPr>
        <w:tabs>
          <w:tab w:val="left" w:pos="630"/>
          <w:tab w:val="left" w:pos="990"/>
        </w:tabs>
        <w:spacing w:before="100" w:line="400" w:lineRule="exact"/>
        <w:ind w:left="0" w:firstLine="720"/>
        <w:rPr>
          <w:del w:id="7958" w:author="An Tran, ACA (BUV)" w:date="2024-09-13T11:27:00Z" w16du:dateUtc="2024-09-13T04:27:00Z"/>
          <w:rFonts w:cs="Arial"/>
          <w:szCs w:val="22"/>
          <w:lang w:val="vi-VN"/>
        </w:rPr>
        <w:pPrChange w:id="7959"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7960" w:name="_Toc113975573"/>
      <w:bookmarkStart w:id="7961" w:name="_Toc113976090"/>
      <w:bookmarkStart w:id="7962" w:name="_Toc114065620"/>
      <w:bookmarkStart w:id="7963" w:name="_Toc114066016"/>
      <w:bookmarkStart w:id="7964" w:name="_Toc107734236"/>
      <w:bookmarkStart w:id="7965" w:name="_Toc107734450"/>
      <w:bookmarkStart w:id="7966" w:name="_Toc107734902"/>
      <w:bookmarkStart w:id="7967" w:name="_Toc107735124"/>
      <w:bookmarkStart w:id="7968" w:name="_Toc107735251"/>
      <w:bookmarkStart w:id="7969" w:name="_Toc107735356"/>
      <w:bookmarkStart w:id="7970" w:name="_Toc107735460"/>
      <w:bookmarkStart w:id="7971" w:name="_Toc107735563"/>
      <w:bookmarkStart w:id="7972" w:name="_Toc107735668"/>
      <w:bookmarkStart w:id="7973" w:name="_Toc107735772"/>
      <w:bookmarkStart w:id="7974" w:name="_Toc107735876"/>
      <w:bookmarkStart w:id="7975" w:name="_Toc107735980"/>
      <w:bookmarkStart w:id="7976" w:name="_Toc107736133"/>
      <w:bookmarkStart w:id="7977" w:name="_Toc107736280"/>
      <w:bookmarkStart w:id="7978" w:name="_Toc107736384"/>
      <w:bookmarkStart w:id="7979" w:name="_Toc107736606"/>
      <w:bookmarkStart w:id="7980" w:name="_Toc107736709"/>
      <w:bookmarkStart w:id="7981" w:name="_Toc107736812"/>
      <w:bookmarkStart w:id="7982" w:name="_Toc107736916"/>
      <w:bookmarkStart w:id="7983" w:name="_Toc107737768"/>
      <w:bookmarkStart w:id="7984" w:name="_Toc108099157"/>
      <w:bookmarkStart w:id="7985" w:name="_Toc113975574"/>
      <w:bookmarkStart w:id="7986" w:name="_Toc113976091"/>
      <w:bookmarkStart w:id="7987" w:name="_Toc114065621"/>
      <w:bookmarkStart w:id="7988" w:name="_Toc114066017"/>
      <w:bookmarkStart w:id="7989" w:name="_Toc113977115"/>
      <w:bookmarkStart w:id="7990" w:name="_Toc122700193"/>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del w:id="7991" w:author="An Tran, ACA (BUV)" w:date="2024-09-13T11:27:00Z" w16du:dateUtc="2024-09-13T04:27:00Z">
        <w:r w:rsidRPr="004373E8" w:rsidDel="00EA54BA">
          <w:rPr>
            <w:rFonts w:cs="Arial"/>
            <w:szCs w:val="22"/>
            <w:lang w:val="vi-VN"/>
          </w:rPr>
          <w:delText xml:space="preserve">What is a safe similarity index when students submit assignment on Turnitin? / </w:delText>
        </w:r>
        <w:r w:rsidRPr="00B328D3" w:rsidDel="00EA54BA">
          <w:rPr>
            <w:rFonts w:cs="Arial"/>
            <w:szCs w:val="22"/>
            <w:lang w:val="vi-VN"/>
            <w:rPrChange w:id="7992" w:author="An Tran, ACA (BUV)" w:date="2024-09-13T01:31:00Z" w16du:dateUtc="2024-09-12T18:31:00Z">
              <w:rPr>
                <w:rFonts w:cs="Arial"/>
                <w:i/>
                <w:iCs/>
                <w:szCs w:val="22"/>
                <w:lang w:val="vi-VN"/>
              </w:rPr>
            </w:rPrChange>
          </w:rPr>
          <w:delText>Số phần trăm độ tương đồng như thế nào là an toàn khi sinh viên nộp bài trên hệ thống Turnitin?</w:delText>
        </w:r>
        <w:bookmarkStart w:id="7993" w:name="_Toc177119596"/>
        <w:bookmarkStart w:id="7994" w:name="_Toc177120008"/>
        <w:bookmarkStart w:id="7995" w:name="_Toc177146166"/>
        <w:bookmarkStart w:id="7996" w:name="_Toc177146575"/>
        <w:bookmarkEnd w:id="7989"/>
        <w:bookmarkEnd w:id="7990"/>
        <w:bookmarkEnd w:id="7993"/>
        <w:bookmarkEnd w:id="7994"/>
        <w:bookmarkEnd w:id="7995"/>
        <w:bookmarkEnd w:id="7996"/>
      </w:del>
    </w:p>
    <w:p w14:paraId="057E501A" w14:textId="1A2F3E39" w:rsidR="00D9034C" w:rsidRPr="004373E8" w:rsidDel="00EA54BA" w:rsidRDefault="00D9034C" w:rsidP="003E1B62">
      <w:pPr>
        <w:pStyle w:val="ListParagraph"/>
        <w:tabs>
          <w:tab w:val="left" w:pos="630"/>
          <w:tab w:val="left" w:pos="720"/>
          <w:tab w:val="left" w:pos="1080"/>
        </w:tabs>
        <w:ind w:left="0"/>
        <w:contextualSpacing w:val="0"/>
        <w:rPr>
          <w:del w:id="7997" w:author="An Tran, ACA (BUV)" w:date="2024-09-13T11:27:00Z" w16du:dateUtc="2024-09-13T04:27:00Z"/>
          <w:rFonts w:ascii="iCiel Avenir LT Std 35 Light" w:hAnsi="iCiel Avenir LT Std 35 Light" w:cs="Arial"/>
          <w:b/>
          <w:bCs/>
          <w:sz w:val="22"/>
          <w:szCs w:val="22"/>
          <w:u w:val="single"/>
          <w:lang w:val="vi-VN"/>
        </w:rPr>
      </w:pPr>
      <w:del w:id="7998"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7999" w:name="_Toc177119597"/>
        <w:bookmarkStart w:id="8000" w:name="_Toc177120009"/>
        <w:bookmarkStart w:id="8001" w:name="_Toc177146167"/>
        <w:bookmarkStart w:id="8002" w:name="_Toc177146576"/>
        <w:bookmarkEnd w:id="7999"/>
        <w:bookmarkEnd w:id="8000"/>
        <w:bookmarkEnd w:id="8001"/>
        <w:bookmarkEnd w:id="8002"/>
      </w:del>
    </w:p>
    <w:p w14:paraId="59D3ACD1" w14:textId="56F1F056" w:rsidR="00D9034C" w:rsidRPr="004373E8" w:rsidDel="0022108E" w:rsidRDefault="00D9034C" w:rsidP="0022108E">
      <w:pPr>
        <w:tabs>
          <w:tab w:val="left" w:pos="630"/>
          <w:tab w:val="left" w:pos="720"/>
          <w:tab w:val="left" w:pos="1080"/>
        </w:tabs>
        <w:ind w:firstLine="0"/>
        <w:rPr>
          <w:del w:id="8003" w:author="An Tran, ACA (BUV)" w:date="2024-09-13T00:22:00Z" w16du:dateUtc="2024-09-12T17:22:00Z"/>
          <w:rFonts w:ascii="iCiel Avenir LT Std 35 Light" w:hAnsi="iCiel Avenir LT Std 35 Light" w:cs="Arial"/>
          <w:sz w:val="22"/>
          <w:szCs w:val="22"/>
          <w:lang w:val="vi-VN"/>
        </w:rPr>
      </w:pPr>
      <w:del w:id="8004" w:author="An Tran, ACA (BUV)" w:date="2024-09-13T00:22:00Z" w16du:dateUtc="2024-09-12T17:22:00Z">
        <w:r w:rsidRPr="004373E8" w:rsidDel="0022108E">
          <w:rPr>
            <w:rFonts w:ascii="iCiel Avenir LT Std 35 Light" w:hAnsi="iCiel Avenir LT Std 35 Light" w:cs="Arial"/>
            <w:sz w:val="22"/>
            <w:szCs w:val="22"/>
            <w:lang w:val="vi-VN"/>
          </w:rPr>
          <w:delText xml:space="preserve">There is no “safe” similarity index on Turnitin as it is just one of many indicators to suggest whether the student has committed academic misconduct or not. Sometimes, a paper can have a high percentage of similarity index due to the nature of the assessment. It would be the Module Leader who </w:delText>
        </w:r>
        <w:r w:rsidR="00FD0CDB" w:rsidRPr="004373E8" w:rsidDel="0022108E">
          <w:rPr>
            <w:rFonts w:ascii="iCiel Avenir LT Std 35 Light" w:hAnsi="iCiel Avenir LT Std 35 Light" w:cs="Arial"/>
            <w:sz w:val="22"/>
            <w:szCs w:val="22"/>
            <w:lang w:val="vi-VN"/>
          </w:rPr>
          <w:delText>has</w:delText>
        </w:r>
        <w:r w:rsidRPr="004373E8" w:rsidDel="0022108E">
          <w:rPr>
            <w:rFonts w:ascii="iCiel Avenir LT Std 35 Light" w:hAnsi="iCiel Avenir LT Std 35 Light" w:cs="Arial"/>
            <w:sz w:val="22"/>
            <w:szCs w:val="22"/>
            <w:lang w:val="vi-VN"/>
          </w:rPr>
          <w:delText xml:space="preserve"> created the assessment paper &amp; understand the nature of the paper requirement to decide whether or not the </w:delText>
        </w:r>
        <w:r w:rsidR="00E43DA8" w:rsidRPr="004373E8" w:rsidDel="0022108E">
          <w:rPr>
            <w:rFonts w:ascii="iCiel Avenir LT Std 35 Light" w:hAnsi="iCiel Avenir LT Std 35 Light" w:cs="Arial"/>
            <w:sz w:val="22"/>
            <w:szCs w:val="22"/>
            <w:lang w:val="vi-VN"/>
          </w:rPr>
          <w:delText>student’s</w:delText>
        </w:r>
        <w:r w:rsidRPr="004373E8" w:rsidDel="0022108E">
          <w:rPr>
            <w:rFonts w:ascii="iCiel Avenir LT Std 35 Light" w:hAnsi="iCiel Avenir LT Std 35 Light" w:cs="Arial"/>
            <w:sz w:val="22"/>
            <w:szCs w:val="22"/>
            <w:lang w:val="vi-VN"/>
          </w:rPr>
          <w:delText xml:space="preserve"> paper </w:delText>
        </w:r>
        <w:r w:rsidR="006F7EEF" w:rsidRPr="004373E8" w:rsidDel="0022108E">
          <w:rPr>
            <w:rFonts w:ascii="iCiel Avenir LT Std 35 Light" w:hAnsi="iCiel Avenir LT Std 35 Light" w:cs="Arial"/>
            <w:sz w:val="22"/>
            <w:szCs w:val="22"/>
            <w:lang w:val="vi-VN"/>
          </w:rPr>
          <w:delText>has</w:delText>
        </w:r>
        <w:r w:rsidRPr="004373E8" w:rsidDel="0022108E">
          <w:rPr>
            <w:rFonts w:ascii="iCiel Avenir LT Std 35 Light" w:hAnsi="iCiel Avenir LT Std 35 Light" w:cs="Arial"/>
            <w:sz w:val="22"/>
            <w:szCs w:val="22"/>
            <w:lang w:val="vi-VN"/>
          </w:rPr>
          <w:delText xml:space="preserve"> violated BUV’s academic conduct regulation. On the other hand, it is also possible that a "0" percentage or very low similarity index is shown for a submission that contains academic misconduct issues. Ensure that the student only submits work that is 100% their own words and meets the requirement of the assessment paper.</w:delText>
        </w:r>
        <w:bookmarkStart w:id="8005" w:name="_Toc177119598"/>
        <w:bookmarkStart w:id="8006" w:name="_Toc177120010"/>
        <w:bookmarkStart w:id="8007" w:name="_Toc177146168"/>
        <w:bookmarkStart w:id="8008" w:name="_Toc177146577"/>
        <w:bookmarkEnd w:id="8005"/>
        <w:bookmarkEnd w:id="8006"/>
        <w:bookmarkEnd w:id="8007"/>
        <w:bookmarkEnd w:id="8008"/>
      </w:del>
    </w:p>
    <w:p w14:paraId="3BD7AEAB" w14:textId="1A9E0955" w:rsidR="00EE2411" w:rsidRPr="00C20244" w:rsidDel="00EA54BA" w:rsidRDefault="00D9034C" w:rsidP="003E1B62">
      <w:pPr>
        <w:tabs>
          <w:tab w:val="left" w:pos="630"/>
          <w:tab w:val="left" w:pos="720"/>
          <w:tab w:val="left" w:pos="1080"/>
        </w:tabs>
        <w:ind w:firstLine="0"/>
        <w:rPr>
          <w:del w:id="8009" w:author="An Tran, ACA (BUV)" w:date="2024-09-13T11:27:00Z" w16du:dateUtc="2024-09-13T04:27:00Z"/>
          <w:rFonts w:ascii="iCiel Avenir LT Std 35 Light" w:hAnsi="iCiel Avenir LT Std 35 Light" w:cs="Arial"/>
          <w:i/>
          <w:iCs/>
          <w:sz w:val="22"/>
          <w:szCs w:val="22"/>
        </w:rPr>
      </w:pPr>
      <w:del w:id="8010" w:author="An Tran, ACA (BUV)" w:date="2024-09-13T00:22:00Z" w16du:dateUtc="2024-09-12T17:22:00Z">
        <w:r w:rsidRPr="004373E8" w:rsidDel="0022108E">
          <w:rPr>
            <w:rFonts w:ascii="iCiel Avenir LT Std 35 Light" w:hAnsi="iCiel Avenir LT Std 35 Light" w:cs="Arial"/>
            <w:i/>
            <w:iCs/>
            <w:sz w:val="22"/>
            <w:szCs w:val="22"/>
            <w:lang w:val="vi-VN"/>
          </w:rPr>
          <w:delText>Không có số phần trăm tương đồng nào là “an toàn” trên Turnitin vì đây chỉ là một trong rất nhiều biện pháp được sử dụng khi cân nhắc xem bài của sinh viên có vi phạm học thuật hay không. Đôi khi, một bài viết có thể có số phần trăm tương đồng cao do tính chất yêu cầu của đề bài. Chính giảng viên – người trực tiếp ra đề và hiểu rõ bản chất của đề bài sẽ là người cân nhắc và quyết định xem liệu bài làm của sinh viên có vi phạm các yêu cầu học thuật của BUV không. Ngược lại, những bài viết có phần trăm tương đồng bằng “0” hoặc rất thấp cũng có thể có vấn đề vi phạm học thuật. Việc sinh viên cần làm là luôn đảm bảo bài nộp 100% hoàn toàn do mình tự làm và tuân thủ theo các yêu cầu của đề bài</w:delText>
        </w:r>
      </w:del>
      <w:bookmarkStart w:id="8011" w:name="_Toc177119599"/>
      <w:bookmarkStart w:id="8012" w:name="_Toc177120011"/>
      <w:bookmarkStart w:id="8013" w:name="_Toc177146169"/>
      <w:bookmarkStart w:id="8014" w:name="_Toc177146578"/>
      <w:bookmarkEnd w:id="8011"/>
      <w:bookmarkEnd w:id="8012"/>
      <w:bookmarkEnd w:id="8013"/>
      <w:bookmarkEnd w:id="8014"/>
    </w:p>
    <w:p w14:paraId="2B1BEC7D" w14:textId="5A81A114" w:rsidR="00D9034C" w:rsidRPr="004373E8" w:rsidDel="00EA54BA" w:rsidRDefault="00D9034C">
      <w:pPr>
        <w:pStyle w:val="Question"/>
        <w:numPr>
          <w:ilvl w:val="0"/>
          <w:numId w:val="44"/>
        </w:numPr>
        <w:tabs>
          <w:tab w:val="left" w:pos="630"/>
          <w:tab w:val="left" w:pos="990"/>
        </w:tabs>
        <w:spacing w:before="100" w:line="400" w:lineRule="exact"/>
        <w:ind w:left="0" w:firstLine="720"/>
        <w:rPr>
          <w:del w:id="8015" w:author="An Tran, ACA (BUV)" w:date="2024-09-13T11:27:00Z" w16du:dateUtc="2024-09-13T04:27:00Z"/>
          <w:rFonts w:cs="Arial"/>
          <w:szCs w:val="22"/>
          <w:lang w:val="vi-VN"/>
        </w:rPr>
        <w:pPrChange w:id="8016"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8017" w:name="_Toc107734238"/>
      <w:bookmarkStart w:id="8018" w:name="_Toc107734452"/>
      <w:bookmarkStart w:id="8019" w:name="_Toc107734904"/>
      <w:bookmarkStart w:id="8020" w:name="_Toc107735126"/>
      <w:bookmarkStart w:id="8021" w:name="_Toc107735253"/>
      <w:bookmarkStart w:id="8022" w:name="_Toc107735358"/>
      <w:bookmarkStart w:id="8023" w:name="_Toc107735462"/>
      <w:bookmarkStart w:id="8024" w:name="_Toc107735565"/>
      <w:bookmarkStart w:id="8025" w:name="_Toc107735670"/>
      <w:bookmarkStart w:id="8026" w:name="_Toc107735774"/>
      <w:bookmarkStart w:id="8027" w:name="_Toc107735878"/>
      <w:bookmarkStart w:id="8028" w:name="_Toc107735982"/>
      <w:bookmarkStart w:id="8029" w:name="_Toc107736135"/>
      <w:bookmarkStart w:id="8030" w:name="_Toc107736282"/>
      <w:bookmarkStart w:id="8031" w:name="_Toc107736386"/>
      <w:bookmarkStart w:id="8032" w:name="_Toc107736608"/>
      <w:bookmarkStart w:id="8033" w:name="_Toc107736711"/>
      <w:bookmarkStart w:id="8034" w:name="_Toc107736814"/>
      <w:bookmarkStart w:id="8035" w:name="_Toc107736918"/>
      <w:bookmarkStart w:id="8036" w:name="_Toc107737770"/>
      <w:bookmarkStart w:id="8037" w:name="_Toc108099159"/>
      <w:bookmarkStart w:id="8038" w:name="_Toc113975576"/>
      <w:bookmarkStart w:id="8039" w:name="_Toc113976093"/>
      <w:bookmarkStart w:id="8040" w:name="_Toc114065623"/>
      <w:bookmarkStart w:id="8041" w:name="_Toc114066019"/>
      <w:bookmarkStart w:id="8042" w:name="_Toc107734239"/>
      <w:bookmarkStart w:id="8043" w:name="_Toc107734453"/>
      <w:bookmarkStart w:id="8044" w:name="_Toc107734905"/>
      <w:bookmarkStart w:id="8045" w:name="_Toc107735127"/>
      <w:bookmarkStart w:id="8046" w:name="_Toc107735254"/>
      <w:bookmarkStart w:id="8047" w:name="_Toc107735359"/>
      <w:bookmarkStart w:id="8048" w:name="_Toc107735463"/>
      <w:bookmarkStart w:id="8049" w:name="_Toc107735566"/>
      <w:bookmarkStart w:id="8050" w:name="_Toc107735671"/>
      <w:bookmarkStart w:id="8051" w:name="_Toc107735775"/>
      <w:bookmarkStart w:id="8052" w:name="_Toc107735879"/>
      <w:bookmarkStart w:id="8053" w:name="_Toc107735983"/>
      <w:bookmarkStart w:id="8054" w:name="_Toc107736136"/>
      <w:bookmarkStart w:id="8055" w:name="_Toc107736283"/>
      <w:bookmarkStart w:id="8056" w:name="_Toc107736387"/>
      <w:bookmarkStart w:id="8057" w:name="_Toc107736609"/>
      <w:bookmarkStart w:id="8058" w:name="_Toc107736712"/>
      <w:bookmarkStart w:id="8059" w:name="_Toc107736815"/>
      <w:bookmarkStart w:id="8060" w:name="_Toc107736919"/>
      <w:bookmarkStart w:id="8061" w:name="_Toc107737771"/>
      <w:bookmarkStart w:id="8062" w:name="_Toc108099160"/>
      <w:bookmarkStart w:id="8063" w:name="_Toc113975577"/>
      <w:bookmarkStart w:id="8064" w:name="_Toc113976094"/>
      <w:bookmarkStart w:id="8065" w:name="_Toc114065624"/>
      <w:bookmarkStart w:id="8066" w:name="_Toc114066020"/>
      <w:bookmarkStart w:id="8067" w:name="_Toc113977116"/>
      <w:bookmarkStart w:id="8068" w:name="_Toc122700194"/>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del w:id="8069" w:author="An Tran, ACA (BUV)" w:date="2024-09-13T11:27:00Z" w16du:dateUtc="2024-09-13T04:27:00Z">
        <w:r w:rsidRPr="004373E8" w:rsidDel="00EA54BA">
          <w:rPr>
            <w:rFonts w:cs="Arial"/>
            <w:szCs w:val="22"/>
            <w:lang w:val="vi-VN"/>
          </w:rPr>
          <w:delText xml:space="preserve">Students submit </w:delText>
        </w:r>
        <w:r w:rsidR="000E51DD" w:rsidRPr="004373E8" w:rsidDel="00EA54BA">
          <w:rPr>
            <w:rFonts w:cs="Arial"/>
            <w:szCs w:val="22"/>
            <w:lang w:val="vi-VN"/>
          </w:rPr>
          <w:delText>assignments</w:delText>
        </w:r>
        <w:r w:rsidRPr="004373E8" w:rsidDel="00EA54BA">
          <w:rPr>
            <w:rFonts w:cs="Arial"/>
            <w:szCs w:val="22"/>
            <w:lang w:val="vi-VN"/>
          </w:rPr>
          <w:delText xml:space="preserve"> on Turnitin system and have low similarity % but later this % increase, is this an error? / </w:delText>
        </w:r>
        <w:r w:rsidRPr="00B328D3" w:rsidDel="00EA54BA">
          <w:rPr>
            <w:rFonts w:cs="Arial"/>
            <w:szCs w:val="22"/>
            <w:lang w:val="vi-VN"/>
            <w:rPrChange w:id="8070" w:author="An Tran, ACA (BUV)" w:date="2024-09-13T01:31:00Z" w16du:dateUtc="2024-09-12T18:31:00Z">
              <w:rPr>
                <w:rFonts w:cs="Arial"/>
                <w:i/>
                <w:iCs/>
                <w:szCs w:val="22"/>
                <w:lang w:val="vi-VN"/>
              </w:rPr>
            </w:rPrChange>
          </w:rPr>
          <w:delText>Sinh viên</w:delText>
        </w:r>
        <w:r w:rsidRPr="004373E8" w:rsidDel="00EA54BA">
          <w:rPr>
            <w:rFonts w:cs="Arial"/>
            <w:szCs w:val="22"/>
            <w:lang w:val="vi-VN"/>
          </w:rPr>
          <w:delText xml:space="preserve"> </w:delText>
        </w:r>
        <w:r w:rsidRPr="00B328D3" w:rsidDel="00EA54BA">
          <w:rPr>
            <w:rFonts w:cs="Arial"/>
            <w:szCs w:val="22"/>
            <w:lang w:val="vi-VN"/>
            <w:rPrChange w:id="8071" w:author="An Tran, ACA (BUV)" w:date="2024-09-13T01:31:00Z" w16du:dateUtc="2024-09-12T18:31:00Z">
              <w:rPr>
                <w:rFonts w:cs="Arial"/>
                <w:i/>
                <w:iCs/>
                <w:szCs w:val="22"/>
                <w:lang w:val="vi-VN"/>
              </w:rPr>
            </w:rPrChange>
          </w:rPr>
          <w:delText>nộp bài trên hệ thống Turnitin và nhận được số phần trăm độ tương đồng thấp, nhưng sau đó số phần trăm này lại tăng lên. Liệu đây có phải là lỗi hệ thống hay không?</w:delText>
        </w:r>
        <w:bookmarkStart w:id="8072" w:name="_Toc177119600"/>
        <w:bookmarkStart w:id="8073" w:name="_Toc177120012"/>
        <w:bookmarkStart w:id="8074" w:name="_Toc177146170"/>
        <w:bookmarkStart w:id="8075" w:name="_Toc177146579"/>
        <w:bookmarkEnd w:id="8067"/>
        <w:bookmarkEnd w:id="8068"/>
        <w:bookmarkEnd w:id="8072"/>
        <w:bookmarkEnd w:id="8073"/>
        <w:bookmarkEnd w:id="8074"/>
        <w:bookmarkEnd w:id="8075"/>
      </w:del>
    </w:p>
    <w:p w14:paraId="694C32C0" w14:textId="33BFE358" w:rsidR="00D9034C" w:rsidRPr="004373E8" w:rsidDel="00EA54BA" w:rsidRDefault="00D9034C" w:rsidP="003E1B62">
      <w:pPr>
        <w:pStyle w:val="ListParagraph"/>
        <w:tabs>
          <w:tab w:val="left" w:pos="630"/>
          <w:tab w:val="left" w:pos="720"/>
          <w:tab w:val="left" w:pos="1080"/>
        </w:tabs>
        <w:ind w:left="0"/>
        <w:contextualSpacing w:val="0"/>
        <w:rPr>
          <w:del w:id="8076" w:author="An Tran, ACA (BUV)" w:date="2024-09-13T11:27:00Z" w16du:dateUtc="2024-09-13T04:27:00Z"/>
          <w:rFonts w:ascii="iCiel Avenir LT Std 35 Light" w:hAnsi="iCiel Avenir LT Std 35 Light" w:cs="Arial"/>
          <w:b/>
          <w:bCs/>
          <w:sz w:val="22"/>
          <w:szCs w:val="22"/>
          <w:u w:val="single"/>
          <w:lang w:val="vi-VN"/>
        </w:rPr>
      </w:pPr>
      <w:del w:id="8077"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8078" w:name="_Toc177119601"/>
        <w:bookmarkStart w:id="8079" w:name="_Toc177120013"/>
        <w:bookmarkStart w:id="8080" w:name="_Toc177146171"/>
        <w:bookmarkStart w:id="8081" w:name="_Toc177146580"/>
        <w:bookmarkEnd w:id="8078"/>
        <w:bookmarkEnd w:id="8079"/>
        <w:bookmarkEnd w:id="8080"/>
        <w:bookmarkEnd w:id="8081"/>
      </w:del>
    </w:p>
    <w:p w14:paraId="2B43EA8F" w14:textId="01979C9B" w:rsidR="00D9034C" w:rsidRPr="004373E8" w:rsidDel="0022108E" w:rsidRDefault="00D9034C" w:rsidP="0022108E">
      <w:pPr>
        <w:tabs>
          <w:tab w:val="left" w:pos="630"/>
          <w:tab w:val="left" w:pos="720"/>
          <w:tab w:val="left" w:pos="1080"/>
        </w:tabs>
        <w:ind w:firstLine="0"/>
        <w:rPr>
          <w:del w:id="8082" w:author="An Tran, ACA (BUV)" w:date="2024-09-13T00:22:00Z" w16du:dateUtc="2024-09-12T17:22:00Z"/>
          <w:rFonts w:ascii="iCiel Avenir LT Std 35 Light" w:hAnsi="iCiel Avenir LT Std 35 Light" w:cs="Arial"/>
          <w:sz w:val="22"/>
          <w:szCs w:val="22"/>
          <w:lang w:val="vi-VN"/>
        </w:rPr>
      </w:pPr>
      <w:del w:id="8083" w:author="An Tran, ACA (BUV)" w:date="2024-09-13T00:22:00Z" w16du:dateUtc="2024-09-12T17:22:00Z">
        <w:r w:rsidRPr="004373E8" w:rsidDel="0022108E">
          <w:rPr>
            <w:rFonts w:ascii="iCiel Avenir LT Std 35 Light" w:hAnsi="iCiel Avenir LT Std 35 Light" w:cs="Arial"/>
            <w:sz w:val="22"/>
            <w:szCs w:val="22"/>
            <w:lang w:val="vi-VN"/>
          </w:rPr>
          <w:delText xml:space="preserve">The Turnitin system generated </w:delText>
        </w:r>
        <w:r w:rsidR="00FD0CDB" w:rsidRPr="004373E8" w:rsidDel="0022108E">
          <w:rPr>
            <w:rFonts w:ascii="iCiel Avenir LT Std 35 Light" w:hAnsi="iCiel Avenir LT Std 35 Light" w:cs="Arial"/>
            <w:sz w:val="22"/>
            <w:szCs w:val="22"/>
            <w:lang w:val="vi-VN"/>
          </w:rPr>
          <w:delText>a</w:delText>
        </w:r>
        <w:r w:rsidRPr="004373E8" w:rsidDel="0022108E">
          <w:rPr>
            <w:rFonts w:ascii="iCiel Avenir LT Std 35 Light" w:hAnsi="iCiel Avenir LT Std 35 Light" w:cs="Arial"/>
            <w:sz w:val="22"/>
            <w:szCs w:val="22"/>
            <w:lang w:val="vi-VN"/>
          </w:rPr>
          <w:delText xml:space="preserve"> similarity percentage based on the available Turnitin database, online </w:delText>
        </w:r>
        <w:r w:rsidR="000E51DD" w:rsidRPr="004373E8" w:rsidDel="0022108E">
          <w:rPr>
            <w:rFonts w:ascii="iCiel Avenir LT Std 35 Light" w:hAnsi="iCiel Avenir LT Std 35 Light" w:cs="Arial"/>
            <w:sz w:val="22"/>
            <w:szCs w:val="22"/>
            <w:lang w:val="vi-VN"/>
          </w:rPr>
          <w:delText>resources,</w:delText>
        </w:r>
        <w:r w:rsidRPr="004373E8" w:rsidDel="0022108E">
          <w:rPr>
            <w:rFonts w:ascii="iCiel Avenir LT Std 35 Light" w:hAnsi="iCiel Avenir LT Std 35 Light" w:cs="Arial"/>
            <w:sz w:val="22"/>
            <w:szCs w:val="22"/>
            <w:lang w:val="vi-VN"/>
          </w:rPr>
          <w:delText xml:space="preserve"> and student papers at the time of upload. Therefore, at the time the student initially submits their assignment, Turnitin may not have assignments of other students to compare. As other students submit their assignments, the similarity may increase if the system can detect any parts in submitted assignment that are similar with other students' work. This may cause the initial similarity to increase when the deadline has passed.</w:delText>
        </w:r>
        <w:bookmarkStart w:id="8084" w:name="_Toc177119602"/>
        <w:bookmarkStart w:id="8085" w:name="_Toc177120014"/>
        <w:bookmarkStart w:id="8086" w:name="_Toc177146172"/>
        <w:bookmarkStart w:id="8087" w:name="_Toc177146581"/>
        <w:bookmarkEnd w:id="8084"/>
        <w:bookmarkEnd w:id="8085"/>
        <w:bookmarkEnd w:id="8086"/>
        <w:bookmarkEnd w:id="8087"/>
      </w:del>
    </w:p>
    <w:p w14:paraId="678A3E9F" w14:textId="77258FFD" w:rsidR="00D9034C" w:rsidRPr="004373E8" w:rsidDel="0022108E" w:rsidRDefault="00D9034C" w:rsidP="003E1B62">
      <w:pPr>
        <w:tabs>
          <w:tab w:val="left" w:pos="630"/>
          <w:tab w:val="left" w:pos="720"/>
          <w:tab w:val="left" w:pos="1080"/>
        </w:tabs>
        <w:ind w:firstLine="0"/>
        <w:rPr>
          <w:del w:id="8088" w:author="An Tran, ACA (BUV)" w:date="2024-09-13T00:22:00Z" w16du:dateUtc="2024-09-12T17:22:00Z"/>
          <w:rFonts w:ascii="iCiel Avenir LT Std 35 Light" w:hAnsi="iCiel Avenir LT Std 35 Light" w:cs="Arial"/>
          <w:sz w:val="22"/>
          <w:szCs w:val="22"/>
          <w:lang w:val="vi-VN"/>
        </w:rPr>
      </w:pPr>
      <w:del w:id="8089" w:author="An Tran, ACA (BUV)" w:date="2024-09-13T00:22:00Z" w16du:dateUtc="2024-09-12T17:22:00Z">
        <w:r w:rsidRPr="004373E8" w:rsidDel="0022108E">
          <w:rPr>
            <w:rFonts w:ascii="iCiel Avenir LT Std 35 Light" w:hAnsi="iCiel Avenir LT Std 35 Light" w:cs="Arial"/>
            <w:sz w:val="22"/>
            <w:szCs w:val="22"/>
            <w:lang w:val="vi-VN"/>
          </w:rPr>
          <w:delText xml:space="preserve">The only way to ensure a low or zero similarity is for students to write in their own words and use correct paraphrasing when they are referring to the work of academics.   </w:delText>
        </w:r>
        <w:bookmarkStart w:id="8090" w:name="_Toc177119603"/>
        <w:bookmarkStart w:id="8091" w:name="_Toc177120015"/>
        <w:bookmarkStart w:id="8092" w:name="_Toc177146173"/>
        <w:bookmarkStart w:id="8093" w:name="_Toc177146582"/>
        <w:bookmarkEnd w:id="8090"/>
        <w:bookmarkEnd w:id="8091"/>
        <w:bookmarkEnd w:id="8092"/>
        <w:bookmarkEnd w:id="8093"/>
      </w:del>
    </w:p>
    <w:p w14:paraId="3D914F53" w14:textId="7D885113" w:rsidR="00D9034C" w:rsidRPr="004373E8" w:rsidDel="0022108E" w:rsidRDefault="00D9034C" w:rsidP="003E1B62">
      <w:pPr>
        <w:tabs>
          <w:tab w:val="left" w:pos="630"/>
          <w:tab w:val="left" w:pos="720"/>
          <w:tab w:val="left" w:pos="1080"/>
        </w:tabs>
        <w:ind w:firstLine="0"/>
        <w:rPr>
          <w:del w:id="8094" w:author="An Tran, ACA (BUV)" w:date="2024-09-13T00:22:00Z" w16du:dateUtc="2024-09-12T17:22:00Z"/>
          <w:rFonts w:ascii="iCiel Avenir LT Std 35 Light" w:hAnsi="iCiel Avenir LT Std 35 Light" w:cs="Arial"/>
          <w:i/>
          <w:iCs/>
          <w:sz w:val="22"/>
          <w:szCs w:val="22"/>
          <w:lang w:val="vi-VN"/>
        </w:rPr>
      </w:pPr>
      <w:del w:id="8095" w:author="An Tran, ACA (BUV)" w:date="2024-09-13T00:22:00Z" w16du:dateUtc="2024-09-12T17:22:00Z">
        <w:r w:rsidRPr="004373E8" w:rsidDel="0022108E">
          <w:rPr>
            <w:rFonts w:ascii="iCiel Avenir LT Std 35 Light" w:hAnsi="iCiel Avenir LT Std 35 Light" w:cs="Arial"/>
            <w:i/>
            <w:iCs/>
            <w:sz w:val="22"/>
            <w:szCs w:val="22"/>
            <w:lang w:val="vi-VN"/>
          </w:rPr>
          <w:delText>Hệ thống Turnitin đưa ra tỉ lệ trùng lặp theo phần trăm (%) dựa trên dữ liệu sẵn có của Turnitin, các nguồn tài liệu trên mạng internet và các bài làm của sinh viên tại thời điểm nộp bài. Vì vậy, ban đầu khi sinh viên nộp bài, Turnitin có thể chưa nhận được bài làm của các sinh viên khác để có sự so sánh. Ngay khi những sinh viên khác nộp bài của mình, tỉ lệ trùng lặp có thể sẽ tăng lên nếu hệ thống phát hiện ra sự giống nhau giữa bài làm của sinh viên. Đây là lý do khiến cho tỉ lệ phần trăm trùng lặp ban đầu có thể sẽ tăng lên khi hết hạn nộp bài.</w:delText>
        </w:r>
        <w:bookmarkStart w:id="8096" w:name="_Toc177119604"/>
        <w:bookmarkStart w:id="8097" w:name="_Toc177120016"/>
        <w:bookmarkStart w:id="8098" w:name="_Toc177146174"/>
        <w:bookmarkStart w:id="8099" w:name="_Toc177146583"/>
        <w:bookmarkEnd w:id="8096"/>
        <w:bookmarkEnd w:id="8097"/>
        <w:bookmarkEnd w:id="8098"/>
        <w:bookmarkEnd w:id="8099"/>
      </w:del>
    </w:p>
    <w:p w14:paraId="0F6FDF98" w14:textId="305FA33A" w:rsidR="00EE2411" w:rsidRPr="00C50EB1" w:rsidDel="00EA54BA" w:rsidRDefault="00D9034C" w:rsidP="003E1B62">
      <w:pPr>
        <w:tabs>
          <w:tab w:val="left" w:pos="630"/>
          <w:tab w:val="left" w:pos="720"/>
          <w:tab w:val="left" w:pos="1080"/>
        </w:tabs>
        <w:ind w:firstLine="0"/>
        <w:rPr>
          <w:del w:id="8100" w:author="An Tran, ACA (BUV)" w:date="2024-09-13T11:27:00Z" w16du:dateUtc="2024-09-13T04:27:00Z"/>
          <w:rFonts w:ascii="iCiel Avenir LT Std 35 Light" w:hAnsi="iCiel Avenir LT Std 35 Light" w:cs="Arial"/>
          <w:i/>
          <w:iCs/>
          <w:sz w:val="22"/>
          <w:szCs w:val="22"/>
        </w:rPr>
      </w:pPr>
      <w:del w:id="8101" w:author="An Tran, ACA (BUV)" w:date="2024-09-13T00:22:00Z" w16du:dateUtc="2024-09-12T17:22:00Z">
        <w:r w:rsidRPr="004373E8" w:rsidDel="0022108E">
          <w:rPr>
            <w:rFonts w:ascii="iCiel Avenir LT Std 35 Light" w:hAnsi="iCiel Avenir LT Std 35 Light" w:cs="Arial"/>
            <w:i/>
            <w:iCs/>
            <w:sz w:val="22"/>
            <w:szCs w:val="22"/>
            <w:lang w:val="vi-VN"/>
          </w:rPr>
          <w:delText>Cách duy nhất để đảm bảo tỉ lệ trùng lặp thấp hoặc không có trùng lặp, chính là việc sinh viên phải hiểu rõ nội dung của các bài đọc, bài nghiên cứu, từ đó viết lại hoàn toàn bằng cách viết và cách sử dụng ngôn ngữ của bản thân.</w:delText>
        </w:r>
      </w:del>
      <w:bookmarkStart w:id="8102" w:name="_Toc177119605"/>
      <w:bookmarkStart w:id="8103" w:name="_Toc177120017"/>
      <w:bookmarkStart w:id="8104" w:name="_Toc177146175"/>
      <w:bookmarkStart w:id="8105" w:name="_Toc177146584"/>
      <w:bookmarkEnd w:id="8102"/>
      <w:bookmarkEnd w:id="8103"/>
      <w:bookmarkEnd w:id="8104"/>
      <w:bookmarkEnd w:id="8105"/>
    </w:p>
    <w:p w14:paraId="4399CE55" w14:textId="623F72A6" w:rsidR="00D9034C" w:rsidRPr="004373E8" w:rsidDel="0022108E" w:rsidRDefault="00D9034C">
      <w:pPr>
        <w:pStyle w:val="Question"/>
        <w:numPr>
          <w:ilvl w:val="0"/>
          <w:numId w:val="44"/>
        </w:numPr>
        <w:tabs>
          <w:tab w:val="left" w:pos="630"/>
          <w:tab w:val="left" w:pos="990"/>
        </w:tabs>
        <w:spacing w:before="100" w:line="400" w:lineRule="exact"/>
        <w:ind w:left="0" w:firstLine="720"/>
        <w:rPr>
          <w:del w:id="8106" w:author="An Tran, ACA (BUV)" w:date="2024-09-13T00:23:00Z" w16du:dateUtc="2024-09-12T17:23:00Z"/>
          <w:rFonts w:cs="Arial"/>
          <w:szCs w:val="22"/>
          <w:lang w:val="vi-VN"/>
        </w:rPr>
        <w:pPrChange w:id="8107"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8108" w:name="_Toc107734241"/>
      <w:bookmarkStart w:id="8109" w:name="_Toc107734455"/>
      <w:bookmarkStart w:id="8110" w:name="_Toc107734907"/>
      <w:bookmarkStart w:id="8111" w:name="_Toc107735129"/>
      <w:bookmarkStart w:id="8112" w:name="_Toc107735256"/>
      <w:bookmarkStart w:id="8113" w:name="_Toc107735361"/>
      <w:bookmarkStart w:id="8114" w:name="_Toc107735465"/>
      <w:bookmarkStart w:id="8115" w:name="_Toc107735568"/>
      <w:bookmarkStart w:id="8116" w:name="_Toc107735673"/>
      <w:bookmarkStart w:id="8117" w:name="_Toc107735777"/>
      <w:bookmarkStart w:id="8118" w:name="_Toc107735881"/>
      <w:bookmarkStart w:id="8119" w:name="_Toc107735985"/>
      <w:bookmarkStart w:id="8120" w:name="_Toc107736138"/>
      <w:bookmarkStart w:id="8121" w:name="_Toc107736285"/>
      <w:bookmarkStart w:id="8122" w:name="_Toc107736389"/>
      <w:bookmarkStart w:id="8123" w:name="_Toc107736611"/>
      <w:bookmarkStart w:id="8124" w:name="_Toc107736714"/>
      <w:bookmarkStart w:id="8125" w:name="_Toc107736817"/>
      <w:bookmarkStart w:id="8126" w:name="_Toc107736921"/>
      <w:bookmarkStart w:id="8127" w:name="_Toc107737773"/>
      <w:bookmarkStart w:id="8128" w:name="_Toc108099162"/>
      <w:bookmarkStart w:id="8129" w:name="_Toc113975579"/>
      <w:bookmarkStart w:id="8130" w:name="_Toc113976096"/>
      <w:bookmarkStart w:id="8131" w:name="_Toc114065626"/>
      <w:bookmarkStart w:id="8132" w:name="_Toc114066022"/>
      <w:bookmarkStart w:id="8133" w:name="_Toc113977117"/>
      <w:bookmarkStart w:id="8134" w:name="_Toc122700195"/>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del w:id="8135" w:author="An Tran, ACA (BUV)" w:date="2024-09-13T00:23:00Z" w16du:dateUtc="2024-09-12T17:23:00Z">
        <w:r w:rsidRPr="004373E8" w:rsidDel="0022108E">
          <w:rPr>
            <w:rFonts w:cs="Arial"/>
            <w:szCs w:val="22"/>
            <w:lang w:val="vi-VN"/>
          </w:rPr>
          <w:delText>Does student have to take responsibility for an academic misconduct in group submission? /</w:delText>
        </w:r>
        <w:r w:rsidRPr="001F569A" w:rsidDel="0022108E">
          <w:rPr>
            <w:rFonts w:cs="Arial"/>
            <w:szCs w:val="22"/>
            <w:lang w:val="vi-VN"/>
          </w:rPr>
          <w:delText xml:space="preserve"> </w:delText>
        </w:r>
        <w:r w:rsidRPr="00B328D3" w:rsidDel="0022108E">
          <w:rPr>
            <w:rFonts w:cs="Arial"/>
            <w:szCs w:val="22"/>
            <w:lang w:val="vi-VN"/>
            <w:rPrChange w:id="8136" w:author="An Tran, ACA (BUV)" w:date="2024-09-13T01:31:00Z" w16du:dateUtc="2024-09-12T18:31:00Z">
              <w:rPr>
                <w:rFonts w:cs="Arial"/>
                <w:i/>
                <w:iCs/>
                <w:szCs w:val="22"/>
                <w:lang w:val="vi-VN"/>
              </w:rPr>
            </w:rPrChange>
          </w:rPr>
          <w:delText>Sinh viên liệu có phải chịu trách nhiệm cho vi phạm học thuật trong bài nộp nhóm hay không?</w:delText>
        </w:r>
        <w:bookmarkStart w:id="8137" w:name="_Toc177116785"/>
        <w:bookmarkStart w:id="8138" w:name="_Toc177119606"/>
        <w:bookmarkStart w:id="8139" w:name="_Toc177120018"/>
        <w:bookmarkStart w:id="8140" w:name="_Toc177146176"/>
        <w:bookmarkStart w:id="8141" w:name="_Toc177146585"/>
        <w:bookmarkEnd w:id="8133"/>
        <w:bookmarkEnd w:id="8134"/>
        <w:bookmarkEnd w:id="8137"/>
        <w:bookmarkEnd w:id="8138"/>
        <w:bookmarkEnd w:id="8139"/>
        <w:bookmarkEnd w:id="8140"/>
        <w:bookmarkEnd w:id="8141"/>
      </w:del>
    </w:p>
    <w:p w14:paraId="7E8D78A1" w14:textId="22A7F247" w:rsidR="00D9034C" w:rsidRPr="00B328D3" w:rsidDel="0022108E" w:rsidRDefault="00D9034C">
      <w:pPr>
        <w:pStyle w:val="ListParagraph"/>
        <w:numPr>
          <w:ilvl w:val="0"/>
          <w:numId w:val="44"/>
        </w:numPr>
        <w:tabs>
          <w:tab w:val="left" w:pos="630"/>
          <w:tab w:val="left" w:pos="720"/>
          <w:tab w:val="left" w:pos="990"/>
        </w:tabs>
        <w:ind w:left="0" w:firstLine="720"/>
        <w:contextualSpacing w:val="0"/>
        <w:rPr>
          <w:del w:id="8142" w:author="An Tran, ACA (BUV)" w:date="2024-09-13T00:23:00Z" w16du:dateUtc="2024-09-12T17:23:00Z"/>
          <w:rFonts w:ascii="iCiel Avenir LT Std 35 Light" w:hAnsi="iCiel Avenir LT Std 35 Light" w:cs="Arial"/>
          <w:b/>
          <w:sz w:val="22"/>
          <w:szCs w:val="22"/>
          <w:lang w:val="vi-VN"/>
          <w:rPrChange w:id="8143" w:author="An Tran, ACA (BUV)" w:date="2024-09-13T01:31:00Z" w16du:dateUtc="2024-09-12T18:31:00Z">
            <w:rPr>
              <w:del w:id="8144" w:author="An Tran, ACA (BUV)" w:date="2024-09-13T00:23:00Z" w16du:dateUtc="2024-09-12T17:23:00Z"/>
              <w:rFonts w:ascii="iCiel Avenir LT Std 35 Light" w:hAnsi="iCiel Avenir LT Std 35 Light" w:cs="Arial"/>
              <w:b/>
              <w:bCs/>
              <w:sz w:val="22"/>
              <w:szCs w:val="22"/>
              <w:u w:val="single"/>
              <w:lang w:val="vi-VN"/>
            </w:rPr>
          </w:rPrChange>
        </w:rPr>
        <w:pPrChange w:id="8145" w:author="An Tran, ACA (BUV)" w:date="2024-09-13T01:31:00Z" w16du:dateUtc="2024-09-12T18:31:00Z">
          <w:pPr>
            <w:pStyle w:val="ListParagraph"/>
            <w:numPr>
              <w:numId w:val="79"/>
            </w:numPr>
            <w:tabs>
              <w:tab w:val="left" w:pos="630"/>
              <w:tab w:val="left" w:pos="720"/>
              <w:tab w:val="left" w:pos="1080"/>
            </w:tabs>
            <w:ind w:left="3870" w:hanging="360"/>
            <w:contextualSpacing w:val="0"/>
          </w:pPr>
        </w:pPrChange>
      </w:pPr>
      <w:del w:id="8146" w:author="An Tran, ACA (BUV)" w:date="2024-09-13T00:23:00Z" w16du:dateUtc="2024-09-12T17:23:00Z">
        <w:r w:rsidRPr="00B328D3" w:rsidDel="0022108E">
          <w:rPr>
            <w:rFonts w:ascii="iCiel Avenir LT Std 35 Light" w:hAnsi="iCiel Avenir LT Std 35 Light" w:cs="Arial"/>
            <w:b/>
            <w:sz w:val="22"/>
            <w:szCs w:val="22"/>
            <w:lang w:val="vi-VN"/>
            <w:rPrChange w:id="8147" w:author="An Tran, ACA (BUV)" w:date="2024-09-13T01:31:00Z" w16du:dateUtc="2024-09-12T18:31:00Z">
              <w:rPr>
                <w:rFonts w:ascii="iCiel Avenir LT Std 35 Light" w:hAnsi="iCiel Avenir LT Std 35 Light" w:cs="Arial"/>
                <w:b/>
                <w:bCs/>
                <w:sz w:val="22"/>
                <w:szCs w:val="22"/>
                <w:u w:val="single"/>
                <w:lang w:val="vi-VN"/>
              </w:rPr>
            </w:rPrChange>
          </w:rPr>
          <w:delText xml:space="preserve">Answer / </w:delText>
        </w:r>
        <w:r w:rsidRPr="00B328D3" w:rsidDel="0022108E">
          <w:rPr>
            <w:rFonts w:ascii="iCiel Avenir LT Std 35 Light" w:hAnsi="iCiel Avenir LT Std 35 Light" w:cs="Arial"/>
            <w:b/>
            <w:sz w:val="22"/>
            <w:szCs w:val="22"/>
            <w:lang w:val="vi-VN"/>
            <w:rPrChange w:id="8148" w:author="An Tran, ACA (BUV)" w:date="2024-09-13T01:31:00Z" w16du:dateUtc="2024-09-12T18:31:00Z">
              <w:rPr>
                <w:rFonts w:ascii="iCiel Avenir LT Std 35 Light" w:hAnsi="iCiel Avenir LT Std 35 Light" w:cs="Arial"/>
                <w:b/>
                <w:bCs/>
                <w:i/>
                <w:iCs/>
                <w:sz w:val="22"/>
                <w:szCs w:val="22"/>
                <w:u w:val="single"/>
                <w:lang w:val="vi-VN"/>
              </w:rPr>
            </w:rPrChange>
          </w:rPr>
          <w:delText>Câu trả lời</w:delText>
        </w:r>
        <w:r w:rsidRPr="00B328D3" w:rsidDel="0022108E">
          <w:rPr>
            <w:rFonts w:ascii="iCiel Avenir LT Std 35 Light" w:hAnsi="iCiel Avenir LT Std 35 Light" w:cs="Arial"/>
            <w:b/>
            <w:sz w:val="22"/>
            <w:szCs w:val="22"/>
            <w:lang w:val="vi-VN"/>
            <w:rPrChange w:id="8149" w:author="An Tran, ACA (BUV)" w:date="2024-09-13T01:31:00Z" w16du:dateUtc="2024-09-12T18:31:00Z">
              <w:rPr>
                <w:rFonts w:ascii="iCiel Avenir LT Std 35 Light" w:hAnsi="iCiel Avenir LT Std 35 Light" w:cs="Arial"/>
                <w:b/>
                <w:bCs/>
                <w:sz w:val="22"/>
                <w:szCs w:val="22"/>
                <w:u w:val="single"/>
                <w:lang w:val="vi-VN"/>
              </w:rPr>
            </w:rPrChange>
          </w:rPr>
          <w:delText>:</w:delText>
        </w:r>
        <w:bookmarkStart w:id="8150" w:name="_Toc177116786"/>
        <w:bookmarkStart w:id="8151" w:name="_Toc177119607"/>
        <w:bookmarkStart w:id="8152" w:name="_Toc177120019"/>
        <w:bookmarkStart w:id="8153" w:name="_Toc177146177"/>
        <w:bookmarkStart w:id="8154" w:name="_Toc177146586"/>
        <w:bookmarkEnd w:id="8150"/>
        <w:bookmarkEnd w:id="8151"/>
        <w:bookmarkEnd w:id="8152"/>
        <w:bookmarkEnd w:id="8153"/>
        <w:bookmarkEnd w:id="8154"/>
      </w:del>
    </w:p>
    <w:p w14:paraId="1459ABF5" w14:textId="30160B49" w:rsidR="00D9034C" w:rsidRPr="004373E8" w:rsidDel="0022108E" w:rsidRDefault="00D9034C">
      <w:pPr>
        <w:numPr>
          <w:ilvl w:val="0"/>
          <w:numId w:val="44"/>
        </w:numPr>
        <w:tabs>
          <w:tab w:val="left" w:pos="630"/>
          <w:tab w:val="left" w:pos="720"/>
          <w:tab w:val="left" w:pos="990"/>
        </w:tabs>
        <w:ind w:left="0" w:firstLine="720"/>
        <w:rPr>
          <w:del w:id="8155" w:author="An Tran, ACA (BUV)" w:date="2024-09-13T00:23:00Z" w16du:dateUtc="2024-09-12T17:23:00Z"/>
          <w:rFonts w:ascii="iCiel Avenir LT Std 35 Light" w:hAnsi="iCiel Avenir LT Std 35 Light" w:cs="Arial"/>
          <w:sz w:val="22"/>
          <w:szCs w:val="22"/>
          <w:lang w:val="vi-VN"/>
        </w:rPr>
        <w:pPrChange w:id="8156" w:author="An Tran, ACA (BUV)" w:date="2024-09-13T01:31:00Z" w16du:dateUtc="2024-09-12T18:31:00Z">
          <w:pPr>
            <w:numPr>
              <w:numId w:val="79"/>
            </w:numPr>
            <w:tabs>
              <w:tab w:val="left" w:pos="630"/>
              <w:tab w:val="left" w:pos="720"/>
              <w:tab w:val="left" w:pos="1080"/>
            </w:tabs>
            <w:ind w:left="3870" w:hanging="360"/>
          </w:pPr>
        </w:pPrChange>
      </w:pPr>
      <w:del w:id="8157" w:author="An Tran, ACA (BUV)" w:date="2024-09-13T00:23:00Z" w16du:dateUtc="2024-09-12T17:23:00Z">
        <w:r w:rsidRPr="004373E8" w:rsidDel="0022108E">
          <w:rPr>
            <w:rFonts w:ascii="iCiel Avenir LT Std 35 Light" w:hAnsi="iCiel Avenir LT Std 35 Light" w:cs="Arial"/>
            <w:sz w:val="22"/>
            <w:szCs w:val="22"/>
            <w:lang w:val="vi-VN"/>
          </w:rPr>
          <w:delText xml:space="preserve">For group assessments, it is a group mark as the submission is made by the designated members. The work is to be done by all members and a single collective mark is issued. For this reason, group members have collective responsibility for the quality of the submitted work, including any academic misconduct.  </w:delText>
        </w:r>
        <w:bookmarkStart w:id="8158" w:name="_Toc177116787"/>
        <w:bookmarkStart w:id="8159" w:name="_Toc177119608"/>
        <w:bookmarkStart w:id="8160" w:name="_Toc177120020"/>
        <w:bookmarkStart w:id="8161" w:name="_Toc177146178"/>
        <w:bookmarkStart w:id="8162" w:name="_Toc177146587"/>
        <w:bookmarkEnd w:id="8158"/>
        <w:bookmarkEnd w:id="8159"/>
        <w:bookmarkEnd w:id="8160"/>
        <w:bookmarkEnd w:id="8161"/>
        <w:bookmarkEnd w:id="8162"/>
      </w:del>
    </w:p>
    <w:p w14:paraId="4F268608" w14:textId="33E70599" w:rsidR="00D9034C" w:rsidRPr="00B328D3" w:rsidDel="0022108E" w:rsidRDefault="00D9034C">
      <w:pPr>
        <w:numPr>
          <w:ilvl w:val="0"/>
          <w:numId w:val="44"/>
        </w:numPr>
        <w:tabs>
          <w:tab w:val="left" w:pos="630"/>
          <w:tab w:val="left" w:pos="720"/>
          <w:tab w:val="left" w:pos="990"/>
        </w:tabs>
        <w:ind w:left="0" w:firstLine="720"/>
        <w:rPr>
          <w:del w:id="8163" w:author="An Tran, ACA (BUV)" w:date="2024-09-13T00:23:00Z" w16du:dateUtc="2024-09-12T17:23:00Z"/>
          <w:rFonts w:ascii="iCiel Avenir LT Std 35 Light" w:hAnsi="iCiel Avenir LT Std 35 Light" w:cs="Arial"/>
          <w:sz w:val="22"/>
          <w:szCs w:val="22"/>
          <w:lang w:val="vi-VN"/>
          <w:rPrChange w:id="8164" w:author="An Tran, ACA (BUV)" w:date="2024-09-13T01:31:00Z" w16du:dateUtc="2024-09-12T18:31:00Z">
            <w:rPr>
              <w:del w:id="8165" w:author="An Tran, ACA (BUV)" w:date="2024-09-13T00:23:00Z" w16du:dateUtc="2024-09-12T17:23:00Z"/>
              <w:rFonts w:ascii="iCiel Avenir LT Std 35 Light" w:hAnsi="iCiel Avenir LT Std 35 Light" w:cs="Arial"/>
              <w:i/>
              <w:iCs/>
              <w:sz w:val="22"/>
              <w:szCs w:val="22"/>
              <w:lang w:val="vi-VN"/>
            </w:rPr>
          </w:rPrChange>
        </w:rPr>
        <w:pPrChange w:id="8166" w:author="An Tran, ACA (BUV)" w:date="2024-09-13T01:31:00Z" w16du:dateUtc="2024-09-12T18:31:00Z">
          <w:pPr>
            <w:numPr>
              <w:numId w:val="79"/>
            </w:numPr>
            <w:tabs>
              <w:tab w:val="left" w:pos="630"/>
              <w:tab w:val="left" w:pos="720"/>
              <w:tab w:val="left" w:pos="1080"/>
            </w:tabs>
            <w:ind w:left="3870" w:hanging="360"/>
          </w:pPr>
        </w:pPrChange>
      </w:pPr>
      <w:del w:id="8167" w:author="An Tran, ACA (BUV)" w:date="2024-09-13T00:23:00Z" w16du:dateUtc="2024-09-12T17:23:00Z">
        <w:r w:rsidRPr="00B328D3" w:rsidDel="0022108E">
          <w:rPr>
            <w:rFonts w:ascii="iCiel Avenir LT Std 35 Light" w:hAnsi="iCiel Avenir LT Std 35 Light" w:cs="Arial"/>
            <w:sz w:val="22"/>
            <w:szCs w:val="22"/>
            <w:lang w:val="vi-VN"/>
            <w:rPrChange w:id="8168" w:author="An Tran, ACA (BUV)" w:date="2024-09-13T01:31:00Z" w16du:dateUtc="2024-09-12T18:31:00Z">
              <w:rPr>
                <w:rFonts w:ascii="iCiel Avenir LT Std 35 Light" w:hAnsi="iCiel Avenir LT Std 35 Light" w:cs="Arial"/>
                <w:i/>
                <w:iCs/>
                <w:sz w:val="22"/>
                <w:szCs w:val="22"/>
                <w:lang w:val="vi-VN"/>
              </w:rPr>
            </w:rPrChange>
          </w:rPr>
          <w:delText>Đối với các bài nhóm, điểm bài nhóm là điểm chung cho tất cả thành viên trong nhóm. Bài đánh giá nhóm phải được thực hiện bởi tất cả các thành viên với một điểm chung duy nhất được chấm cho cả nhóm. Các thành viên trong nhóm do đó có trách nhiệm tập thể về chất lượng của bài nhóm, bao gồm cả lỗi vi phạm quy định học thuật.</w:delText>
        </w:r>
        <w:bookmarkStart w:id="8169" w:name="_Toc177116788"/>
        <w:bookmarkStart w:id="8170" w:name="_Toc177119609"/>
        <w:bookmarkStart w:id="8171" w:name="_Toc177120021"/>
        <w:bookmarkStart w:id="8172" w:name="_Toc177146179"/>
        <w:bookmarkStart w:id="8173" w:name="_Toc177146588"/>
        <w:bookmarkEnd w:id="8169"/>
        <w:bookmarkEnd w:id="8170"/>
        <w:bookmarkEnd w:id="8171"/>
        <w:bookmarkEnd w:id="8172"/>
        <w:bookmarkEnd w:id="8173"/>
      </w:del>
    </w:p>
    <w:p w14:paraId="13F0CB4F" w14:textId="4350981C" w:rsidR="00D9034C" w:rsidRPr="004373E8" w:rsidDel="00EA54BA" w:rsidRDefault="00D9034C">
      <w:pPr>
        <w:pStyle w:val="Question"/>
        <w:numPr>
          <w:ilvl w:val="0"/>
          <w:numId w:val="44"/>
        </w:numPr>
        <w:tabs>
          <w:tab w:val="left" w:pos="630"/>
          <w:tab w:val="left" w:pos="990"/>
        </w:tabs>
        <w:spacing w:before="100" w:line="400" w:lineRule="exact"/>
        <w:ind w:left="0" w:firstLine="720"/>
        <w:rPr>
          <w:del w:id="8174" w:author="An Tran, ACA (BUV)" w:date="2024-09-13T11:27:00Z" w16du:dateUtc="2024-09-13T04:27:00Z"/>
          <w:rFonts w:cs="Arial"/>
          <w:szCs w:val="22"/>
          <w:lang w:val="vi-VN"/>
        </w:rPr>
        <w:pPrChange w:id="8175"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8176" w:name="_Toc107734243"/>
      <w:bookmarkStart w:id="8177" w:name="_Toc107734457"/>
      <w:bookmarkStart w:id="8178" w:name="_Toc107734909"/>
      <w:bookmarkStart w:id="8179" w:name="_Toc107735131"/>
      <w:bookmarkStart w:id="8180" w:name="_Toc107735258"/>
      <w:bookmarkStart w:id="8181" w:name="_Toc107735363"/>
      <w:bookmarkStart w:id="8182" w:name="_Toc107735467"/>
      <w:bookmarkStart w:id="8183" w:name="_Toc107735570"/>
      <w:bookmarkStart w:id="8184" w:name="_Toc107735675"/>
      <w:bookmarkStart w:id="8185" w:name="_Toc107735779"/>
      <w:bookmarkStart w:id="8186" w:name="_Toc107735883"/>
      <w:bookmarkStart w:id="8187" w:name="_Toc107735987"/>
      <w:bookmarkStart w:id="8188" w:name="_Toc107736140"/>
      <w:bookmarkStart w:id="8189" w:name="_Toc107736287"/>
      <w:bookmarkStart w:id="8190" w:name="_Toc107736391"/>
      <w:bookmarkStart w:id="8191" w:name="_Toc107736613"/>
      <w:bookmarkStart w:id="8192" w:name="_Toc107736716"/>
      <w:bookmarkStart w:id="8193" w:name="_Toc107736819"/>
      <w:bookmarkStart w:id="8194" w:name="_Toc107736923"/>
      <w:bookmarkStart w:id="8195" w:name="_Toc107737775"/>
      <w:bookmarkStart w:id="8196" w:name="_Toc108099164"/>
      <w:bookmarkStart w:id="8197" w:name="_Toc113975581"/>
      <w:bookmarkStart w:id="8198" w:name="_Toc113976098"/>
      <w:bookmarkStart w:id="8199" w:name="_Toc114065628"/>
      <w:bookmarkStart w:id="8200" w:name="_Toc114066024"/>
      <w:bookmarkStart w:id="8201" w:name="_Toc113977118"/>
      <w:bookmarkStart w:id="8202" w:name="_Toc122700196"/>
      <w:bookmarkStart w:id="8203" w:name="_Hlk10721932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del w:id="8204" w:author="An Tran, ACA (BUV)" w:date="2024-09-13T11:27:00Z" w16du:dateUtc="2024-09-13T04:27:00Z">
        <w:r w:rsidRPr="004373E8" w:rsidDel="00EA54BA">
          <w:rPr>
            <w:rFonts w:cs="Arial"/>
            <w:szCs w:val="22"/>
            <w:lang w:val="vi-VN"/>
          </w:rPr>
          <w:delText xml:space="preserve">How does academic misconduct affect </w:delText>
        </w:r>
        <w:r w:rsidR="000E51DD" w:rsidRPr="004373E8" w:rsidDel="00EA54BA">
          <w:rPr>
            <w:rFonts w:cs="Arial"/>
            <w:szCs w:val="22"/>
            <w:lang w:val="vi-VN"/>
          </w:rPr>
          <w:delText>the student’s</w:delText>
        </w:r>
        <w:r w:rsidRPr="004373E8" w:rsidDel="00EA54BA">
          <w:rPr>
            <w:rFonts w:cs="Arial"/>
            <w:szCs w:val="22"/>
            <w:lang w:val="vi-VN"/>
          </w:rPr>
          <w:delText xml:space="preserve"> academic performance &amp; studying progress? / </w:delText>
        </w:r>
        <w:r w:rsidRPr="00B328D3" w:rsidDel="00EA54BA">
          <w:rPr>
            <w:rFonts w:cs="Arial"/>
            <w:szCs w:val="22"/>
            <w:lang w:val="vi-VN"/>
            <w:rPrChange w:id="8205" w:author="An Tran, ACA (BUV)" w:date="2024-09-13T01:31:00Z" w16du:dateUtc="2024-09-12T18:31:00Z">
              <w:rPr>
                <w:rFonts w:cs="Arial"/>
                <w:i/>
                <w:iCs/>
                <w:szCs w:val="22"/>
                <w:lang w:val="vi-VN"/>
              </w:rPr>
            </w:rPrChange>
          </w:rPr>
          <w:delText>Việc vi phạm học thuật có thể ảnh hưởng thế nào đến kết quả học tập và lên lớp của sinh viên?</w:delText>
        </w:r>
        <w:bookmarkStart w:id="8206" w:name="_Toc177119610"/>
        <w:bookmarkStart w:id="8207" w:name="_Toc177120022"/>
        <w:bookmarkStart w:id="8208" w:name="_Toc177146180"/>
        <w:bookmarkStart w:id="8209" w:name="_Toc177146589"/>
        <w:bookmarkEnd w:id="8201"/>
        <w:bookmarkEnd w:id="8202"/>
        <w:bookmarkEnd w:id="8206"/>
        <w:bookmarkEnd w:id="8207"/>
        <w:bookmarkEnd w:id="8208"/>
        <w:bookmarkEnd w:id="8209"/>
      </w:del>
    </w:p>
    <w:p w14:paraId="17B4467B" w14:textId="5C07BBE6" w:rsidR="00D9034C" w:rsidRPr="004373E8" w:rsidDel="00EA54BA" w:rsidRDefault="00D9034C" w:rsidP="003E1B62">
      <w:pPr>
        <w:pStyle w:val="ListParagraph"/>
        <w:tabs>
          <w:tab w:val="left" w:pos="630"/>
          <w:tab w:val="left" w:pos="720"/>
          <w:tab w:val="left" w:pos="1080"/>
        </w:tabs>
        <w:ind w:left="0"/>
        <w:contextualSpacing w:val="0"/>
        <w:rPr>
          <w:del w:id="8210" w:author="An Tran, ACA (BUV)" w:date="2024-09-13T11:27:00Z" w16du:dateUtc="2024-09-13T04:27:00Z"/>
          <w:rFonts w:ascii="iCiel Avenir LT Std 35 Light" w:hAnsi="iCiel Avenir LT Std 35 Light" w:cs="Arial"/>
          <w:b/>
          <w:bCs/>
          <w:sz w:val="22"/>
          <w:szCs w:val="22"/>
          <w:u w:val="single"/>
          <w:lang w:val="vi-VN"/>
        </w:rPr>
      </w:pPr>
      <w:del w:id="8211"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8212" w:name="_Toc177119611"/>
        <w:bookmarkStart w:id="8213" w:name="_Toc177120023"/>
        <w:bookmarkStart w:id="8214" w:name="_Toc177146181"/>
        <w:bookmarkStart w:id="8215" w:name="_Toc177146590"/>
        <w:bookmarkEnd w:id="8212"/>
        <w:bookmarkEnd w:id="8213"/>
        <w:bookmarkEnd w:id="8214"/>
        <w:bookmarkEnd w:id="8215"/>
      </w:del>
    </w:p>
    <w:p w14:paraId="7A0099AC" w14:textId="5B2001E1" w:rsidR="00D9034C" w:rsidRPr="004373E8" w:rsidDel="0022108E" w:rsidRDefault="00D9034C" w:rsidP="0022108E">
      <w:pPr>
        <w:tabs>
          <w:tab w:val="left" w:pos="630"/>
          <w:tab w:val="left" w:pos="720"/>
          <w:tab w:val="left" w:pos="1080"/>
        </w:tabs>
        <w:ind w:firstLine="0"/>
        <w:rPr>
          <w:del w:id="8216" w:author="An Tran, ACA (BUV)" w:date="2024-09-13T00:24:00Z" w16du:dateUtc="2024-09-12T17:24:00Z"/>
          <w:rFonts w:ascii="iCiel Avenir LT Std 35 Light" w:hAnsi="iCiel Avenir LT Std 35 Light" w:cs="Arial"/>
          <w:sz w:val="22"/>
          <w:szCs w:val="22"/>
          <w:lang w:val="vi-VN"/>
        </w:rPr>
      </w:pPr>
      <w:del w:id="8217" w:author="An Tran, ACA (BUV)" w:date="2024-09-13T00:24:00Z" w16du:dateUtc="2024-09-12T17:24:00Z">
        <w:r w:rsidRPr="004373E8" w:rsidDel="0022108E">
          <w:rPr>
            <w:rFonts w:ascii="iCiel Avenir LT Std 35 Light" w:hAnsi="iCiel Avenir LT Std 35 Light" w:cs="Arial"/>
            <w:sz w:val="22"/>
            <w:szCs w:val="22"/>
            <w:lang w:val="vi-VN"/>
          </w:rPr>
          <w:delText xml:space="preserve">BUV strictly follow the Academic Conduct Procedure of Staffordshire University. Therefore, based on the level of instance from Minor to Major and Serious academic misconduct, the sanctions can escalate from failure of the assessment &amp; failure of the module, to failure of the level and even failure of the award. The academic performance and study progress of student will be considered individually and decided by the Award </w:delText>
        </w:r>
        <w:r w:rsidR="00FD0CDB" w:rsidRPr="004373E8" w:rsidDel="0022108E">
          <w:rPr>
            <w:rFonts w:ascii="iCiel Avenir LT Std 35 Light" w:hAnsi="iCiel Avenir LT Std 35 Light" w:cs="Arial"/>
            <w:sz w:val="22"/>
            <w:szCs w:val="22"/>
            <w:lang w:val="vi-VN"/>
          </w:rPr>
          <w:delText>Board and</w:delText>
        </w:r>
        <w:r w:rsidRPr="004373E8" w:rsidDel="0022108E">
          <w:rPr>
            <w:rFonts w:ascii="iCiel Avenir LT Std 35 Light" w:hAnsi="iCiel Avenir LT Std 35 Light" w:cs="Arial"/>
            <w:sz w:val="22"/>
            <w:szCs w:val="22"/>
            <w:lang w:val="vi-VN"/>
          </w:rPr>
          <w:delText xml:space="preserve"> informed to students &amp; parents. Students &amp; parents can contact the Academic Compliance Office at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sz w:val="22"/>
            <w:szCs w:val="22"/>
            <w:lang w:val="vi-VN"/>
          </w:rPr>
          <w:delText>aca.compliance@buv.edu.vn</w:delText>
        </w:r>
        <w:r w:rsidR="00A1692C" w:rsidDel="0022108E">
          <w:rPr>
            <w:rStyle w:val="Hyperlink"/>
            <w:rFonts w:ascii="iCiel Avenir LT Std 35 Light" w:hAnsi="iCiel Avenir LT Std 35 Light" w:cs="Arial"/>
            <w:sz w:val="22"/>
            <w:szCs w:val="22"/>
            <w:lang w:val="vi-VN"/>
          </w:rPr>
          <w:fldChar w:fldCharType="end"/>
        </w:r>
        <w:r w:rsidRPr="004373E8" w:rsidDel="0022108E">
          <w:rPr>
            <w:rFonts w:ascii="iCiel Avenir LT Std 35 Light" w:hAnsi="iCiel Avenir LT Std 35 Light" w:cs="Arial"/>
            <w:sz w:val="22"/>
            <w:szCs w:val="22"/>
            <w:lang w:val="vi-VN"/>
          </w:rPr>
          <w:delText xml:space="preserve"> for further explanation &amp; information of this procedure.  Due to the severe impact of academic misconduct, students are strongly advised to follow the Academic Conduct Procedure, take part in all academic training session</w:delText>
        </w:r>
        <w:r w:rsidR="000D6210" w:rsidRPr="004373E8" w:rsidDel="0022108E">
          <w:rPr>
            <w:rFonts w:ascii="iCiel Avenir LT Std 35 Light" w:hAnsi="iCiel Avenir LT Std 35 Light" w:cs="Arial"/>
            <w:sz w:val="22"/>
            <w:szCs w:val="22"/>
            <w:lang w:val="vi-VN"/>
          </w:rPr>
          <w:delText>s</w:delText>
        </w:r>
        <w:r w:rsidRPr="004373E8" w:rsidDel="0022108E">
          <w:rPr>
            <w:rFonts w:ascii="iCiel Avenir LT Std 35 Light" w:hAnsi="iCiel Avenir LT Std 35 Light" w:cs="Arial"/>
            <w:sz w:val="22"/>
            <w:szCs w:val="22"/>
            <w:lang w:val="vi-VN"/>
          </w:rPr>
          <w:delText>, proactively ask Programme Leader</w:delText>
        </w:r>
        <w:r w:rsidR="006F1DBF" w:rsidRPr="004373E8" w:rsidDel="0022108E">
          <w:rPr>
            <w:rFonts w:ascii="iCiel Avenir LT Std 35 Light" w:hAnsi="iCiel Avenir LT Std 35 Light" w:cs="Arial"/>
            <w:sz w:val="22"/>
            <w:szCs w:val="22"/>
            <w:lang w:val="vi-VN"/>
          </w:rPr>
          <w:delText xml:space="preserve"> and </w:delText>
        </w:r>
        <w:r w:rsidRPr="004373E8" w:rsidDel="0022108E">
          <w:rPr>
            <w:rFonts w:ascii="iCiel Avenir LT Std 35 Light" w:hAnsi="iCiel Avenir LT Std 35 Light" w:cs="Arial"/>
            <w:sz w:val="22"/>
            <w:szCs w:val="22"/>
            <w:lang w:val="vi-VN"/>
          </w:rPr>
          <w:delText>Module Leader if in any doubt.</w:delText>
        </w:r>
        <w:bookmarkStart w:id="8218" w:name="_Toc177119612"/>
        <w:bookmarkStart w:id="8219" w:name="_Toc177120024"/>
        <w:bookmarkStart w:id="8220" w:name="_Toc177146182"/>
        <w:bookmarkStart w:id="8221" w:name="_Toc177146591"/>
        <w:bookmarkEnd w:id="8218"/>
        <w:bookmarkEnd w:id="8219"/>
        <w:bookmarkEnd w:id="8220"/>
        <w:bookmarkEnd w:id="8221"/>
      </w:del>
    </w:p>
    <w:p w14:paraId="04145625" w14:textId="53799285" w:rsidR="00D9034C" w:rsidRPr="004373E8" w:rsidDel="00EA54BA" w:rsidRDefault="00D9034C" w:rsidP="003E1B62">
      <w:pPr>
        <w:tabs>
          <w:tab w:val="left" w:pos="630"/>
          <w:tab w:val="left" w:pos="720"/>
          <w:tab w:val="left" w:pos="1080"/>
        </w:tabs>
        <w:ind w:firstLine="0"/>
        <w:rPr>
          <w:del w:id="8222" w:author="An Tran, ACA (BUV)" w:date="2024-09-13T11:27:00Z" w16du:dateUtc="2024-09-13T04:27:00Z"/>
          <w:rFonts w:ascii="iCiel Avenir LT Std 35 Light" w:hAnsi="iCiel Avenir LT Std 35 Light" w:cs="Arial"/>
          <w:sz w:val="22"/>
          <w:szCs w:val="22"/>
          <w:lang w:val="vi-VN"/>
        </w:rPr>
      </w:pPr>
      <w:del w:id="8223" w:author="An Tran, ACA (BUV)" w:date="2024-09-13T00:24:00Z" w16du:dateUtc="2024-09-12T17:24:00Z">
        <w:r w:rsidRPr="004373E8" w:rsidDel="0022108E">
          <w:rPr>
            <w:rFonts w:ascii="iCiel Avenir LT Std 35 Light" w:hAnsi="iCiel Avenir LT Std 35 Light" w:cs="Arial"/>
            <w:i/>
            <w:iCs/>
            <w:sz w:val="22"/>
            <w:szCs w:val="22"/>
            <w:lang w:val="vi-VN"/>
          </w:rPr>
          <w:delText xml:space="preserve">BUV tuân thủ chặt chẽ Quy định Học thuật của Đại học Staffordshire. Do đó, đối với từng mức độ vi phạm từ nhẹ đến nặng và nghiêm trọng, hậu quả có thể từ việc sinh viên bị trượt bài, trượt môn cho đến học lại cả năm học, hoặc thậm chí là không đủ điều kiện để tiếp tục học tại trường. Kết quả học tập và tình trạng lên lớp của sinh viên sẽ được Hội đồng Khảo thí cân nhắc cho từng trường hợp và thông báo tới sinh viên và phụ huynh. Sinh viên và phụ huynh có thể liên hệ </w:delText>
        </w:r>
        <w:r w:rsidR="00B61D3B" w:rsidRPr="004373E8" w:rsidDel="0022108E">
          <w:rPr>
            <w:rFonts w:ascii="iCiel Avenir LT Std 35 Light" w:hAnsi="iCiel Avenir LT Std 35 Light" w:cs="Arial"/>
            <w:i/>
            <w:iCs/>
            <w:sz w:val="22"/>
            <w:szCs w:val="22"/>
            <w:lang w:val="vi-VN"/>
          </w:rPr>
          <w:delText>Bộ phận</w:delText>
        </w:r>
        <w:r w:rsidRPr="004373E8" w:rsidDel="0022108E">
          <w:rPr>
            <w:rFonts w:ascii="iCiel Avenir LT Std 35 Light" w:hAnsi="iCiel Avenir LT Std 35 Light" w:cs="Arial"/>
            <w:i/>
            <w:iCs/>
            <w:sz w:val="22"/>
            <w:szCs w:val="22"/>
            <w:lang w:val="vi-VN"/>
          </w:rPr>
          <w:delText xml:space="preserve"> Quy chế Đào tạo qua địa chỉ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aca.compliance@buv.edu.vn</w:delText>
        </w:r>
        <w:r w:rsidR="00A1692C" w:rsidDel="0022108E">
          <w:rPr>
            <w:rStyle w:val="Hyperlink"/>
            <w:rFonts w:ascii="iCiel Avenir LT Std 35 Light" w:hAnsi="iCiel Avenir LT Std 35 Light" w:cs="Arial"/>
            <w:i/>
            <w:iCs/>
            <w:sz w:val="22"/>
            <w:szCs w:val="22"/>
            <w:lang w:val="vi-VN"/>
          </w:rPr>
          <w:fldChar w:fldCharType="end"/>
        </w:r>
        <w:r w:rsidRPr="004373E8" w:rsidDel="0022108E">
          <w:rPr>
            <w:rFonts w:ascii="iCiel Avenir LT Std 35 Light" w:hAnsi="iCiel Avenir LT Std 35 Light" w:cs="Arial"/>
            <w:i/>
            <w:iCs/>
            <w:sz w:val="22"/>
            <w:szCs w:val="22"/>
            <w:lang w:val="vi-VN"/>
          </w:rPr>
          <w:delText xml:space="preserve"> để được giải thích và hướng dẫn kỹ hơn về bộ quy định này. Do tính chất nghiêm trọng của vi phạm học thuật, sinh viên cần tuân thủ chặt chẽ bộ Quy định Học thuật, tham dự đầy đủ các buổi hướng dẫn học thuật và chủ động liên hệ thầy cô Trưởng chương trình, Giảng viên phụ trách môn học nếu có bất kỳ</w:delText>
        </w:r>
        <w:r w:rsidR="00267AF7" w:rsidRPr="004373E8" w:rsidDel="0022108E">
          <w:rPr>
            <w:rFonts w:ascii="iCiel Avenir LT Std 35 Light" w:hAnsi="iCiel Avenir LT Std 35 Light" w:cs="Arial"/>
            <w:i/>
            <w:iCs/>
            <w:sz w:val="22"/>
            <w:szCs w:val="22"/>
            <w:lang w:val="vi-VN"/>
          </w:rPr>
          <w:delText xml:space="preserve"> </w:delText>
        </w:r>
        <w:r w:rsidRPr="004373E8" w:rsidDel="0022108E">
          <w:rPr>
            <w:rFonts w:ascii="iCiel Avenir LT Std 35 Light" w:hAnsi="iCiel Avenir LT Std 35 Light" w:cs="Arial"/>
            <w:i/>
            <w:iCs/>
            <w:sz w:val="22"/>
            <w:szCs w:val="22"/>
            <w:lang w:val="vi-VN"/>
          </w:rPr>
          <w:delText>thắc mắc</w:delText>
        </w:r>
        <w:r w:rsidR="00267AF7" w:rsidRPr="004373E8" w:rsidDel="0022108E">
          <w:rPr>
            <w:rFonts w:ascii="iCiel Avenir LT Std 35 Light" w:hAnsi="iCiel Avenir LT Std 35 Light" w:cs="Arial"/>
            <w:i/>
            <w:iCs/>
            <w:sz w:val="22"/>
            <w:szCs w:val="22"/>
            <w:lang w:val="vi-VN"/>
          </w:rPr>
          <w:delText xml:space="preserve"> nào</w:delText>
        </w:r>
        <w:r w:rsidRPr="004373E8" w:rsidDel="0022108E">
          <w:rPr>
            <w:rFonts w:ascii="iCiel Avenir LT Std 35 Light" w:hAnsi="iCiel Avenir LT Std 35 Light" w:cs="Arial"/>
            <w:i/>
            <w:iCs/>
            <w:sz w:val="22"/>
            <w:szCs w:val="22"/>
            <w:lang w:val="vi-VN"/>
          </w:rPr>
          <w:delText>.</w:delText>
        </w:r>
      </w:del>
      <w:del w:id="8224" w:author="An Tran, ACA (BUV)" w:date="2024-09-13T11:27:00Z" w16du:dateUtc="2024-09-13T04:27:00Z">
        <w:r w:rsidRPr="004373E8" w:rsidDel="00EA54BA">
          <w:rPr>
            <w:rFonts w:ascii="iCiel Avenir LT Std 35 Light" w:hAnsi="iCiel Avenir LT Std 35 Light" w:cs="Arial"/>
            <w:i/>
            <w:iCs/>
            <w:sz w:val="22"/>
            <w:szCs w:val="22"/>
            <w:lang w:val="vi-VN"/>
          </w:rPr>
          <w:delText xml:space="preserve"> </w:delText>
        </w:r>
        <w:bookmarkStart w:id="8225" w:name="_Toc177119613"/>
        <w:bookmarkStart w:id="8226" w:name="_Toc177120025"/>
        <w:bookmarkStart w:id="8227" w:name="_Toc177146183"/>
        <w:bookmarkStart w:id="8228" w:name="_Toc177146592"/>
        <w:bookmarkEnd w:id="8203"/>
        <w:bookmarkEnd w:id="8225"/>
        <w:bookmarkEnd w:id="8226"/>
        <w:bookmarkEnd w:id="8227"/>
        <w:bookmarkEnd w:id="8228"/>
      </w:del>
    </w:p>
    <w:p w14:paraId="1B398A42" w14:textId="63D28584" w:rsidR="00D9034C" w:rsidRPr="004373E8" w:rsidDel="00EA54BA" w:rsidRDefault="00D9034C">
      <w:pPr>
        <w:pStyle w:val="Question"/>
        <w:numPr>
          <w:ilvl w:val="0"/>
          <w:numId w:val="44"/>
        </w:numPr>
        <w:tabs>
          <w:tab w:val="left" w:pos="630"/>
          <w:tab w:val="left" w:pos="990"/>
        </w:tabs>
        <w:spacing w:before="100" w:line="400" w:lineRule="exact"/>
        <w:ind w:left="0" w:firstLine="720"/>
        <w:rPr>
          <w:del w:id="8229" w:author="An Tran, ACA (BUV)" w:date="2024-09-13T11:27:00Z" w16du:dateUtc="2024-09-13T04:27:00Z"/>
          <w:rFonts w:cs="Arial"/>
          <w:szCs w:val="22"/>
          <w:lang w:val="vi-VN"/>
        </w:rPr>
        <w:pPrChange w:id="8230" w:author="An Tran, ACA (BUV)" w:date="2024-09-13T01:31:00Z" w16du:dateUtc="2024-09-12T18:31:00Z">
          <w:pPr>
            <w:pStyle w:val="Question"/>
            <w:numPr>
              <w:numId w:val="79"/>
            </w:numPr>
            <w:tabs>
              <w:tab w:val="left" w:pos="630"/>
              <w:tab w:val="left" w:pos="1080"/>
            </w:tabs>
            <w:spacing w:before="100" w:line="400" w:lineRule="exact"/>
            <w:ind w:left="3870" w:hanging="360"/>
          </w:pPr>
        </w:pPrChange>
      </w:pPr>
      <w:bookmarkStart w:id="8231" w:name="_Toc113975583"/>
      <w:bookmarkStart w:id="8232" w:name="_Toc113976100"/>
      <w:bookmarkStart w:id="8233" w:name="_Toc114065630"/>
      <w:bookmarkStart w:id="8234" w:name="_Toc114066026"/>
      <w:bookmarkStart w:id="8235" w:name="_Toc113977119"/>
      <w:bookmarkStart w:id="8236" w:name="_Toc122700197"/>
      <w:bookmarkEnd w:id="8231"/>
      <w:bookmarkEnd w:id="8232"/>
      <w:bookmarkEnd w:id="8233"/>
      <w:bookmarkEnd w:id="8234"/>
      <w:del w:id="8237" w:author="An Tran, ACA (BUV)" w:date="2024-09-13T11:27:00Z" w16du:dateUtc="2024-09-13T04:27:00Z">
        <w:r w:rsidRPr="004373E8" w:rsidDel="00EA54BA">
          <w:rPr>
            <w:rFonts w:cs="Arial"/>
            <w:szCs w:val="22"/>
            <w:lang w:val="vi-VN"/>
          </w:rPr>
          <w:delText xml:space="preserve">Students have academic </w:delText>
        </w:r>
        <w:r w:rsidR="0050536E" w:rsidRPr="004373E8" w:rsidDel="00EA54BA">
          <w:rPr>
            <w:rFonts w:cs="Arial"/>
            <w:szCs w:val="22"/>
            <w:lang w:val="vi-VN"/>
          </w:rPr>
          <w:delText>misconduct;</w:delText>
        </w:r>
        <w:r w:rsidRPr="004373E8" w:rsidDel="00EA54BA">
          <w:rPr>
            <w:rFonts w:cs="Arial"/>
            <w:szCs w:val="22"/>
            <w:lang w:val="vi-VN"/>
          </w:rPr>
          <w:delText xml:space="preserve"> will this be displayed in transcript or degree certificate? / </w:delText>
        </w:r>
        <w:r w:rsidRPr="00B328D3" w:rsidDel="00EA54BA">
          <w:rPr>
            <w:rFonts w:cs="Arial"/>
            <w:szCs w:val="22"/>
            <w:lang w:val="vi-VN"/>
            <w:rPrChange w:id="8238" w:author="An Tran, ACA (BUV)" w:date="2024-09-13T01:31:00Z" w16du:dateUtc="2024-09-12T18:31:00Z">
              <w:rPr>
                <w:rFonts w:cs="Arial"/>
                <w:i/>
                <w:iCs/>
                <w:szCs w:val="22"/>
                <w:lang w:val="vi-VN"/>
              </w:rPr>
            </w:rPrChange>
          </w:rPr>
          <w:delText>Sinh viên đã vi phạm quy định học thuật của nhà trường, liệu việc vi phạm này có bị ghi trong hồ sơ, học bạ, bảng điểm hoặc bằng tốt nghiệp hay không?</w:delText>
        </w:r>
        <w:bookmarkStart w:id="8239" w:name="_Toc177119614"/>
        <w:bookmarkStart w:id="8240" w:name="_Toc177120026"/>
        <w:bookmarkStart w:id="8241" w:name="_Toc177146184"/>
        <w:bookmarkStart w:id="8242" w:name="_Toc177146593"/>
        <w:bookmarkEnd w:id="8235"/>
        <w:bookmarkEnd w:id="8236"/>
        <w:bookmarkEnd w:id="8239"/>
        <w:bookmarkEnd w:id="8240"/>
        <w:bookmarkEnd w:id="8241"/>
        <w:bookmarkEnd w:id="8242"/>
      </w:del>
    </w:p>
    <w:p w14:paraId="0979BE07" w14:textId="7C6C008C" w:rsidR="00D9034C" w:rsidRPr="004373E8" w:rsidDel="00EA54BA" w:rsidRDefault="00D9034C" w:rsidP="003E1B62">
      <w:pPr>
        <w:tabs>
          <w:tab w:val="left" w:pos="630"/>
          <w:tab w:val="left" w:pos="720"/>
          <w:tab w:val="left" w:pos="1080"/>
        </w:tabs>
        <w:rPr>
          <w:del w:id="8243" w:author="An Tran, ACA (BUV)" w:date="2024-09-13T11:27:00Z" w16du:dateUtc="2024-09-13T04:27:00Z"/>
          <w:rFonts w:ascii="iCiel Avenir LT Std 35 Light" w:hAnsi="iCiel Avenir LT Std 35 Light" w:cs="Arial"/>
          <w:b/>
          <w:bCs/>
          <w:sz w:val="22"/>
          <w:szCs w:val="22"/>
          <w:u w:val="single"/>
          <w:lang w:val="vi-VN"/>
        </w:rPr>
      </w:pPr>
      <w:del w:id="8244"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8245" w:name="_Toc177119615"/>
        <w:bookmarkStart w:id="8246" w:name="_Toc177120027"/>
        <w:bookmarkStart w:id="8247" w:name="_Toc177146185"/>
        <w:bookmarkStart w:id="8248" w:name="_Toc177146594"/>
        <w:bookmarkEnd w:id="8245"/>
        <w:bookmarkEnd w:id="8246"/>
        <w:bookmarkEnd w:id="8247"/>
        <w:bookmarkEnd w:id="8248"/>
      </w:del>
    </w:p>
    <w:p w14:paraId="388A5CFF" w14:textId="02395483" w:rsidR="00E3734B" w:rsidRPr="004373E8" w:rsidDel="0022108E" w:rsidRDefault="00E43DA8" w:rsidP="0022108E">
      <w:pPr>
        <w:tabs>
          <w:tab w:val="left" w:pos="630"/>
          <w:tab w:val="left" w:pos="720"/>
          <w:tab w:val="left" w:pos="1080"/>
        </w:tabs>
        <w:ind w:firstLine="0"/>
        <w:rPr>
          <w:del w:id="8249" w:author="An Tran, ACA (BUV)" w:date="2024-09-13T00:24:00Z" w16du:dateUtc="2024-09-12T17:24:00Z"/>
          <w:rFonts w:ascii="iCiel Avenir LT Std 35 Light" w:hAnsi="iCiel Avenir LT Std 35 Light" w:cs="Arial"/>
          <w:sz w:val="22"/>
          <w:szCs w:val="22"/>
          <w:lang w:val="vi-VN"/>
        </w:rPr>
      </w:pPr>
      <w:del w:id="8250" w:author="An Tran, ACA (BUV)" w:date="2024-09-13T00:24:00Z" w16du:dateUtc="2024-09-12T17:24:00Z">
        <w:r w:rsidRPr="004373E8" w:rsidDel="0022108E">
          <w:rPr>
            <w:rFonts w:ascii="iCiel Avenir LT Std 35 Light" w:hAnsi="iCiel Avenir LT Std 35 Light" w:cs="Arial"/>
            <w:sz w:val="22"/>
            <w:szCs w:val="22"/>
            <w:lang w:val="vi-VN"/>
          </w:rPr>
          <w:delText>The record</w:delText>
        </w:r>
        <w:r w:rsidR="00D9034C" w:rsidRPr="004373E8" w:rsidDel="0022108E">
          <w:rPr>
            <w:rFonts w:ascii="iCiel Avenir LT Std 35 Light" w:hAnsi="iCiel Avenir LT Std 35 Light" w:cs="Arial"/>
            <w:sz w:val="22"/>
            <w:szCs w:val="22"/>
            <w:lang w:val="vi-VN"/>
          </w:rPr>
          <w:delText xml:space="preserve"> of Academic misconduct is </w:delText>
        </w:r>
        <w:r w:rsidRPr="004373E8" w:rsidDel="0022108E">
          <w:rPr>
            <w:rFonts w:ascii="iCiel Avenir LT Std 35 Light" w:hAnsi="iCiel Avenir LT Std 35 Light" w:cs="Arial"/>
            <w:sz w:val="22"/>
            <w:szCs w:val="22"/>
            <w:lang w:val="vi-VN"/>
          </w:rPr>
          <w:delText>an internal</w:delText>
        </w:r>
        <w:r w:rsidR="00D9034C" w:rsidRPr="004373E8" w:rsidDel="0022108E">
          <w:rPr>
            <w:rFonts w:ascii="iCiel Avenir LT Std 35 Light" w:hAnsi="iCiel Avenir LT Std 35 Light" w:cs="Arial"/>
            <w:sz w:val="22"/>
            <w:szCs w:val="22"/>
            <w:lang w:val="vi-VN"/>
          </w:rPr>
          <w:delText xml:space="preserve"> record and will not be displayed in transcript, </w:delText>
        </w:r>
        <w:r w:rsidRPr="004373E8" w:rsidDel="0022108E">
          <w:rPr>
            <w:rFonts w:ascii="iCiel Avenir LT Std 35 Light" w:hAnsi="iCiel Avenir LT Std 35 Light" w:cs="Arial"/>
            <w:sz w:val="22"/>
            <w:szCs w:val="22"/>
            <w:lang w:val="vi-VN"/>
          </w:rPr>
          <w:delText>degree,</w:delText>
        </w:r>
        <w:r w:rsidR="00D9034C" w:rsidRPr="004373E8" w:rsidDel="0022108E">
          <w:rPr>
            <w:rFonts w:ascii="iCiel Avenir LT Std 35 Light" w:hAnsi="iCiel Avenir LT Std 35 Light" w:cs="Arial"/>
            <w:sz w:val="22"/>
            <w:szCs w:val="22"/>
            <w:lang w:val="vi-VN"/>
          </w:rPr>
          <w:delText xml:space="preserve"> or any document. The Academic Conduct Procedure required </w:delText>
        </w:r>
        <w:r w:rsidR="00FD0CDB" w:rsidRPr="004373E8" w:rsidDel="0022108E">
          <w:rPr>
            <w:rFonts w:ascii="iCiel Avenir LT Std 35 Light" w:hAnsi="iCiel Avenir LT Std 35 Light" w:cs="Arial"/>
            <w:sz w:val="22"/>
            <w:szCs w:val="22"/>
            <w:lang w:val="vi-VN"/>
          </w:rPr>
          <w:delText>the panel</w:delText>
        </w:r>
        <w:r w:rsidR="00D9034C" w:rsidRPr="004373E8" w:rsidDel="0022108E">
          <w:rPr>
            <w:rFonts w:ascii="iCiel Avenir LT Std 35 Light" w:hAnsi="iCiel Avenir LT Std 35 Light" w:cs="Arial"/>
            <w:sz w:val="22"/>
            <w:szCs w:val="22"/>
            <w:lang w:val="vi-VN"/>
          </w:rPr>
          <w:delText xml:space="preserve"> to make </w:delText>
        </w:r>
        <w:r w:rsidRPr="004373E8" w:rsidDel="0022108E">
          <w:rPr>
            <w:rFonts w:ascii="iCiel Avenir LT Std 35 Light" w:hAnsi="iCiel Avenir LT Std 35 Light" w:cs="Arial"/>
            <w:sz w:val="22"/>
            <w:szCs w:val="22"/>
            <w:lang w:val="vi-VN"/>
          </w:rPr>
          <w:delText>a decision</w:delText>
        </w:r>
        <w:r w:rsidR="00D9034C" w:rsidRPr="004373E8" w:rsidDel="0022108E">
          <w:rPr>
            <w:rFonts w:ascii="iCiel Avenir LT Std 35 Light" w:hAnsi="iCiel Avenir LT Std 35 Light" w:cs="Arial"/>
            <w:sz w:val="22"/>
            <w:szCs w:val="22"/>
            <w:lang w:val="vi-VN"/>
          </w:rPr>
          <w:delText xml:space="preserve"> based on </w:delText>
        </w:r>
        <w:r w:rsidRPr="004373E8" w:rsidDel="0022108E">
          <w:rPr>
            <w:rFonts w:ascii="iCiel Avenir LT Std 35 Light" w:hAnsi="iCiel Avenir LT Std 35 Light" w:cs="Arial"/>
            <w:sz w:val="22"/>
            <w:szCs w:val="22"/>
            <w:lang w:val="vi-VN"/>
          </w:rPr>
          <w:delText>the number</w:delText>
        </w:r>
        <w:r w:rsidR="00D9034C" w:rsidRPr="004373E8" w:rsidDel="0022108E">
          <w:rPr>
            <w:rFonts w:ascii="iCiel Avenir LT Std 35 Light" w:hAnsi="iCiel Avenir LT Std 35 Light" w:cs="Arial"/>
            <w:sz w:val="22"/>
            <w:szCs w:val="22"/>
            <w:lang w:val="vi-VN"/>
          </w:rPr>
          <w:delText xml:space="preserve"> of academic misconduct </w:delText>
        </w:r>
        <w:r w:rsidRPr="004373E8" w:rsidDel="0022108E">
          <w:rPr>
            <w:rFonts w:ascii="iCiel Avenir LT Std 35 Light" w:hAnsi="iCiel Avenir LT Std 35 Light" w:cs="Arial"/>
            <w:sz w:val="22"/>
            <w:szCs w:val="22"/>
            <w:lang w:val="vi-VN"/>
          </w:rPr>
          <w:delText>instances</w:delText>
        </w:r>
        <w:r w:rsidR="00D9034C" w:rsidRPr="004373E8" w:rsidDel="0022108E">
          <w:rPr>
            <w:rFonts w:ascii="iCiel Avenir LT Std 35 Light" w:hAnsi="iCiel Avenir LT Std 35 Light" w:cs="Arial"/>
            <w:sz w:val="22"/>
            <w:szCs w:val="22"/>
            <w:lang w:val="vi-VN"/>
          </w:rPr>
          <w:delText xml:space="preserve">, therefore we need to keep </w:delText>
        </w:r>
        <w:r w:rsidR="00BF4E75" w:rsidRPr="004373E8" w:rsidDel="0022108E">
          <w:rPr>
            <w:rFonts w:ascii="iCiel Avenir LT Std 35 Light" w:hAnsi="iCiel Avenir LT Std 35 Light" w:cs="Arial"/>
            <w:sz w:val="22"/>
            <w:szCs w:val="22"/>
            <w:lang w:val="vi-VN"/>
          </w:rPr>
          <w:delText>records</w:delText>
        </w:r>
        <w:r w:rsidR="00D9034C" w:rsidRPr="004373E8" w:rsidDel="0022108E">
          <w:rPr>
            <w:rFonts w:ascii="iCiel Avenir LT Std 35 Light" w:hAnsi="iCiel Avenir LT Std 35 Light" w:cs="Arial"/>
            <w:sz w:val="22"/>
            <w:szCs w:val="22"/>
            <w:lang w:val="vi-VN"/>
          </w:rPr>
          <w:delText xml:space="preserve"> and evidence of how many </w:delText>
        </w:r>
        <w:r w:rsidR="00787402" w:rsidRPr="004373E8" w:rsidDel="0022108E">
          <w:rPr>
            <w:rFonts w:ascii="iCiel Avenir LT Std 35 Light" w:hAnsi="iCiel Avenir LT Std 35 Light" w:cs="Arial"/>
            <w:sz w:val="22"/>
            <w:szCs w:val="22"/>
            <w:lang w:val="vi-VN"/>
          </w:rPr>
          <w:delText>instances</w:delText>
        </w:r>
        <w:r w:rsidR="00D9034C" w:rsidRPr="004373E8" w:rsidDel="0022108E">
          <w:rPr>
            <w:rFonts w:ascii="iCiel Avenir LT Std 35 Light" w:hAnsi="iCiel Avenir LT Std 35 Light" w:cs="Arial"/>
            <w:sz w:val="22"/>
            <w:szCs w:val="22"/>
            <w:lang w:val="vi-VN"/>
          </w:rPr>
          <w:delText xml:space="preserve"> occurred in the academic journey of student. Rest assured that academic misconduct as well as disciplinary record are strictly confidential information and only a very limited number of people can access, such as Chief Academic Officer</w:delText>
        </w:r>
        <w:r w:rsidR="00D62028" w:rsidRPr="004373E8" w:rsidDel="0022108E">
          <w:rPr>
            <w:rFonts w:ascii="iCiel Avenir LT Std 35 Light" w:hAnsi="iCiel Avenir LT Std 35 Light" w:cs="Arial"/>
            <w:sz w:val="22"/>
            <w:szCs w:val="22"/>
            <w:lang w:val="vi-VN"/>
          </w:rPr>
          <w:delText xml:space="preserve"> and</w:delText>
        </w:r>
        <w:r w:rsidR="00D9034C" w:rsidRPr="004373E8" w:rsidDel="0022108E">
          <w:rPr>
            <w:rFonts w:ascii="iCiel Avenir LT Std 35 Light" w:hAnsi="iCiel Avenir LT Std 35 Light" w:cs="Arial"/>
            <w:sz w:val="22"/>
            <w:szCs w:val="22"/>
            <w:lang w:val="vi-VN"/>
          </w:rPr>
          <w:delText xml:space="preserve"> Academic Compliance Manager. </w:delText>
        </w:r>
        <w:bookmarkStart w:id="8251" w:name="_Toc177119616"/>
        <w:bookmarkStart w:id="8252" w:name="_Toc177120028"/>
        <w:bookmarkStart w:id="8253" w:name="_Toc177146186"/>
        <w:bookmarkStart w:id="8254" w:name="_Toc177146595"/>
        <w:bookmarkEnd w:id="8251"/>
        <w:bookmarkEnd w:id="8252"/>
        <w:bookmarkEnd w:id="8253"/>
        <w:bookmarkEnd w:id="8254"/>
      </w:del>
    </w:p>
    <w:p w14:paraId="0CA50849" w14:textId="6C6BE115" w:rsidR="00D9034C" w:rsidRPr="004373E8" w:rsidDel="00EA54BA" w:rsidRDefault="00D9034C" w:rsidP="003E1B62">
      <w:pPr>
        <w:tabs>
          <w:tab w:val="left" w:pos="630"/>
          <w:tab w:val="left" w:pos="720"/>
          <w:tab w:val="left" w:pos="1080"/>
        </w:tabs>
        <w:ind w:firstLine="0"/>
        <w:rPr>
          <w:del w:id="8255" w:author="An Tran, ACA (BUV)" w:date="2024-09-13T11:27:00Z" w16du:dateUtc="2024-09-13T04:27:00Z"/>
          <w:rFonts w:ascii="iCiel Avenir LT Std 35 Light" w:hAnsi="iCiel Avenir LT Std 35 Light" w:cs="Arial"/>
          <w:i/>
          <w:iCs/>
          <w:sz w:val="22"/>
          <w:szCs w:val="22"/>
          <w:lang w:val="vi-VN"/>
        </w:rPr>
      </w:pPr>
      <w:bookmarkStart w:id="8256" w:name="_Toc122700198"/>
      <w:del w:id="8257" w:author="An Tran, ACA (BUV)" w:date="2024-09-13T00:24:00Z" w16du:dateUtc="2024-09-12T17:24:00Z">
        <w:r w:rsidRPr="004373E8" w:rsidDel="0022108E">
          <w:rPr>
            <w:rFonts w:ascii="iCiel Avenir LT Std 35 Light" w:hAnsi="iCiel Avenir LT Std 35 Light" w:cs="Arial"/>
            <w:i/>
            <w:iCs/>
            <w:sz w:val="22"/>
            <w:szCs w:val="22"/>
            <w:lang w:val="vi-VN"/>
          </w:rPr>
          <w:delText>Lưu trữ bằng chứng về các lần vi phạm quy định học thuật của sinh viên là một quy trình nội bộ và không thể hiện trên bảng điểm, bằng tốt nghiệp hay bất kỳ văn bản chính thức nào về tốt nghiệp của sinh viên. Quy trình xử lý vi phạm học thuật yêu cầu Hội đồng học thuật phải cân nhắc và đưa ra quyết định dựa trên số lần sinh viên vi phạm, do đó, Nhà trường cần lưu trữ bằng chứng về các lần vi phạm trước của sinh viên trong suốt thời gian học tập. Xin quý phụ huynh và sinh viên yên tâm, các thông tin về vi phạm quy định học thuật hoặc kỷ luật đều là thông tin được bảo mật nghiêm ngặt ở mức độ cao nhất và chỉ có một số rất ít người được quyền truy cập, như Giám đốc Học vụ</w:delText>
        </w:r>
        <w:r w:rsidR="003D66E0" w:rsidRPr="004373E8" w:rsidDel="0022108E">
          <w:rPr>
            <w:rFonts w:ascii="iCiel Avenir LT Std 35 Light" w:hAnsi="iCiel Avenir LT Std 35 Light" w:cs="Arial"/>
            <w:i/>
            <w:iCs/>
            <w:sz w:val="22"/>
            <w:szCs w:val="22"/>
            <w:lang w:val="vi-VN"/>
          </w:rPr>
          <w:delText xml:space="preserve"> và</w:delText>
        </w:r>
        <w:r w:rsidR="001C38F0" w:rsidRPr="004373E8" w:rsidDel="0022108E">
          <w:rPr>
            <w:rFonts w:ascii="iCiel Avenir LT Std 35 Light" w:hAnsi="iCiel Avenir LT Std 35 Light" w:cs="Arial"/>
            <w:i/>
            <w:iCs/>
            <w:sz w:val="22"/>
            <w:szCs w:val="22"/>
            <w:lang w:val="vi-VN"/>
          </w:rPr>
          <w:delText xml:space="preserve"> </w:delText>
        </w:r>
        <w:r w:rsidRPr="004373E8" w:rsidDel="0022108E">
          <w:rPr>
            <w:rFonts w:ascii="iCiel Avenir LT Std 35 Light" w:hAnsi="iCiel Avenir LT Std 35 Light" w:cs="Arial"/>
            <w:i/>
            <w:iCs/>
            <w:sz w:val="22"/>
            <w:szCs w:val="22"/>
            <w:lang w:val="vi-VN"/>
          </w:rPr>
          <w:delText xml:space="preserve">Trưởng </w:delText>
        </w:r>
        <w:r w:rsidR="00B61D3B" w:rsidRPr="004373E8" w:rsidDel="0022108E">
          <w:rPr>
            <w:rFonts w:ascii="iCiel Avenir LT Std 35 Light" w:hAnsi="iCiel Avenir LT Std 35 Light" w:cs="Arial"/>
            <w:i/>
            <w:iCs/>
            <w:sz w:val="22"/>
            <w:szCs w:val="22"/>
            <w:lang w:val="vi-VN"/>
          </w:rPr>
          <w:delText>Bộ phận</w:delText>
        </w:r>
        <w:r w:rsidRPr="004373E8" w:rsidDel="0022108E">
          <w:rPr>
            <w:rFonts w:ascii="iCiel Avenir LT Std 35 Light" w:hAnsi="iCiel Avenir LT Std 35 Light" w:cs="Arial"/>
            <w:i/>
            <w:iCs/>
            <w:sz w:val="22"/>
            <w:szCs w:val="22"/>
            <w:lang w:val="vi-VN"/>
          </w:rPr>
          <w:delText xml:space="preserve"> Quy chế đào tạo</w:delText>
        </w:r>
      </w:del>
      <w:bookmarkStart w:id="8258" w:name="_Toc107734250"/>
      <w:bookmarkStart w:id="8259" w:name="_Toc107734464"/>
      <w:bookmarkStart w:id="8260" w:name="_Toc107734916"/>
      <w:bookmarkStart w:id="8261" w:name="_Toc107735138"/>
      <w:bookmarkStart w:id="8262" w:name="_Toc107735265"/>
      <w:bookmarkStart w:id="8263" w:name="_Toc107735370"/>
      <w:bookmarkStart w:id="8264" w:name="_Toc107735474"/>
      <w:bookmarkStart w:id="8265" w:name="_Toc107735577"/>
      <w:bookmarkStart w:id="8266" w:name="_Toc107735682"/>
      <w:bookmarkStart w:id="8267" w:name="_Toc107735786"/>
      <w:bookmarkStart w:id="8268" w:name="_Toc107735890"/>
      <w:bookmarkStart w:id="8269" w:name="_Toc107735994"/>
      <w:bookmarkStart w:id="8270" w:name="_Toc107736147"/>
      <w:bookmarkStart w:id="8271" w:name="_Toc107736294"/>
      <w:bookmarkStart w:id="8272" w:name="_Toc107736398"/>
      <w:bookmarkStart w:id="8273" w:name="_Toc107736620"/>
      <w:bookmarkStart w:id="8274" w:name="_Toc107736723"/>
      <w:bookmarkStart w:id="8275" w:name="_Toc107736826"/>
      <w:bookmarkStart w:id="8276" w:name="_Toc107736930"/>
      <w:bookmarkStart w:id="8277" w:name="_Toc107737782"/>
      <w:bookmarkStart w:id="8278" w:name="_Toc108099171"/>
      <w:bookmarkStart w:id="8279" w:name="_Toc113975589"/>
      <w:bookmarkStart w:id="8280" w:name="_Toc113976106"/>
      <w:bookmarkStart w:id="8281" w:name="_Toc114065636"/>
      <w:bookmarkStart w:id="8282" w:name="_Toc114066032"/>
      <w:bookmarkStart w:id="8283" w:name="_Toc177119617"/>
      <w:bookmarkStart w:id="8284" w:name="_Toc177120029"/>
      <w:bookmarkStart w:id="8285" w:name="_Toc177146187"/>
      <w:bookmarkStart w:id="8286" w:name="_Toc177146596"/>
      <w:bookmarkStart w:id="8287" w:name="_Toc113977120"/>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p>
    <w:p w14:paraId="323B973C" w14:textId="3D5164E2" w:rsidR="00D9034C" w:rsidRPr="004373E8" w:rsidDel="00EA54BA" w:rsidRDefault="00D9034C">
      <w:pPr>
        <w:pStyle w:val="Question"/>
        <w:numPr>
          <w:ilvl w:val="0"/>
          <w:numId w:val="44"/>
        </w:numPr>
        <w:tabs>
          <w:tab w:val="left" w:pos="630"/>
          <w:tab w:val="left" w:pos="990"/>
        </w:tabs>
        <w:spacing w:before="100" w:line="400" w:lineRule="exact"/>
        <w:ind w:left="0" w:firstLine="720"/>
        <w:rPr>
          <w:del w:id="8288" w:author="An Tran, ACA (BUV)" w:date="2024-09-13T11:27:00Z" w16du:dateUtc="2024-09-13T04:27:00Z"/>
          <w:rFonts w:cs="Arial"/>
          <w:szCs w:val="22"/>
          <w:lang w:val="vi-VN"/>
        </w:rPr>
        <w:pPrChange w:id="8289" w:author="An Tran, ACA (BUV)" w:date="2024-09-13T01:32:00Z" w16du:dateUtc="2024-09-12T18:32:00Z">
          <w:pPr>
            <w:pStyle w:val="Question"/>
            <w:numPr>
              <w:numId w:val="79"/>
            </w:numPr>
            <w:tabs>
              <w:tab w:val="left" w:pos="630"/>
              <w:tab w:val="left" w:pos="1080"/>
            </w:tabs>
            <w:spacing w:before="100" w:line="400" w:lineRule="exact"/>
            <w:ind w:left="3870" w:hanging="360"/>
          </w:pPr>
        </w:pPrChange>
      </w:pPr>
      <w:del w:id="8290" w:author="An Tran, ACA (BUV)" w:date="2024-09-13T11:27:00Z" w16du:dateUtc="2024-09-13T04:27:00Z">
        <w:r w:rsidRPr="004373E8" w:rsidDel="00EA54BA">
          <w:rPr>
            <w:rFonts w:cs="Arial"/>
            <w:szCs w:val="22"/>
            <w:lang w:val="vi-VN"/>
          </w:rPr>
          <w:delText xml:space="preserve">If </w:delText>
        </w:r>
        <w:r w:rsidR="0050536E" w:rsidRPr="004373E8" w:rsidDel="00EA54BA">
          <w:rPr>
            <w:rFonts w:cs="Arial"/>
            <w:szCs w:val="22"/>
            <w:lang w:val="vi-VN"/>
          </w:rPr>
          <w:delText>students</w:delText>
        </w:r>
        <w:r w:rsidRPr="004373E8" w:rsidDel="00EA54BA">
          <w:rPr>
            <w:rFonts w:cs="Arial"/>
            <w:szCs w:val="22"/>
            <w:lang w:val="vi-VN"/>
          </w:rPr>
          <w:delText xml:space="preserve"> </w:delText>
        </w:r>
        <w:r w:rsidR="0050536E" w:rsidRPr="004373E8" w:rsidDel="00EA54BA">
          <w:rPr>
            <w:rFonts w:cs="Arial"/>
            <w:szCs w:val="22"/>
            <w:lang w:val="vi-VN"/>
          </w:rPr>
          <w:delText>transfer</w:delText>
        </w:r>
        <w:r w:rsidRPr="004373E8" w:rsidDel="00EA54BA">
          <w:rPr>
            <w:rFonts w:cs="Arial"/>
            <w:szCs w:val="22"/>
            <w:lang w:val="vi-VN"/>
          </w:rPr>
          <w:delText xml:space="preserve"> to a different programme, what </w:delText>
        </w:r>
        <w:r w:rsidR="00BF4E75" w:rsidRPr="004373E8" w:rsidDel="00EA54BA">
          <w:rPr>
            <w:rFonts w:cs="Arial"/>
            <w:szCs w:val="22"/>
            <w:lang w:val="vi-VN"/>
          </w:rPr>
          <w:delText>will</w:delText>
        </w:r>
        <w:r w:rsidRPr="004373E8" w:rsidDel="00EA54BA">
          <w:rPr>
            <w:rFonts w:cs="Arial"/>
            <w:szCs w:val="22"/>
            <w:lang w:val="vi-VN"/>
          </w:rPr>
          <w:delText xml:space="preserve"> happen to their academic </w:delText>
        </w:r>
        <w:r w:rsidR="00E43DA8" w:rsidRPr="004373E8" w:rsidDel="00EA54BA">
          <w:rPr>
            <w:rFonts w:cs="Arial"/>
            <w:szCs w:val="22"/>
            <w:lang w:val="vi-VN"/>
          </w:rPr>
          <w:delText>misconduct</w:delText>
        </w:r>
        <w:r w:rsidRPr="004373E8" w:rsidDel="00EA54BA">
          <w:rPr>
            <w:rFonts w:cs="Arial"/>
            <w:szCs w:val="22"/>
            <w:lang w:val="vi-VN"/>
          </w:rPr>
          <w:delText xml:space="preserve"> records? / </w:delText>
        </w:r>
        <w:r w:rsidRPr="00B328D3" w:rsidDel="00EA54BA">
          <w:rPr>
            <w:rFonts w:cs="Arial"/>
            <w:szCs w:val="22"/>
            <w:lang w:val="vi-VN"/>
            <w:rPrChange w:id="8291" w:author="An Tran, ACA (BUV)" w:date="2024-09-13T01:32:00Z" w16du:dateUtc="2024-09-12T18:32:00Z">
              <w:rPr>
                <w:rFonts w:cs="Arial"/>
                <w:i/>
                <w:iCs/>
                <w:szCs w:val="22"/>
                <w:lang w:val="vi-VN"/>
              </w:rPr>
            </w:rPrChange>
          </w:rPr>
          <w:delText>Nếu sinh viên chuyển ngành học thì những vi phạm học thuật cũ của sinh viên sẽ được tính ra sao?</w:delText>
        </w:r>
        <w:bookmarkStart w:id="8292" w:name="_Toc177119618"/>
        <w:bookmarkStart w:id="8293" w:name="_Toc177120030"/>
        <w:bookmarkStart w:id="8294" w:name="_Toc177146188"/>
        <w:bookmarkStart w:id="8295" w:name="_Toc177146597"/>
        <w:bookmarkEnd w:id="8256"/>
        <w:bookmarkEnd w:id="8287"/>
        <w:bookmarkEnd w:id="8292"/>
        <w:bookmarkEnd w:id="8293"/>
        <w:bookmarkEnd w:id="8294"/>
        <w:bookmarkEnd w:id="8295"/>
      </w:del>
    </w:p>
    <w:p w14:paraId="3325B3E9" w14:textId="49B012FE" w:rsidR="00D9034C" w:rsidRPr="004373E8" w:rsidDel="00EA54BA" w:rsidRDefault="00D9034C" w:rsidP="003E1B62">
      <w:pPr>
        <w:pStyle w:val="ListParagraph"/>
        <w:tabs>
          <w:tab w:val="left" w:pos="630"/>
          <w:tab w:val="left" w:pos="720"/>
          <w:tab w:val="left" w:pos="1080"/>
        </w:tabs>
        <w:ind w:left="0"/>
        <w:contextualSpacing w:val="0"/>
        <w:rPr>
          <w:del w:id="8296" w:author="An Tran, ACA (BUV)" w:date="2024-09-13T11:27:00Z" w16du:dateUtc="2024-09-13T04:27:00Z"/>
          <w:rFonts w:ascii="iCiel Avenir LT Std 35 Light" w:hAnsi="iCiel Avenir LT Std 35 Light" w:cs="Arial"/>
          <w:b/>
          <w:bCs/>
          <w:sz w:val="22"/>
          <w:szCs w:val="22"/>
          <w:u w:val="single"/>
          <w:lang w:val="vi-VN"/>
        </w:rPr>
      </w:pPr>
      <w:del w:id="8297"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8298" w:name="_Toc177119619"/>
        <w:bookmarkStart w:id="8299" w:name="_Toc177120031"/>
        <w:bookmarkStart w:id="8300" w:name="_Toc177146189"/>
        <w:bookmarkStart w:id="8301" w:name="_Toc177146598"/>
        <w:bookmarkEnd w:id="8298"/>
        <w:bookmarkEnd w:id="8299"/>
        <w:bookmarkEnd w:id="8300"/>
        <w:bookmarkEnd w:id="8301"/>
      </w:del>
    </w:p>
    <w:p w14:paraId="7ABEED77" w14:textId="20836A71" w:rsidR="00A66363" w:rsidRPr="0022108E" w:rsidDel="0022108E" w:rsidRDefault="00A66363" w:rsidP="0022108E">
      <w:pPr>
        <w:tabs>
          <w:tab w:val="left" w:pos="630"/>
          <w:tab w:val="left" w:pos="720"/>
          <w:tab w:val="left" w:pos="1080"/>
        </w:tabs>
        <w:ind w:firstLine="0"/>
        <w:rPr>
          <w:del w:id="8302" w:author="An Tran, ACA (BUV)" w:date="2024-09-13T00:24:00Z" w16du:dateUtc="2024-09-12T17:24:00Z"/>
          <w:rFonts w:ascii="iCiel Avenir LT Std 35 Light" w:hAnsi="iCiel Avenir LT Std 35 Light" w:cs="Arial"/>
          <w:sz w:val="22"/>
          <w:szCs w:val="22"/>
          <w:rPrChange w:id="8303" w:author="An Tran, ACA (BUV)" w:date="2024-09-13T00:25:00Z" w16du:dateUtc="2024-09-12T17:25:00Z">
            <w:rPr>
              <w:del w:id="8304" w:author="An Tran, ACA (BUV)" w:date="2024-09-13T00:24:00Z" w16du:dateUtc="2024-09-12T17:24:00Z"/>
              <w:rFonts w:ascii="iCiel Avenir LT Std 35 Light" w:hAnsi="iCiel Avenir LT Std 35 Light" w:cs="Arial"/>
              <w:sz w:val="22"/>
              <w:szCs w:val="22"/>
              <w:lang w:val="vi-VN"/>
            </w:rPr>
          </w:rPrChange>
        </w:rPr>
      </w:pPr>
      <w:del w:id="8305" w:author="An Tran, ACA (BUV)" w:date="2024-09-13T00:24:00Z" w16du:dateUtc="2024-09-12T17:24:00Z">
        <w:r w:rsidRPr="004373E8" w:rsidDel="0022108E">
          <w:rPr>
            <w:rFonts w:ascii="iCiel Avenir LT Std 35 Light" w:hAnsi="iCiel Avenir LT Std 35 Light" w:cs="Arial"/>
            <w:sz w:val="22"/>
            <w:szCs w:val="22"/>
            <w:lang w:val="vi-VN"/>
          </w:rPr>
          <w:delText>When a student transfers between programmes</w:delText>
        </w:r>
        <w:r w:rsidR="00E869B6" w:rsidRPr="004373E8" w:rsidDel="0022108E">
          <w:rPr>
            <w:rFonts w:ascii="iCiel Avenir LT Std 35 Light" w:hAnsi="iCiel Avenir LT Std 35 Light" w:cs="Arial"/>
            <w:sz w:val="22"/>
            <w:szCs w:val="22"/>
            <w:lang w:val="vi-VN"/>
          </w:rPr>
          <w:delText xml:space="preserve"> awarded by Staffordshire University</w:delText>
        </w:r>
        <w:r w:rsidRPr="004373E8" w:rsidDel="0022108E">
          <w:rPr>
            <w:rFonts w:ascii="iCiel Avenir LT Std 35 Light" w:hAnsi="iCiel Avenir LT Std 35 Light" w:cs="Arial"/>
            <w:sz w:val="22"/>
            <w:szCs w:val="22"/>
            <w:lang w:val="vi-VN"/>
          </w:rPr>
          <w:delText xml:space="preserve"> without withdrawing and is in a period of continuous study, his or her history of academic misconduct would be carried over to the new programme, regardless of area of study. </w:delText>
        </w:r>
        <w:bookmarkStart w:id="8306" w:name="_Toc177119620"/>
        <w:bookmarkStart w:id="8307" w:name="_Toc177120032"/>
        <w:bookmarkStart w:id="8308" w:name="_Toc177146190"/>
        <w:bookmarkStart w:id="8309" w:name="_Toc177146599"/>
        <w:bookmarkEnd w:id="8306"/>
        <w:bookmarkEnd w:id="8307"/>
        <w:bookmarkEnd w:id="8308"/>
        <w:bookmarkEnd w:id="8309"/>
      </w:del>
    </w:p>
    <w:p w14:paraId="7B002F73" w14:textId="6C973442" w:rsidR="00A66363" w:rsidRPr="004373E8" w:rsidDel="00EA54BA" w:rsidRDefault="00A66363" w:rsidP="003E1B62">
      <w:pPr>
        <w:tabs>
          <w:tab w:val="left" w:pos="630"/>
          <w:tab w:val="left" w:pos="720"/>
          <w:tab w:val="left" w:pos="1080"/>
        </w:tabs>
        <w:ind w:firstLine="0"/>
        <w:rPr>
          <w:del w:id="8310" w:author="An Tran, ACA (BUV)" w:date="2024-09-13T11:27:00Z" w16du:dateUtc="2024-09-13T04:27:00Z"/>
          <w:rFonts w:ascii="iCiel Avenir LT Std 35 Light" w:hAnsi="iCiel Avenir LT Std 35 Light" w:cs="Arial"/>
          <w:i/>
          <w:iCs/>
          <w:sz w:val="22"/>
          <w:szCs w:val="22"/>
          <w:lang w:val="vi-VN"/>
        </w:rPr>
      </w:pPr>
      <w:del w:id="8311" w:author="An Tran, ACA (BUV)" w:date="2024-09-13T00:24:00Z" w16du:dateUtc="2024-09-12T17:24:00Z">
        <w:r w:rsidRPr="004373E8" w:rsidDel="0022108E">
          <w:rPr>
            <w:rFonts w:ascii="iCiel Avenir LT Std 35 Light" w:hAnsi="iCiel Avenir LT Std 35 Light" w:cs="Arial"/>
            <w:i/>
            <w:iCs/>
            <w:sz w:val="22"/>
            <w:szCs w:val="22"/>
            <w:lang w:val="vi-VN"/>
          </w:rPr>
          <w:delText>Nếu sinh viên chuyển chương trình học</w:delText>
        </w:r>
        <w:r w:rsidR="00E869B6" w:rsidRPr="004373E8" w:rsidDel="0022108E">
          <w:rPr>
            <w:rFonts w:ascii="iCiel Avenir LT Std 35 Light" w:hAnsi="iCiel Avenir LT Std 35 Light" w:cs="Arial"/>
            <w:i/>
            <w:iCs/>
            <w:sz w:val="22"/>
            <w:szCs w:val="22"/>
            <w:lang w:val="vi-VN"/>
          </w:rPr>
          <w:delText xml:space="preserve"> của Đại học Staffordshire</w:delText>
        </w:r>
        <w:r w:rsidR="004C2D05" w:rsidRPr="004373E8" w:rsidDel="0022108E">
          <w:rPr>
            <w:rFonts w:ascii="iCiel Avenir LT Std 35 Light" w:hAnsi="iCiel Avenir LT Std 35 Light" w:cs="Arial"/>
            <w:i/>
            <w:iCs/>
            <w:sz w:val="22"/>
            <w:szCs w:val="22"/>
            <w:lang w:val="vi-VN"/>
          </w:rPr>
          <w:delText xml:space="preserve"> </w:delText>
        </w:r>
        <w:r w:rsidRPr="004373E8" w:rsidDel="0022108E">
          <w:rPr>
            <w:rFonts w:ascii="iCiel Avenir LT Std 35 Light" w:hAnsi="iCiel Avenir LT Std 35 Light" w:cs="Arial"/>
            <w:i/>
            <w:iCs/>
            <w:sz w:val="22"/>
            <w:szCs w:val="22"/>
            <w:lang w:val="vi-VN"/>
          </w:rPr>
          <w:delText>mà không đăng kí ngừng học trước đó và vẫn duy trì thời gian học tập liên tục giữa chương trình mới và chương trình cũ, thì lịch sử vi phạm học thuật sẽ được giữ nguyên và chuyển tiếp sang chương trình mới. Quy định áp dụng cho tất cả các ngành học.</w:delText>
        </w:r>
      </w:del>
      <w:bookmarkStart w:id="8312" w:name="_Toc177119621"/>
      <w:bookmarkStart w:id="8313" w:name="_Toc177120033"/>
      <w:bookmarkStart w:id="8314" w:name="_Toc177146191"/>
      <w:bookmarkStart w:id="8315" w:name="_Toc177146600"/>
      <w:bookmarkEnd w:id="8312"/>
      <w:bookmarkEnd w:id="8313"/>
      <w:bookmarkEnd w:id="8314"/>
      <w:bookmarkEnd w:id="8315"/>
    </w:p>
    <w:p w14:paraId="61E3643B" w14:textId="019132CC" w:rsidR="00D9034C" w:rsidRPr="004373E8" w:rsidDel="00EA54BA" w:rsidRDefault="00D9034C">
      <w:pPr>
        <w:pStyle w:val="Question"/>
        <w:numPr>
          <w:ilvl w:val="0"/>
          <w:numId w:val="44"/>
        </w:numPr>
        <w:tabs>
          <w:tab w:val="left" w:pos="630"/>
          <w:tab w:val="left" w:pos="990"/>
        </w:tabs>
        <w:spacing w:before="100" w:line="400" w:lineRule="exact"/>
        <w:ind w:left="0" w:firstLine="720"/>
        <w:rPr>
          <w:del w:id="8316" w:author="An Tran, ACA (BUV)" w:date="2024-09-13T11:27:00Z" w16du:dateUtc="2024-09-13T04:27:00Z"/>
          <w:rFonts w:cs="Arial"/>
          <w:szCs w:val="22"/>
          <w:lang w:val="vi-VN"/>
        </w:rPr>
        <w:pPrChange w:id="8317"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8318" w:name="_Toc107734252"/>
      <w:bookmarkStart w:id="8319" w:name="_Toc107734466"/>
      <w:bookmarkStart w:id="8320" w:name="_Toc107734918"/>
      <w:bookmarkStart w:id="8321" w:name="_Toc107735140"/>
      <w:bookmarkStart w:id="8322" w:name="_Toc107735267"/>
      <w:bookmarkStart w:id="8323" w:name="_Toc107735372"/>
      <w:bookmarkStart w:id="8324" w:name="_Toc107735476"/>
      <w:bookmarkStart w:id="8325" w:name="_Toc107735579"/>
      <w:bookmarkStart w:id="8326" w:name="_Toc107735684"/>
      <w:bookmarkStart w:id="8327" w:name="_Toc107735788"/>
      <w:bookmarkStart w:id="8328" w:name="_Toc107735892"/>
      <w:bookmarkStart w:id="8329" w:name="_Toc107735996"/>
      <w:bookmarkStart w:id="8330" w:name="_Toc107736149"/>
      <w:bookmarkStart w:id="8331" w:name="_Toc107736296"/>
      <w:bookmarkStart w:id="8332" w:name="_Toc107736400"/>
      <w:bookmarkStart w:id="8333" w:name="_Toc107736622"/>
      <w:bookmarkStart w:id="8334" w:name="_Toc107736725"/>
      <w:bookmarkStart w:id="8335" w:name="_Toc107736828"/>
      <w:bookmarkStart w:id="8336" w:name="_Toc107736932"/>
      <w:bookmarkStart w:id="8337" w:name="_Toc107737784"/>
      <w:bookmarkStart w:id="8338" w:name="_Toc108099173"/>
      <w:bookmarkStart w:id="8339" w:name="_Toc113975591"/>
      <w:bookmarkStart w:id="8340" w:name="_Toc113976108"/>
      <w:bookmarkStart w:id="8341" w:name="_Toc114065638"/>
      <w:bookmarkStart w:id="8342" w:name="_Toc114066034"/>
      <w:bookmarkStart w:id="8343" w:name="_Toc113977121"/>
      <w:bookmarkStart w:id="8344" w:name="_Toc122700199"/>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del w:id="8345" w:author="An Tran, ACA (BUV)" w:date="2024-09-13T11:27:00Z" w16du:dateUtc="2024-09-13T04:27:00Z">
        <w:r w:rsidRPr="004373E8" w:rsidDel="00EA54BA">
          <w:rPr>
            <w:rFonts w:cs="Arial"/>
            <w:szCs w:val="22"/>
            <w:lang w:val="vi-VN"/>
          </w:rPr>
          <w:delText>Can BUV do anything to reduce the academic misconduct of students?</w:delText>
        </w:r>
        <w:r w:rsidRPr="00633664" w:rsidDel="00EA54BA">
          <w:rPr>
            <w:rFonts w:cs="Arial"/>
            <w:szCs w:val="22"/>
            <w:lang w:val="vi-VN"/>
          </w:rPr>
          <w:delText xml:space="preserve"> / </w:delText>
        </w:r>
        <w:r w:rsidRPr="00B328D3" w:rsidDel="00EA54BA">
          <w:rPr>
            <w:rFonts w:cs="Arial"/>
            <w:szCs w:val="22"/>
            <w:lang w:val="vi-VN"/>
            <w:rPrChange w:id="8346" w:author="An Tran, ACA (BUV)" w:date="2024-09-13T01:32:00Z" w16du:dateUtc="2024-09-12T18:32:00Z">
              <w:rPr>
                <w:rFonts w:cs="Arial"/>
                <w:i/>
                <w:iCs/>
                <w:szCs w:val="22"/>
                <w:lang w:val="vi-VN"/>
              </w:rPr>
            </w:rPrChange>
          </w:rPr>
          <w:delText>Liệu BUV có thể giảm nhẹ việc vi phạm học thuật cho sinh viên?</w:delText>
        </w:r>
        <w:bookmarkStart w:id="8347" w:name="_Toc177119622"/>
        <w:bookmarkStart w:id="8348" w:name="_Toc177120034"/>
        <w:bookmarkStart w:id="8349" w:name="_Toc177146192"/>
        <w:bookmarkStart w:id="8350" w:name="_Toc177146601"/>
        <w:bookmarkEnd w:id="8343"/>
        <w:bookmarkEnd w:id="8344"/>
        <w:bookmarkEnd w:id="8347"/>
        <w:bookmarkEnd w:id="8348"/>
        <w:bookmarkEnd w:id="8349"/>
        <w:bookmarkEnd w:id="8350"/>
      </w:del>
    </w:p>
    <w:p w14:paraId="6B89080B" w14:textId="4FDFD250" w:rsidR="00D9034C" w:rsidRPr="004373E8" w:rsidDel="00EA54BA" w:rsidRDefault="00D9034C" w:rsidP="003E1B62">
      <w:pPr>
        <w:pStyle w:val="ListParagraph"/>
        <w:tabs>
          <w:tab w:val="left" w:pos="630"/>
          <w:tab w:val="left" w:pos="720"/>
          <w:tab w:val="left" w:pos="1080"/>
        </w:tabs>
        <w:ind w:left="0"/>
        <w:contextualSpacing w:val="0"/>
        <w:rPr>
          <w:del w:id="8351" w:author="An Tran, ACA (BUV)" w:date="2024-09-13T11:27:00Z" w16du:dateUtc="2024-09-13T04:27:00Z"/>
          <w:rFonts w:ascii="iCiel Avenir LT Std 35 Light" w:hAnsi="iCiel Avenir LT Std 35 Light" w:cs="Arial"/>
          <w:b/>
          <w:bCs/>
          <w:sz w:val="22"/>
          <w:szCs w:val="22"/>
          <w:u w:val="single"/>
          <w:lang w:val="vi-VN"/>
        </w:rPr>
      </w:pPr>
      <w:del w:id="8352"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8353" w:name="_Toc177119623"/>
        <w:bookmarkStart w:id="8354" w:name="_Toc177120035"/>
        <w:bookmarkStart w:id="8355" w:name="_Toc177146193"/>
        <w:bookmarkStart w:id="8356" w:name="_Toc177146602"/>
        <w:bookmarkEnd w:id="8353"/>
        <w:bookmarkEnd w:id="8354"/>
        <w:bookmarkEnd w:id="8355"/>
        <w:bookmarkEnd w:id="8356"/>
      </w:del>
    </w:p>
    <w:p w14:paraId="03067B52" w14:textId="6A1FBFA0" w:rsidR="00D9034C" w:rsidRPr="004373E8" w:rsidDel="0022108E" w:rsidRDefault="00D9034C" w:rsidP="0022108E">
      <w:pPr>
        <w:tabs>
          <w:tab w:val="left" w:pos="630"/>
          <w:tab w:val="left" w:pos="720"/>
          <w:tab w:val="left" w:pos="1080"/>
        </w:tabs>
        <w:ind w:firstLine="0"/>
        <w:rPr>
          <w:del w:id="8357" w:author="An Tran, ACA (BUV)" w:date="2024-09-13T00:25:00Z" w16du:dateUtc="2024-09-12T17:25:00Z"/>
          <w:rFonts w:ascii="iCiel Avenir LT Std 35 Light" w:hAnsi="iCiel Avenir LT Std 35 Light" w:cs="Arial"/>
          <w:sz w:val="22"/>
          <w:szCs w:val="22"/>
          <w:lang w:val="vi-VN"/>
        </w:rPr>
      </w:pPr>
      <w:del w:id="8358" w:author="An Tran, ACA (BUV)" w:date="2024-09-13T00:25:00Z" w16du:dateUtc="2024-09-12T17:25:00Z">
        <w:r w:rsidRPr="004373E8" w:rsidDel="0022108E">
          <w:rPr>
            <w:rFonts w:ascii="iCiel Avenir LT Std 35 Light" w:hAnsi="iCiel Avenir LT Std 35 Light" w:cs="Arial"/>
            <w:sz w:val="22"/>
            <w:szCs w:val="22"/>
            <w:lang w:val="vi-VN"/>
          </w:rPr>
          <w:delText xml:space="preserve">For students to be awarded with the prestigious British degree, BUV strictly follows the Academic Conduct Procedure of Staffordshire University, especially sanctions for each instance. Academic Conduct instances are thoroughly examined by the panel whose members are experienced professionals in the field before making final decisions. Student &amp; parent can contact the Academic Compliance Office at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sz w:val="22"/>
            <w:szCs w:val="22"/>
            <w:lang w:val="vi-VN"/>
          </w:rPr>
          <w:delText>aca.compliance@buv.edu.vn</w:delText>
        </w:r>
        <w:r w:rsidR="00A1692C" w:rsidDel="0022108E">
          <w:rPr>
            <w:rStyle w:val="Hyperlink"/>
            <w:rFonts w:ascii="iCiel Avenir LT Std 35 Light" w:hAnsi="iCiel Avenir LT Std 35 Light" w:cs="Arial"/>
            <w:sz w:val="22"/>
            <w:szCs w:val="22"/>
            <w:lang w:val="vi-VN"/>
          </w:rPr>
          <w:fldChar w:fldCharType="end"/>
        </w:r>
        <w:r w:rsidRPr="004373E8" w:rsidDel="0022108E">
          <w:rPr>
            <w:rFonts w:ascii="iCiel Avenir LT Std 35 Light" w:hAnsi="iCiel Avenir LT Std 35 Light" w:cs="Arial"/>
            <w:sz w:val="22"/>
            <w:szCs w:val="22"/>
            <w:lang w:val="vi-VN"/>
          </w:rPr>
          <w:delText xml:space="preserve"> for further explanation &amp; instruction on this process.  </w:delText>
        </w:r>
        <w:bookmarkStart w:id="8359" w:name="_Toc177119624"/>
        <w:bookmarkStart w:id="8360" w:name="_Toc177120036"/>
        <w:bookmarkStart w:id="8361" w:name="_Toc177146194"/>
        <w:bookmarkStart w:id="8362" w:name="_Toc177146603"/>
        <w:bookmarkEnd w:id="8359"/>
        <w:bookmarkEnd w:id="8360"/>
        <w:bookmarkEnd w:id="8361"/>
        <w:bookmarkEnd w:id="8362"/>
      </w:del>
    </w:p>
    <w:p w14:paraId="2AB5ACDE" w14:textId="379CFC4F" w:rsidR="00D9034C" w:rsidRPr="004373E8" w:rsidDel="00EA54BA" w:rsidRDefault="00D9034C" w:rsidP="003E1B62">
      <w:pPr>
        <w:tabs>
          <w:tab w:val="left" w:pos="630"/>
          <w:tab w:val="left" w:pos="720"/>
          <w:tab w:val="left" w:pos="1080"/>
        </w:tabs>
        <w:ind w:firstLine="0"/>
        <w:rPr>
          <w:del w:id="8363" w:author="An Tran, ACA (BUV)" w:date="2024-09-13T11:27:00Z" w16du:dateUtc="2024-09-13T04:27:00Z"/>
          <w:rFonts w:ascii="iCiel Avenir LT Std 35 Light" w:hAnsi="iCiel Avenir LT Std 35 Light" w:cs="Arial"/>
          <w:sz w:val="22"/>
          <w:szCs w:val="22"/>
          <w:lang w:val="vi-VN"/>
        </w:rPr>
      </w:pPr>
      <w:del w:id="8364" w:author="An Tran, ACA (BUV)" w:date="2024-09-13T00:25:00Z" w16du:dateUtc="2024-09-12T17:25:00Z">
        <w:r w:rsidRPr="004373E8" w:rsidDel="0022108E">
          <w:rPr>
            <w:rFonts w:ascii="iCiel Avenir LT Std 35 Light" w:hAnsi="iCiel Avenir LT Std 35 Light" w:cs="Arial"/>
            <w:i/>
            <w:iCs/>
            <w:sz w:val="22"/>
            <w:szCs w:val="22"/>
            <w:lang w:val="vi-VN"/>
          </w:rPr>
          <w:delText xml:space="preserve">Để sinh viên được cấp bằng theo tiêu chuẩn Anh Quốc, BUV tuân thủ chặt chẽ Quy định Học thuật của Đại học Staffordshire, đặc biệt là hình thức xử phạt tương ứng với mức độ vi phạm. Các trường hợp nghi ngờ vi phạm học thuật đều được xem xét kĩ lưỡng bởi các thành viên hội đồng là những nhà chuyên môn có kinh nghiệm dày dặn trong lĩnh vực giáo dục đại học. Sinh viên và phụ huynh có thể liên hệ với </w:delText>
        </w:r>
        <w:r w:rsidR="00B61D3B" w:rsidRPr="004373E8" w:rsidDel="0022108E">
          <w:rPr>
            <w:rFonts w:ascii="iCiel Avenir LT Std 35 Light" w:hAnsi="iCiel Avenir LT Std 35 Light" w:cs="Arial"/>
            <w:i/>
            <w:iCs/>
            <w:sz w:val="22"/>
            <w:szCs w:val="22"/>
            <w:lang w:val="vi-VN"/>
          </w:rPr>
          <w:delText>Bộ phận</w:delText>
        </w:r>
        <w:r w:rsidRPr="004373E8" w:rsidDel="0022108E">
          <w:rPr>
            <w:rFonts w:ascii="iCiel Avenir LT Std 35 Light" w:hAnsi="iCiel Avenir LT Std 35 Light" w:cs="Arial"/>
            <w:i/>
            <w:iCs/>
            <w:sz w:val="22"/>
            <w:szCs w:val="22"/>
            <w:lang w:val="vi-VN"/>
          </w:rPr>
          <w:delText xml:space="preserve"> Quy chế Đào tạo qua địa chỉ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aca.compliance@buv.edu.vn</w:delText>
        </w:r>
        <w:r w:rsidR="00A1692C" w:rsidDel="0022108E">
          <w:rPr>
            <w:rStyle w:val="Hyperlink"/>
            <w:rFonts w:ascii="iCiel Avenir LT Std 35 Light" w:hAnsi="iCiel Avenir LT Std 35 Light" w:cs="Arial"/>
            <w:i/>
            <w:iCs/>
            <w:sz w:val="22"/>
            <w:szCs w:val="22"/>
            <w:lang w:val="vi-VN"/>
          </w:rPr>
          <w:fldChar w:fldCharType="end"/>
        </w:r>
        <w:r w:rsidRPr="004373E8" w:rsidDel="0022108E">
          <w:rPr>
            <w:rFonts w:ascii="iCiel Avenir LT Std 35 Light" w:hAnsi="iCiel Avenir LT Std 35 Light" w:cs="Arial"/>
            <w:i/>
            <w:iCs/>
            <w:sz w:val="22"/>
            <w:szCs w:val="22"/>
            <w:lang w:val="vi-VN"/>
          </w:rPr>
          <w:delText xml:space="preserve"> để được giải thích và hướng dẫn kỹ hơn về quy trình này.</w:delText>
        </w:r>
      </w:del>
      <w:del w:id="8365" w:author="An Tran, ACA (BUV)" w:date="2024-09-13T11:27:00Z" w16du:dateUtc="2024-09-13T04:27:00Z">
        <w:r w:rsidRPr="004373E8" w:rsidDel="00EA54BA">
          <w:rPr>
            <w:rFonts w:ascii="iCiel Avenir LT Std 35 Light" w:hAnsi="iCiel Avenir LT Std 35 Light" w:cs="Arial"/>
            <w:sz w:val="22"/>
            <w:szCs w:val="22"/>
            <w:lang w:val="vi-VN"/>
          </w:rPr>
          <w:tab/>
        </w:r>
        <w:bookmarkStart w:id="8366" w:name="_Toc177119625"/>
        <w:bookmarkStart w:id="8367" w:name="_Toc177120037"/>
        <w:bookmarkStart w:id="8368" w:name="_Toc177146195"/>
        <w:bookmarkStart w:id="8369" w:name="_Toc177146604"/>
        <w:bookmarkEnd w:id="8366"/>
        <w:bookmarkEnd w:id="8367"/>
        <w:bookmarkEnd w:id="8368"/>
        <w:bookmarkEnd w:id="8369"/>
      </w:del>
    </w:p>
    <w:p w14:paraId="16B57D58" w14:textId="50D662A6" w:rsidR="00D9034C" w:rsidRPr="004373E8" w:rsidDel="0022108E" w:rsidRDefault="00D9034C">
      <w:pPr>
        <w:pStyle w:val="Question"/>
        <w:numPr>
          <w:ilvl w:val="0"/>
          <w:numId w:val="44"/>
        </w:numPr>
        <w:tabs>
          <w:tab w:val="left" w:pos="630"/>
          <w:tab w:val="left" w:pos="990"/>
        </w:tabs>
        <w:spacing w:before="100" w:line="400" w:lineRule="exact"/>
        <w:ind w:left="0" w:firstLine="720"/>
        <w:rPr>
          <w:del w:id="8370" w:author="An Tran, ACA (BUV)" w:date="2024-09-13T00:26:00Z" w16du:dateUtc="2024-09-12T17:26:00Z"/>
          <w:rFonts w:cs="Arial"/>
          <w:szCs w:val="22"/>
          <w:lang w:val="vi-VN"/>
        </w:rPr>
        <w:pPrChange w:id="8371"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8372" w:name="_Toc113977122"/>
      <w:bookmarkStart w:id="8373" w:name="_Toc122700200"/>
      <w:del w:id="8374" w:author="An Tran, ACA (BUV)" w:date="2024-09-13T00:26:00Z" w16du:dateUtc="2024-09-12T17:26:00Z">
        <w:r w:rsidRPr="004373E8" w:rsidDel="0022108E">
          <w:rPr>
            <w:rFonts w:cs="Arial"/>
            <w:szCs w:val="22"/>
            <w:lang w:val="vi-VN"/>
          </w:rPr>
          <w:delText xml:space="preserve">Can students appeal </w:delText>
        </w:r>
        <w:r w:rsidR="0050536E" w:rsidRPr="004373E8" w:rsidDel="0022108E">
          <w:rPr>
            <w:rFonts w:cs="Arial"/>
            <w:szCs w:val="22"/>
            <w:lang w:val="vi-VN"/>
          </w:rPr>
          <w:delText>the Poor</w:delText>
        </w:r>
        <w:r w:rsidRPr="004373E8" w:rsidDel="0022108E">
          <w:rPr>
            <w:rFonts w:cs="Arial"/>
            <w:szCs w:val="22"/>
            <w:lang w:val="vi-VN"/>
          </w:rPr>
          <w:delText xml:space="preserve"> Academic Practice (PAP) decision? / </w:delText>
        </w:r>
        <w:r w:rsidRPr="00B328D3" w:rsidDel="0022108E">
          <w:rPr>
            <w:rFonts w:cs="Arial"/>
            <w:szCs w:val="22"/>
            <w:lang w:val="vi-VN"/>
            <w:rPrChange w:id="8375" w:author="An Tran, ACA (BUV)" w:date="2024-09-13T01:32:00Z" w16du:dateUtc="2024-09-12T18:32:00Z">
              <w:rPr>
                <w:rFonts w:cs="Arial"/>
                <w:i/>
                <w:iCs/>
                <w:szCs w:val="22"/>
                <w:lang w:val="vi-VN"/>
              </w:rPr>
            </w:rPrChange>
          </w:rPr>
          <w:delText>Sinh viên có thể xin phúc tra quyết định Thực hành học thuật kém (PAP) không?</w:delText>
        </w:r>
        <w:bookmarkStart w:id="8376" w:name="_Toc177116793"/>
        <w:bookmarkStart w:id="8377" w:name="_Toc177119626"/>
        <w:bookmarkStart w:id="8378" w:name="_Toc177120038"/>
        <w:bookmarkStart w:id="8379" w:name="_Toc177146196"/>
        <w:bookmarkStart w:id="8380" w:name="_Toc177146605"/>
        <w:bookmarkEnd w:id="8372"/>
        <w:bookmarkEnd w:id="8373"/>
        <w:bookmarkEnd w:id="8376"/>
        <w:bookmarkEnd w:id="8377"/>
        <w:bookmarkEnd w:id="8378"/>
        <w:bookmarkEnd w:id="8379"/>
        <w:bookmarkEnd w:id="8380"/>
      </w:del>
    </w:p>
    <w:p w14:paraId="4B966864" w14:textId="483D293B" w:rsidR="00D9034C" w:rsidRPr="00B328D3" w:rsidDel="0022108E" w:rsidRDefault="00D9034C">
      <w:pPr>
        <w:pStyle w:val="ListParagraph"/>
        <w:numPr>
          <w:ilvl w:val="0"/>
          <w:numId w:val="44"/>
        </w:numPr>
        <w:tabs>
          <w:tab w:val="left" w:pos="630"/>
          <w:tab w:val="left" w:pos="720"/>
          <w:tab w:val="left" w:pos="990"/>
        </w:tabs>
        <w:ind w:left="0" w:firstLine="720"/>
        <w:contextualSpacing w:val="0"/>
        <w:rPr>
          <w:del w:id="8381" w:author="An Tran, ACA (BUV)" w:date="2024-09-13T00:26:00Z" w16du:dateUtc="2024-09-12T17:26:00Z"/>
          <w:rFonts w:ascii="iCiel Avenir LT Std 35 Light" w:hAnsi="iCiel Avenir LT Std 35 Light" w:cs="Arial"/>
          <w:b/>
          <w:sz w:val="22"/>
          <w:szCs w:val="22"/>
          <w:lang w:val="vi-VN"/>
          <w:rPrChange w:id="8382" w:author="An Tran, ACA (BUV)" w:date="2024-09-13T01:32:00Z" w16du:dateUtc="2024-09-12T18:32:00Z">
            <w:rPr>
              <w:del w:id="8383" w:author="An Tran, ACA (BUV)" w:date="2024-09-13T00:26:00Z" w16du:dateUtc="2024-09-12T17:26:00Z"/>
              <w:rFonts w:ascii="iCiel Avenir LT Std 35 Light" w:hAnsi="iCiel Avenir LT Std 35 Light" w:cs="Arial"/>
              <w:b/>
              <w:bCs/>
              <w:sz w:val="22"/>
              <w:szCs w:val="22"/>
              <w:u w:val="single"/>
              <w:lang w:val="vi-VN"/>
            </w:rPr>
          </w:rPrChange>
        </w:rPr>
        <w:pPrChange w:id="8384" w:author="An Tran, ACA (BUV)" w:date="2024-09-13T01:32:00Z" w16du:dateUtc="2024-09-12T18:32:00Z">
          <w:pPr>
            <w:pStyle w:val="ListParagraph"/>
            <w:numPr>
              <w:numId w:val="79"/>
            </w:numPr>
            <w:tabs>
              <w:tab w:val="left" w:pos="630"/>
              <w:tab w:val="left" w:pos="720"/>
              <w:tab w:val="left" w:pos="1080"/>
            </w:tabs>
            <w:ind w:left="3870" w:hanging="360"/>
            <w:contextualSpacing w:val="0"/>
          </w:pPr>
        </w:pPrChange>
      </w:pPr>
      <w:del w:id="8385" w:author="An Tran, ACA (BUV)" w:date="2024-09-13T00:26:00Z" w16du:dateUtc="2024-09-12T17:26:00Z">
        <w:r w:rsidRPr="00B328D3" w:rsidDel="0022108E">
          <w:rPr>
            <w:rFonts w:ascii="iCiel Avenir LT Std 35 Light" w:hAnsi="iCiel Avenir LT Std 35 Light" w:cs="Arial"/>
            <w:sz w:val="22"/>
            <w:szCs w:val="22"/>
            <w:lang w:val="vi-VN"/>
          </w:rPr>
          <w:delText xml:space="preserve">  </w:delText>
        </w:r>
        <w:r w:rsidRPr="00B328D3" w:rsidDel="0022108E">
          <w:rPr>
            <w:rFonts w:ascii="iCiel Avenir LT Std 35 Light" w:hAnsi="iCiel Avenir LT Std 35 Light" w:cs="Arial"/>
            <w:b/>
            <w:sz w:val="22"/>
            <w:szCs w:val="22"/>
            <w:lang w:val="vi-VN"/>
            <w:rPrChange w:id="8386" w:author="An Tran, ACA (BUV)" w:date="2024-09-13T01:32:00Z" w16du:dateUtc="2024-09-12T18:32:00Z">
              <w:rPr>
                <w:rFonts w:ascii="iCiel Avenir LT Std 35 Light" w:hAnsi="iCiel Avenir LT Std 35 Light" w:cs="Arial"/>
                <w:b/>
                <w:bCs/>
                <w:sz w:val="22"/>
                <w:szCs w:val="22"/>
                <w:u w:val="single"/>
                <w:lang w:val="vi-VN"/>
              </w:rPr>
            </w:rPrChange>
          </w:rPr>
          <w:delText xml:space="preserve">Answer / </w:delText>
        </w:r>
        <w:r w:rsidRPr="00B328D3" w:rsidDel="0022108E">
          <w:rPr>
            <w:rFonts w:ascii="iCiel Avenir LT Std 35 Light" w:hAnsi="iCiel Avenir LT Std 35 Light" w:cs="Arial"/>
            <w:b/>
            <w:sz w:val="22"/>
            <w:szCs w:val="22"/>
            <w:lang w:val="vi-VN"/>
            <w:rPrChange w:id="8387" w:author="An Tran, ACA (BUV)" w:date="2024-09-13T01:32:00Z" w16du:dateUtc="2024-09-12T18:32:00Z">
              <w:rPr>
                <w:rFonts w:ascii="iCiel Avenir LT Std 35 Light" w:hAnsi="iCiel Avenir LT Std 35 Light" w:cs="Arial"/>
                <w:b/>
                <w:bCs/>
                <w:i/>
                <w:iCs/>
                <w:sz w:val="22"/>
                <w:szCs w:val="22"/>
                <w:u w:val="single"/>
                <w:lang w:val="vi-VN"/>
              </w:rPr>
            </w:rPrChange>
          </w:rPr>
          <w:delText>Câu trả lời</w:delText>
        </w:r>
        <w:r w:rsidRPr="00B328D3" w:rsidDel="0022108E">
          <w:rPr>
            <w:rFonts w:ascii="iCiel Avenir LT Std 35 Light" w:hAnsi="iCiel Avenir LT Std 35 Light" w:cs="Arial"/>
            <w:b/>
            <w:sz w:val="22"/>
            <w:szCs w:val="22"/>
            <w:lang w:val="vi-VN"/>
            <w:rPrChange w:id="8388" w:author="An Tran, ACA (BUV)" w:date="2024-09-13T01:32:00Z" w16du:dateUtc="2024-09-12T18:32:00Z">
              <w:rPr>
                <w:rFonts w:ascii="iCiel Avenir LT Std 35 Light" w:hAnsi="iCiel Avenir LT Std 35 Light" w:cs="Arial"/>
                <w:b/>
                <w:bCs/>
                <w:sz w:val="22"/>
                <w:szCs w:val="22"/>
                <w:u w:val="single"/>
                <w:lang w:val="vi-VN"/>
              </w:rPr>
            </w:rPrChange>
          </w:rPr>
          <w:delText>:</w:delText>
        </w:r>
        <w:bookmarkStart w:id="8389" w:name="_Toc177116794"/>
        <w:bookmarkStart w:id="8390" w:name="_Toc177119627"/>
        <w:bookmarkStart w:id="8391" w:name="_Toc177120039"/>
        <w:bookmarkStart w:id="8392" w:name="_Toc177146197"/>
        <w:bookmarkStart w:id="8393" w:name="_Toc177146606"/>
        <w:bookmarkEnd w:id="8389"/>
        <w:bookmarkEnd w:id="8390"/>
        <w:bookmarkEnd w:id="8391"/>
        <w:bookmarkEnd w:id="8392"/>
        <w:bookmarkEnd w:id="8393"/>
      </w:del>
    </w:p>
    <w:p w14:paraId="642FB2D8" w14:textId="0C9EA57A" w:rsidR="00D9034C" w:rsidRPr="004373E8" w:rsidDel="0022108E" w:rsidRDefault="00D9034C">
      <w:pPr>
        <w:numPr>
          <w:ilvl w:val="0"/>
          <w:numId w:val="44"/>
        </w:numPr>
        <w:tabs>
          <w:tab w:val="left" w:pos="630"/>
          <w:tab w:val="left" w:pos="720"/>
          <w:tab w:val="left" w:pos="990"/>
        </w:tabs>
        <w:ind w:left="0" w:firstLine="720"/>
        <w:rPr>
          <w:del w:id="8394" w:author="An Tran, ACA (BUV)" w:date="2024-09-13T00:26:00Z" w16du:dateUtc="2024-09-12T17:26:00Z"/>
          <w:rFonts w:ascii="iCiel Avenir LT Std 35 Light" w:hAnsi="iCiel Avenir LT Std 35 Light" w:cs="Arial"/>
          <w:sz w:val="22"/>
          <w:szCs w:val="22"/>
          <w:lang w:val="vi-VN"/>
        </w:rPr>
        <w:pPrChange w:id="8395" w:author="An Tran, ACA (BUV)" w:date="2024-09-13T01:32:00Z" w16du:dateUtc="2024-09-12T18:32:00Z">
          <w:pPr>
            <w:numPr>
              <w:numId w:val="79"/>
            </w:numPr>
            <w:tabs>
              <w:tab w:val="left" w:pos="630"/>
              <w:tab w:val="left" w:pos="720"/>
              <w:tab w:val="left" w:pos="1080"/>
            </w:tabs>
            <w:ind w:left="3870" w:hanging="360"/>
          </w:pPr>
        </w:pPrChange>
      </w:pPr>
      <w:del w:id="8396" w:author="An Tran, ACA (BUV)" w:date="2024-09-13T00:26:00Z" w16du:dateUtc="2024-09-12T17:26:00Z">
        <w:r w:rsidRPr="004373E8" w:rsidDel="0022108E">
          <w:rPr>
            <w:rFonts w:ascii="iCiel Avenir LT Std 35 Light" w:hAnsi="iCiel Avenir LT Std 35 Light" w:cs="Arial"/>
            <w:sz w:val="22"/>
            <w:szCs w:val="22"/>
            <w:lang w:val="vi-VN"/>
          </w:rPr>
          <w:delText xml:space="preserve">Poor Academic Practice (PAP) </w:delText>
        </w:r>
        <w:r w:rsidRPr="00B328D3" w:rsidDel="0022108E">
          <w:rPr>
            <w:rFonts w:ascii="iCiel Avenir LT Std 35 Light" w:hAnsi="iCiel Avenir LT Std 35 Light" w:cs="Arial"/>
            <w:b/>
            <w:sz w:val="22"/>
            <w:szCs w:val="22"/>
            <w:lang w:val="vi-VN"/>
          </w:rPr>
          <w:delText>IS NOT</w:delText>
        </w:r>
        <w:r w:rsidRPr="004373E8" w:rsidDel="0022108E">
          <w:rPr>
            <w:rFonts w:ascii="iCiel Avenir LT Std 35 Light" w:hAnsi="iCiel Avenir LT Std 35 Light" w:cs="Arial"/>
            <w:sz w:val="22"/>
            <w:szCs w:val="22"/>
            <w:lang w:val="vi-VN"/>
          </w:rPr>
          <w:delText xml:space="preserve"> academic misconduct. Poor Academic Practice happens when students have used too much of other’s work in their assessment, even when students have acknowledged, and faculty can’t tell how much students have learned for themselves. Alternatively, it may be that students haven’t understood how to reference their work properly, but there is no evidence that students have tried to gain an unfair advantage in their assessment.</w:delText>
        </w:r>
        <w:bookmarkStart w:id="8397" w:name="_Toc177116795"/>
        <w:bookmarkStart w:id="8398" w:name="_Toc177119628"/>
        <w:bookmarkStart w:id="8399" w:name="_Toc177120040"/>
        <w:bookmarkStart w:id="8400" w:name="_Toc177146198"/>
        <w:bookmarkStart w:id="8401" w:name="_Toc177146607"/>
        <w:bookmarkEnd w:id="8397"/>
        <w:bookmarkEnd w:id="8398"/>
        <w:bookmarkEnd w:id="8399"/>
        <w:bookmarkEnd w:id="8400"/>
        <w:bookmarkEnd w:id="8401"/>
      </w:del>
    </w:p>
    <w:p w14:paraId="14ED059A" w14:textId="669031D6" w:rsidR="00D9034C" w:rsidRPr="004373E8" w:rsidDel="0022108E" w:rsidRDefault="00D9034C">
      <w:pPr>
        <w:numPr>
          <w:ilvl w:val="0"/>
          <w:numId w:val="44"/>
        </w:numPr>
        <w:tabs>
          <w:tab w:val="left" w:pos="630"/>
          <w:tab w:val="left" w:pos="720"/>
          <w:tab w:val="left" w:pos="990"/>
        </w:tabs>
        <w:ind w:left="0" w:firstLine="720"/>
        <w:rPr>
          <w:del w:id="8402" w:author="An Tran, ACA (BUV)" w:date="2024-09-13T00:26:00Z" w16du:dateUtc="2024-09-12T17:26:00Z"/>
          <w:rFonts w:ascii="iCiel Avenir LT Std 35 Light" w:hAnsi="iCiel Avenir LT Std 35 Light" w:cs="Arial"/>
          <w:sz w:val="22"/>
          <w:szCs w:val="22"/>
          <w:lang w:val="vi-VN"/>
        </w:rPr>
        <w:pPrChange w:id="8403" w:author="An Tran, ACA (BUV)" w:date="2024-09-13T01:32:00Z" w16du:dateUtc="2024-09-12T18:32:00Z">
          <w:pPr>
            <w:numPr>
              <w:numId w:val="79"/>
            </w:numPr>
            <w:tabs>
              <w:tab w:val="left" w:pos="630"/>
              <w:tab w:val="left" w:pos="720"/>
              <w:tab w:val="left" w:pos="1080"/>
            </w:tabs>
            <w:ind w:left="3870" w:hanging="360"/>
          </w:pPr>
        </w:pPrChange>
      </w:pPr>
      <w:bookmarkStart w:id="8404" w:name="_Hlk124756247"/>
      <w:del w:id="8405" w:author="An Tran, ACA (BUV)" w:date="2024-09-13T00:26:00Z" w16du:dateUtc="2024-09-12T17:26:00Z">
        <w:r w:rsidRPr="004373E8" w:rsidDel="0022108E">
          <w:rPr>
            <w:rFonts w:ascii="iCiel Avenir LT Std 35 Light" w:hAnsi="iCiel Avenir LT Std 35 Light" w:cs="Arial"/>
            <w:sz w:val="22"/>
            <w:szCs w:val="22"/>
            <w:lang w:val="vi-VN"/>
          </w:rPr>
          <w:delText>For Poor Academic Practice, students are encouraged to proactively discuss this with the Learning Support Team and get advice on how they can improve</w:delText>
        </w:r>
        <w:bookmarkEnd w:id="8404"/>
        <w:r w:rsidRPr="004373E8" w:rsidDel="0022108E">
          <w:rPr>
            <w:rFonts w:ascii="iCiel Avenir LT Std 35 Light" w:hAnsi="iCiel Avenir LT Std 35 Light" w:cs="Arial"/>
            <w:sz w:val="22"/>
            <w:szCs w:val="22"/>
            <w:lang w:val="vi-VN"/>
          </w:rPr>
          <w:delText xml:space="preserve">. PAP will not be recorded in the history of student as Academic Misconduct </w:delText>
        </w:r>
        <w:r w:rsidR="0050536E" w:rsidRPr="004373E8" w:rsidDel="0022108E">
          <w:rPr>
            <w:rFonts w:ascii="iCiel Avenir LT Std 35 Light" w:hAnsi="iCiel Avenir LT Std 35 Light" w:cs="Arial"/>
            <w:sz w:val="22"/>
            <w:szCs w:val="22"/>
            <w:lang w:val="vi-VN"/>
          </w:rPr>
          <w:delText>and</w:delText>
        </w:r>
        <w:r w:rsidRPr="004373E8" w:rsidDel="0022108E">
          <w:rPr>
            <w:rFonts w:ascii="iCiel Avenir LT Std 35 Light" w:hAnsi="iCiel Avenir LT Std 35 Light" w:cs="Arial"/>
            <w:sz w:val="22"/>
            <w:szCs w:val="22"/>
            <w:lang w:val="vi-VN"/>
          </w:rPr>
          <w:delText xml:space="preserve"> will not be written in any documents, including transcript and certificate. As there is no impact or sanction, students cannot appeal to a PAP decision</w:delText>
        </w:r>
        <w:r w:rsidR="00FD0CDB" w:rsidRPr="004373E8" w:rsidDel="0022108E">
          <w:rPr>
            <w:rFonts w:ascii="iCiel Avenir LT Std 35 Light" w:hAnsi="iCiel Avenir LT Std 35 Light" w:cs="Arial"/>
            <w:sz w:val="22"/>
            <w:szCs w:val="22"/>
            <w:lang w:val="vi-VN"/>
          </w:rPr>
          <w:delText>.</w:delText>
        </w:r>
        <w:bookmarkStart w:id="8406" w:name="_Toc177116796"/>
        <w:bookmarkStart w:id="8407" w:name="_Toc177119629"/>
        <w:bookmarkStart w:id="8408" w:name="_Toc177120041"/>
        <w:bookmarkStart w:id="8409" w:name="_Toc177146199"/>
        <w:bookmarkStart w:id="8410" w:name="_Toc177146608"/>
        <w:bookmarkEnd w:id="8406"/>
        <w:bookmarkEnd w:id="8407"/>
        <w:bookmarkEnd w:id="8408"/>
        <w:bookmarkEnd w:id="8409"/>
        <w:bookmarkEnd w:id="8410"/>
      </w:del>
    </w:p>
    <w:p w14:paraId="63FCA575" w14:textId="434628ED" w:rsidR="00D9034C" w:rsidRPr="00B328D3" w:rsidDel="0022108E" w:rsidRDefault="00D9034C">
      <w:pPr>
        <w:numPr>
          <w:ilvl w:val="0"/>
          <w:numId w:val="44"/>
        </w:numPr>
        <w:tabs>
          <w:tab w:val="left" w:pos="630"/>
          <w:tab w:val="left" w:pos="720"/>
          <w:tab w:val="left" w:pos="990"/>
        </w:tabs>
        <w:ind w:left="0" w:firstLine="720"/>
        <w:rPr>
          <w:del w:id="8411" w:author="An Tran, ACA (BUV)" w:date="2024-09-13T00:26:00Z" w16du:dateUtc="2024-09-12T17:26:00Z"/>
          <w:rFonts w:ascii="iCiel Avenir LT Std 35 Light" w:hAnsi="iCiel Avenir LT Std 35 Light" w:cs="Arial"/>
          <w:sz w:val="22"/>
          <w:szCs w:val="22"/>
          <w:lang w:val="vi-VN"/>
          <w:rPrChange w:id="8412" w:author="An Tran, ACA (BUV)" w:date="2024-09-13T01:32:00Z" w16du:dateUtc="2024-09-12T18:32:00Z">
            <w:rPr>
              <w:del w:id="8413" w:author="An Tran, ACA (BUV)" w:date="2024-09-13T00:26:00Z" w16du:dateUtc="2024-09-12T17:26:00Z"/>
              <w:rFonts w:ascii="iCiel Avenir LT Std 35 Light" w:hAnsi="iCiel Avenir LT Std 35 Light" w:cs="Arial"/>
              <w:i/>
              <w:iCs/>
              <w:sz w:val="22"/>
              <w:szCs w:val="22"/>
              <w:lang w:val="vi-VN"/>
            </w:rPr>
          </w:rPrChange>
        </w:rPr>
        <w:pPrChange w:id="8414" w:author="An Tran, ACA (BUV)" w:date="2024-09-13T01:32:00Z" w16du:dateUtc="2024-09-12T18:32:00Z">
          <w:pPr>
            <w:numPr>
              <w:numId w:val="79"/>
            </w:numPr>
            <w:tabs>
              <w:tab w:val="left" w:pos="630"/>
              <w:tab w:val="left" w:pos="720"/>
              <w:tab w:val="left" w:pos="1080"/>
            </w:tabs>
            <w:ind w:left="3870" w:hanging="360"/>
          </w:pPr>
        </w:pPrChange>
      </w:pPr>
      <w:del w:id="8415" w:author="An Tran, ACA (BUV)" w:date="2024-09-13T00:26:00Z" w16du:dateUtc="2024-09-12T17:26:00Z">
        <w:r w:rsidRPr="00B328D3" w:rsidDel="0022108E">
          <w:rPr>
            <w:rFonts w:ascii="iCiel Avenir LT Std 35 Light" w:hAnsi="iCiel Avenir LT Std 35 Light" w:cs="Arial"/>
            <w:sz w:val="22"/>
            <w:szCs w:val="22"/>
            <w:lang w:val="vi-VN"/>
            <w:rPrChange w:id="8416" w:author="An Tran, ACA (BUV)" w:date="2024-09-13T01:32:00Z" w16du:dateUtc="2024-09-12T18:32:00Z">
              <w:rPr>
                <w:rFonts w:ascii="iCiel Avenir LT Std 35 Light" w:hAnsi="iCiel Avenir LT Std 35 Light" w:cs="Arial"/>
                <w:i/>
                <w:iCs/>
                <w:sz w:val="22"/>
                <w:szCs w:val="22"/>
                <w:lang w:val="vi-VN"/>
              </w:rPr>
            </w:rPrChange>
          </w:rPr>
          <w:delText xml:space="preserve">Thực hành học thuật kém (PAP) </w:delText>
        </w:r>
        <w:r w:rsidRPr="00B328D3" w:rsidDel="0022108E">
          <w:rPr>
            <w:rFonts w:ascii="iCiel Avenir LT Std 35 Light" w:hAnsi="iCiel Avenir LT Std 35 Light" w:cs="Arial"/>
            <w:b/>
            <w:sz w:val="22"/>
            <w:szCs w:val="22"/>
            <w:lang w:val="vi-VN"/>
            <w:rPrChange w:id="8417" w:author="An Tran, ACA (BUV)" w:date="2024-09-13T01:32:00Z" w16du:dateUtc="2024-09-12T18:32:00Z">
              <w:rPr>
                <w:rFonts w:ascii="iCiel Avenir LT Std 35 Light" w:hAnsi="iCiel Avenir LT Std 35 Light" w:cs="Arial"/>
                <w:b/>
                <w:bCs/>
                <w:i/>
                <w:iCs/>
                <w:sz w:val="22"/>
                <w:szCs w:val="22"/>
                <w:lang w:val="vi-VN"/>
              </w:rPr>
            </w:rPrChange>
          </w:rPr>
          <w:delText>KHÔNG PHẢI LÀ</w:delText>
        </w:r>
        <w:r w:rsidRPr="00B328D3" w:rsidDel="0022108E">
          <w:rPr>
            <w:rFonts w:ascii="iCiel Avenir LT Std 35 Light" w:hAnsi="iCiel Avenir LT Std 35 Light" w:cs="Arial"/>
            <w:sz w:val="22"/>
            <w:szCs w:val="22"/>
            <w:lang w:val="vi-VN"/>
            <w:rPrChange w:id="8418" w:author="An Tran, ACA (BUV)" w:date="2024-09-13T01:32:00Z" w16du:dateUtc="2024-09-12T18:32:00Z">
              <w:rPr>
                <w:rFonts w:ascii="iCiel Avenir LT Std 35 Light" w:hAnsi="iCiel Avenir LT Std 35 Light" w:cs="Arial"/>
                <w:i/>
                <w:iCs/>
                <w:sz w:val="22"/>
                <w:szCs w:val="22"/>
                <w:lang w:val="vi-VN"/>
              </w:rPr>
            </w:rPrChange>
          </w:rPr>
          <w:delText xml:space="preserve"> vi phạm học thuật. PAP xảy ra khi sinh viên sử dụng quá nhiều trích dẫn học thuật trong bài làm của mình, kể cả khi sinh viên đã có ý thức trích dẫn nguồn tài liệu và ghi chú cụ thể theo quy định, thì việc sử dụng quá nhiều trích dẫn khiến giảng viên không thể xác định lượng kiến thức sinh viên học được. Một tình huống khác có thể xảy ra là sinh viên không hiểu rõ cách trích dẫn nguồn tài liệu và ghi chú theo quy định, tuy nhiên Hội đồng học thuật không tìm thấy bằng chứng hoặc nghi ngờ về việc sinh viên cố tình tạo ra lợi thế không công bằng trong bài làm của mình.  </w:delText>
        </w:r>
        <w:bookmarkStart w:id="8419" w:name="_Toc177116797"/>
        <w:bookmarkStart w:id="8420" w:name="_Toc177119630"/>
        <w:bookmarkStart w:id="8421" w:name="_Toc177120042"/>
        <w:bookmarkStart w:id="8422" w:name="_Toc177146200"/>
        <w:bookmarkStart w:id="8423" w:name="_Toc177146609"/>
        <w:bookmarkEnd w:id="8419"/>
        <w:bookmarkEnd w:id="8420"/>
        <w:bookmarkEnd w:id="8421"/>
        <w:bookmarkEnd w:id="8422"/>
        <w:bookmarkEnd w:id="8423"/>
      </w:del>
    </w:p>
    <w:p w14:paraId="1C1FEEA6" w14:textId="6410071C" w:rsidR="00D9034C" w:rsidRPr="00B328D3" w:rsidDel="0022108E" w:rsidRDefault="00D9034C">
      <w:pPr>
        <w:numPr>
          <w:ilvl w:val="0"/>
          <w:numId w:val="44"/>
        </w:numPr>
        <w:tabs>
          <w:tab w:val="left" w:pos="630"/>
          <w:tab w:val="left" w:pos="720"/>
          <w:tab w:val="left" w:pos="990"/>
        </w:tabs>
        <w:ind w:left="0" w:firstLine="720"/>
        <w:rPr>
          <w:del w:id="8424" w:author="An Tran, ACA (BUV)" w:date="2024-09-13T00:26:00Z" w16du:dateUtc="2024-09-12T17:26:00Z"/>
          <w:rFonts w:ascii="iCiel Avenir LT Std 35 Light" w:hAnsi="iCiel Avenir LT Std 35 Light" w:cs="Arial"/>
          <w:sz w:val="22"/>
          <w:szCs w:val="22"/>
          <w:lang w:val="vi-VN"/>
          <w:rPrChange w:id="8425" w:author="An Tran, ACA (BUV)" w:date="2024-09-13T01:32:00Z" w16du:dateUtc="2024-09-12T18:32:00Z">
            <w:rPr>
              <w:del w:id="8426" w:author="An Tran, ACA (BUV)" w:date="2024-09-13T00:26:00Z" w16du:dateUtc="2024-09-12T17:26:00Z"/>
              <w:rFonts w:ascii="iCiel Avenir LT Std 35 Light" w:hAnsi="iCiel Avenir LT Std 35 Light" w:cs="Arial"/>
              <w:i/>
              <w:iCs/>
              <w:sz w:val="22"/>
              <w:szCs w:val="22"/>
              <w:lang w:val="vi-VN"/>
            </w:rPr>
          </w:rPrChange>
        </w:rPr>
        <w:pPrChange w:id="8427" w:author="An Tran, ACA (BUV)" w:date="2024-09-13T01:32:00Z" w16du:dateUtc="2024-09-12T18:32:00Z">
          <w:pPr>
            <w:numPr>
              <w:numId w:val="79"/>
            </w:numPr>
            <w:tabs>
              <w:tab w:val="left" w:pos="630"/>
              <w:tab w:val="left" w:pos="720"/>
              <w:tab w:val="left" w:pos="1080"/>
            </w:tabs>
            <w:ind w:left="3870" w:hanging="360"/>
          </w:pPr>
        </w:pPrChange>
      </w:pPr>
      <w:del w:id="8428" w:author="An Tran, ACA (BUV)" w:date="2024-09-13T00:26:00Z" w16du:dateUtc="2024-09-12T17:26:00Z">
        <w:r w:rsidRPr="00B328D3" w:rsidDel="0022108E">
          <w:rPr>
            <w:rFonts w:ascii="iCiel Avenir LT Std 35 Light" w:hAnsi="iCiel Avenir LT Std 35 Light" w:cs="Arial"/>
            <w:sz w:val="22"/>
            <w:szCs w:val="22"/>
            <w:lang w:val="vi-VN"/>
            <w:rPrChange w:id="8429" w:author="An Tran, ACA (BUV)" w:date="2024-09-13T01:32:00Z" w16du:dateUtc="2024-09-12T18:32:00Z">
              <w:rPr>
                <w:rFonts w:ascii="iCiel Avenir LT Std 35 Light" w:hAnsi="iCiel Avenir LT Std 35 Light" w:cs="Arial"/>
                <w:i/>
                <w:iCs/>
                <w:sz w:val="22"/>
                <w:szCs w:val="22"/>
                <w:lang w:val="vi-VN"/>
              </w:rPr>
            </w:rPrChange>
          </w:rPr>
          <w:delText>Đối với các trường hợp PAP, sinh viên được khuyến khích chủ động thảo luận với Tổ Cố vấn học tập về bài làm và nhận hướng dẫn cách làm đúng để cải thiện và tránh mắc lỗi lần sau.</w:delText>
        </w:r>
        <w:r w:rsidR="003127BD" w:rsidRPr="00B328D3" w:rsidDel="0022108E">
          <w:rPr>
            <w:rFonts w:ascii="iCiel Avenir LT Std 35 Light" w:hAnsi="iCiel Avenir LT Std 35 Light" w:cs="Arial"/>
            <w:sz w:val="22"/>
            <w:szCs w:val="22"/>
            <w:lang w:val="vi-VN"/>
            <w:rPrChange w:id="8430" w:author="An Tran, ACA (BUV)" w:date="2024-09-13T01:32:00Z" w16du:dateUtc="2024-09-12T18:32:00Z">
              <w:rPr>
                <w:rFonts w:ascii="iCiel Avenir LT Std 35 Light" w:hAnsi="iCiel Avenir LT Std 35 Light" w:cs="Arial"/>
                <w:i/>
                <w:iCs/>
                <w:sz w:val="22"/>
                <w:szCs w:val="22"/>
                <w:lang w:val="vi-VN"/>
              </w:rPr>
            </w:rPrChange>
          </w:rPr>
          <w:delText xml:space="preserve"> </w:delText>
        </w:r>
        <w:r w:rsidRPr="00B328D3" w:rsidDel="0022108E">
          <w:rPr>
            <w:rFonts w:ascii="iCiel Avenir LT Std 35 Light" w:hAnsi="iCiel Avenir LT Std 35 Light" w:cs="Arial"/>
            <w:sz w:val="22"/>
            <w:szCs w:val="22"/>
            <w:lang w:val="vi-VN"/>
            <w:rPrChange w:id="8431" w:author="An Tran, ACA (BUV)" w:date="2024-09-13T01:32:00Z" w16du:dateUtc="2024-09-12T18:32:00Z">
              <w:rPr>
                <w:rFonts w:ascii="iCiel Avenir LT Std 35 Light" w:hAnsi="iCiel Avenir LT Std 35 Light" w:cs="Arial"/>
                <w:i/>
                <w:iCs/>
                <w:sz w:val="22"/>
                <w:szCs w:val="22"/>
                <w:lang w:val="vi-VN"/>
              </w:rPr>
            </w:rPrChange>
          </w:rPr>
          <w:delText>PAP sẽ không được ghi vào lịch sử vi phạm học thuật cũng như không được ghi chép trên bất kỳ văn bản nào, như bảng điểm hay bằng tốt nghiệp. Do không có bất kỳ ảnh hưởng hay hình thức kỷ luật nào mà chỉ là một hình thức nhắc nhở, sinh viên không thể xin phúc tra một quyết định PAP.</w:delText>
        </w:r>
        <w:bookmarkStart w:id="8432" w:name="_Toc177116798"/>
        <w:bookmarkStart w:id="8433" w:name="_Toc177119631"/>
        <w:bookmarkStart w:id="8434" w:name="_Toc177120043"/>
        <w:bookmarkStart w:id="8435" w:name="_Toc177146201"/>
        <w:bookmarkStart w:id="8436" w:name="_Toc177146610"/>
        <w:bookmarkEnd w:id="8432"/>
        <w:bookmarkEnd w:id="8433"/>
        <w:bookmarkEnd w:id="8434"/>
        <w:bookmarkEnd w:id="8435"/>
        <w:bookmarkEnd w:id="8436"/>
      </w:del>
    </w:p>
    <w:p w14:paraId="10131912" w14:textId="5DDAA043" w:rsidR="00D9034C" w:rsidRPr="00B328D3" w:rsidDel="00B328D3" w:rsidRDefault="00D9034C">
      <w:pPr>
        <w:pStyle w:val="Question"/>
        <w:numPr>
          <w:ilvl w:val="0"/>
          <w:numId w:val="44"/>
        </w:numPr>
        <w:tabs>
          <w:tab w:val="left" w:pos="630"/>
          <w:tab w:val="left" w:pos="990"/>
        </w:tabs>
        <w:spacing w:before="100" w:line="400" w:lineRule="exact"/>
        <w:ind w:left="0" w:firstLine="720"/>
        <w:rPr>
          <w:del w:id="8437" w:author="An Tran, ACA (BUV)" w:date="2024-09-13T01:30:00Z" w16du:dateUtc="2024-09-12T18:30:00Z"/>
          <w:rFonts w:cs="Arial"/>
          <w:szCs w:val="22"/>
          <w:lang w:val="vi-VN"/>
          <w:rPrChange w:id="8438" w:author="An Tran, ACA (BUV)" w:date="2024-09-13T01:32:00Z" w16du:dateUtc="2024-09-12T18:32:00Z">
            <w:rPr>
              <w:del w:id="8439" w:author="An Tran, ACA (BUV)" w:date="2024-09-13T01:30:00Z" w16du:dateUtc="2024-09-12T18:30:00Z"/>
              <w:rFonts w:cs="Arial"/>
              <w:i/>
              <w:iCs/>
              <w:szCs w:val="22"/>
              <w:lang w:val="vi-VN"/>
            </w:rPr>
          </w:rPrChange>
        </w:rPr>
        <w:pPrChange w:id="8440"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8441" w:name="_Toc107734255"/>
      <w:bookmarkStart w:id="8442" w:name="_Toc107734469"/>
      <w:bookmarkStart w:id="8443" w:name="_Toc107734921"/>
      <w:bookmarkStart w:id="8444" w:name="_Toc107735143"/>
      <w:bookmarkStart w:id="8445" w:name="_Toc107735270"/>
      <w:bookmarkStart w:id="8446" w:name="_Toc107735375"/>
      <w:bookmarkStart w:id="8447" w:name="_Toc107735479"/>
      <w:bookmarkStart w:id="8448" w:name="_Toc107735582"/>
      <w:bookmarkStart w:id="8449" w:name="_Toc107735687"/>
      <w:bookmarkStart w:id="8450" w:name="_Toc107735791"/>
      <w:bookmarkStart w:id="8451" w:name="_Toc107735895"/>
      <w:bookmarkStart w:id="8452" w:name="_Toc107735999"/>
      <w:bookmarkStart w:id="8453" w:name="_Toc107736152"/>
      <w:bookmarkStart w:id="8454" w:name="_Toc107736299"/>
      <w:bookmarkStart w:id="8455" w:name="_Toc107736403"/>
      <w:bookmarkStart w:id="8456" w:name="_Toc107736625"/>
      <w:bookmarkStart w:id="8457" w:name="_Toc107736728"/>
      <w:bookmarkStart w:id="8458" w:name="_Toc107736831"/>
      <w:bookmarkStart w:id="8459" w:name="_Toc107736935"/>
      <w:bookmarkStart w:id="8460" w:name="_Toc107737787"/>
      <w:bookmarkStart w:id="8461" w:name="_Toc108099176"/>
      <w:bookmarkStart w:id="8462" w:name="_Toc113975594"/>
      <w:bookmarkStart w:id="8463" w:name="_Toc113976111"/>
      <w:bookmarkStart w:id="8464" w:name="_Toc114065641"/>
      <w:bookmarkStart w:id="8465" w:name="_Toc114066037"/>
      <w:bookmarkStart w:id="8466" w:name="_Toc113977123"/>
      <w:bookmarkStart w:id="8467" w:name="_Toc122700201"/>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del w:id="8468" w:author="An Tran, ACA (BUV)" w:date="2024-09-13T01:30:00Z" w16du:dateUtc="2024-09-12T18:30:00Z">
        <w:r w:rsidRPr="004373E8" w:rsidDel="00B328D3">
          <w:rPr>
            <w:rFonts w:cs="Arial"/>
            <w:szCs w:val="22"/>
            <w:lang w:val="vi-VN"/>
          </w:rPr>
          <w:delText>What can students/parents do if students/parents think their final mark or result should be different?</w:delText>
        </w:r>
        <w:r w:rsidRPr="001F569A" w:rsidDel="00B328D3">
          <w:rPr>
            <w:rFonts w:cs="Arial"/>
            <w:szCs w:val="22"/>
            <w:lang w:val="vi-VN"/>
          </w:rPr>
          <w:delText xml:space="preserve"> / </w:delText>
        </w:r>
        <w:r w:rsidRPr="00B328D3" w:rsidDel="00B328D3">
          <w:rPr>
            <w:rFonts w:cs="Arial"/>
            <w:szCs w:val="22"/>
            <w:lang w:val="vi-VN"/>
            <w:rPrChange w:id="8469" w:author="An Tran, ACA (BUV)" w:date="2024-09-13T01:32:00Z" w16du:dateUtc="2024-09-12T18:32:00Z">
              <w:rPr>
                <w:rFonts w:cs="Arial"/>
                <w:i/>
                <w:iCs/>
                <w:szCs w:val="22"/>
                <w:lang w:val="vi-VN"/>
              </w:rPr>
            </w:rPrChange>
          </w:rPr>
          <w:delText>Sinh viên/gia đình nên làm gì nếu chúng tôi nghĩ điểm và kết quả cuối cùng của sinh viên có thể khác?</w:delText>
        </w:r>
        <w:bookmarkStart w:id="8470" w:name="_Toc177116799"/>
        <w:bookmarkStart w:id="8471" w:name="_Toc177119632"/>
        <w:bookmarkStart w:id="8472" w:name="_Toc177120044"/>
        <w:bookmarkStart w:id="8473" w:name="_Toc177146202"/>
        <w:bookmarkStart w:id="8474" w:name="_Toc177146611"/>
        <w:bookmarkEnd w:id="8466"/>
        <w:bookmarkEnd w:id="8467"/>
        <w:bookmarkEnd w:id="8470"/>
        <w:bookmarkEnd w:id="8471"/>
        <w:bookmarkEnd w:id="8472"/>
        <w:bookmarkEnd w:id="8473"/>
        <w:bookmarkEnd w:id="8474"/>
      </w:del>
    </w:p>
    <w:p w14:paraId="47B574F2" w14:textId="373E02EF" w:rsidR="00D9034C" w:rsidRPr="00B328D3" w:rsidDel="00B328D3" w:rsidRDefault="00D9034C">
      <w:pPr>
        <w:pStyle w:val="ListParagraph"/>
        <w:numPr>
          <w:ilvl w:val="0"/>
          <w:numId w:val="44"/>
        </w:numPr>
        <w:tabs>
          <w:tab w:val="left" w:pos="630"/>
          <w:tab w:val="left" w:pos="720"/>
          <w:tab w:val="left" w:pos="990"/>
        </w:tabs>
        <w:ind w:left="0" w:firstLine="720"/>
        <w:contextualSpacing w:val="0"/>
        <w:rPr>
          <w:del w:id="8475" w:author="An Tran, ACA (BUV)" w:date="2024-09-13T01:30:00Z" w16du:dateUtc="2024-09-12T18:30:00Z"/>
          <w:rFonts w:ascii="iCiel Avenir LT Std 35 Light" w:hAnsi="iCiel Avenir LT Std 35 Light" w:cs="Arial"/>
          <w:b/>
          <w:sz w:val="22"/>
          <w:szCs w:val="22"/>
          <w:lang w:val="vi-VN"/>
          <w:rPrChange w:id="8476" w:author="An Tran, ACA (BUV)" w:date="2024-09-13T01:32:00Z" w16du:dateUtc="2024-09-12T18:32:00Z">
            <w:rPr>
              <w:del w:id="8477" w:author="An Tran, ACA (BUV)" w:date="2024-09-13T01:30:00Z" w16du:dateUtc="2024-09-12T18:30:00Z"/>
              <w:rFonts w:ascii="iCiel Avenir LT Std 35 Light" w:hAnsi="iCiel Avenir LT Std 35 Light" w:cs="Arial"/>
              <w:b/>
              <w:bCs/>
              <w:sz w:val="22"/>
              <w:szCs w:val="22"/>
              <w:u w:val="single"/>
              <w:lang w:val="vi-VN"/>
            </w:rPr>
          </w:rPrChange>
        </w:rPr>
        <w:pPrChange w:id="8478" w:author="An Tran, ACA (BUV)" w:date="2024-09-13T01:32:00Z" w16du:dateUtc="2024-09-12T18:32:00Z">
          <w:pPr>
            <w:pStyle w:val="ListParagraph"/>
            <w:tabs>
              <w:tab w:val="left" w:pos="630"/>
              <w:tab w:val="left" w:pos="720"/>
              <w:tab w:val="left" w:pos="1080"/>
            </w:tabs>
            <w:ind w:left="0"/>
            <w:contextualSpacing w:val="0"/>
          </w:pPr>
        </w:pPrChange>
      </w:pPr>
      <w:del w:id="8479" w:author="An Tran, ACA (BUV)" w:date="2024-09-13T01:30:00Z" w16du:dateUtc="2024-09-12T18:30:00Z">
        <w:r w:rsidRPr="00B328D3" w:rsidDel="00B328D3">
          <w:rPr>
            <w:rFonts w:ascii="iCiel Avenir LT Std 35 Light" w:hAnsi="iCiel Avenir LT Std 35 Light" w:cs="Arial"/>
            <w:b/>
            <w:sz w:val="22"/>
            <w:szCs w:val="22"/>
            <w:lang w:val="vi-VN"/>
            <w:rPrChange w:id="8480" w:author="An Tran, ACA (BUV)" w:date="2024-09-13T01:32:00Z" w16du:dateUtc="2024-09-12T18:32:00Z">
              <w:rPr>
                <w:rFonts w:ascii="iCiel Avenir LT Std 35 Light" w:hAnsi="iCiel Avenir LT Std 35 Light" w:cs="Arial"/>
                <w:b/>
                <w:bCs/>
                <w:sz w:val="22"/>
                <w:szCs w:val="22"/>
                <w:u w:val="single"/>
                <w:lang w:val="vi-VN"/>
              </w:rPr>
            </w:rPrChange>
          </w:rPr>
          <w:delText xml:space="preserve">Answer / </w:delText>
        </w:r>
        <w:r w:rsidRPr="00B328D3" w:rsidDel="00B328D3">
          <w:rPr>
            <w:rFonts w:ascii="iCiel Avenir LT Std 35 Light" w:hAnsi="iCiel Avenir LT Std 35 Light" w:cs="Arial"/>
            <w:b/>
            <w:sz w:val="22"/>
            <w:szCs w:val="22"/>
            <w:lang w:val="vi-VN"/>
            <w:rPrChange w:id="8481" w:author="An Tran, ACA (BUV)" w:date="2024-09-13T01:32:00Z" w16du:dateUtc="2024-09-12T18:32:00Z">
              <w:rPr>
                <w:rFonts w:ascii="iCiel Avenir LT Std 35 Light" w:hAnsi="iCiel Avenir LT Std 35 Light" w:cs="Arial"/>
                <w:b/>
                <w:bCs/>
                <w:i/>
                <w:iCs/>
                <w:sz w:val="22"/>
                <w:szCs w:val="22"/>
                <w:u w:val="single"/>
                <w:lang w:val="vi-VN"/>
              </w:rPr>
            </w:rPrChange>
          </w:rPr>
          <w:delText>Câu trả lời</w:delText>
        </w:r>
        <w:r w:rsidRPr="00B328D3" w:rsidDel="00B328D3">
          <w:rPr>
            <w:rFonts w:ascii="iCiel Avenir LT Std 35 Light" w:hAnsi="iCiel Avenir LT Std 35 Light" w:cs="Arial"/>
            <w:b/>
            <w:sz w:val="22"/>
            <w:szCs w:val="22"/>
            <w:lang w:val="vi-VN"/>
            <w:rPrChange w:id="8482" w:author="An Tran, ACA (BUV)" w:date="2024-09-13T01:32:00Z" w16du:dateUtc="2024-09-12T18:32:00Z">
              <w:rPr>
                <w:rFonts w:ascii="iCiel Avenir LT Std 35 Light" w:hAnsi="iCiel Avenir LT Std 35 Light" w:cs="Arial"/>
                <w:b/>
                <w:bCs/>
                <w:sz w:val="22"/>
                <w:szCs w:val="22"/>
                <w:u w:val="single"/>
                <w:lang w:val="vi-VN"/>
              </w:rPr>
            </w:rPrChange>
          </w:rPr>
          <w:delText>:</w:delText>
        </w:r>
        <w:bookmarkStart w:id="8483" w:name="_Toc177116800"/>
        <w:bookmarkStart w:id="8484" w:name="_Toc177119633"/>
        <w:bookmarkStart w:id="8485" w:name="_Toc177120045"/>
        <w:bookmarkStart w:id="8486" w:name="_Toc177146203"/>
        <w:bookmarkStart w:id="8487" w:name="_Toc177146612"/>
        <w:bookmarkEnd w:id="8483"/>
        <w:bookmarkEnd w:id="8484"/>
        <w:bookmarkEnd w:id="8485"/>
        <w:bookmarkEnd w:id="8486"/>
        <w:bookmarkEnd w:id="8487"/>
      </w:del>
    </w:p>
    <w:p w14:paraId="1754449A" w14:textId="0C1F13DD" w:rsidR="00D9034C" w:rsidRPr="004373E8" w:rsidDel="00B328D3" w:rsidRDefault="00D9034C">
      <w:pPr>
        <w:numPr>
          <w:ilvl w:val="0"/>
          <w:numId w:val="44"/>
        </w:numPr>
        <w:tabs>
          <w:tab w:val="left" w:pos="630"/>
          <w:tab w:val="left" w:pos="720"/>
          <w:tab w:val="left" w:pos="990"/>
        </w:tabs>
        <w:ind w:left="0" w:firstLine="720"/>
        <w:rPr>
          <w:del w:id="8488" w:author="An Tran, ACA (BUV)" w:date="2024-09-13T01:30:00Z" w16du:dateUtc="2024-09-12T18:30:00Z"/>
          <w:rFonts w:ascii="iCiel Avenir LT Std 35 Light" w:hAnsi="iCiel Avenir LT Std 35 Light" w:cs="Arial"/>
          <w:sz w:val="22"/>
          <w:szCs w:val="22"/>
          <w:lang w:val="vi-VN"/>
        </w:rPr>
        <w:pPrChange w:id="8489" w:author="An Tran, ACA (BUV)" w:date="2024-09-13T01:32:00Z" w16du:dateUtc="2024-09-12T18:32:00Z">
          <w:pPr>
            <w:tabs>
              <w:tab w:val="left" w:pos="630"/>
              <w:tab w:val="left" w:pos="720"/>
              <w:tab w:val="left" w:pos="1080"/>
            </w:tabs>
            <w:ind w:firstLine="0"/>
          </w:pPr>
        </w:pPrChange>
      </w:pPr>
      <w:del w:id="8490" w:author="An Tran, ACA (BUV)" w:date="2024-09-13T01:30:00Z" w16du:dateUtc="2024-09-12T18:30:00Z">
        <w:r w:rsidRPr="004373E8" w:rsidDel="00B328D3">
          <w:rPr>
            <w:rFonts w:ascii="iCiel Avenir LT Std 35 Light" w:hAnsi="iCiel Avenir LT Std 35 Light" w:cs="Arial"/>
            <w:sz w:val="22"/>
            <w:szCs w:val="22"/>
            <w:lang w:val="vi-VN"/>
          </w:rPr>
          <w:delText xml:space="preserve">All assessments are marked through a seven-step process and agreed between Staffordshire University and BUV. Students are advised to carefully read the assessment feedback on the Canvas system and if they have any queries, they can ask the Student Information Office to arrange an appointment with the Module Leader to have the grades explained. After the discussion, if students still have inquiries about their grade, they should contact the Academic Compliance Office at </w:delText>
        </w:r>
        <w:r w:rsidR="00B328D3" w:rsidRPr="00B328D3" w:rsidDel="00B328D3">
          <w:rPr>
            <w:rFonts w:cs="Arial"/>
            <w:szCs w:val="22"/>
            <w:lang w:val="vi-VN"/>
            <w:rPrChange w:id="8491" w:author="An Tran, ACA (BUV)" w:date="2024-09-13T01:32:00Z" w16du:dateUtc="2024-09-12T18:32:00Z">
              <w:rPr/>
            </w:rPrChange>
          </w:rPr>
          <w:fldChar w:fldCharType="begin"/>
        </w:r>
        <w:r w:rsidR="00B328D3" w:rsidRPr="00B328D3" w:rsidDel="00B328D3">
          <w:rPr>
            <w:rFonts w:cs="Arial"/>
            <w:szCs w:val="22"/>
            <w:lang w:val="vi-VN"/>
            <w:rPrChange w:id="8492" w:author="An Tran, ACA (BUV)" w:date="2024-09-13T01:32:00Z" w16du:dateUtc="2024-09-12T18:32:00Z">
              <w:rPr/>
            </w:rPrChange>
          </w:rPr>
          <w:delInstrText>HYPERLINK "mailto:aca.compliance@buv.edu.vn"</w:delInstrText>
        </w:r>
        <w:r w:rsidR="00B328D3" w:rsidRPr="0079723D" w:rsidDel="00B328D3">
          <w:rPr>
            <w:rFonts w:cs="Arial"/>
            <w:szCs w:val="22"/>
            <w:lang w:val="vi-VN"/>
          </w:rPr>
        </w:r>
        <w:r w:rsidR="00B328D3" w:rsidRPr="00B328D3" w:rsidDel="00B328D3">
          <w:rPr>
            <w:rPrChange w:id="8493" w:author="An Tran, ACA (BUV)" w:date="2024-09-13T01:32:00Z" w16du:dateUtc="2024-09-12T18:32:00Z">
              <w:rPr>
                <w:rStyle w:val="Hyperlink"/>
                <w:rFonts w:ascii="iCiel Avenir LT Std 35 Light" w:hAnsi="iCiel Avenir LT Std 35 Light" w:cs="Arial"/>
                <w:sz w:val="22"/>
                <w:szCs w:val="22"/>
                <w:lang w:val="vi-VN"/>
              </w:rPr>
            </w:rPrChange>
          </w:rPr>
          <w:fldChar w:fldCharType="separate"/>
        </w:r>
        <w:r w:rsidRPr="00B328D3" w:rsidDel="00B328D3">
          <w:rPr>
            <w:color w:val="2F5496" w:themeColor="accent1" w:themeShade="BF"/>
            <w:rPrChange w:id="8494" w:author="An Tran, ACA (BUV)" w:date="2024-09-13T01:32:00Z" w16du:dateUtc="2024-09-12T18:32:00Z">
              <w:rPr>
                <w:rStyle w:val="Hyperlink"/>
                <w:rFonts w:ascii="iCiel Avenir LT Std 35 Light" w:hAnsi="iCiel Avenir LT Std 35 Light" w:cs="Arial"/>
                <w:sz w:val="22"/>
                <w:szCs w:val="22"/>
                <w:lang w:val="vi-VN"/>
              </w:rPr>
            </w:rPrChange>
          </w:rPr>
          <w:delText>aca.compliance@buv.edu.vn</w:delText>
        </w:r>
        <w:r w:rsidR="00B328D3" w:rsidRPr="00B328D3" w:rsidDel="00B328D3">
          <w:rPr>
            <w:color w:val="2F5496" w:themeColor="accent1" w:themeShade="BF"/>
            <w:rPrChange w:id="8495" w:author="An Tran, ACA (BUV)" w:date="2024-09-13T01:32:00Z" w16du:dateUtc="2024-09-12T18:32:00Z">
              <w:rPr>
                <w:rStyle w:val="Hyperlink"/>
                <w:rFonts w:ascii="iCiel Avenir LT Std 35 Light" w:hAnsi="iCiel Avenir LT Std 35 Light" w:cs="Arial"/>
                <w:sz w:val="22"/>
                <w:szCs w:val="22"/>
                <w:lang w:val="vi-VN"/>
              </w:rPr>
            </w:rPrChange>
          </w:rPr>
          <w:fldChar w:fldCharType="end"/>
        </w:r>
        <w:r w:rsidRPr="004373E8" w:rsidDel="00B328D3">
          <w:rPr>
            <w:rFonts w:ascii="iCiel Avenir LT Std 35 Light" w:hAnsi="iCiel Avenir LT Std 35 Light" w:cs="Arial"/>
            <w:sz w:val="22"/>
            <w:szCs w:val="22"/>
            <w:lang w:val="vi-VN"/>
          </w:rPr>
          <w:delText xml:space="preserve"> for further instruction &amp; support.  </w:delText>
        </w:r>
        <w:bookmarkStart w:id="8496" w:name="_Toc177116801"/>
        <w:bookmarkStart w:id="8497" w:name="_Toc177119634"/>
        <w:bookmarkStart w:id="8498" w:name="_Toc177120046"/>
        <w:bookmarkStart w:id="8499" w:name="_Toc177146204"/>
        <w:bookmarkStart w:id="8500" w:name="_Toc177146613"/>
        <w:bookmarkEnd w:id="8496"/>
        <w:bookmarkEnd w:id="8497"/>
        <w:bookmarkEnd w:id="8498"/>
        <w:bookmarkEnd w:id="8499"/>
        <w:bookmarkEnd w:id="8500"/>
      </w:del>
    </w:p>
    <w:p w14:paraId="16D895E0" w14:textId="174DB911" w:rsidR="00D9034C" w:rsidRPr="00B328D3" w:rsidDel="00B328D3" w:rsidRDefault="00D9034C">
      <w:pPr>
        <w:numPr>
          <w:ilvl w:val="0"/>
          <w:numId w:val="44"/>
        </w:numPr>
        <w:tabs>
          <w:tab w:val="left" w:pos="630"/>
          <w:tab w:val="left" w:pos="720"/>
          <w:tab w:val="left" w:pos="990"/>
        </w:tabs>
        <w:ind w:left="0" w:firstLine="720"/>
        <w:rPr>
          <w:del w:id="8501" w:author="An Tran, ACA (BUV)" w:date="2024-09-13T01:30:00Z" w16du:dateUtc="2024-09-12T18:30:00Z"/>
          <w:rFonts w:ascii="iCiel Avenir LT Std 35 Light" w:hAnsi="iCiel Avenir LT Std 35 Light" w:cs="Arial"/>
          <w:sz w:val="22"/>
          <w:szCs w:val="22"/>
          <w:lang w:val="vi-VN"/>
          <w:rPrChange w:id="8502" w:author="An Tran, ACA (BUV)" w:date="2024-09-13T01:32:00Z" w16du:dateUtc="2024-09-12T18:32:00Z">
            <w:rPr>
              <w:del w:id="8503" w:author="An Tran, ACA (BUV)" w:date="2024-09-13T01:30:00Z" w16du:dateUtc="2024-09-12T18:30:00Z"/>
              <w:rFonts w:ascii="iCiel Avenir LT Std 35 Light" w:hAnsi="iCiel Avenir LT Std 35 Light" w:cs="Arial"/>
              <w:i/>
              <w:iCs/>
              <w:sz w:val="22"/>
              <w:szCs w:val="22"/>
              <w:lang w:val="vi-VN"/>
            </w:rPr>
          </w:rPrChange>
        </w:rPr>
        <w:pPrChange w:id="8504" w:author="An Tran, ACA (BUV)" w:date="2024-09-13T01:32:00Z" w16du:dateUtc="2024-09-12T18:32:00Z">
          <w:pPr>
            <w:tabs>
              <w:tab w:val="left" w:pos="630"/>
              <w:tab w:val="left" w:pos="720"/>
              <w:tab w:val="left" w:pos="1080"/>
            </w:tabs>
            <w:ind w:firstLine="0"/>
          </w:pPr>
        </w:pPrChange>
      </w:pPr>
      <w:del w:id="8505" w:author="An Tran, ACA (BUV)" w:date="2024-09-13T01:30:00Z" w16du:dateUtc="2024-09-12T18:30:00Z">
        <w:r w:rsidRPr="00B328D3" w:rsidDel="00B328D3">
          <w:rPr>
            <w:rFonts w:ascii="iCiel Avenir LT Std 35 Light" w:hAnsi="iCiel Avenir LT Std 35 Light" w:cs="Arial"/>
            <w:sz w:val="22"/>
            <w:szCs w:val="22"/>
            <w:lang w:val="vi-VN"/>
            <w:rPrChange w:id="8506" w:author="An Tran, ACA (BUV)" w:date="2024-09-13T01:32:00Z" w16du:dateUtc="2024-09-12T18:32:00Z">
              <w:rPr>
                <w:rFonts w:ascii="iCiel Avenir LT Std 35 Light" w:hAnsi="iCiel Avenir LT Std 35 Light" w:cs="Arial"/>
                <w:i/>
                <w:iCs/>
                <w:sz w:val="22"/>
                <w:szCs w:val="22"/>
                <w:lang w:val="vi-VN"/>
              </w:rPr>
            </w:rPrChange>
          </w:rPr>
          <w:delText xml:space="preserve">Tất cả các bài đánh giá của sinh viên đều được chấm điểm qua một quy trình gồm 7 bước trước khi được rà soát và thống nhất bởi Đại học Staffordshire. Do đó, sinh viên nên đọc kỹ nhận xét của từng bài trên hệ thống Canvas và đặt lịch gặp trực tiếp với giảng viên môn học để được giải đáp nếu có bất kì câu hỏi nào. Sau buổi làm việc này, nếu sinh viên vẫn còn thắc mắc về điểm, xin vui lòng liên hệ với </w:delText>
        </w:r>
        <w:r w:rsidR="00B61D3B" w:rsidRPr="00B328D3" w:rsidDel="00B328D3">
          <w:rPr>
            <w:rFonts w:ascii="iCiel Avenir LT Std 35 Light" w:hAnsi="iCiel Avenir LT Std 35 Light" w:cs="Arial"/>
            <w:sz w:val="22"/>
            <w:szCs w:val="22"/>
            <w:lang w:val="vi-VN"/>
            <w:rPrChange w:id="8507" w:author="An Tran, ACA (BUV)" w:date="2024-09-13T01:32:00Z" w16du:dateUtc="2024-09-12T18:32:00Z">
              <w:rPr>
                <w:rFonts w:ascii="iCiel Avenir LT Std 35 Light" w:hAnsi="iCiel Avenir LT Std 35 Light" w:cs="Arial"/>
                <w:i/>
                <w:iCs/>
                <w:sz w:val="22"/>
                <w:szCs w:val="22"/>
                <w:lang w:val="vi-VN"/>
              </w:rPr>
            </w:rPrChange>
          </w:rPr>
          <w:delText>Bộ phận</w:delText>
        </w:r>
        <w:r w:rsidRPr="00B328D3" w:rsidDel="00B328D3">
          <w:rPr>
            <w:rFonts w:ascii="iCiel Avenir LT Std 35 Light" w:hAnsi="iCiel Avenir LT Std 35 Light" w:cs="Arial"/>
            <w:sz w:val="22"/>
            <w:szCs w:val="22"/>
            <w:lang w:val="vi-VN"/>
            <w:rPrChange w:id="8508" w:author="An Tran, ACA (BUV)" w:date="2024-09-13T01:32:00Z" w16du:dateUtc="2024-09-12T18:32:00Z">
              <w:rPr>
                <w:rFonts w:ascii="iCiel Avenir LT Std 35 Light" w:hAnsi="iCiel Avenir LT Std 35 Light" w:cs="Arial"/>
                <w:i/>
                <w:iCs/>
                <w:sz w:val="22"/>
                <w:szCs w:val="22"/>
                <w:lang w:val="vi-VN"/>
              </w:rPr>
            </w:rPrChange>
          </w:rPr>
          <w:delText xml:space="preserve"> Quy chế Đào tạo qua địa chỉ </w:delText>
        </w:r>
        <w:r w:rsidR="00B328D3" w:rsidRPr="00B328D3" w:rsidDel="00B328D3">
          <w:rPr>
            <w:rFonts w:cs="Arial"/>
            <w:szCs w:val="22"/>
            <w:lang w:val="vi-VN"/>
            <w:rPrChange w:id="8509" w:author="An Tran, ACA (BUV)" w:date="2024-09-13T01:32:00Z" w16du:dateUtc="2024-09-12T18:32:00Z">
              <w:rPr/>
            </w:rPrChange>
          </w:rPr>
          <w:fldChar w:fldCharType="begin"/>
        </w:r>
        <w:r w:rsidR="00B328D3" w:rsidRPr="00B328D3" w:rsidDel="00B328D3">
          <w:rPr>
            <w:rFonts w:cs="Arial"/>
            <w:szCs w:val="22"/>
            <w:lang w:val="vi-VN"/>
            <w:rPrChange w:id="8510" w:author="An Tran, ACA (BUV)" w:date="2024-09-13T01:32:00Z" w16du:dateUtc="2024-09-12T18:32:00Z">
              <w:rPr/>
            </w:rPrChange>
          </w:rPr>
          <w:delInstrText>HYPERLINK "mailto:aca.compliance@buv.edu.vn"</w:delInstrText>
        </w:r>
        <w:r w:rsidR="00B328D3" w:rsidRPr="0079723D" w:rsidDel="00B328D3">
          <w:rPr>
            <w:rFonts w:cs="Arial"/>
            <w:szCs w:val="22"/>
            <w:lang w:val="vi-VN"/>
          </w:rPr>
        </w:r>
        <w:r w:rsidR="00B328D3" w:rsidRPr="00B328D3" w:rsidDel="00B328D3">
          <w:rPr>
            <w:rPrChange w:id="8511" w:author="An Tran, ACA (BUV)" w:date="2024-09-13T01:32:00Z" w16du:dateUtc="2024-09-12T18:32:00Z">
              <w:rPr>
                <w:rStyle w:val="Hyperlink"/>
                <w:rFonts w:ascii="iCiel Avenir LT Std 35 Light" w:hAnsi="iCiel Avenir LT Std 35 Light" w:cs="Arial"/>
                <w:i/>
                <w:iCs/>
                <w:sz w:val="22"/>
                <w:szCs w:val="22"/>
                <w:lang w:val="vi-VN"/>
              </w:rPr>
            </w:rPrChange>
          </w:rPr>
          <w:fldChar w:fldCharType="separate"/>
        </w:r>
        <w:r w:rsidRPr="00B328D3" w:rsidDel="00B328D3">
          <w:rPr>
            <w:color w:val="2F5496" w:themeColor="accent1" w:themeShade="BF"/>
            <w:rPrChange w:id="8512" w:author="An Tran, ACA (BUV)" w:date="2024-09-13T01:32:00Z" w16du:dateUtc="2024-09-12T18:32:00Z">
              <w:rPr>
                <w:rStyle w:val="Hyperlink"/>
                <w:rFonts w:ascii="iCiel Avenir LT Std 35 Light" w:hAnsi="iCiel Avenir LT Std 35 Light" w:cs="Arial"/>
                <w:i/>
                <w:iCs/>
                <w:sz w:val="22"/>
                <w:szCs w:val="22"/>
                <w:lang w:val="vi-VN"/>
              </w:rPr>
            </w:rPrChange>
          </w:rPr>
          <w:delText>aca.compliance@buv.edu.vn</w:delText>
        </w:r>
        <w:r w:rsidR="00B328D3" w:rsidRPr="00B328D3" w:rsidDel="00B328D3">
          <w:rPr>
            <w:color w:val="2F5496" w:themeColor="accent1" w:themeShade="BF"/>
            <w:rPrChange w:id="8513" w:author="An Tran, ACA (BUV)" w:date="2024-09-13T01:32:00Z" w16du:dateUtc="2024-09-12T18:32:00Z">
              <w:rPr>
                <w:rStyle w:val="Hyperlink"/>
                <w:rFonts w:ascii="iCiel Avenir LT Std 35 Light" w:hAnsi="iCiel Avenir LT Std 35 Light" w:cs="Arial"/>
                <w:i/>
                <w:iCs/>
                <w:sz w:val="22"/>
                <w:szCs w:val="22"/>
                <w:lang w:val="vi-VN"/>
              </w:rPr>
            </w:rPrChange>
          </w:rPr>
          <w:fldChar w:fldCharType="end"/>
        </w:r>
        <w:r w:rsidRPr="00B328D3" w:rsidDel="00B328D3">
          <w:rPr>
            <w:color w:val="2F5496" w:themeColor="accent1" w:themeShade="BF"/>
            <w:rPrChange w:id="8514" w:author="An Tran, ACA (BUV)" w:date="2024-09-13T01:32:00Z" w16du:dateUtc="2024-09-12T18:32:00Z">
              <w:rPr>
                <w:rStyle w:val="Hyperlink"/>
                <w:rFonts w:ascii="iCiel Avenir LT Std 35 Light" w:hAnsi="iCiel Avenir LT Std 35 Light" w:cs="Arial"/>
                <w:i/>
                <w:iCs/>
                <w:sz w:val="22"/>
                <w:szCs w:val="22"/>
                <w:lang w:val="vi-VN"/>
              </w:rPr>
            </w:rPrChange>
          </w:rPr>
          <w:delText xml:space="preserve"> </w:delText>
        </w:r>
        <w:r w:rsidRPr="00B328D3" w:rsidDel="00B328D3">
          <w:rPr>
            <w:rFonts w:ascii="iCiel Avenir LT Std 35 Light" w:hAnsi="iCiel Avenir LT Std 35 Light" w:cs="Arial"/>
            <w:sz w:val="22"/>
            <w:szCs w:val="22"/>
            <w:lang w:val="vi-VN"/>
            <w:rPrChange w:id="8515" w:author="An Tran, ACA (BUV)" w:date="2024-09-13T01:32:00Z" w16du:dateUtc="2024-09-12T18:32:00Z">
              <w:rPr>
                <w:rFonts w:ascii="iCiel Avenir LT Std 35 Light" w:hAnsi="iCiel Avenir LT Std 35 Light" w:cs="Arial"/>
                <w:i/>
                <w:iCs/>
                <w:sz w:val="22"/>
                <w:szCs w:val="22"/>
                <w:lang w:val="vi-VN"/>
              </w:rPr>
            </w:rPrChange>
          </w:rPr>
          <w:delText>để được hướng dẫn và hỗ trợ.</w:delText>
        </w:r>
        <w:bookmarkStart w:id="8516" w:name="_Toc177116802"/>
        <w:bookmarkStart w:id="8517" w:name="_Toc177119635"/>
        <w:bookmarkStart w:id="8518" w:name="_Toc177120047"/>
        <w:bookmarkStart w:id="8519" w:name="_Toc177146205"/>
        <w:bookmarkStart w:id="8520" w:name="_Toc177146614"/>
        <w:bookmarkEnd w:id="8516"/>
        <w:bookmarkEnd w:id="8517"/>
        <w:bookmarkEnd w:id="8518"/>
        <w:bookmarkEnd w:id="8519"/>
        <w:bookmarkEnd w:id="8520"/>
      </w:del>
    </w:p>
    <w:p w14:paraId="0DFA6242" w14:textId="5798D36A" w:rsidR="00D9034C" w:rsidRPr="004373E8" w:rsidDel="00EA54BA" w:rsidRDefault="00D9034C">
      <w:pPr>
        <w:pStyle w:val="Question"/>
        <w:numPr>
          <w:ilvl w:val="0"/>
          <w:numId w:val="44"/>
        </w:numPr>
        <w:tabs>
          <w:tab w:val="left" w:pos="630"/>
          <w:tab w:val="left" w:pos="990"/>
        </w:tabs>
        <w:spacing w:before="100" w:line="400" w:lineRule="exact"/>
        <w:ind w:left="0" w:firstLine="720"/>
        <w:rPr>
          <w:del w:id="8521" w:author="An Tran, ACA (BUV)" w:date="2024-09-13T11:27:00Z" w16du:dateUtc="2024-09-13T04:27:00Z"/>
          <w:rFonts w:cs="Arial"/>
          <w:szCs w:val="22"/>
          <w:lang w:val="vi-VN"/>
        </w:rPr>
        <w:pPrChange w:id="8522" w:author="An Tran, ACA (BUV)" w:date="2024-09-13T01:32:00Z" w16du:dateUtc="2024-09-12T18:32:00Z">
          <w:pPr>
            <w:pStyle w:val="Question"/>
            <w:numPr>
              <w:numId w:val="79"/>
            </w:numPr>
            <w:tabs>
              <w:tab w:val="left" w:pos="630"/>
              <w:tab w:val="left" w:pos="1080"/>
            </w:tabs>
            <w:spacing w:before="100" w:line="400" w:lineRule="exact"/>
            <w:ind w:left="3870" w:hanging="360"/>
          </w:pPr>
        </w:pPrChange>
      </w:pPr>
      <w:bookmarkStart w:id="8523" w:name="_Toc107734257"/>
      <w:bookmarkStart w:id="8524" w:name="_Toc107734471"/>
      <w:bookmarkStart w:id="8525" w:name="_Toc107734923"/>
      <w:bookmarkStart w:id="8526" w:name="_Toc107735145"/>
      <w:bookmarkStart w:id="8527" w:name="_Toc107735272"/>
      <w:bookmarkStart w:id="8528" w:name="_Toc107735377"/>
      <w:bookmarkStart w:id="8529" w:name="_Toc107735481"/>
      <w:bookmarkStart w:id="8530" w:name="_Toc107735584"/>
      <w:bookmarkStart w:id="8531" w:name="_Toc107735689"/>
      <w:bookmarkStart w:id="8532" w:name="_Toc107735793"/>
      <w:bookmarkStart w:id="8533" w:name="_Toc107735897"/>
      <w:bookmarkStart w:id="8534" w:name="_Toc107736001"/>
      <w:bookmarkStart w:id="8535" w:name="_Toc107736154"/>
      <w:bookmarkStart w:id="8536" w:name="_Toc107736301"/>
      <w:bookmarkStart w:id="8537" w:name="_Toc107736405"/>
      <w:bookmarkStart w:id="8538" w:name="_Toc107736627"/>
      <w:bookmarkStart w:id="8539" w:name="_Toc107736730"/>
      <w:bookmarkStart w:id="8540" w:name="_Toc107736833"/>
      <w:bookmarkStart w:id="8541" w:name="_Toc107736937"/>
      <w:bookmarkStart w:id="8542" w:name="_Toc107737789"/>
      <w:bookmarkStart w:id="8543" w:name="_Toc108099178"/>
      <w:bookmarkStart w:id="8544" w:name="_Toc113975596"/>
      <w:bookmarkStart w:id="8545" w:name="_Toc113976113"/>
      <w:bookmarkStart w:id="8546" w:name="_Toc114065643"/>
      <w:bookmarkStart w:id="8547" w:name="_Toc114066039"/>
      <w:bookmarkStart w:id="8548" w:name="_Toc113977124"/>
      <w:bookmarkStart w:id="8549" w:name="_Toc12270020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del w:id="8550" w:author="An Tran, ACA (BUV)" w:date="2024-09-13T11:27:00Z" w16du:dateUtc="2024-09-13T04:27:00Z">
        <w:r w:rsidRPr="004373E8" w:rsidDel="00EA54BA">
          <w:rPr>
            <w:rFonts w:cs="Arial"/>
            <w:szCs w:val="22"/>
            <w:lang w:val="vi-VN"/>
          </w:rPr>
          <w:delText xml:space="preserve">If students is </w:delText>
        </w:r>
        <w:r w:rsidR="0050536E" w:rsidRPr="004373E8" w:rsidDel="00EA54BA">
          <w:rPr>
            <w:rFonts w:cs="Arial"/>
            <w:szCs w:val="22"/>
            <w:lang w:val="vi-VN"/>
          </w:rPr>
          <w:delText>in a special</w:delText>
        </w:r>
        <w:r w:rsidRPr="004373E8" w:rsidDel="00EA54BA">
          <w:rPr>
            <w:rFonts w:cs="Arial"/>
            <w:szCs w:val="22"/>
            <w:lang w:val="vi-VN"/>
          </w:rPr>
          <w:delText xml:space="preserve"> situation while doing &amp; submitting their assessments, what should we do?</w:delText>
        </w:r>
        <w:r w:rsidRPr="00633664" w:rsidDel="00EA54BA">
          <w:rPr>
            <w:rFonts w:cs="Arial"/>
            <w:szCs w:val="22"/>
            <w:lang w:val="vi-VN"/>
          </w:rPr>
          <w:delText xml:space="preserve"> / </w:delText>
        </w:r>
        <w:r w:rsidRPr="00B328D3" w:rsidDel="00EA54BA">
          <w:rPr>
            <w:rFonts w:cs="Arial"/>
            <w:szCs w:val="22"/>
            <w:lang w:val="vi-VN"/>
            <w:rPrChange w:id="8551" w:author="An Tran, ACA (BUV)" w:date="2024-09-13T01:32:00Z" w16du:dateUtc="2024-09-12T18:32:00Z">
              <w:rPr>
                <w:rFonts w:cs="Arial"/>
                <w:i/>
                <w:iCs/>
                <w:szCs w:val="22"/>
                <w:lang w:val="vi-VN"/>
              </w:rPr>
            </w:rPrChange>
          </w:rPr>
          <w:delText>Nếu sinh viên không may gặp tình huống đặc biệt khi làm và nộp bài, chúng tôi nên làm gì?</w:delText>
        </w:r>
        <w:bookmarkStart w:id="8552" w:name="_Toc177119636"/>
        <w:bookmarkStart w:id="8553" w:name="_Toc177120048"/>
        <w:bookmarkStart w:id="8554" w:name="_Toc177146206"/>
        <w:bookmarkStart w:id="8555" w:name="_Toc177146615"/>
        <w:bookmarkEnd w:id="8548"/>
        <w:bookmarkEnd w:id="8549"/>
        <w:bookmarkEnd w:id="8552"/>
        <w:bookmarkEnd w:id="8553"/>
        <w:bookmarkEnd w:id="8554"/>
        <w:bookmarkEnd w:id="8555"/>
      </w:del>
    </w:p>
    <w:p w14:paraId="59983413" w14:textId="2817F527" w:rsidR="00D9034C" w:rsidRPr="004373E8" w:rsidDel="00EA54BA" w:rsidRDefault="00D9034C" w:rsidP="003E1B62">
      <w:pPr>
        <w:pStyle w:val="ListParagraph"/>
        <w:tabs>
          <w:tab w:val="left" w:pos="630"/>
          <w:tab w:val="left" w:pos="720"/>
          <w:tab w:val="left" w:pos="1080"/>
        </w:tabs>
        <w:ind w:left="0"/>
        <w:contextualSpacing w:val="0"/>
        <w:rPr>
          <w:del w:id="8556" w:author="An Tran, ACA (BUV)" w:date="2024-09-13T11:27:00Z" w16du:dateUtc="2024-09-13T04:27:00Z"/>
          <w:rFonts w:ascii="iCiel Avenir LT Std 35 Light" w:hAnsi="iCiel Avenir LT Std 35 Light" w:cs="Arial"/>
          <w:b/>
          <w:bCs/>
          <w:sz w:val="22"/>
          <w:szCs w:val="22"/>
          <w:u w:val="single"/>
          <w:lang w:val="vi-VN"/>
        </w:rPr>
      </w:pPr>
      <w:del w:id="8557"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trả lời</w:delText>
        </w:r>
        <w:r w:rsidRPr="004373E8" w:rsidDel="00EA54BA">
          <w:rPr>
            <w:rFonts w:ascii="iCiel Avenir LT Std 35 Light" w:hAnsi="iCiel Avenir LT Std 35 Light" w:cs="Arial"/>
            <w:b/>
            <w:bCs/>
            <w:sz w:val="22"/>
            <w:szCs w:val="22"/>
            <w:u w:val="single"/>
            <w:lang w:val="vi-VN"/>
          </w:rPr>
          <w:delText>:</w:delText>
        </w:r>
        <w:bookmarkStart w:id="8558" w:name="_Toc177119637"/>
        <w:bookmarkStart w:id="8559" w:name="_Toc177120049"/>
        <w:bookmarkStart w:id="8560" w:name="_Toc177146207"/>
        <w:bookmarkStart w:id="8561" w:name="_Toc177146616"/>
        <w:bookmarkEnd w:id="8558"/>
        <w:bookmarkEnd w:id="8559"/>
        <w:bookmarkEnd w:id="8560"/>
        <w:bookmarkEnd w:id="8561"/>
      </w:del>
    </w:p>
    <w:p w14:paraId="26A31590" w14:textId="40B0DE5E" w:rsidR="00033784" w:rsidRPr="004373E8" w:rsidDel="0022108E" w:rsidRDefault="00033784" w:rsidP="0022108E">
      <w:pPr>
        <w:tabs>
          <w:tab w:val="left" w:pos="630"/>
          <w:tab w:val="left" w:pos="720"/>
          <w:tab w:val="left" w:pos="1080"/>
        </w:tabs>
        <w:ind w:firstLine="0"/>
        <w:rPr>
          <w:del w:id="8562" w:author="An Tran, ACA (BUV)" w:date="2024-09-13T00:27:00Z" w16du:dateUtc="2024-09-12T17:27:00Z"/>
          <w:rFonts w:ascii="iCiel Avenir LT Std 35 Light" w:hAnsi="iCiel Avenir LT Std 35 Light" w:cs="Arial"/>
          <w:sz w:val="22"/>
          <w:szCs w:val="22"/>
          <w:lang w:val="vi-VN"/>
        </w:rPr>
      </w:pPr>
      <w:del w:id="8563" w:author="An Tran, ACA (BUV)" w:date="2024-09-13T00:27:00Z" w16du:dateUtc="2024-09-12T17:27:00Z">
        <w:r w:rsidRPr="004373E8" w:rsidDel="0022108E">
          <w:rPr>
            <w:rFonts w:ascii="iCiel Avenir LT Std 35 Light" w:hAnsi="iCiel Avenir LT Std 35 Light" w:cs="Arial"/>
            <w:sz w:val="22"/>
            <w:szCs w:val="22"/>
            <w:lang w:val="vi-VN"/>
          </w:rPr>
          <w:delText xml:space="preserve">The University understands that sometimes there are circumstances outside students’ control that have affected their ability to meet the submission deadline or perform at their best. They are what we call Exceptional Circumstances (EC) &amp; the student can claim for this by filling out a form &amp; submitting it along with evidence up to one month before assessment date and no later than two weeks after the assessment date to the Academic Compliance Office. Students can contact the team at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sz w:val="22"/>
            <w:szCs w:val="22"/>
            <w:lang w:val="vi-VN"/>
          </w:rPr>
          <w:delText>aca.compliance@buv.edu.vn</w:delText>
        </w:r>
        <w:r w:rsidR="00A1692C" w:rsidDel="0022108E">
          <w:rPr>
            <w:rStyle w:val="Hyperlink"/>
            <w:rFonts w:ascii="iCiel Avenir LT Std 35 Light" w:hAnsi="iCiel Avenir LT Std 35 Light" w:cs="Arial"/>
            <w:sz w:val="22"/>
            <w:szCs w:val="22"/>
            <w:lang w:val="vi-VN"/>
          </w:rPr>
          <w:fldChar w:fldCharType="end"/>
        </w:r>
        <w:r w:rsidRPr="004373E8" w:rsidDel="0022108E">
          <w:rPr>
            <w:rFonts w:ascii="iCiel Avenir LT Std 35 Light" w:hAnsi="iCiel Avenir LT Std 35 Light" w:cs="Arial"/>
            <w:sz w:val="22"/>
            <w:szCs w:val="22"/>
            <w:lang w:val="vi-VN"/>
          </w:rPr>
          <w:delText xml:space="preserve"> for further explanation &amp; instruction on the process.  </w:delText>
        </w:r>
        <w:bookmarkStart w:id="8564" w:name="_Toc177119638"/>
        <w:bookmarkStart w:id="8565" w:name="_Toc177120050"/>
        <w:bookmarkStart w:id="8566" w:name="_Toc177146208"/>
        <w:bookmarkStart w:id="8567" w:name="_Toc177146617"/>
        <w:bookmarkEnd w:id="8564"/>
        <w:bookmarkEnd w:id="8565"/>
        <w:bookmarkEnd w:id="8566"/>
        <w:bookmarkEnd w:id="8567"/>
      </w:del>
    </w:p>
    <w:p w14:paraId="48027F20" w14:textId="5C4FA62C" w:rsidR="00D9034C" w:rsidRPr="004373E8" w:rsidDel="00EA54BA" w:rsidRDefault="00033784" w:rsidP="003E1B62">
      <w:pPr>
        <w:tabs>
          <w:tab w:val="left" w:pos="630"/>
          <w:tab w:val="left" w:pos="720"/>
          <w:tab w:val="left" w:pos="1080"/>
        </w:tabs>
        <w:ind w:firstLine="0"/>
        <w:rPr>
          <w:del w:id="8568" w:author="An Tran, ACA (BUV)" w:date="2024-09-13T11:27:00Z" w16du:dateUtc="2024-09-13T04:27:00Z"/>
          <w:rFonts w:ascii="iCiel Avenir LT Std 35 Light" w:hAnsi="iCiel Avenir LT Std 35 Light" w:cs="Arial"/>
          <w:i/>
          <w:iCs/>
          <w:sz w:val="22"/>
          <w:szCs w:val="22"/>
          <w:lang w:val="vi-VN"/>
        </w:rPr>
      </w:pPr>
      <w:del w:id="8569" w:author="An Tran, ACA (BUV)" w:date="2024-09-13T00:27:00Z" w16du:dateUtc="2024-09-12T17:27:00Z">
        <w:r w:rsidRPr="004373E8" w:rsidDel="0022108E">
          <w:rPr>
            <w:rFonts w:ascii="iCiel Avenir LT Std 35 Light" w:hAnsi="iCiel Avenir LT Std 35 Light" w:cs="Arial"/>
            <w:i/>
            <w:iCs/>
            <w:sz w:val="22"/>
            <w:szCs w:val="22"/>
            <w:lang w:val="vi-VN"/>
          </w:rPr>
          <w:delText xml:space="preserve">Nhà trường hiểu rằng đôi khi sẽ có những tình huống đặc biệt nằm ngoài tầm kiểm soát của sinh viên nhưng có thể ảnh hưởng đến việc sinh viên nộp bài, đi thi đúng giờ hoặc nộp bài đúng năng lực vốn có. Những tình huống này sẽ được gọi là những Trường hợp Ngoại lệ (Exceptional Circumstances) và sinh viên có thể xin xét trường hợp ngoại lệ bằng cách điền một mẫu đơn và gửi cùng tất cả bằng chứng có thể đến Bộ phận Quy chế đào tạo </w:delText>
        </w:r>
        <w:r w:rsidRPr="004373E8" w:rsidDel="0022108E">
          <w:rPr>
            <w:rFonts w:ascii="iCiel Avenir LT Std 35 Light" w:hAnsi="iCiel Avenir LT Std 35 Light" w:cs="Arial"/>
            <w:i/>
            <w:iCs/>
            <w:sz w:val="22"/>
            <w:szCs w:val="22"/>
          </w:rPr>
          <w:delText xml:space="preserve">sớm nhất là 1 tháng trước hạn nộp bài và ngày thi và </w:delText>
        </w:r>
        <w:r w:rsidRPr="004373E8" w:rsidDel="0022108E">
          <w:rPr>
            <w:rFonts w:ascii="iCiel Avenir LT Std 35 Light" w:hAnsi="iCiel Avenir LT Std 35 Light" w:cs="Arial"/>
            <w:i/>
            <w:iCs/>
            <w:sz w:val="22"/>
            <w:szCs w:val="22"/>
            <w:lang w:val="vi-VN"/>
          </w:rPr>
          <w:delText xml:space="preserve">trong vòng 2 tuần kể từ hạn nộp bài hoặc ngày thi. Sinh viên có thể liên hệ qua địa chỉ </w:delText>
        </w:r>
        <w:r w:rsidR="00A1692C" w:rsidDel="0022108E">
          <w:fldChar w:fldCharType="begin"/>
        </w:r>
        <w:r w:rsidR="00A1692C" w:rsidDel="0022108E">
          <w:delInstrText>HYPERLINK "mailto:aca.compliance@buv.edu.vn"</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aca.compliance@buv.edu.vn</w:delText>
        </w:r>
        <w:r w:rsidR="00A1692C" w:rsidDel="0022108E">
          <w:rPr>
            <w:rStyle w:val="Hyperlink"/>
            <w:rFonts w:ascii="iCiel Avenir LT Std 35 Light" w:hAnsi="iCiel Avenir LT Std 35 Light" w:cs="Arial"/>
            <w:i/>
            <w:iCs/>
            <w:sz w:val="22"/>
            <w:szCs w:val="22"/>
            <w:lang w:val="vi-VN"/>
          </w:rPr>
          <w:fldChar w:fldCharType="end"/>
        </w:r>
        <w:r w:rsidRPr="004373E8" w:rsidDel="0022108E">
          <w:rPr>
            <w:rFonts w:ascii="iCiel Avenir LT Std 35 Light" w:hAnsi="iCiel Avenir LT Std 35 Light" w:cs="Arial"/>
            <w:i/>
            <w:iCs/>
            <w:sz w:val="22"/>
            <w:szCs w:val="22"/>
            <w:lang w:val="vi-VN"/>
          </w:rPr>
          <w:delText xml:space="preserve"> để được giải thích và hướng dẫn kỹ hơn về quy trình này.</w:delText>
        </w:r>
      </w:del>
      <w:bookmarkStart w:id="8570" w:name="_Toc177119639"/>
      <w:bookmarkStart w:id="8571" w:name="_Toc177120051"/>
      <w:bookmarkStart w:id="8572" w:name="_Toc177146209"/>
      <w:bookmarkStart w:id="8573" w:name="_Toc177146618"/>
      <w:bookmarkEnd w:id="8570"/>
      <w:bookmarkEnd w:id="8571"/>
      <w:bookmarkEnd w:id="8572"/>
      <w:bookmarkEnd w:id="8573"/>
    </w:p>
    <w:p w14:paraId="22D3C9F7" w14:textId="7349C427" w:rsidR="00D9034C" w:rsidRPr="00B328D3" w:rsidDel="00EA54BA" w:rsidRDefault="00D9034C">
      <w:pPr>
        <w:pStyle w:val="Question"/>
        <w:numPr>
          <w:ilvl w:val="0"/>
          <w:numId w:val="44"/>
        </w:numPr>
        <w:tabs>
          <w:tab w:val="left" w:pos="630"/>
          <w:tab w:val="left" w:pos="990"/>
        </w:tabs>
        <w:spacing w:before="100" w:line="400" w:lineRule="exact"/>
        <w:ind w:left="0" w:firstLine="720"/>
        <w:rPr>
          <w:del w:id="8574" w:author="An Tran, ACA (BUV)" w:date="2024-09-13T11:27:00Z" w16du:dateUtc="2024-09-13T04:27:00Z"/>
          <w:rFonts w:cs="Arial"/>
          <w:szCs w:val="22"/>
          <w:lang w:val="vi-VN"/>
          <w:rPrChange w:id="8575" w:author="An Tran, ACA (BUV)" w:date="2024-09-13T01:32:00Z" w16du:dateUtc="2024-09-12T18:32:00Z">
            <w:rPr>
              <w:del w:id="8576" w:author="An Tran, ACA (BUV)" w:date="2024-09-13T11:27:00Z" w16du:dateUtc="2024-09-13T04:27:00Z"/>
              <w:rFonts w:cs="Arial"/>
              <w:i/>
              <w:iCs/>
              <w:szCs w:val="22"/>
              <w:lang w:val="vi-VN"/>
            </w:rPr>
          </w:rPrChange>
        </w:rPr>
        <w:pPrChange w:id="8577" w:author="An Tran, ACA (BUV)" w:date="2024-09-13T01:32:00Z" w16du:dateUtc="2024-09-12T18:32:00Z">
          <w:pPr>
            <w:pStyle w:val="Question"/>
            <w:numPr>
              <w:numId w:val="79"/>
            </w:numPr>
            <w:tabs>
              <w:tab w:val="left" w:pos="630"/>
              <w:tab w:val="left" w:pos="1080"/>
            </w:tabs>
            <w:spacing w:before="100" w:line="400" w:lineRule="exact"/>
            <w:ind w:left="3870" w:hanging="360"/>
          </w:pPr>
        </w:pPrChange>
      </w:pPr>
      <w:del w:id="8578" w:author="An Tran, ACA (BUV)" w:date="2024-09-13T11:27:00Z" w16du:dateUtc="2024-09-13T04:27:00Z">
        <w:r w:rsidRPr="004373E8" w:rsidDel="00EA54BA">
          <w:rPr>
            <w:rFonts w:cs="Arial"/>
            <w:szCs w:val="22"/>
            <w:lang w:val="vi-VN"/>
          </w:rPr>
          <w:delText xml:space="preserve">Can I have confirmation from my family, friends, or even myself as evidence for their Exceptional Circumstance claim? / </w:delText>
        </w:r>
        <w:r w:rsidRPr="00B328D3" w:rsidDel="00EA54BA">
          <w:rPr>
            <w:rFonts w:cs="Arial"/>
            <w:szCs w:val="22"/>
            <w:lang w:val="vi-VN"/>
            <w:rPrChange w:id="8579" w:author="An Tran, ACA (BUV)" w:date="2024-09-13T01:32:00Z" w16du:dateUtc="2024-09-12T18:32:00Z">
              <w:rPr>
                <w:rFonts w:cs="Arial"/>
                <w:i/>
                <w:iCs/>
                <w:szCs w:val="22"/>
                <w:lang w:val="vi-VN"/>
              </w:rPr>
            </w:rPrChange>
          </w:rPr>
          <w:delText>Liệu xác nhận từ người thân, bạn bè hay thậm chí từ chính bản thân sinh viên có được chấp nhận như một bằng chứng hỗ trợ cho đơn xem xét Trường hợp Ngoại lệ không?</w:delText>
        </w:r>
        <w:bookmarkStart w:id="8580" w:name="_Toc177119640"/>
        <w:bookmarkStart w:id="8581" w:name="_Toc177120052"/>
        <w:bookmarkStart w:id="8582" w:name="_Toc177146210"/>
        <w:bookmarkStart w:id="8583" w:name="_Toc177146619"/>
        <w:bookmarkEnd w:id="8580"/>
        <w:bookmarkEnd w:id="8581"/>
        <w:bookmarkEnd w:id="8582"/>
        <w:bookmarkEnd w:id="8583"/>
      </w:del>
    </w:p>
    <w:p w14:paraId="05D7C7EB" w14:textId="2FB058EE" w:rsidR="00412EE1" w:rsidRPr="004373E8" w:rsidDel="00EA54BA" w:rsidRDefault="00D9034C" w:rsidP="003E1B62">
      <w:pPr>
        <w:tabs>
          <w:tab w:val="left" w:pos="630"/>
          <w:tab w:val="left" w:pos="720"/>
          <w:tab w:val="left" w:pos="1080"/>
        </w:tabs>
        <w:ind w:left="630" w:firstLine="0"/>
        <w:rPr>
          <w:del w:id="8584" w:author="An Tran, ACA (BUV)" w:date="2024-09-13T11:27:00Z" w16du:dateUtc="2024-09-13T04:27:00Z"/>
          <w:rFonts w:ascii="iCiel Avenir LT Std 35 Light" w:hAnsi="iCiel Avenir LT Std 35 Light" w:cs="Arial"/>
          <w:b/>
          <w:bCs/>
          <w:sz w:val="22"/>
          <w:szCs w:val="22"/>
          <w:u w:val="single"/>
          <w:lang w:val="vi-VN"/>
        </w:rPr>
      </w:pPr>
      <w:del w:id="8585"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w:delText>
        </w:r>
        <w:r w:rsidRPr="004373E8" w:rsidDel="00EA54BA">
          <w:rPr>
            <w:rFonts w:ascii="iCiel Avenir LT Std 35 Light" w:hAnsi="iCiel Avenir LT Std 35 Light" w:cs="Calibri"/>
            <w:b/>
            <w:bCs/>
            <w:i/>
            <w:iCs/>
            <w:sz w:val="22"/>
            <w:szCs w:val="22"/>
            <w:u w:val="single"/>
            <w:lang w:val="vi-VN"/>
          </w:rPr>
          <w:delText>ả</w:delText>
        </w:r>
        <w:r w:rsidRPr="004373E8" w:rsidDel="00EA54BA">
          <w:rPr>
            <w:rFonts w:ascii="iCiel Avenir LT Std 35 Light" w:hAnsi="iCiel Avenir LT Std 35 Light" w:cs="Arial"/>
            <w:b/>
            <w:bCs/>
            <w:i/>
            <w:iCs/>
            <w:sz w:val="22"/>
            <w:szCs w:val="22"/>
            <w:u w:val="single"/>
            <w:lang w:val="vi-VN"/>
          </w:rPr>
          <w:delText xml:space="preserve"> l</w:delText>
        </w:r>
        <w:r w:rsidRPr="004373E8" w:rsidDel="00EA54BA">
          <w:rPr>
            <w:rFonts w:ascii="iCiel Avenir LT Std 35 Light" w:hAnsi="iCiel Avenir LT Std 35 Light" w:cs="Calibri"/>
            <w:b/>
            <w:bCs/>
            <w:i/>
            <w:iCs/>
            <w:sz w:val="22"/>
            <w:szCs w:val="22"/>
            <w:u w:val="single"/>
            <w:lang w:val="vi-VN"/>
          </w:rPr>
          <w:delText>ờ</w:delText>
        </w:r>
        <w:r w:rsidRPr="004373E8" w:rsidDel="00EA54BA">
          <w:rPr>
            <w:rFonts w:ascii="iCiel Avenir LT Std 35 Light" w:hAnsi="iCiel Avenir LT Std 35 Light" w:cs="Arial"/>
            <w:b/>
            <w:bCs/>
            <w:i/>
            <w:iCs/>
            <w:sz w:val="22"/>
            <w:szCs w:val="22"/>
            <w:u w:val="single"/>
            <w:lang w:val="vi-VN"/>
          </w:rPr>
          <w:delText>i</w:delText>
        </w:r>
        <w:r w:rsidRPr="004373E8" w:rsidDel="00EA54BA">
          <w:rPr>
            <w:rFonts w:ascii="iCiel Avenir LT Std 35 Light" w:hAnsi="iCiel Avenir LT Std 35 Light" w:cs="Arial"/>
            <w:b/>
            <w:bCs/>
            <w:sz w:val="22"/>
            <w:szCs w:val="22"/>
            <w:u w:val="single"/>
            <w:lang w:val="vi-VN"/>
          </w:rPr>
          <w:delText>:</w:delText>
        </w:r>
        <w:bookmarkStart w:id="8586" w:name="_Toc177119641"/>
        <w:bookmarkStart w:id="8587" w:name="_Toc177120053"/>
        <w:bookmarkStart w:id="8588" w:name="_Toc177146211"/>
        <w:bookmarkStart w:id="8589" w:name="_Toc177146620"/>
        <w:bookmarkEnd w:id="8586"/>
        <w:bookmarkEnd w:id="8587"/>
        <w:bookmarkEnd w:id="8588"/>
        <w:bookmarkEnd w:id="8589"/>
      </w:del>
    </w:p>
    <w:p w14:paraId="0A661320" w14:textId="2D3C5AD9" w:rsidR="00D9034C" w:rsidRPr="004373E8" w:rsidDel="0022108E" w:rsidRDefault="00D9034C" w:rsidP="0022108E">
      <w:pPr>
        <w:tabs>
          <w:tab w:val="left" w:pos="630"/>
          <w:tab w:val="left" w:pos="720"/>
          <w:tab w:val="left" w:pos="1080"/>
        </w:tabs>
        <w:ind w:firstLine="0"/>
        <w:rPr>
          <w:del w:id="8590" w:author="An Tran, ACA (BUV)" w:date="2024-09-13T00:27:00Z" w16du:dateUtc="2024-09-12T17:27:00Z"/>
          <w:rFonts w:ascii="iCiel Avenir LT Std 35 Light" w:hAnsi="iCiel Avenir LT Std 35 Light" w:cs="Arial"/>
          <w:b/>
          <w:bCs/>
          <w:sz w:val="22"/>
          <w:szCs w:val="22"/>
          <w:u w:val="single"/>
          <w:lang w:val="vi-VN"/>
        </w:rPr>
      </w:pPr>
      <w:del w:id="8591" w:author="An Tran, ACA (BUV)" w:date="2024-09-13T00:27:00Z" w16du:dateUtc="2024-09-12T17:27:00Z">
        <w:r w:rsidRPr="004373E8" w:rsidDel="0022108E">
          <w:rPr>
            <w:rFonts w:ascii="iCiel Avenir LT Std 35 Light" w:hAnsi="iCiel Avenir LT Std 35 Light" w:cs="Arial"/>
            <w:sz w:val="22"/>
            <w:szCs w:val="22"/>
            <w:lang w:val="vi-VN"/>
          </w:rPr>
          <w:delText xml:space="preserve">All Exceptional Circumstance requests must be provided with eligible evidence as it enables students to gain a significant advantage over other students. Supporting evidence needs to be of a certain standard, and the University only accepts certain types or forms of evidence. This is because we need to make sure that the information comes from a source which is not directly connected to students. The information also needs to be relevant to the circumstances we are looking at and written by someone who is a specialist in the area, such as a relevant medical professional. We need evidence to be in the right format so we can be sure that it has been sent to us from the author without being changed. The evidence should be dated, and it should also show or include the dates it relates to. Therefore, we won’t accept confirmations from family, friends, or students. It’s essential that we must be able to verify that the information students have provided is correct. </w:delText>
        </w:r>
        <w:bookmarkStart w:id="8592" w:name="_Toc177119642"/>
        <w:bookmarkStart w:id="8593" w:name="_Toc177120054"/>
        <w:bookmarkStart w:id="8594" w:name="_Toc177146212"/>
        <w:bookmarkStart w:id="8595" w:name="_Toc177146621"/>
        <w:bookmarkEnd w:id="8592"/>
        <w:bookmarkEnd w:id="8593"/>
        <w:bookmarkEnd w:id="8594"/>
        <w:bookmarkEnd w:id="8595"/>
      </w:del>
    </w:p>
    <w:p w14:paraId="08F861FC" w14:textId="2F0AFE4B" w:rsidR="00D9034C" w:rsidRPr="004373E8" w:rsidDel="0022108E" w:rsidRDefault="00D9034C" w:rsidP="003E1B62">
      <w:pPr>
        <w:tabs>
          <w:tab w:val="left" w:pos="630"/>
          <w:tab w:val="left" w:pos="720"/>
          <w:tab w:val="left" w:pos="1080"/>
        </w:tabs>
        <w:ind w:firstLine="0"/>
        <w:rPr>
          <w:del w:id="8596" w:author="An Tran, ACA (BUV)" w:date="2024-09-13T00:27:00Z" w16du:dateUtc="2024-09-12T17:27:00Z"/>
          <w:rFonts w:ascii="iCiel Avenir LT Std 35 Light" w:hAnsi="iCiel Avenir LT Std 35 Light" w:cs="Arial"/>
          <w:b/>
          <w:bCs/>
          <w:sz w:val="22"/>
          <w:szCs w:val="22"/>
          <w:u w:val="single"/>
          <w:lang w:val="vi-VN"/>
        </w:rPr>
      </w:pPr>
      <w:del w:id="8597" w:author="An Tran, ACA (BUV)" w:date="2024-09-13T00:27:00Z" w16du:dateUtc="2024-09-12T17:27:00Z">
        <w:r w:rsidRPr="004373E8" w:rsidDel="0022108E">
          <w:rPr>
            <w:rFonts w:ascii="iCiel Avenir LT Std 35 Light" w:hAnsi="iCiel Avenir LT Std 35 Light" w:cs="Arial"/>
            <w:sz w:val="22"/>
            <w:szCs w:val="22"/>
            <w:lang w:val="vi-VN"/>
          </w:rPr>
          <w:delText xml:space="preserve">Students are always advised to read the Student Guide to Providing Evidence carefully before submitting EC claim: </w:delText>
        </w:r>
        <w:r w:rsidR="00A1692C" w:rsidDel="0022108E">
          <w:fldChar w:fldCharType="begin"/>
        </w:r>
        <w:r w:rsidR="00A1692C" w:rsidDel="0022108E">
          <w:delInstrText>HYPERLINK "https://www.staffs.ac.uk/students/course-administration/guidance-on-providing-evidence"</w:delInstrText>
        </w:r>
        <w:r w:rsidR="00A1692C" w:rsidDel="0022108E">
          <w:fldChar w:fldCharType="separate"/>
        </w:r>
        <w:r w:rsidRPr="004373E8" w:rsidDel="0022108E">
          <w:rPr>
            <w:rStyle w:val="Hyperlink"/>
            <w:rFonts w:ascii="iCiel Avenir LT Std 35 Light" w:hAnsi="iCiel Avenir LT Std 35 Light" w:cs="Arial"/>
            <w:sz w:val="22"/>
            <w:szCs w:val="22"/>
            <w:lang w:val="vi-VN"/>
          </w:rPr>
          <w:delText>https://www.staffs.ac.uk/students/course-administration/guidance-on-providing-evidence</w:delText>
        </w:r>
        <w:r w:rsidR="00A1692C" w:rsidDel="0022108E">
          <w:rPr>
            <w:rStyle w:val="Hyperlink"/>
            <w:rFonts w:ascii="iCiel Avenir LT Std 35 Light" w:hAnsi="iCiel Avenir LT Std 35 Light" w:cs="Arial"/>
            <w:sz w:val="22"/>
            <w:szCs w:val="22"/>
            <w:lang w:val="vi-VN"/>
          </w:rPr>
          <w:fldChar w:fldCharType="end"/>
        </w:r>
        <w:bookmarkStart w:id="8598" w:name="_Toc177119643"/>
        <w:bookmarkStart w:id="8599" w:name="_Toc177120055"/>
        <w:bookmarkStart w:id="8600" w:name="_Toc177146213"/>
        <w:bookmarkStart w:id="8601" w:name="_Toc177146622"/>
        <w:bookmarkEnd w:id="8598"/>
        <w:bookmarkEnd w:id="8599"/>
        <w:bookmarkEnd w:id="8600"/>
        <w:bookmarkEnd w:id="8601"/>
      </w:del>
    </w:p>
    <w:p w14:paraId="3BD3AC3B" w14:textId="2B8F02FE" w:rsidR="00D9034C" w:rsidRPr="004373E8" w:rsidDel="0022108E" w:rsidRDefault="00D9034C" w:rsidP="003E1B62">
      <w:pPr>
        <w:ind w:firstLine="0"/>
        <w:rPr>
          <w:del w:id="8602" w:author="An Tran, ACA (BUV)" w:date="2024-09-13T00:27:00Z" w16du:dateUtc="2024-09-12T17:27:00Z"/>
          <w:rFonts w:ascii="iCiel Avenir LT Std 35 Light" w:hAnsi="iCiel Avenir LT Std 35 Light" w:cs="Arial"/>
          <w:i/>
          <w:iCs/>
          <w:sz w:val="22"/>
          <w:szCs w:val="22"/>
          <w:lang w:val="vi-VN"/>
        </w:rPr>
      </w:pPr>
      <w:del w:id="8603" w:author="An Tran, ACA (BUV)" w:date="2024-09-13T00:27:00Z" w16du:dateUtc="2024-09-12T17:27:00Z">
        <w:r w:rsidRPr="004373E8" w:rsidDel="0022108E">
          <w:rPr>
            <w:rFonts w:ascii="iCiel Avenir LT Std 35 Light" w:hAnsi="iCiel Avenir LT Std 35 Light" w:cs="Arial"/>
            <w:i/>
            <w:iCs/>
            <w:sz w:val="22"/>
            <w:szCs w:val="22"/>
            <w:lang w:val="vi-VN"/>
          </w:rPr>
          <w:delText xml:space="preserve">Mọi yêu cầu xem xét Trường hợp Ngoại lệ đồng nghĩa với việc sinh viên có lợi thế không công bằng so với sinh viên khác, do đó cần phải cung cấp đầy đủ bằng chứng có thể xác thực. Điều này có nghĩa là bằng chứng phải đạt một số tiêu chuẩn nhất định và Nhà trường chỉ chấp nhật một số dạng bằng chứng phù hợp. Nguyên nhân là Nhà trường và trường đối tác cần phải xác minh thông tin từ nguồn đáng tin cậy và không bị thao túng bởi sinh viên. Bằng chứng phải có liên quan trực tiếp đến trường hợp xin ngoại lệ và phải được thực hiện bởi người có chuyên môn trong lĩnh vực, ví dụ như bác sĩ. Bằng chứng phải được cung cấp bằng định dạng chuẩn để tránh việc thông tin bị thay đổi. Bằng chứng phải có ngày giờ rõ ràng để chứng minh mối liên hệ với trường hợp được cân nhắc. Do đó, xác nhận của cha mẹ, người thân, bạn bè hay bản thân sinh viên không được công nhận do Nhà trường không thể xác minh tính chính xác của các bằng chứng này. </w:delText>
        </w:r>
        <w:bookmarkStart w:id="8604" w:name="_Toc177119644"/>
        <w:bookmarkStart w:id="8605" w:name="_Toc177120056"/>
        <w:bookmarkStart w:id="8606" w:name="_Toc177146214"/>
        <w:bookmarkStart w:id="8607" w:name="_Toc177146623"/>
        <w:bookmarkEnd w:id="8604"/>
        <w:bookmarkEnd w:id="8605"/>
        <w:bookmarkEnd w:id="8606"/>
        <w:bookmarkEnd w:id="8607"/>
      </w:del>
    </w:p>
    <w:p w14:paraId="4283294D" w14:textId="7F7614F0" w:rsidR="00D9034C" w:rsidRPr="004373E8" w:rsidDel="00EA54BA" w:rsidRDefault="00D9034C" w:rsidP="003E1B62">
      <w:pPr>
        <w:ind w:firstLine="0"/>
        <w:rPr>
          <w:del w:id="8608" w:author="An Tran, ACA (BUV)" w:date="2024-09-13T11:27:00Z" w16du:dateUtc="2024-09-13T04:27:00Z"/>
          <w:rFonts w:ascii="iCiel Avenir LT Std 35 Light" w:hAnsi="iCiel Avenir LT Std 35 Light" w:cs="Arial"/>
          <w:i/>
          <w:iCs/>
          <w:sz w:val="22"/>
          <w:szCs w:val="22"/>
          <w:lang w:val="vi-VN"/>
        </w:rPr>
      </w:pPr>
      <w:del w:id="8609" w:author="An Tran, ACA (BUV)" w:date="2024-09-13T00:27:00Z" w16du:dateUtc="2024-09-12T17:27:00Z">
        <w:r w:rsidRPr="004373E8" w:rsidDel="0022108E">
          <w:rPr>
            <w:rFonts w:ascii="iCiel Avenir LT Std 35 Light" w:hAnsi="iCiel Avenir LT Std 35 Light" w:cs="Arial"/>
            <w:i/>
            <w:iCs/>
            <w:sz w:val="22"/>
            <w:szCs w:val="22"/>
            <w:lang w:val="vi-VN"/>
          </w:rPr>
          <w:delText xml:space="preserve">Sinh viên luôn được yêu cầu đọc kỹ Hướng dẫn Cung cấp Bằng chứng trước khi nộp kèm với đơn yêu cầu xem xét Trường hợp Ngoại lệ: </w:delText>
        </w:r>
        <w:r w:rsidR="00A1692C" w:rsidDel="0022108E">
          <w:fldChar w:fldCharType="begin"/>
        </w:r>
        <w:r w:rsidR="00A1692C" w:rsidDel="0022108E">
          <w:delInstrText>HYPERLINK "https://www.staffs.ac.uk/students/course-administration/guidance-on-providing-evidence"</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https://www.staffs.ac.uk/students/course-administration/guidance-on-providing-evidence</w:delText>
        </w:r>
        <w:r w:rsidR="00A1692C" w:rsidDel="0022108E">
          <w:rPr>
            <w:rStyle w:val="Hyperlink"/>
            <w:rFonts w:ascii="iCiel Avenir LT Std 35 Light" w:hAnsi="iCiel Avenir LT Std 35 Light" w:cs="Arial"/>
            <w:i/>
            <w:iCs/>
            <w:sz w:val="22"/>
            <w:szCs w:val="22"/>
            <w:lang w:val="vi-VN"/>
          </w:rPr>
          <w:fldChar w:fldCharType="end"/>
        </w:r>
      </w:del>
      <w:bookmarkStart w:id="8610" w:name="_Toc177119645"/>
      <w:bookmarkStart w:id="8611" w:name="_Toc177120057"/>
      <w:bookmarkStart w:id="8612" w:name="_Toc177146215"/>
      <w:bookmarkStart w:id="8613" w:name="_Toc177146624"/>
      <w:bookmarkEnd w:id="8610"/>
      <w:bookmarkEnd w:id="8611"/>
      <w:bookmarkEnd w:id="8612"/>
      <w:bookmarkEnd w:id="8613"/>
    </w:p>
    <w:p w14:paraId="3CD44EF5" w14:textId="16CF90D1" w:rsidR="00D9034C" w:rsidRPr="00B328D3" w:rsidDel="00EA54BA" w:rsidRDefault="00D9034C">
      <w:pPr>
        <w:pStyle w:val="Question"/>
        <w:numPr>
          <w:ilvl w:val="0"/>
          <w:numId w:val="44"/>
        </w:numPr>
        <w:tabs>
          <w:tab w:val="left" w:pos="630"/>
          <w:tab w:val="left" w:pos="990"/>
        </w:tabs>
        <w:spacing w:before="100" w:line="400" w:lineRule="exact"/>
        <w:ind w:left="0" w:firstLine="720"/>
        <w:rPr>
          <w:del w:id="8614" w:author="An Tran, ACA (BUV)" w:date="2024-09-13T11:27:00Z" w16du:dateUtc="2024-09-13T04:27:00Z"/>
          <w:rFonts w:cs="Arial"/>
          <w:szCs w:val="22"/>
          <w:lang w:val="vi-VN"/>
          <w:rPrChange w:id="8615" w:author="An Tran, ACA (BUV)" w:date="2024-09-13T01:32:00Z" w16du:dateUtc="2024-09-12T18:32:00Z">
            <w:rPr>
              <w:del w:id="8616" w:author="An Tran, ACA (BUV)" w:date="2024-09-13T11:27:00Z" w16du:dateUtc="2024-09-13T04:27:00Z"/>
              <w:rFonts w:cs="Arial"/>
              <w:i/>
              <w:iCs/>
              <w:szCs w:val="22"/>
              <w:lang w:val="vi-VN"/>
            </w:rPr>
          </w:rPrChange>
        </w:rPr>
        <w:pPrChange w:id="8617" w:author="An Tran, ACA (BUV)" w:date="2024-09-13T01:32:00Z" w16du:dateUtc="2024-09-12T18:32:00Z">
          <w:pPr>
            <w:pStyle w:val="Question"/>
            <w:numPr>
              <w:numId w:val="79"/>
            </w:numPr>
            <w:tabs>
              <w:tab w:val="left" w:pos="630"/>
              <w:tab w:val="left" w:pos="1080"/>
            </w:tabs>
            <w:spacing w:before="100" w:line="400" w:lineRule="exact"/>
            <w:ind w:left="3870" w:hanging="360"/>
          </w:pPr>
        </w:pPrChange>
      </w:pPr>
      <w:del w:id="8618" w:author="An Tran, ACA (BUV)" w:date="2024-09-13T11:27:00Z" w16du:dateUtc="2024-09-13T04:27:00Z">
        <w:r w:rsidRPr="004373E8" w:rsidDel="00EA54BA">
          <w:rPr>
            <w:rFonts w:cs="Arial"/>
            <w:szCs w:val="22"/>
            <w:lang w:val="vi-VN"/>
          </w:rPr>
          <w:delText xml:space="preserve">My Exceptional Circumstance claim got upheld. What is the next step? / </w:delText>
        </w:r>
        <w:r w:rsidRPr="00B328D3" w:rsidDel="00EA54BA">
          <w:rPr>
            <w:rFonts w:cs="Arial"/>
            <w:szCs w:val="22"/>
            <w:lang w:val="vi-VN"/>
            <w:rPrChange w:id="8619" w:author="An Tran, ACA (BUV)" w:date="2024-09-13T01:32:00Z" w16du:dateUtc="2024-09-12T18:32:00Z">
              <w:rPr>
                <w:rFonts w:cs="Arial"/>
                <w:i/>
                <w:iCs/>
                <w:szCs w:val="22"/>
                <w:lang w:val="vi-VN"/>
              </w:rPr>
            </w:rPrChange>
          </w:rPr>
          <w:delText>Sinh viên cần làm gì sau khi đơn xin xem xét Trường hợp Ngoại lệ được chấp thuận?</w:delText>
        </w:r>
        <w:bookmarkStart w:id="8620" w:name="_Toc177119646"/>
        <w:bookmarkStart w:id="8621" w:name="_Toc177120058"/>
        <w:bookmarkStart w:id="8622" w:name="_Toc177146216"/>
        <w:bookmarkStart w:id="8623" w:name="_Toc177146625"/>
        <w:bookmarkEnd w:id="8620"/>
        <w:bookmarkEnd w:id="8621"/>
        <w:bookmarkEnd w:id="8622"/>
        <w:bookmarkEnd w:id="8623"/>
      </w:del>
    </w:p>
    <w:p w14:paraId="37E5DAA1" w14:textId="6C43A9DA" w:rsidR="00D9034C" w:rsidRPr="004373E8" w:rsidDel="00EA54BA" w:rsidRDefault="00D9034C" w:rsidP="003E1B62">
      <w:pPr>
        <w:pStyle w:val="ListParagraph"/>
        <w:tabs>
          <w:tab w:val="left" w:pos="630"/>
          <w:tab w:val="left" w:pos="720"/>
          <w:tab w:val="left" w:pos="1080"/>
        </w:tabs>
        <w:ind w:left="0"/>
        <w:contextualSpacing w:val="0"/>
        <w:rPr>
          <w:del w:id="8624" w:author="An Tran, ACA (BUV)" w:date="2024-09-13T11:27:00Z" w16du:dateUtc="2024-09-13T04:27:00Z"/>
          <w:rFonts w:ascii="iCiel Avenir LT Std 35 Light" w:hAnsi="iCiel Avenir LT Std 35 Light" w:cs="Arial"/>
          <w:b/>
          <w:bCs/>
          <w:sz w:val="22"/>
          <w:szCs w:val="22"/>
          <w:u w:val="single"/>
          <w:lang w:val="vi-VN"/>
        </w:rPr>
      </w:pPr>
      <w:del w:id="8625" w:author="An Tran, ACA (BUV)" w:date="2024-09-13T11:27:00Z" w16du:dateUtc="2024-09-13T04:27:00Z">
        <w:r w:rsidRPr="004373E8" w:rsidDel="00EA54BA">
          <w:rPr>
            <w:rFonts w:ascii="iCiel Avenir LT Std 35 Light" w:hAnsi="iCiel Avenir LT Std 35 Light" w:cs="Arial"/>
            <w:b/>
            <w:bCs/>
            <w:sz w:val="22"/>
            <w:szCs w:val="22"/>
            <w:u w:val="single"/>
            <w:lang w:val="vi-VN"/>
          </w:rPr>
          <w:delText xml:space="preserve">Answer / </w:delText>
        </w:r>
        <w:r w:rsidRPr="004373E8" w:rsidDel="00EA54BA">
          <w:rPr>
            <w:rFonts w:ascii="iCiel Avenir LT Std 35 Light" w:hAnsi="iCiel Avenir LT Std 35 Light" w:cs="Arial"/>
            <w:b/>
            <w:bCs/>
            <w:i/>
            <w:iCs/>
            <w:sz w:val="22"/>
            <w:szCs w:val="22"/>
            <w:u w:val="single"/>
            <w:lang w:val="vi-VN"/>
          </w:rPr>
          <w:delText>Câu tr</w:delText>
        </w:r>
        <w:r w:rsidRPr="004373E8" w:rsidDel="00EA54BA">
          <w:rPr>
            <w:rFonts w:ascii="iCiel Avenir LT Std 35 Light" w:hAnsi="iCiel Avenir LT Std 35 Light" w:cs="Calibri"/>
            <w:b/>
            <w:bCs/>
            <w:i/>
            <w:iCs/>
            <w:sz w:val="22"/>
            <w:szCs w:val="22"/>
            <w:u w:val="single"/>
            <w:lang w:val="vi-VN"/>
          </w:rPr>
          <w:delText>ả</w:delText>
        </w:r>
        <w:r w:rsidRPr="004373E8" w:rsidDel="00EA54BA">
          <w:rPr>
            <w:rFonts w:ascii="iCiel Avenir LT Std 35 Light" w:hAnsi="iCiel Avenir LT Std 35 Light" w:cs="Arial"/>
            <w:b/>
            <w:bCs/>
            <w:i/>
            <w:iCs/>
            <w:sz w:val="22"/>
            <w:szCs w:val="22"/>
            <w:u w:val="single"/>
            <w:lang w:val="vi-VN"/>
          </w:rPr>
          <w:delText xml:space="preserve"> l</w:delText>
        </w:r>
        <w:r w:rsidRPr="004373E8" w:rsidDel="00EA54BA">
          <w:rPr>
            <w:rFonts w:ascii="iCiel Avenir LT Std 35 Light" w:hAnsi="iCiel Avenir LT Std 35 Light" w:cs="Calibri"/>
            <w:b/>
            <w:bCs/>
            <w:i/>
            <w:iCs/>
            <w:sz w:val="22"/>
            <w:szCs w:val="22"/>
            <w:u w:val="single"/>
            <w:lang w:val="vi-VN"/>
          </w:rPr>
          <w:delText>ờ</w:delText>
        </w:r>
        <w:r w:rsidRPr="004373E8" w:rsidDel="00EA54BA">
          <w:rPr>
            <w:rFonts w:ascii="iCiel Avenir LT Std 35 Light" w:hAnsi="iCiel Avenir LT Std 35 Light" w:cs="Arial"/>
            <w:b/>
            <w:bCs/>
            <w:i/>
            <w:iCs/>
            <w:sz w:val="22"/>
            <w:szCs w:val="22"/>
            <w:u w:val="single"/>
            <w:lang w:val="vi-VN"/>
          </w:rPr>
          <w:delText>i</w:delText>
        </w:r>
        <w:r w:rsidRPr="004373E8" w:rsidDel="00EA54BA">
          <w:rPr>
            <w:rFonts w:ascii="iCiel Avenir LT Std 35 Light" w:hAnsi="iCiel Avenir LT Std 35 Light" w:cs="Arial"/>
            <w:b/>
            <w:bCs/>
            <w:sz w:val="22"/>
            <w:szCs w:val="22"/>
            <w:u w:val="single"/>
            <w:lang w:val="vi-VN"/>
          </w:rPr>
          <w:delText>:</w:delText>
        </w:r>
        <w:bookmarkStart w:id="8626" w:name="_Toc177119647"/>
        <w:bookmarkStart w:id="8627" w:name="_Toc177120059"/>
        <w:bookmarkStart w:id="8628" w:name="_Toc177146217"/>
        <w:bookmarkStart w:id="8629" w:name="_Toc177146626"/>
        <w:bookmarkEnd w:id="8626"/>
        <w:bookmarkEnd w:id="8627"/>
        <w:bookmarkEnd w:id="8628"/>
        <w:bookmarkEnd w:id="8629"/>
      </w:del>
    </w:p>
    <w:p w14:paraId="2274E16B" w14:textId="1677232F" w:rsidR="00033784" w:rsidRPr="0022108E" w:rsidDel="0022108E" w:rsidRDefault="00033784" w:rsidP="003E1B62">
      <w:pPr>
        <w:pStyle w:val="NormalWeb"/>
        <w:shd w:val="clear" w:color="auto" w:fill="FFFFFF"/>
        <w:spacing w:line="400" w:lineRule="exact"/>
        <w:jc w:val="both"/>
        <w:rPr>
          <w:del w:id="8630" w:author="An Tran, ACA (BUV)" w:date="2024-09-13T00:28:00Z" w16du:dateUtc="2024-09-12T17:28:00Z"/>
          <w:rFonts w:ascii="iCiel Avenir LT Std 35 Light" w:hAnsi="iCiel Avenir LT Std 35 Light" w:cs="Arial"/>
          <w:i/>
          <w:iCs/>
          <w:sz w:val="22"/>
          <w:szCs w:val="22"/>
          <w:lang w:val="vi-VN"/>
          <w:rPrChange w:id="8631" w:author="An Tran, ACA (BUV)" w:date="2024-09-13T00:28:00Z" w16du:dateUtc="2024-09-12T17:28:00Z">
            <w:rPr>
              <w:del w:id="8632" w:author="An Tran, ACA (BUV)" w:date="2024-09-13T00:28:00Z" w16du:dateUtc="2024-09-12T17:28:00Z"/>
              <w:rFonts w:ascii="iCiel Avenir LT Std 35 Light" w:hAnsi="iCiel Avenir LT Std 35 Light"/>
              <w:color w:val="000000"/>
              <w:sz w:val="22"/>
              <w:szCs w:val="22"/>
            </w:rPr>
          </w:rPrChange>
        </w:rPr>
      </w:pPr>
      <w:del w:id="8633" w:author="An Tran, ACA (BUV)" w:date="2024-09-13T00:28:00Z" w16du:dateUtc="2024-09-12T17:28:00Z">
        <w:r w:rsidRPr="004373E8" w:rsidDel="0022108E">
          <w:rPr>
            <w:rFonts w:ascii="iCiel Avenir LT Std 35 Light" w:hAnsi="iCiel Avenir LT Std 35 Light"/>
            <w:color w:val="000000"/>
            <w:sz w:val="22"/>
            <w:szCs w:val="22"/>
            <w:lang w:val="vi-VN"/>
          </w:rPr>
          <w:delText xml:space="preserve">If the student gets Exceptional Circumstance </w:delText>
        </w:r>
        <w:r w:rsidRPr="004373E8" w:rsidDel="0022108E">
          <w:rPr>
            <w:rFonts w:ascii="iCiel Avenir LT Std 35 Light" w:hAnsi="iCiel Avenir LT Std 35 Light"/>
            <w:b/>
            <w:bCs/>
            <w:color w:val="000000"/>
            <w:sz w:val="22"/>
            <w:szCs w:val="22"/>
            <w:lang w:val="vi-VN"/>
          </w:rPr>
          <w:delText>upheld</w:delText>
        </w:r>
        <w:r w:rsidRPr="004373E8" w:rsidDel="0022108E">
          <w:rPr>
            <w:rFonts w:ascii="iCiel Avenir LT Std 35 Light" w:hAnsi="iCiel Avenir LT Std 35 Light"/>
            <w:color w:val="000000"/>
            <w:sz w:val="22"/>
            <w:szCs w:val="22"/>
            <w:lang w:val="vi-VN"/>
          </w:rPr>
          <w:delText>, one of the following outcomes can be applied:</w:delText>
        </w:r>
        <w:bookmarkStart w:id="8634" w:name="_Toc177119648"/>
        <w:bookmarkStart w:id="8635" w:name="_Toc177120060"/>
        <w:bookmarkStart w:id="8636" w:name="_Toc177146218"/>
        <w:bookmarkStart w:id="8637" w:name="_Toc177146627"/>
        <w:bookmarkEnd w:id="8634"/>
        <w:bookmarkEnd w:id="8635"/>
        <w:bookmarkEnd w:id="8636"/>
        <w:bookmarkEnd w:id="8637"/>
      </w:del>
    </w:p>
    <w:p w14:paraId="78F890A5" w14:textId="6A1300A2" w:rsidR="00033784" w:rsidRPr="004373E8" w:rsidDel="0022108E" w:rsidRDefault="00033784" w:rsidP="003E1B62">
      <w:pPr>
        <w:pStyle w:val="NormalWeb"/>
        <w:shd w:val="clear" w:color="auto" w:fill="FFFFFF"/>
        <w:spacing w:line="400" w:lineRule="exact"/>
        <w:jc w:val="both"/>
        <w:rPr>
          <w:del w:id="8638" w:author="An Tran, ACA (BUV)" w:date="2024-09-13T00:28:00Z" w16du:dateUtc="2024-09-12T17:28:00Z"/>
          <w:rFonts w:ascii="iCiel Avenir LT Std 35 Light" w:hAnsi="iCiel Avenir LT Std 35 Light"/>
          <w:color w:val="000000"/>
          <w:sz w:val="22"/>
          <w:szCs w:val="22"/>
        </w:rPr>
      </w:pPr>
      <w:del w:id="8639" w:author="An Tran, ACA (BUV)" w:date="2024-09-13T00:28:00Z" w16du:dateUtc="2024-09-12T17:28:00Z">
        <w:r w:rsidRPr="004373E8" w:rsidDel="0022108E">
          <w:rPr>
            <w:rFonts w:ascii="iCiel Avenir LT Std 35 Light" w:hAnsi="iCiel Avenir LT Std 35 Light"/>
            <w:color w:val="000000"/>
            <w:sz w:val="22"/>
            <w:szCs w:val="22"/>
          </w:rPr>
          <w:delText>For Upheld Exceptional Circumstances claims:</w:delText>
        </w:r>
        <w:bookmarkStart w:id="8640" w:name="_Toc177119649"/>
        <w:bookmarkStart w:id="8641" w:name="_Toc177120061"/>
        <w:bookmarkStart w:id="8642" w:name="_Toc177146219"/>
        <w:bookmarkStart w:id="8643" w:name="_Toc177146628"/>
        <w:bookmarkEnd w:id="8640"/>
        <w:bookmarkEnd w:id="8641"/>
        <w:bookmarkEnd w:id="8642"/>
        <w:bookmarkEnd w:id="8643"/>
      </w:del>
    </w:p>
    <w:p w14:paraId="72D214C8" w14:textId="4C62C00C" w:rsidR="00033784" w:rsidRPr="004373E8" w:rsidDel="0022108E" w:rsidRDefault="00033784" w:rsidP="003E1B62">
      <w:pPr>
        <w:pStyle w:val="NormalWeb"/>
        <w:shd w:val="clear" w:color="auto" w:fill="FFFFFF"/>
        <w:spacing w:line="400" w:lineRule="exact"/>
        <w:ind w:left="990"/>
        <w:rPr>
          <w:del w:id="8644" w:author="An Tran, ACA (BUV)" w:date="2024-09-13T00:28:00Z" w16du:dateUtc="2024-09-12T17:28:00Z"/>
          <w:rFonts w:ascii="iCiel Avenir LT Std 35 Light" w:hAnsi="iCiel Avenir LT Std 35 Light"/>
          <w:color w:val="000000"/>
          <w:sz w:val="22"/>
          <w:szCs w:val="22"/>
          <w:lang w:val="vi-VN"/>
        </w:rPr>
      </w:pPr>
      <w:del w:id="8645" w:author="An Tran, ACA (BUV)" w:date="2024-09-13T00:28:00Z" w16du:dateUtc="2024-09-12T17:28:00Z">
        <w:r w:rsidRPr="004373E8" w:rsidDel="0022108E">
          <w:rPr>
            <w:rFonts w:ascii="iCiel Avenir LT Std 35 Light" w:hAnsi="iCiel Avenir LT Std 35 Light"/>
            <w:color w:val="000000"/>
            <w:sz w:val="22"/>
            <w:szCs w:val="22"/>
            <w:lang w:val="vi-VN"/>
          </w:rPr>
          <w:delTex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delText>
        </w:r>
        <w:bookmarkStart w:id="8646" w:name="_Toc177119650"/>
        <w:bookmarkStart w:id="8647" w:name="_Toc177120062"/>
        <w:bookmarkStart w:id="8648" w:name="_Toc177146220"/>
        <w:bookmarkStart w:id="8649" w:name="_Toc177146629"/>
        <w:bookmarkEnd w:id="8646"/>
        <w:bookmarkEnd w:id="8647"/>
        <w:bookmarkEnd w:id="8648"/>
        <w:bookmarkEnd w:id="8649"/>
      </w:del>
    </w:p>
    <w:p w14:paraId="00742CD4" w14:textId="3DFFFC71" w:rsidR="00033784" w:rsidRPr="004373E8" w:rsidDel="0022108E" w:rsidRDefault="00033784" w:rsidP="003E1B62">
      <w:pPr>
        <w:pStyle w:val="NormalWeb"/>
        <w:shd w:val="clear" w:color="auto" w:fill="FFFFFF"/>
        <w:spacing w:line="400" w:lineRule="exact"/>
        <w:ind w:left="990"/>
        <w:rPr>
          <w:del w:id="8650" w:author="An Tran, ACA (BUV)" w:date="2024-09-13T00:28:00Z" w16du:dateUtc="2024-09-12T17:28:00Z"/>
          <w:rFonts w:ascii="iCiel Avenir LT Std 35 Light" w:hAnsi="iCiel Avenir LT Std 35 Light" w:cs="Arial"/>
          <w:sz w:val="22"/>
          <w:szCs w:val="22"/>
          <w:lang w:val="vi-VN" w:eastAsia="en-GB"/>
        </w:rPr>
      </w:pPr>
      <w:del w:id="8651"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If you were unable to submit your work, or you have received a failed mark, you won’t be penalised if you are given another assessment opportunity. For example;  </w:delText>
        </w:r>
        <w:bookmarkStart w:id="8652" w:name="_Toc177119651"/>
        <w:bookmarkStart w:id="8653" w:name="_Toc177120063"/>
        <w:bookmarkStart w:id="8654" w:name="_Toc177146221"/>
        <w:bookmarkStart w:id="8655" w:name="_Toc177146630"/>
        <w:bookmarkEnd w:id="8652"/>
        <w:bookmarkEnd w:id="8653"/>
        <w:bookmarkEnd w:id="8654"/>
        <w:bookmarkEnd w:id="8655"/>
      </w:del>
    </w:p>
    <w:p w14:paraId="03E87159" w14:textId="0E26BD7A" w:rsidR="00033784" w:rsidRPr="004373E8" w:rsidDel="0022108E" w:rsidRDefault="00033784" w:rsidP="003E1B62">
      <w:pPr>
        <w:pStyle w:val="NormalWeb"/>
        <w:shd w:val="clear" w:color="auto" w:fill="FFFFFF"/>
        <w:spacing w:line="400" w:lineRule="exact"/>
        <w:ind w:left="990"/>
        <w:rPr>
          <w:del w:id="8656" w:author="An Tran, ACA (BUV)" w:date="2024-09-13T00:28:00Z" w16du:dateUtc="2024-09-12T17:28:00Z"/>
          <w:rFonts w:ascii="iCiel Avenir LT Std 35 Light" w:hAnsi="iCiel Avenir LT Std 35 Light" w:cs="Arial"/>
          <w:sz w:val="22"/>
          <w:szCs w:val="22"/>
          <w:lang w:val="vi-VN" w:eastAsia="en-GB"/>
        </w:rPr>
      </w:pPr>
      <w:del w:id="8657" w:author="An Tran, ACA (BUV)" w:date="2024-09-13T00:28:00Z" w16du:dateUtc="2024-09-12T17:28:00Z">
        <w:r w:rsidRPr="004373E8" w:rsidDel="0022108E">
          <w:rPr>
            <w:rFonts w:ascii="iCiel Avenir LT Std 35 Light" w:hAnsi="iCiel Avenir LT Std 35 Light" w:cs="Arial"/>
            <w:sz w:val="22"/>
            <w:szCs w:val="22"/>
            <w:lang w:eastAsia="en-GB"/>
          </w:rPr>
          <w:delText>I</w:delText>
        </w:r>
        <w:r w:rsidRPr="004373E8" w:rsidDel="0022108E">
          <w:rPr>
            <w:rFonts w:ascii="iCiel Avenir LT Std 35 Light" w:hAnsi="iCiel Avenir LT Std 35 Light" w:cs="Arial"/>
            <w:sz w:val="22"/>
            <w:szCs w:val="22"/>
            <w:lang w:val="vi-VN" w:eastAsia="en-GB"/>
          </w:rPr>
          <w:delText xml:space="preserve">f you have ECs for your first assessment opportunity, and are given a resit opportunity, this would not be capped at the minimum pass mark.   </w:delText>
        </w:r>
        <w:bookmarkStart w:id="8658" w:name="_Toc177119652"/>
        <w:bookmarkStart w:id="8659" w:name="_Toc177120064"/>
        <w:bookmarkStart w:id="8660" w:name="_Toc177146222"/>
        <w:bookmarkStart w:id="8661" w:name="_Toc177146631"/>
        <w:bookmarkEnd w:id="8658"/>
        <w:bookmarkEnd w:id="8659"/>
        <w:bookmarkEnd w:id="8660"/>
        <w:bookmarkEnd w:id="8661"/>
      </w:del>
    </w:p>
    <w:p w14:paraId="07511CE2" w14:textId="4A007C7E" w:rsidR="00033784" w:rsidRPr="004373E8" w:rsidDel="0022108E" w:rsidRDefault="00033784" w:rsidP="003E1B62">
      <w:pPr>
        <w:pStyle w:val="NormalWeb"/>
        <w:shd w:val="clear" w:color="auto" w:fill="FFFFFF"/>
        <w:spacing w:line="400" w:lineRule="exact"/>
        <w:ind w:left="990"/>
        <w:rPr>
          <w:del w:id="8662" w:author="An Tran, ACA (BUV)" w:date="2024-09-13T00:28:00Z" w16du:dateUtc="2024-09-12T17:28:00Z"/>
          <w:rFonts w:ascii="iCiel Avenir LT Std 35 Light" w:hAnsi="iCiel Avenir LT Std 35 Light" w:cs="Arial"/>
          <w:sz w:val="22"/>
          <w:szCs w:val="22"/>
          <w:lang w:val="vi-VN" w:eastAsia="en-GB"/>
        </w:rPr>
      </w:pPr>
      <w:del w:id="8663"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delText>
        </w:r>
        <w:bookmarkStart w:id="8664" w:name="_Toc177119653"/>
        <w:bookmarkStart w:id="8665" w:name="_Toc177120065"/>
        <w:bookmarkStart w:id="8666" w:name="_Toc177146223"/>
        <w:bookmarkStart w:id="8667" w:name="_Toc177146632"/>
        <w:bookmarkEnd w:id="8664"/>
        <w:bookmarkEnd w:id="8665"/>
        <w:bookmarkEnd w:id="8666"/>
        <w:bookmarkEnd w:id="8667"/>
      </w:del>
    </w:p>
    <w:p w14:paraId="4DCDB5E4" w14:textId="2737CE3E" w:rsidR="00033784" w:rsidRPr="004373E8" w:rsidDel="0022108E" w:rsidRDefault="00033784" w:rsidP="003E1B62">
      <w:pPr>
        <w:pStyle w:val="NormalWeb"/>
        <w:shd w:val="clear" w:color="auto" w:fill="FFFFFF"/>
        <w:spacing w:line="400" w:lineRule="exact"/>
        <w:ind w:left="990"/>
        <w:rPr>
          <w:del w:id="8668" w:author="An Tran, ACA (BUV)" w:date="2024-09-13T00:28:00Z" w16du:dateUtc="2024-09-12T17:28:00Z"/>
          <w:rFonts w:ascii="iCiel Avenir LT Std 35 Light" w:hAnsi="iCiel Avenir LT Std 35 Light" w:cs="Arial"/>
          <w:sz w:val="22"/>
          <w:szCs w:val="22"/>
          <w:lang w:val="vi-VN" w:eastAsia="en-GB"/>
        </w:rPr>
      </w:pPr>
      <w:del w:id="8669"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If you are given a third assessment opportunity and have ECs an Award Board will need to assess your profile and their decision will be released to you in your results profile.  </w:delText>
        </w:r>
        <w:bookmarkStart w:id="8670" w:name="_Toc177119654"/>
        <w:bookmarkStart w:id="8671" w:name="_Toc177120066"/>
        <w:bookmarkStart w:id="8672" w:name="_Toc177146224"/>
        <w:bookmarkStart w:id="8673" w:name="_Toc177146633"/>
        <w:bookmarkEnd w:id="8670"/>
        <w:bookmarkEnd w:id="8671"/>
        <w:bookmarkEnd w:id="8672"/>
        <w:bookmarkEnd w:id="8673"/>
      </w:del>
    </w:p>
    <w:p w14:paraId="67C7D7B4" w14:textId="668ACB53" w:rsidR="00033784" w:rsidRPr="004373E8" w:rsidDel="0022108E" w:rsidRDefault="00033784" w:rsidP="003E1B62">
      <w:pPr>
        <w:pStyle w:val="NormalWeb"/>
        <w:shd w:val="clear" w:color="auto" w:fill="FFFFFF"/>
        <w:spacing w:line="400" w:lineRule="exact"/>
        <w:ind w:left="990"/>
        <w:rPr>
          <w:del w:id="8674" w:author="An Tran, ACA (BUV)" w:date="2024-09-13T00:28:00Z" w16du:dateUtc="2024-09-12T17:28:00Z"/>
          <w:rFonts w:ascii="iCiel Avenir LT Std 35 Light" w:hAnsi="iCiel Avenir LT Std 35 Light" w:cs="Arial"/>
          <w:sz w:val="22"/>
          <w:szCs w:val="22"/>
          <w:lang w:val="vi-VN" w:eastAsia="en-GB"/>
        </w:rPr>
      </w:pPr>
      <w:del w:id="8675"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The Award Board will not always be able to offer you a resubmission opportunity, for example, if the following apply.  </w:delText>
        </w:r>
        <w:bookmarkStart w:id="8676" w:name="_Toc177119655"/>
        <w:bookmarkStart w:id="8677" w:name="_Toc177120067"/>
        <w:bookmarkStart w:id="8678" w:name="_Toc177146225"/>
        <w:bookmarkStart w:id="8679" w:name="_Toc177146634"/>
        <w:bookmarkEnd w:id="8676"/>
        <w:bookmarkEnd w:id="8677"/>
        <w:bookmarkEnd w:id="8678"/>
        <w:bookmarkEnd w:id="8679"/>
      </w:del>
    </w:p>
    <w:p w14:paraId="78AB0BAC" w14:textId="26556FD3" w:rsidR="00033784" w:rsidRPr="004373E8" w:rsidDel="0022108E" w:rsidRDefault="00033784" w:rsidP="003E1B62">
      <w:pPr>
        <w:pStyle w:val="NormalWeb"/>
        <w:shd w:val="clear" w:color="auto" w:fill="FFFFFF"/>
        <w:spacing w:line="400" w:lineRule="exact"/>
        <w:ind w:left="990"/>
        <w:rPr>
          <w:del w:id="8680" w:author="An Tran, ACA (BUV)" w:date="2024-09-13T00:28:00Z" w16du:dateUtc="2024-09-12T17:28:00Z"/>
          <w:rFonts w:ascii="iCiel Avenir LT Std 35 Light" w:hAnsi="iCiel Avenir LT Std 35 Light" w:cs="Arial"/>
          <w:sz w:val="22"/>
          <w:szCs w:val="22"/>
          <w:lang w:val="vi-VN" w:eastAsia="en-GB"/>
        </w:rPr>
      </w:pPr>
      <w:del w:id="8681"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The Award Board condones your failed assessment.  </w:delText>
        </w:r>
        <w:bookmarkStart w:id="8682" w:name="_Toc177119656"/>
        <w:bookmarkStart w:id="8683" w:name="_Toc177120068"/>
        <w:bookmarkStart w:id="8684" w:name="_Toc177146226"/>
        <w:bookmarkStart w:id="8685" w:name="_Toc177146635"/>
        <w:bookmarkEnd w:id="8682"/>
        <w:bookmarkEnd w:id="8683"/>
        <w:bookmarkEnd w:id="8684"/>
        <w:bookmarkEnd w:id="8685"/>
      </w:del>
    </w:p>
    <w:p w14:paraId="54EBCC48" w14:textId="0D082186" w:rsidR="00033784" w:rsidRPr="004373E8" w:rsidDel="0022108E" w:rsidRDefault="00033784" w:rsidP="003E1B62">
      <w:pPr>
        <w:pStyle w:val="NormalWeb"/>
        <w:shd w:val="clear" w:color="auto" w:fill="FFFFFF"/>
        <w:spacing w:line="400" w:lineRule="exact"/>
        <w:ind w:left="990"/>
        <w:rPr>
          <w:del w:id="8686" w:author="An Tran, ACA (BUV)" w:date="2024-09-13T00:28:00Z" w16du:dateUtc="2024-09-12T17:28:00Z"/>
          <w:rFonts w:ascii="iCiel Avenir LT Std 35 Light" w:hAnsi="iCiel Avenir LT Std 35 Light" w:cs="Arial"/>
          <w:sz w:val="22"/>
          <w:szCs w:val="22"/>
          <w:lang w:val="vi-VN" w:eastAsia="en-GB"/>
        </w:rPr>
      </w:pPr>
      <w:del w:id="8687"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There are no resubmission opportunities remaining to you.  </w:delText>
        </w:r>
        <w:bookmarkStart w:id="8688" w:name="_Toc177119657"/>
        <w:bookmarkStart w:id="8689" w:name="_Toc177120069"/>
        <w:bookmarkStart w:id="8690" w:name="_Toc177146227"/>
        <w:bookmarkStart w:id="8691" w:name="_Toc177146636"/>
        <w:bookmarkEnd w:id="8688"/>
        <w:bookmarkEnd w:id="8689"/>
        <w:bookmarkEnd w:id="8690"/>
        <w:bookmarkEnd w:id="8691"/>
      </w:del>
    </w:p>
    <w:p w14:paraId="7508B74D" w14:textId="2EEE9B41" w:rsidR="00033784" w:rsidRPr="004373E8" w:rsidDel="0022108E" w:rsidRDefault="00033784" w:rsidP="003E1B62">
      <w:pPr>
        <w:pStyle w:val="NormalWeb"/>
        <w:shd w:val="clear" w:color="auto" w:fill="FFFFFF"/>
        <w:spacing w:line="400" w:lineRule="exact"/>
        <w:ind w:left="990"/>
        <w:rPr>
          <w:del w:id="8692" w:author="An Tran, ACA (BUV)" w:date="2024-09-13T00:28:00Z" w16du:dateUtc="2024-09-12T17:28:00Z"/>
          <w:rFonts w:ascii="iCiel Avenir LT Std 35 Light" w:hAnsi="iCiel Avenir LT Std 35 Light" w:cs="Arial"/>
          <w:sz w:val="22"/>
          <w:szCs w:val="22"/>
          <w:lang w:val="vi-VN" w:eastAsia="en-GB"/>
        </w:rPr>
      </w:pPr>
      <w:del w:id="8693" w:author="An Tran, ACA (BUV)" w:date="2024-09-13T00:28:00Z" w16du:dateUtc="2024-09-12T17:28:00Z">
        <w:r w:rsidRPr="004373E8" w:rsidDel="0022108E">
          <w:rPr>
            <w:rFonts w:ascii="iCiel Avenir LT Std 35 Light" w:hAnsi="iCiel Avenir LT Std 35 Light" w:cs="Arial"/>
            <w:sz w:val="22"/>
            <w:szCs w:val="22"/>
            <w:lang w:val="vi-VN" w:eastAsia="en-GB"/>
          </w:rPr>
          <w:delText xml:space="preserve">You have reached the end of your maximum registration period and have therefore run out of time to complete the course.  </w:delText>
        </w:r>
        <w:bookmarkStart w:id="8694" w:name="_Toc177119658"/>
        <w:bookmarkStart w:id="8695" w:name="_Toc177120070"/>
        <w:bookmarkStart w:id="8696" w:name="_Toc177146228"/>
        <w:bookmarkStart w:id="8697" w:name="_Toc177146637"/>
        <w:bookmarkEnd w:id="8694"/>
        <w:bookmarkEnd w:id="8695"/>
        <w:bookmarkEnd w:id="8696"/>
        <w:bookmarkEnd w:id="8697"/>
      </w:del>
    </w:p>
    <w:p w14:paraId="6A6CFA4F" w14:textId="77490F53" w:rsidR="00033784" w:rsidRPr="004373E8" w:rsidDel="0022108E" w:rsidRDefault="00033784" w:rsidP="003E1B62">
      <w:pPr>
        <w:pStyle w:val="NormalWeb"/>
        <w:shd w:val="clear" w:color="auto" w:fill="FFFFFF"/>
        <w:spacing w:line="400" w:lineRule="exact"/>
        <w:ind w:left="990"/>
        <w:jc w:val="both"/>
        <w:rPr>
          <w:del w:id="8698" w:author="An Tran, ACA (BUV)" w:date="2024-09-13T00:28:00Z" w16du:dateUtc="2024-09-12T17:28:00Z"/>
          <w:rFonts w:ascii="iCiel Avenir LT Std 35 Light" w:hAnsi="iCiel Avenir LT Std 35 Light"/>
          <w:color w:val="000000"/>
          <w:sz w:val="22"/>
          <w:szCs w:val="22"/>
        </w:rPr>
      </w:pPr>
      <w:del w:id="8699" w:author="An Tran, ACA (BUV)" w:date="2024-09-13T00:28:00Z" w16du:dateUtc="2024-09-12T17:28:00Z">
        <w:r w:rsidRPr="004373E8" w:rsidDel="0022108E">
          <w:rPr>
            <w:rFonts w:ascii="iCiel Avenir LT Std 35 Light" w:hAnsi="iCiel Avenir LT Std 35 Light"/>
            <w:color w:val="000000"/>
            <w:sz w:val="22"/>
            <w:szCs w:val="22"/>
          </w:rPr>
          <w:delText>In these types of circumstances, the Award Board will make a decision on your progression in line with the Academic Regulations, and this will be communicated to you in your results profile.</w:delText>
        </w:r>
        <w:bookmarkStart w:id="8700" w:name="_Toc177119659"/>
        <w:bookmarkStart w:id="8701" w:name="_Toc177120071"/>
        <w:bookmarkStart w:id="8702" w:name="_Toc177146229"/>
        <w:bookmarkStart w:id="8703" w:name="_Toc177146638"/>
        <w:bookmarkEnd w:id="8700"/>
        <w:bookmarkEnd w:id="8701"/>
        <w:bookmarkEnd w:id="8702"/>
        <w:bookmarkEnd w:id="8703"/>
      </w:del>
    </w:p>
    <w:p w14:paraId="71CB93EB" w14:textId="42468760" w:rsidR="00033784" w:rsidRPr="004373E8" w:rsidDel="0022108E" w:rsidRDefault="00033784" w:rsidP="003E1B62">
      <w:pPr>
        <w:pStyle w:val="NormalWeb"/>
        <w:shd w:val="clear" w:color="auto" w:fill="FFFFFF"/>
        <w:spacing w:line="400" w:lineRule="exact"/>
        <w:jc w:val="both"/>
        <w:rPr>
          <w:del w:id="8704" w:author="An Tran, ACA (BUV)" w:date="2024-09-13T00:28:00Z" w16du:dateUtc="2024-09-12T17:28:00Z"/>
          <w:rFonts w:ascii="iCiel Avenir LT Std 35 Light" w:hAnsi="iCiel Avenir LT Std 35 Light"/>
          <w:color w:val="000000"/>
          <w:sz w:val="22"/>
          <w:szCs w:val="22"/>
        </w:rPr>
      </w:pPr>
      <w:del w:id="8705" w:author="An Tran, ACA (BUV)" w:date="2024-09-13T00:28:00Z" w16du:dateUtc="2024-09-12T17:28:00Z">
        <w:r w:rsidRPr="004373E8" w:rsidDel="0022108E">
          <w:rPr>
            <w:rFonts w:ascii="iCiel Avenir LT Std 35 Light" w:hAnsi="iCiel Avenir LT Std 35 Light"/>
            <w:color w:val="000000"/>
            <w:sz w:val="22"/>
            <w:szCs w:val="22"/>
          </w:rPr>
          <w:delText xml:space="preserve">Academic Decision Makers may decide </w:delText>
        </w:r>
        <w:r w:rsidRPr="004373E8" w:rsidDel="0022108E">
          <w:rPr>
            <w:rFonts w:ascii="iCiel Avenir LT Std 35 Light" w:hAnsi="iCiel Avenir LT Std 35 Light"/>
            <w:b/>
            <w:bCs/>
            <w:color w:val="000000"/>
            <w:sz w:val="22"/>
            <w:szCs w:val="22"/>
          </w:rPr>
          <w:delText>not to uphold</w:delText>
        </w:r>
        <w:r w:rsidRPr="004373E8" w:rsidDel="0022108E">
          <w:rPr>
            <w:rFonts w:ascii="iCiel Avenir LT Std 35 Light" w:hAnsi="iCiel Avenir LT Std 35 Light"/>
            <w:color w:val="000000"/>
            <w:sz w:val="22"/>
            <w:szCs w:val="22"/>
          </w:rPr>
          <w:delTex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delText>
        </w:r>
        <w:bookmarkStart w:id="8706" w:name="_Toc177119660"/>
        <w:bookmarkStart w:id="8707" w:name="_Toc177120072"/>
        <w:bookmarkStart w:id="8708" w:name="_Toc177146230"/>
        <w:bookmarkStart w:id="8709" w:name="_Toc177146639"/>
        <w:bookmarkEnd w:id="8706"/>
        <w:bookmarkEnd w:id="8707"/>
        <w:bookmarkEnd w:id="8708"/>
        <w:bookmarkEnd w:id="8709"/>
      </w:del>
    </w:p>
    <w:p w14:paraId="29F69BCE" w14:textId="5516B119" w:rsidR="00033784" w:rsidRPr="004373E8" w:rsidDel="0022108E" w:rsidRDefault="00033784" w:rsidP="691BD53B">
      <w:pPr>
        <w:pStyle w:val="NormalWeb"/>
        <w:shd w:val="clear" w:color="auto" w:fill="FFFFFF" w:themeFill="background1"/>
        <w:spacing w:line="400" w:lineRule="exact"/>
        <w:jc w:val="both"/>
        <w:rPr>
          <w:del w:id="8710" w:author="An Tran, ACA (BUV)" w:date="2024-09-13T00:28:00Z" w16du:dateUtc="2024-09-12T17:28:00Z"/>
          <w:rFonts w:ascii="iCiel Avenir LT Std 35 Light" w:hAnsi="iCiel Avenir LT Std 35 Light"/>
          <w:color w:val="000000"/>
          <w:sz w:val="22"/>
          <w:szCs w:val="22"/>
        </w:rPr>
      </w:pPr>
      <w:del w:id="8711" w:author="An Tran, ACA (BUV)" w:date="2024-09-13T00:28:00Z" w16du:dateUtc="2024-09-12T17:28:00Z">
        <w:r w:rsidRPr="691BD53B" w:rsidDel="0022108E">
          <w:rPr>
            <w:rFonts w:ascii="iCiel Avenir LT Std 35 Light" w:hAnsi="iCiel Avenir LT Std 35 Light"/>
            <w:color w:val="000000" w:themeColor="text1"/>
            <w:sz w:val="22"/>
            <w:szCs w:val="22"/>
            <w:lang w:val="vi-VN"/>
          </w:rPr>
          <w:delTex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delText>
        </w:r>
        <w:bookmarkStart w:id="8712" w:name="_Toc177119661"/>
        <w:bookmarkStart w:id="8713" w:name="_Toc177120073"/>
        <w:bookmarkStart w:id="8714" w:name="_Toc177146231"/>
        <w:bookmarkStart w:id="8715" w:name="_Toc177146640"/>
        <w:bookmarkEnd w:id="8712"/>
        <w:bookmarkEnd w:id="8713"/>
        <w:bookmarkEnd w:id="8714"/>
        <w:bookmarkEnd w:id="8715"/>
      </w:del>
    </w:p>
    <w:p w14:paraId="74C3E402" w14:textId="515F5133" w:rsidR="00033784" w:rsidRPr="004373E8" w:rsidDel="0022108E" w:rsidRDefault="00033784" w:rsidP="003E1B62">
      <w:pPr>
        <w:ind w:firstLine="0"/>
        <w:rPr>
          <w:del w:id="8716" w:author="An Tran, ACA (BUV)" w:date="2024-09-13T00:28:00Z" w16du:dateUtc="2024-09-12T17:28:00Z"/>
          <w:rFonts w:ascii="iCiel Avenir LT Std 35 Light" w:hAnsi="iCiel Avenir LT Std 35 Light" w:cs="Arial"/>
          <w:sz w:val="22"/>
          <w:szCs w:val="22"/>
          <w:lang w:val="vi-VN"/>
        </w:rPr>
      </w:pPr>
      <w:del w:id="8717" w:author="An Tran, ACA (BUV)" w:date="2024-09-13T00:28:00Z" w16du:dateUtc="2024-09-12T17:28:00Z">
        <w:r w:rsidRPr="004373E8" w:rsidDel="0022108E">
          <w:rPr>
            <w:rFonts w:ascii="iCiel Avenir LT Std 35 Light" w:hAnsi="iCiel Avenir LT Std 35 Light" w:cs="Arial"/>
            <w:sz w:val="22"/>
            <w:szCs w:val="22"/>
            <w:lang w:val="vi-VN"/>
          </w:rPr>
          <w:delText xml:space="preserve">Student are always advised to read the EC regulation here: </w:delText>
        </w:r>
        <w:r w:rsidR="00A1692C" w:rsidDel="0022108E">
          <w:fldChar w:fldCharType="begin"/>
        </w:r>
        <w:r w:rsidR="00A1692C" w:rsidDel="0022108E">
          <w:delInstrText>HYPERLINK "https://www.staffs.ac.uk/students/course-administration/exceptional-circumstances"</w:delInstrText>
        </w:r>
        <w:r w:rsidR="00A1692C" w:rsidDel="0022108E">
          <w:fldChar w:fldCharType="separate"/>
        </w:r>
        <w:r w:rsidRPr="004373E8" w:rsidDel="0022108E">
          <w:rPr>
            <w:rStyle w:val="Hyperlink"/>
            <w:rFonts w:ascii="iCiel Avenir LT Std 35 Light" w:hAnsi="iCiel Avenir LT Std 35 Light" w:cs="Arial"/>
            <w:sz w:val="22"/>
            <w:szCs w:val="22"/>
            <w:lang w:val="vi-VN"/>
          </w:rPr>
          <w:delText>https://www.staffs.ac.uk/students/course-administration/exceptional-circumstances</w:delText>
        </w:r>
        <w:r w:rsidR="00A1692C" w:rsidDel="0022108E">
          <w:rPr>
            <w:rStyle w:val="Hyperlink"/>
            <w:rFonts w:ascii="iCiel Avenir LT Std 35 Light" w:hAnsi="iCiel Avenir LT Std 35 Light" w:cs="Arial"/>
            <w:sz w:val="22"/>
            <w:szCs w:val="22"/>
            <w:lang w:val="vi-VN"/>
          </w:rPr>
          <w:fldChar w:fldCharType="end"/>
        </w:r>
        <w:bookmarkStart w:id="8718" w:name="_Toc177119662"/>
        <w:bookmarkStart w:id="8719" w:name="_Toc177120074"/>
        <w:bookmarkStart w:id="8720" w:name="_Toc177146232"/>
        <w:bookmarkStart w:id="8721" w:name="_Toc177146641"/>
        <w:bookmarkEnd w:id="8718"/>
        <w:bookmarkEnd w:id="8719"/>
        <w:bookmarkEnd w:id="8720"/>
        <w:bookmarkEnd w:id="8721"/>
      </w:del>
    </w:p>
    <w:p w14:paraId="1A0F0715" w14:textId="0423AF66" w:rsidR="00033784" w:rsidRPr="004373E8" w:rsidDel="0022108E" w:rsidRDefault="00033784" w:rsidP="003E1B62">
      <w:pPr>
        <w:ind w:firstLine="0"/>
        <w:rPr>
          <w:del w:id="8722" w:author="An Tran, ACA (BUV)" w:date="2024-09-13T00:28:00Z" w16du:dateUtc="2024-09-12T17:28:00Z"/>
          <w:rFonts w:ascii="iCiel Avenir LT Std 35 Light" w:hAnsi="iCiel Avenir LT Std 35 Light" w:cs="Arial"/>
          <w:sz w:val="22"/>
          <w:szCs w:val="22"/>
          <w:lang w:val="vi-VN"/>
        </w:rPr>
      </w:pPr>
      <w:del w:id="8723" w:author="An Tran, ACA (BUV)" w:date="2024-09-13T00:28:00Z" w16du:dateUtc="2024-09-12T17:28:00Z">
        <w:r w:rsidRPr="004373E8" w:rsidDel="0022108E">
          <w:rPr>
            <w:rFonts w:ascii="iCiel Avenir LT Std 35 Light" w:hAnsi="iCiel Avenir LT Std 35 Light" w:cs="Arial"/>
            <w:sz w:val="22"/>
            <w:szCs w:val="22"/>
            <w:lang w:val="vi-VN"/>
          </w:rPr>
          <w:delText>You will receive emails from the Central Academic Information Services (CAIS) about the resit schedule of the resit component(s) and resit fee if you are required to take resit for any module. It’s important to check your email regularly during this period.</w:delText>
        </w:r>
        <w:bookmarkStart w:id="8724" w:name="_Toc177119663"/>
        <w:bookmarkStart w:id="8725" w:name="_Toc177120075"/>
        <w:bookmarkStart w:id="8726" w:name="_Toc177146233"/>
        <w:bookmarkStart w:id="8727" w:name="_Toc177146642"/>
        <w:bookmarkEnd w:id="8724"/>
        <w:bookmarkEnd w:id="8725"/>
        <w:bookmarkEnd w:id="8726"/>
        <w:bookmarkEnd w:id="8727"/>
      </w:del>
    </w:p>
    <w:p w14:paraId="4D8F68E6" w14:textId="6CD286BB" w:rsidR="00033784" w:rsidRPr="004373E8" w:rsidDel="0022108E" w:rsidRDefault="00033784" w:rsidP="003E1B62">
      <w:pPr>
        <w:pStyle w:val="NormalWeb"/>
        <w:shd w:val="clear" w:color="auto" w:fill="FFFFFF"/>
        <w:spacing w:line="400" w:lineRule="exact"/>
        <w:jc w:val="both"/>
        <w:rPr>
          <w:del w:id="8728" w:author="An Tran, ACA (BUV)" w:date="2024-09-13T00:28:00Z" w16du:dateUtc="2024-09-12T17:28:00Z"/>
          <w:rFonts w:ascii="iCiel Avenir LT Std 35 Light" w:hAnsi="iCiel Avenir LT Std 35 Light"/>
          <w:i/>
          <w:iCs/>
          <w:color w:val="000000"/>
          <w:sz w:val="22"/>
          <w:szCs w:val="22"/>
        </w:rPr>
      </w:pPr>
      <w:del w:id="8729" w:author="An Tran, ACA (BUV)" w:date="2024-09-13T00:28:00Z" w16du:dateUtc="2024-09-12T17:28:00Z">
        <w:r w:rsidRPr="004373E8" w:rsidDel="0022108E">
          <w:rPr>
            <w:rFonts w:ascii="iCiel Avenir LT Std 35 Light" w:hAnsi="iCiel Avenir LT Std 35 Light"/>
            <w:i/>
            <w:iCs/>
            <w:color w:val="000000"/>
            <w:sz w:val="22"/>
            <w:szCs w:val="22"/>
            <w:lang w:val="vi-VN"/>
          </w:rPr>
          <w:delText xml:space="preserve">Nếu đơn xin xét ngoại lệ của sinh viên được </w:delText>
        </w:r>
        <w:r w:rsidRPr="004373E8" w:rsidDel="0022108E">
          <w:rPr>
            <w:rFonts w:ascii="iCiel Avenir LT Std 35 Light" w:hAnsi="iCiel Avenir LT Std 35 Light"/>
            <w:b/>
            <w:bCs/>
            <w:i/>
            <w:iCs/>
            <w:color w:val="000000"/>
            <w:sz w:val="22"/>
            <w:szCs w:val="22"/>
            <w:lang w:val="vi-VN"/>
          </w:rPr>
          <w:delText>chấp thuận</w:delText>
        </w:r>
        <w:r w:rsidRPr="004373E8" w:rsidDel="0022108E">
          <w:rPr>
            <w:rFonts w:ascii="iCiel Avenir LT Std 35 Light" w:hAnsi="iCiel Avenir LT Std 35 Light"/>
            <w:i/>
            <w:iCs/>
            <w:color w:val="000000"/>
            <w:sz w:val="22"/>
            <w:szCs w:val="22"/>
            <w:lang w:val="vi-VN"/>
          </w:rPr>
          <w:delText xml:space="preserve">, </w:delText>
        </w:r>
        <w:r w:rsidRPr="004373E8" w:rsidDel="0022108E">
          <w:rPr>
            <w:rFonts w:ascii="iCiel Avenir LT Std 35 Light" w:hAnsi="iCiel Avenir LT Std 35 Light"/>
            <w:i/>
            <w:iCs/>
            <w:color w:val="000000"/>
            <w:sz w:val="22"/>
            <w:szCs w:val="22"/>
          </w:rPr>
          <w:delText>một trong các quyết định sau sẽ được áp dụng:</w:delText>
        </w:r>
        <w:bookmarkStart w:id="8730" w:name="_Toc177119664"/>
        <w:bookmarkStart w:id="8731" w:name="_Toc177120076"/>
        <w:bookmarkStart w:id="8732" w:name="_Toc177146234"/>
        <w:bookmarkStart w:id="8733" w:name="_Toc177146643"/>
        <w:bookmarkEnd w:id="8730"/>
        <w:bookmarkEnd w:id="8731"/>
        <w:bookmarkEnd w:id="8732"/>
        <w:bookmarkEnd w:id="8733"/>
      </w:del>
    </w:p>
    <w:p w14:paraId="11B82935" w14:textId="0F760F0B" w:rsidR="00033784" w:rsidRPr="004373E8" w:rsidDel="0022108E" w:rsidRDefault="00033784" w:rsidP="003E1B62">
      <w:pPr>
        <w:pStyle w:val="NormalWeb"/>
        <w:shd w:val="clear" w:color="auto" w:fill="FFFFFF"/>
        <w:spacing w:line="400" w:lineRule="exact"/>
        <w:jc w:val="both"/>
        <w:rPr>
          <w:del w:id="8734" w:author="An Tran, ACA (BUV)" w:date="2024-09-13T00:28:00Z" w16du:dateUtc="2024-09-12T17:28:00Z"/>
          <w:rFonts w:ascii="iCiel Avenir LT Std 35 Light" w:hAnsi="iCiel Avenir LT Std 35 Light"/>
          <w:i/>
          <w:iCs/>
          <w:color w:val="000000"/>
          <w:sz w:val="22"/>
          <w:szCs w:val="22"/>
        </w:rPr>
      </w:pPr>
      <w:del w:id="8735" w:author="An Tran, ACA (BUV)" w:date="2024-09-13T00:28:00Z" w16du:dateUtc="2024-09-12T17:28:00Z">
        <w:r w:rsidRPr="004373E8" w:rsidDel="0022108E">
          <w:rPr>
            <w:rFonts w:ascii="iCiel Avenir LT Std 35 Light" w:hAnsi="iCiel Avenir LT Std 35 Light"/>
            <w:i/>
            <w:iCs/>
            <w:color w:val="000000"/>
            <w:sz w:val="22"/>
            <w:szCs w:val="22"/>
          </w:rPr>
          <w:delText xml:space="preserve">Nếu sinh viên đã nộp bài trong vòng một tuần sau hạn nộp, bài làm của sinh viên sẽ được coi là nộp đúng hạn và chấm điểm như bài nộp đúng hạn. Một </w:delText>
        </w:r>
        <w:r w:rsidRPr="004373E8" w:rsidDel="0022108E">
          <w:rPr>
            <w:rFonts w:ascii="iCiel Avenir LT Std 35 Light" w:hAnsi="iCiel Avenir LT Std 35 Light"/>
            <w:i/>
            <w:iCs/>
            <w:color w:val="000000"/>
            <w:sz w:val="22"/>
            <w:szCs w:val="22"/>
            <w:lang w:val="vi-VN"/>
          </w:rPr>
          <w:delText>đơn xin xét ngoại lệ của sinh viên được chấp thuận</w:delText>
        </w:r>
        <w:r w:rsidRPr="004373E8" w:rsidDel="0022108E">
          <w:rPr>
            <w:rFonts w:ascii="iCiel Avenir LT Std 35 Light" w:hAnsi="iCiel Avenir LT Std 35 Light"/>
            <w:i/>
            <w:iCs/>
            <w:color w:val="000000"/>
            <w:sz w:val="22"/>
            <w:szCs w:val="22"/>
          </w:rPr>
          <w:delText xml:space="preserve"> chỉ có thể gia hạn nộp bài thêm một tuần cho các bài đánh giá phù hợp. Ví dụ sinh viên không thể được gia hạn bài thi nếu như sinh viên không thể tham gia thi đúng thời gian.</w:delText>
        </w:r>
        <w:bookmarkStart w:id="8736" w:name="_Toc177119665"/>
        <w:bookmarkStart w:id="8737" w:name="_Toc177120077"/>
        <w:bookmarkStart w:id="8738" w:name="_Toc177146235"/>
        <w:bookmarkStart w:id="8739" w:name="_Toc177146644"/>
        <w:bookmarkEnd w:id="8736"/>
        <w:bookmarkEnd w:id="8737"/>
        <w:bookmarkEnd w:id="8738"/>
        <w:bookmarkEnd w:id="8739"/>
      </w:del>
    </w:p>
    <w:p w14:paraId="61118E13" w14:textId="0FEB1D23" w:rsidR="00033784" w:rsidRPr="004373E8" w:rsidDel="0022108E" w:rsidRDefault="00033784" w:rsidP="003E1B62">
      <w:pPr>
        <w:pStyle w:val="NormalWeb"/>
        <w:shd w:val="clear" w:color="auto" w:fill="FFFFFF"/>
        <w:spacing w:line="400" w:lineRule="exact"/>
        <w:jc w:val="both"/>
        <w:rPr>
          <w:del w:id="8740" w:author="An Tran, ACA (BUV)" w:date="2024-09-13T00:28:00Z" w16du:dateUtc="2024-09-12T17:28:00Z"/>
          <w:rFonts w:ascii="iCiel Avenir LT Std 35 Light" w:hAnsi="iCiel Avenir LT Std 35 Light"/>
          <w:i/>
          <w:iCs/>
          <w:color w:val="000000"/>
          <w:sz w:val="22"/>
          <w:szCs w:val="22"/>
        </w:rPr>
      </w:pPr>
      <w:del w:id="8741" w:author="An Tran, ACA (BUV)" w:date="2024-09-13T00:28:00Z" w16du:dateUtc="2024-09-12T17:28:00Z">
        <w:r w:rsidRPr="004373E8" w:rsidDel="0022108E">
          <w:rPr>
            <w:rFonts w:ascii="iCiel Avenir LT Std 35 Light" w:hAnsi="iCiel Avenir LT Std 35 Light"/>
            <w:i/>
            <w:iCs/>
            <w:color w:val="000000"/>
            <w:sz w:val="22"/>
            <w:szCs w:val="22"/>
          </w:rPr>
          <w:delText>Nếu sinh viên đã không nộp bài hoặc nộp bài và không đủ điểm đỗ bài đó, và được trao một cơ hội thi lại, thì kết quả bài thi lại sẽ không bị ảnh hưởng. Ví dụ:</w:delText>
        </w:r>
        <w:bookmarkStart w:id="8742" w:name="_Toc177119666"/>
        <w:bookmarkStart w:id="8743" w:name="_Toc177120078"/>
        <w:bookmarkStart w:id="8744" w:name="_Toc177146236"/>
        <w:bookmarkStart w:id="8745" w:name="_Toc177146645"/>
        <w:bookmarkEnd w:id="8742"/>
        <w:bookmarkEnd w:id="8743"/>
        <w:bookmarkEnd w:id="8744"/>
        <w:bookmarkEnd w:id="8745"/>
      </w:del>
    </w:p>
    <w:p w14:paraId="7984551A" w14:textId="276E7CA6" w:rsidR="00033784" w:rsidRPr="004373E8" w:rsidDel="0022108E" w:rsidRDefault="00033784" w:rsidP="003E1B62">
      <w:pPr>
        <w:pStyle w:val="NormalWeb"/>
        <w:shd w:val="clear" w:color="auto" w:fill="FFFFFF"/>
        <w:spacing w:line="400" w:lineRule="exact"/>
        <w:jc w:val="both"/>
        <w:rPr>
          <w:del w:id="8746" w:author="An Tran, ACA (BUV)" w:date="2024-09-13T00:28:00Z" w16du:dateUtc="2024-09-12T17:28:00Z"/>
          <w:rFonts w:ascii="iCiel Avenir LT Std 35 Light" w:hAnsi="iCiel Avenir LT Std 35 Light"/>
          <w:i/>
          <w:iCs/>
          <w:color w:val="000000"/>
          <w:sz w:val="22"/>
          <w:szCs w:val="22"/>
        </w:rPr>
      </w:pPr>
      <w:del w:id="8747" w:author="An Tran, ACA (BUV)" w:date="2024-09-13T00:28:00Z" w16du:dateUtc="2024-09-12T17:28:00Z">
        <w:r w:rsidRPr="004373E8" w:rsidDel="0022108E">
          <w:rPr>
            <w:rFonts w:ascii="iCiel Avenir LT Std 35 Light" w:hAnsi="iCiel Avenir LT Std 35 Light"/>
            <w:i/>
            <w:iCs/>
            <w:color w:val="000000"/>
            <w:sz w:val="22"/>
            <w:szCs w:val="22"/>
          </w:rPr>
          <w:delText xml:space="preserve">- Sinh viên có </w:delText>
        </w:r>
        <w:r w:rsidRPr="004373E8" w:rsidDel="0022108E">
          <w:rPr>
            <w:rFonts w:ascii="iCiel Avenir LT Std 35 Light" w:hAnsi="iCiel Avenir LT Std 35 Light"/>
            <w:i/>
            <w:iCs/>
            <w:color w:val="000000"/>
            <w:sz w:val="22"/>
            <w:szCs w:val="22"/>
            <w:lang w:val="vi-VN"/>
          </w:rPr>
          <w:delText xml:space="preserve">đơn xin xét ngoại lệ của sinh viên </w:delText>
        </w:r>
        <w:r w:rsidRPr="004373E8" w:rsidDel="0022108E">
          <w:rPr>
            <w:rFonts w:ascii="iCiel Avenir LT Std 35 Light" w:hAnsi="iCiel Avenir LT Std 35 Light"/>
            <w:i/>
            <w:iCs/>
            <w:color w:val="000000"/>
            <w:sz w:val="22"/>
            <w:szCs w:val="22"/>
          </w:rPr>
          <w:delText>cho lần thi đầu tiên, và được trao cơ hội thi lại, điểm bài đánh giá lại sẽ không bị quy về điểm đỗ.</w:delText>
        </w:r>
        <w:bookmarkStart w:id="8748" w:name="_Toc177119667"/>
        <w:bookmarkStart w:id="8749" w:name="_Toc177120079"/>
        <w:bookmarkStart w:id="8750" w:name="_Toc177146237"/>
        <w:bookmarkStart w:id="8751" w:name="_Toc177146646"/>
        <w:bookmarkEnd w:id="8748"/>
        <w:bookmarkEnd w:id="8749"/>
        <w:bookmarkEnd w:id="8750"/>
        <w:bookmarkEnd w:id="8751"/>
      </w:del>
    </w:p>
    <w:p w14:paraId="64C1BD5B" w14:textId="661DD814" w:rsidR="00033784" w:rsidRPr="004373E8" w:rsidDel="0022108E" w:rsidRDefault="00033784" w:rsidP="003E1B62">
      <w:pPr>
        <w:pStyle w:val="NormalWeb"/>
        <w:shd w:val="clear" w:color="auto" w:fill="FFFFFF"/>
        <w:spacing w:line="400" w:lineRule="exact"/>
        <w:jc w:val="both"/>
        <w:rPr>
          <w:del w:id="8752" w:author="An Tran, ACA (BUV)" w:date="2024-09-13T00:28:00Z" w16du:dateUtc="2024-09-12T17:28:00Z"/>
          <w:rFonts w:ascii="iCiel Avenir LT Std 35 Light" w:hAnsi="iCiel Avenir LT Std 35 Light"/>
          <w:i/>
          <w:iCs/>
          <w:color w:val="000000"/>
          <w:sz w:val="22"/>
          <w:szCs w:val="22"/>
        </w:rPr>
      </w:pPr>
      <w:del w:id="8753" w:author="An Tran, ACA (BUV)" w:date="2024-09-13T00:28:00Z" w16du:dateUtc="2024-09-12T17:28:00Z">
        <w:r w:rsidRPr="004373E8" w:rsidDel="0022108E">
          <w:rPr>
            <w:rFonts w:ascii="iCiel Avenir LT Std 35 Light" w:hAnsi="iCiel Avenir LT Std 35 Light"/>
            <w:i/>
            <w:iCs/>
            <w:color w:val="000000"/>
            <w:sz w:val="22"/>
            <w:szCs w:val="22"/>
          </w:rPr>
          <w:delText xml:space="preserve">- Sinh viên có </w:delText>
        </w:r>
        <w:r w:rsidRPr="004373E8" w:rsidDel="0022108E">
          <w:rPr>
            <w:rFonts w:ascii="iCiel Avenir LT Std 35 Light" w:hAnsi="iCiel Avenir LT Std 35 Light"/>
            <w:i/>
            <w:iCs/>
            <w:color w:val="000000"/>
            <w:sz w:val="22"/>
            <w:szCs w:val="22"/>
            <w:lang w:val="vi-VN"/>
          </w:rPr>
          <w:delText xml:space="preserve">đơn xin xét ngoại lệ của sinh viên </w:delText>
        </w:r>
        <w:r w:rsidRPr="004373E8" w:rsidDel="0022108E">
          <w:rPr>
            <w:rFonts w:ascii="iCiel Avenir LT Std 35 Light" w:hAnsi="iCiel Avenir LT Std 35 Light"/>
            <w:i/>
            <w:iCs/>
            <w:color w:val="000000"/>
            <w:sz w:val="22"/>
            <w:szCs w:val="22"/>
          </w:rPr>
          <w:delTex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delText>
        </w:r>
        <w:r w:rsidRPr="004373E8" w:rsidDel="0022108E">
          <w:rPr>
            <w:rFonts w:ascii="iCiel Avenir LT Std 35 Light" w:hAnsi="iCiel Avenir LT Std 35 Light"/>
            <w:i/>
            <w:iCs/>
            <w:color w:val="000000"/>
            <w:sz w:val="22"/>
            <w:szCs w:val="22"/>
            <w:lang w:val="vi-VN"/>
          </w:rPr>
          <w:delText>xin xét ngoại lệ của sinh viên</w:delText>
        </w:r>
        <w:r w:rsidRPr="004373E8" w:rsidDel="0022108E">
          <w:rPr>
            <w:rFonts w:ascii="iCiel Avenir LT Std 35 Light" w:hAnsi="iCiel Avenir LT Std 35 Light"/>
            <w:i/>
            <w:iCs/>
            <w:color w:val="000000"/>
            <w:sz w:val="22"/>
            <w:szCs w:val="22"/>
          </w:rPr>
          <w:delText xml:space="preserve"> cho lần nộp bài đánh giá  đầu tiên, thì điểm bài đánh giá lại sẽ được quy về điểm đỗ.</w:delText>
        </w:r>
        <w:bookmarkStart w:id="8754" w:name="_Toc177119668"/>
        <w:bookmarkStart w:id="8755" w:name="_Toc177120080"/>
        <w:bookmarkStart w:id="8756" w:name="_Toc177146238"/>
        <w:bookmarkStart w:id="8757" w:name="_Toc177146647"/>
        <w:bookmarkEnd w:id="8754"/>
        <w:bookmarkEnd w:id="8755"/>
        <w:bookmarkEnd w:id="8756"/>
        <w:bookmarkEnd w:id="8757"/>
      </w:del>
    </w:p>
    <w:p w14:paraId="778A3016" w14:textId="533440A6" w:rsidR="00033784" w:rsidRPr="004373E8" w:rsidDel="0022108E" w:rsidRDefault="00033784" w:rsidP="003E1B62">
      <w:pPr>
        <w:pStyle w:val="NormalWeb"/>
        <w:shd w:val="clear" w:color="auto" w:fill="FFFFFF"/>
        <w:spacing w:line="400" w:lineRule="exact"/>
        <w:jc w:val="both"/>
        <w:rPr>
          <w:del w:id="8758" w:author="An Tran, ACA (BUV)" w:date="2024-09-13T00:28:00Z" w16du:dateUtc="2024-09-12T17:28:00Z"/>
          <w:rFonts w:ascii="iCiel Avenir LT Std 35 Light" w:hAnsi="iCiel Avenir LT Std 35 Light"/>
          <w:i/>
          <w:iCs/>
          <w:color w:val="000000"/>
          <w:sz w:val="22"/>
          <w:szCs w:val="22"/>
        </w:rPr>
      </w:pPr>
      <w:del w:id="8759" w:author="An Tran, ACA (BUV)" w:date="2024-09-13T00:28:00Z" w16du:dateUtc="2024-09-12T17:28:00Z">
        <w:r w:rsidRPr="004373E8" w:rsidDel="0022108E">
          <w:rPr>
            <w:rFonts w:ascii="iCiel Avenir LT Std 35 Light" w:hAnsi="iCiel Avenir LT Std 35 Light"/>
            <w:i/>
            <w:iCs/>
            <w:color w:val="000000"/>
            <w:sz w:val="22"/>
            <w:szCs w:val="22"/>
          </w:rPr>
          <w:delText xml:space="preserve">- Nếu sinh viên được trao cơ hội đánh giá lần thứ 3 và có </w:delText>
        </w:r>
        <w:r w:rsidRPr="004373E8" w:rsidDel="0022108E">
          <w:rPr>
            <w:rFonts w:ascii="iCiel Avenir LT Std 35 Light" w:hAnsi="iCiel Avenir LT Std 35 Light"/>
            <w:i/>
            <w:iCs/>
            <w:color w:val="000000"/>
            <w:sz w:val="22"/>
            <w:szCs w:val="22"/>
            <w:lang w:val="vi-VN"/>
          </w:rPr>
          <w:delText>đơn xin xét ngoại l</w:delText>
        </w:r>
        <w:r w:rsidRPr="004373E8" w:rsidDel="0022108E">
          <w:rPr>
            <w:rFonts w:ascii="iCiel Avenir LT Std 35 Light" w:hAnsi="iCiel Avenir LT Std 35 Light"/>
            <w:i/>
            <w:iCs/>
            <w:color w:val="000000"/>
            <w:sz w:val="22"/>
            <w:szCs w:val="22"/>
          </w:rPr>
          <w:delText>ệ, hội đồng khảo thí sẽ đánh giá kết quả học tập của sinh viên và quyết định của hội đồng sẽ được thể hiện trên bảng kết quả học tập của sinh viên.</w:delText>
        </w:r>
        <w:bookmarkStart w:id="8760" w:name="_Toc177119669"/>
        <w:bookmarkStart w:id="8761" w:name="_Toc177120081"/>
        <w:bookmarkStart w:id="8762" w:name="_Toc177146239"/>
        <w:bookmarkStart w:id="8763" w:name="_Toc177146648"/>
        <w:bookmarkEnd w:id="8760"/>
        <w:bookmarkEnd w:id="8761"/>
        <w:bookmarkEnd w:id="8762"/>
        <w:bookmarkEnd w:id="8763"/>
      </w:del>
    </w:p>
    <w:p w14:paraId="0B63A8A4" w14:textId="38923026" w:rsidR="00033784" w:rsidRPr="004373E8" w:rsidDel="0022108E" w:rsidRDefault="00033784" w:rsidP="003E1B62">
      <w:pPr>
        <w:pStyle w:val="NormalWeb"/>
        <w:shd w:val="clear" w:color="auto" w:fill="FFFFFF"/>
        <w:spacing w:line="400" w:lineRule="exact"/>
        <w:jc w:val="both"/>
        <w:rPr>
          <w:del w:id="8764" w:author="An Tran, ACA (BUV)" w:date="2024-09-13T00:28:00Z" w16du:dateUtc="2024-09-12T17:28:00Z"/>
          <w:rFonts w:ascii="iCiel Avenir LT Std 35 Light" w:hAnsi="iCiel Avenir LT Std 35 Light"/>
          <w:i/>
          <w:iCs/>
          <w:color w:val="000000"/>
          <w:sz w:val="22"/>
          <w:szCs w:val="22"/>
        </w:rPr>
      </w:pPr>
      <w:del w:id="8765" w:author="An Tran, ACA (BUV)" w:date="2024-09-13T00:28:00Z" w16du:dateUtc="2024-09-12T17:28:00Z">
        <w:r w:rsidRPr="004373E8" w:rsidDel="0022108E">
          <w:rPr>
            <w:rFonts w:ascii="iCiel Avenir LT Std 35 Light" w:hAnsi="iCiel Avenir LT Std 35 Light"/>
            <w:i/>
            <w:iCs/>
            <w:color w:val="000000"/>
            <w:sz w:val="22"/>
            <w:szCs w:val="22"/>
          </w:rPr>
          <w:delText>Hội đồng khảo thí sẽ không thể trao cho sinh viên cơ hội đánh giá lại nếu:</w:delText>
        </w:r>
        <w:bookmarkStart w:id="8766" w:name="_Toc177119670"/>
        <w:bookmarkStart w:id="8767" w:name="_Toc177120082"/>
        <w:bookmarkStart w:id="8768" w:name="_Toc177146240"/>
        <w:bookmarkStart w:id="8769" w:name="_Toc177146649"/>
        <w:bookmarkEnd w:id="8766"/>
        <w:bookmarkEnd w:id="8767"/>
        <w:bookmarkEnd w:id="8768"/>
        <w:bookmarkEnd w:id="8769"/>
      </w:del>
    </w:p>
    <w:p w14:paraId="09495DBE" w14:textId="58DB84B3" w:rsidR="00033784" w:rsidRPr="004373E8" w:rsidDel="0022108E" w:rsidRDefault="00033784" w:rsidP="003E1B62">
      <w:pPr>
        <w:pStyle w:val="NormalWeb"/>
        <w:shd w:val="clear" w:color="auto" w:fill="FFFFFF"/>
        <w:spacing w:line="400" w:lineRule="exact"/>
        <w:jc w:val="both"/>
        <w:rPr>
          <w:del w:id="8770" w:author="An Tran, ACA (BUV)" w:date="2024-09-13T00:28:00Z" w16du:dateUtc="2024-09-12T17:28:00Z"/>
          <w:rFonts w:ascii="iCiel Avenir LT Std 35 Light" w:hAnsi="iCiel Avenir LT Std 35 Light"/>
          <w:i/>
          <w:iCs/>
          <w:color w:val="000000"/>
          <w:sz w:val="22"/>
          <w:szCs w:val="22"/>
        </w:rPr>
      </w:pPr>
      <w:del w:id="8771" w:author="An Tran, ACA (BUV)" w:date="2024-09-13T00:28:00Z" w16du:dateUtc="2024-09-12T17:28:00Z">
        <w:r w:rsidRPr="004373E8" w:rsidDel="0022108E">
          <w:rPr>
            <w:rFonts w:ascii="iCiel Avenir LT Std 35 Light" w:hAnsi="iCiel Avenir LT Std 35 Light"/>
            <w:i/>
            <w:iCs/>
            <w:color w:val="000000"/>
            <w:sz w:val="22"/>
            <w:szCs w:val="22"/>
          </w:rPr>
          <w:delText>- Hội đồng khảo thí đã xét đỗ đặc cách cho bài đánh giá bị trượt của sinh viên.</w:delText>
        </w:r>
        <w:bookmarkStart w:id="8772" w:name="_Toc177119671"/>
        <w:bookmarkStart w:id="8773" w:name="_Toc177120083"/>
        <w:bookmarkStart w:id="8774" w:name="_Toc177146241"/>
        <w:bookmarkStart w:id="8775" w:name="_Toc177146650"/>
        <w:bookmarkEnd w:id="8772"/>
        <w:bookmarkEnd w:id="8773"/>
        <w:bookmarkEnd w:id="8774"/>
        <w:bookmarkEnd w:id="8775"/>
      </w:del>
    </w:p>
    <w:p w14:paraId="5E9E0469" w14:textId="2F0A9E02" w:rsidR="00033784" w:rsidRPr="004373E8" w:rsidDel="0022108E" w:rsidRDefault="00033784" w:rsidP="003E1B62">
      <w:pPr>
        <w:pStyle w:val="NormalWeb"/>
        <w:shd w:val="clear" w:color="auto" w:fill="FFFFFF"/>
        <w:spacing w:line="400" w:lineRule="exact"/>
        <w:jc w:val="both"/>
        <w:rPr>
          <w:del w:id="8776" w:author="An Tran, ACA (BUV)" w:date="2024-09-13T00:28:00Z" w16du:dateUtc="2024-09-12T17:28:00Z"/>
          <w:rFonts w:ascii="iCiel Avenir LT Std 35 Light" w:hAnsi="iCiel Avenir LT Std 35 Light"/>
          <w:i/>
          <w:iCs/>
          <w:color w:val="000000"/>
          <w:sz w:val="22"/>
          <w:szCs w:val="22"/>
        </w:rPr>
      </w:pPr>
      <w:del w:id="8777" w:author="An Tran, ACA (BUV)" w:date="2024-09-13T00:28:00Z" w16du:dateUtc="2024-09-12T17:28:00Z">
        <w:r w:rsidRPr="004373E8" w:rsidDel="0022108E">
          <w:rPr>
            <w:rFonts w:ascii="iCiel Avenir LT Std 35 Light" w:hAnsi="iCiel Avenir LT Std 35 Light"/>
            <w:i/>
            <w:iCs/>
            <w:color w:val="000000"/>
            <w:sz w:val="22"/>
            <w:szCs w:val="22"/>
          </w:rPr>
          <w:delText>- Sinh viên không còn cơ hội làm bài đánh giá.</w:delText>
        </w:r>
        <w:bookmarkStart w:id="8778" w:name="_Toc177119672"/>
        <w:bookmarkStart w:id="8779" w:name="_Toc177120084"/>
        <w:bookmarkStart w:id="8780" w:name="_Toc177146242"/>
        <w:bookmarkStart w:id="8781" w:name="_Toc177146651"/>
        <w:bookmarkEnd w:id="8778"/>
        <w:bookmarkEnd w:id="8779"/>
        <w:bookmarkEnd w:id="8780"/>
        <w:bookmarkEnd w:id="8781"/>
      </w:del>
    </w:p>
    <w:p w14:paraId="6F1C076F" w14:textId="095E75CD" w:rsidR="00033784" w:rsidRPr="004373E8" w:rsidDel="0022108E" w:rsidRDefault="00033784" w:rsidP="003E1B62">
      <w:pPr>
        <w:pStyle w:val="NormalWeb"/>
        <w:shd w:val="clear" w:color="auto" w:fill="FFFFFF"/>
        <w:spacing w:line="400" w:lineRule="exact"/>
        <w:jc w:val="both"/>
        <w:rPr>
          <w:del w:id="8782" w:author="An Tran, ACA (BUV)" w:date="2024-09-13T00:28:00Z" w16du:dateUtc="2024-09-12T17:28:00Z"/>
          <w:rFonts w:ascii="iCiel Avenir LT Std 35 Light" w:hAnsi="iCiel Avenir LT Std 35 Light"/>
          <w:i/>
          <w:iCs/>
          <w:color w:val="000000"/>
          <w:sz w:val="22"/>
          <w:szCs w:val="22"/>
        </w:rPr>
      </w:pPr>
      <w:del w:id="8783" w:author="An Tran, ACA (BUV)" w:date="2024-09-13T00:28:00Z" w16du:dateUtc="2024-09-12T17:28:00Z">
        <w:r w:rsidRPr="004373E8" w:rsidDel="0022108E">
          <w:rPr>
            <w:rFonts w:ascii="iCiel Avenir LT Std 35 Light" w:hAnsi="iCiel Avenir LT Std 35 Light"/>
            <w:i/>
            <w:iCs/>
            <w:color w:val="000000"/>
            <w:sz w:val="22"/>
            <w:szCs w:val="22"/>
          </w:rPr>
          <w:delText>- Thời gian học tập tối đa của sinh viên đã hết và như vậy sinh viên không còn thời gian để hoàn thành chương trình.</w:delText>
        </w:r>
        <w:bookmarkStart w:id="8784" w:name="_Toc177119673"/>
        <w:bookmarkStart w:id="8785" w:name="_Toc177120085"/>
        <w:bookmarkStart w:id="8786" w:name="_Toc177146243"/>
        <w:bookmarkStart w:id="8787" w:name="_Toc177146652"/>
        <w:bookmarkEnd w:id="8784"/>
        <w:bookmarkEnd w:id="8785"/>
        <w:bookmarkEnd w:id="8786"/>
        <w:bookmarkEnd w:id="8787"/>
      </w:del>
    </w:p>
    <w:p w14:paraId="21561E9E" w14:textId="7D4764F8" w:rsidR="00033784" w:rsidRPr="004373E8" w:rsidDel="0022108E" w:rsidRDefault="00033784" w:rsidP="003E1B62">
      <w:pPr>
        <w:pStyle w:val="NormalWeb"/>
        <w:shd w:val="clear" w:color="auto" w:fill="FFFFFF"/>
        <w:spacing w:line="400" w:lineRule="exact"/>
        <w:jc w:val="both"/>
        <w:rPr>
          <w:del w:id="8788" w:author="An Tran, ACA (BUV)" w:date="2024-09-13T00:28:00Z" w16du:dateUtc="2024-09-12T17:28:00Z"/>
          <w:rFonts w:ascii="iCiel Avenir LT Std 35 Light" w:hAnsi="iCiel Avenir LT Std 35 Light"/>
          <w:i/>
          <w:iCs/>
          <w:color w:val="000000"/>
          <w:sz w:val="22"/>
          <w:szCs w:val="22"/>
        </w:rPr>
      </w:pPr>
      <w:del w:id="8789" w:author="An Tran, ACA (BUV)" w:date="2024-09-13T00:28:00Z" w16du:dateUtc="2024-09-12T17:28:00Z">
        <w:r w:rsidRPr="004373E8" w:rsidDel="0022108E">
          <w:rPr>
            <w:rFonts w:ascii="iCiel Avenir LT Std 35 Light" w:hAnsi="iCiel Avenir LT Std 35 Light"/>
            <w:i/>
            <w:iCs/>
            <w:color w:val="000000"/>
            <w:sz w:val="22"/>
            <w:szCs w:val="22"/>
          </w:rPr>
          <w:delText xml:space="preserve">Sẽ có một số lý do khiến cho đơn xin ngoại lệ của sinh viên có thể </w:delText>
        </w:r>
        <w:r w:rsidRPr="004373E8" w:rsidDel="0022108E">
          <w:rPr>
            <w:rFonts w:ascii="iCiel Avenir LT Std 35 Light" w:hAnsi="iCiel Avenir LT Std 35 Light"/>
            <w:b/>
            <w:bCs/>
            <w:i/>
            <w:iCs/>
            <w:color w:val="000000"/>
            <w:sz w:val="22"/>
            <w:szCs w:val="22"/>
          </w:rPr>
          <w:delText>không được chấp nhận</w:delText>
        </w:r>
        <w:r w:rsidRPr="004373E8" w:rsidDel="0022108E">
          <w:rPr>
            <w:rFonts w:ascii="iCiel Avenir LT Std 35 Light" w:hAnsi="iCiel Avenir LT Std 35 Light"/>
            <w:i/>
            <w:iCs/>
            <w:color w:val="000000"/>
            <w:sz w:val="22"/>
            <w:szCs w:val="22"/>
          </w:rPr>
          <w:delTex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delText>
        </w:r>
        <w:bookmarkStart w:id="8790" w:name="_Toc177119674"/>
        <w:bookmarkStart w:id="8791" w:name="_Toc177120086"/>
        <w:bookmarkStart w:id="8792" w:name="_Toc177146244"/>
        <w:bookmarkStart w:id="8793" w:name="_Toc177146653"/>
        <w:bookmarkEnd w:id="8790"/>
        <w:bookmarkEnd w:id="8791"/>
        <w:bookmarkEnd w:id="8792"/>
        <w:bookmarkEnd w:id="8793"/>
      </w:del>
    </w:p>
    <w:p w14:paraId="7FE15F72" w14:textId="7CC437A4" w:rsidR="00033784" w:rsidRPr="004373E8" w:rsidDel="0022108E" w:rsidRDefault="00033784" w:rsidP="003E1B62">
      <w:pPr>
        <w:ind w:firstLine="0"/>
        <w:rPr>
          <w:del w:id="8794" w:author="An Tran, ACA (BUV)" w:date="2024-09-13T00:28:00Z" w16du:dateUtc="2024-09-12T17:28:00Z"/>
          <w:rFonts w:ascii="iCiel Avenir LT Std 35 Light" w:hAnsi="iCiel Avenir LT Std 35 Light" w:cs="Arial"/>
          <w:i/>
          <w:iCs/>
          <w:sz w:val="22"/>
          <w:szCs w:val="22"/>
          <w:lang w:val="vi-VN"/>
        </w:rPr>
      </w:pPr>
      <w:del w:id="8795" w:author="An Tran, ACA (BUV)" w:date="2024-09-13T00:28:00Z" w16du:dateUtc="2024-09-12T17:28:00Z">
        <w:r w:rsidRPr="004373E8" w:rsidDel="0022108E">
          <w:rPr>
            <w:rFonts w:ascii="iCiel Avenir LT Std 35 Light" w:hAnsi="iCiel Avenir LT Std 35 Light" w:cs="Arial"/>
            <w:i/>
            <w:iCs/>
            <w:sz w:val="22"/>
            <w:szCs w:val="22"/>
            <w:lang w:val="vi-VN"/>
          </w:rPr>
          <w:delText xml:space="preserve">Sinh viên luôn được yêu cầu đọc kỹ chính sách của Nhà trường về Xét trường hợp ngoại lệ tại đây: </w:delText>
        </w:r>
        <w:r w:rsidR="00A1692C" w:rsidDel="0022108E">
          <w:fldChar w:fldCharType="begin"/>
        </w:r>
        <w:r w:rsidR="00A1692C" w:rsidDel="0022108E">
          <w:delInstrText>HYPERLINK "https://www.staffs.ac.uk/students/course-administration/exceptional-circumstances"</w:delInstrText>
        </w:r>
        <w:r w:rsidR="00A1692C" w:rsidDel="0022108E">
          <w:fldChar w:fldCharType="separate"/>
        </w:r>
        <w:r w:rsidRPr="004373E8" w:rsidDel="0022108E">
          <w:rPr>
            <w:rStyle w:val="Hyperlink"/>
            <w:rFonts w:ascii="iCiel Avenir LT Std 35 Light" w:hAnsi="iCiel Avenir LT Std 35 Light" w:cs="Arial"/>
            <w:i/>
            <w:iCs/>
            <w:sz w:val="22"/>
            <w:szCs w:val="22"/>
            <w:lang w:val="vi-VN"/>
          </w:rPr>
          <w:delText>https://www.staffs.ac.uk/students/course-administration/exceptional-circumstances</w:delText>
        </w:r>
        <w:r w:rsidR="00A1692C" w:rsidDel="0022108E">
          <w:rPr>
            <w:rStyle w:val="Hyperlink"/>
            <w:rFonts w:ascii="iCiel Avenir LT Std 35 Light" w:hAnsi="iCiel Avenir LT Std 35 Light" w:cs="Arial"/>
            <w:i/>
            <w:iCs/>
            <w:sz w:val="22"/>
            <w:szCs w:val="22"/>
            <w:lang w:val="vi-VN"/>
          </w:rPr>
          <w:fldChar w:fldCharType="end"/>
        </w:r>
        <w:bookmarkStart w:id="8796" w:name="_Toc177119675"/>
        <w:bookmarkStart w:id="8797" w:name="_Toc177120087"/>
        <w:bookmarkStart w:id="8798" w:name="_Toc177146245"/>
        <w:bookmarkStart w:id="8799" w:name="_Toc177146654"/>
        <w:bookmarkEnd w:id="8796"/>
        <w:bookmarkEnd w:id="8797"/>
        <w:bookmarkEnd w:id="8798"/>
        <w:bookmarkEnd w:id="8799"/>
      </w:del>
    </w:p>
    <w:p w14:paraId="3BFFA8AF" w14:textId="18EB6578" w:rsidR="00606CEC" w:rsidRPr="004373E8" w:rsidDel="00EA54BA" w:rsidRDefault="00033784" w:rsidP="003E1B62">
      <w:pPr>
        <w:ind w:firstLine="0"/>
        <w:rPr>
          <w:del w:id="8800" w:author="An Tran, ACA (BUV)" w:date="2024-09-13T11:27:00Z" w16du:dateUtc="2024-09-13T04:27:00Z"/>
          <w:rFonts w:ascii="iCiel Avenir LT Std 35 Light" w:hAnsi="iCiel Avenir LT Std 35 Light"/>
          <w:sz w:val="32"/>
          <w:lang w:val="vi-VN"/>
        </w:rPr>
      </w:pPr>
      <w:del w:id="8801" w:author="An Tran, ACA (BUV)" w:date="2024-09-13T00:28:00Z" w16du:dateUtc="2024-09-12T17:28:00Z">
        <w:r w:rsidRPr="004373E8" w:rsidDel="0022108E">
          <w:rPr>
            <w:rFonts w:ascii="iCiel Avenir LT Std 35 Light" w:hAnsi="iCiel Avenir LT Std 35 Light" w:cs="Arial"/>
            <w:i/>
            <w:iCs/>
            <w:sz w:val="22"/>
            <w:szCs w:val="22"/>
            <w:lang w:val="vi-VN"/>
          </w:rPr>
          <w:delText>Sinh viên sẽ nhận được email từ Trung tâm Dữ liệu Sinh viên thông báo về lịch và phí thi lại nếu như sinh viên được yêu cầu phải thi lại. Trong khoảng thời gian này, việc kiểm tra email của sinh viên thường xuyên là rất quan trọng để không bỏ lỡ thông tin.</w:delText>
        </w:r>
      </w:del>
      <w:del w:id="8802" w:author="An Tran, ACA (BUV)" w:date="2024-09-13T11:27:00Z" w16du:dateUtc="2024-09-13T04:27:00Z">
        <w:r w:rsidR="0052528E" w:rsidRPr="004373E8" w:rsidDel="00EA54BA">
          <w:rPr>
            <w:rFonts w:ascii="iCiel Avenir LT Std 35 Light" w:hAnsi="iCiel Avenir LT Std 35 Light"/>
            <w:lang w:val="vi-VN"/>
          </w:rPr>
          <w:br w:type="page"/>
        </w:r>
        <w:bookmarkStart w:id="8803" w:name="_Toc177119676"/>
        <w:bookmarkStart w:id="8804" w:name="_Toc177120088"/>
        <w:bookmarkStart w:id="8805" w:name="_Toc177146246"/>
        <w:bookmarkStart w:id="8806" w:name="_Toc177146655"/>
        <w:bookmarkEnd w:id="8803"/>
        <w:bookmarkEnd w:id="8804"/>
        <w:bookmarkEnd w:id="8805"/>
        <w:bookmarkEnd w:id="8806"/>
      </w:del>
    </w:p>
    <w:p w14:paraId="6316A0D0" w14:textId="6449D7F6" w:rsidR="00E20BF9" w:rsidRPr="004373E8"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32"/>
          <w:lang w:val="vi-VN"/>
        </w:rPr>
      </w:pPr>
      <w:bookmarkStart w:id="8807" w:name="_Toc113977125"/>
      <w:bookmarkStart w:id="8808" w:name="_Toc177146656"/>
      <w:r w:rsidRPr="004373E8">
        <w:rPr>
          <w:rFonts w:ascii="iCiel Avenir LT Std 35 Light" w:hAnsi="iCiel Avenir LT Std 35 Light" w:cs="Arial"/>
          <w:sz w:val="32"/>
          <w:lang w:val="vi-VN"/>
        </w:rPr>
        <w:t>STUDENT EXPERIENCE</w:t>
      </w:r>
      <w:bookmarkEnd w:id="8807"/>
      <w:bookmarkEnd w:id="8808"/>
    </w:p>
    <w:p w14:paraId="3B9EFCC0" w14:textId="77777777" w:rsidR="006E631B" w:rsidRPr="008F5DDF" w:rsidRDefault="006E631B" w:rsidP="006E631B">
      <w:pPr>
        <w:pStyle w:val="Question"/>
        <w:numPr>
          <w:ilvl w:val="0"/>
          <w:numId w:val="7"/>
        </w:numPr>
        <w:tabs>
          <w:tab w:val="left" w:pos="630"/>
          <w:tab w:val="left" w:pos="990"/>
        </w:tabs>
        <w:spacing w:before="100" w:line="400" w:lineRule="exact"/>
        <w:ind w:left="0" w:firstLine="720"/>
        <w:rPr>
          <w:ins w:id="8809" w:author="An Tran, ACA (BUV)" w:date="2024-09-12T11:05:00Z" w16du:dateUtc="2024-09-12T04:05:00Z"/>
          <w:rFonts w:cs="Arial"/>
          <w:b w:val="0"/>
          <w:i/>
          <w:iCs/>
          <w:szCs w:val="22"/>
        </w:rPr>
      </w:pPr>
      <w:bookmarkStart w:id="8810" w:name="_Toc177025936"/>
      <w:bookmarkStart w:id="8811" w:name="_Toc177146657"/>
      <w:bookmarkStart w:id="8812" w:name="_Toc149054148"/>
      <w:bookmarkStart w:id="8813" w:name="_Toc140506990"/>
      <w:bookmarkStart w:id="8814" w:name="_Toc113977126"/>
      <w:bookmarkStart w:id="8815" w:name="_Toc123727662"/>
      <w:bookmarkStart w:id="8816" w:name="_Toc126587808"/>
      <w:bookmarkStart w:id="8817" w:name="_Hlk126332543"/>
      <w:bookmarkStart w:id="8818" w:name="_Toc141433235"/>
      <w:bookmarkStart w:id="8819" w:name="_Hlk149317455"/>
      <w:ins w:id="8820" w:author="An Tran, ACA (BUV)" w:date="2024-09-12T11:05:00Z" w16du:dateUtc="2024-09-12T04:05:00Z">
        <w:r>
          <w:rPr>
            <w:rFonts w:cs="Arial"/>
            <w:bCs/>
            <w:szCs w:val="22"/>
          </w:rPr>
          <w:t xml:space="preserve">Where do students seek support related to career, jobs, and internships? / </w:t>
        </w:r>
        <w:r>
          <w:rPr>
            <w:rFonts w:cs="Arial"/>
            <w:bCs/>
            <w:i/>
            <w:iCs/>
            <w:szCs w:val="22"/>
          </w:rPr>
          <w:t>Sinh viên tìm kiếm sự hỗ trợ liên quan đến hướng nghiệp, việc làm và thực tập ở đâu?</w:t>
        </w:r>
        <w:bookmarkEnd w:id="8810"/>
        <w:bookmarkEnd w:id="8811"/>
        <w:r>
          <w:rPr>
            <w:rFonts w:cs="Arial"/>
            <w:bCs/>
            <w:i/>
            <w:iCs/>
            <w:szCs w:val="22"/>
          </w:rPr>
          <w:t xml:space="preserve"> </w:t>
        </w:r>
      </w:ins>
    </w:p>
    <w:p w14:paraId="5D53169C" w14:textId="77777777" w:rsidR="006E631B" w:rsidRPr="008F5DDF" w:rsidRDefault="006E631B" w:rsidP="006E631B">
      <w:pPr>
        <w:rPr>
          <w:ins w:id="8821" w:author="An Tran, ACA (BUV)" w:date="2024-09-12T11:05:00Z" w16du:dateUtc="2024-09-12T04:05:00Z"/>
          <w:szCs w:val="22"/>
          <w:lang w:eastAsia="en-US"/>
        </w:rPr>
      </w:pPr>
      <w:bookmarkStart w:id="8822" w:name="_Toc174556370"/>
      <w:ins w:id="8823" w:author="An Tran, ACA (BUV)" w:date="2024-09-12T11:05:00Z" w16du:dateUtc="2024-09-12T04:05:00Z">
        <w:r>
          <w:rPr>
            <w:rFonts w:ascii="iCiel Avenir LT Std 35 Light" w:hAnsi="iCiel Avenir LT Std 35 Light"/>
            <w:sz w:val="22"/>
            <w:szCs w:val="22"/>
            <w:lang w:eastAsia="en-US"/>
          </w:rPr>
          <w:t>To seek support related to career, jobs, and internships, s</w:t>
        </w:r>
        <w:r w:rsidRPr="008F5DDF">
          <w:rPr>
            <w:rFonts w:ascii="iCiel Avenir LT Std 35 Light" w:hAnsi="iCiel Avenir LT Std 35 Light"/>
            <w:sz w:val="22"/>
            <w:szCs w:val="22"/>
            <w:lang w:eastAsia="en-US"/>
          </w:rPr>
          <w:t>tudents can reach out to Career Services and Industry Relations Team</w:t>
        </w:r>
        <w:r>
          <w:rPr>
            <w:rFonts w:ascii="iCiel Avenir LT Std 35 Light" w:hAnsi="iCiel Avenir LT Std 35 Light"/>
            <w:sz w:val="22"/>
            <w:szCs w:val="22"/>
            <w:lang w:eastAsia="en-US"/>
          </w:rPr>
          <w:t xml:space="preserve"> (CSIR) of Student Engagement Department via the following </w:t>
        </w:r>
        <w:r w:rsidRPr="008F5DDF">
          <w:rPr>
            <w:rFonts w:ascii="iCiel Avenir LT Std 35 Light" w:hAnsi="iCiel Avenir LT Std 35 Light"/>
            <w:sz w:val="22"/>
            <w:szCs w:val="22"/>
            <w:lang w:eastAsia="en-US"/>
          </w:rPr>
          <w:t>communication channels</w:t>
        </w:r>
        <w:bookmarkEnd w:id="8822"/>
        <w:r>
          <w:rPr>
            <w:rFonts w:ascii="iCiel Avenir LT Std 35 Light" w:hAnsi="iCiel Avenir LT Std 35 Light"/>
            <w:sz w:val="22"/>
            <w:szCs w:val="22"/>
            <w:lang w:eastAsia="en-US"/>
          </w:rPr>
          <w:t xml:space="preserve">. </w:t>
        </w:r>
      </w:ins>
    </w:p>
    <w:tbl>
      <w:tblPr>
        <w:tblStyle w:val="TableGrid"/>
        <w:tblW w:w="9985" w:type="dxa"/>
        <w:tblLook w:val="04A0" w:firstRow="1" w:lastRow="0" w:firstColumn="1" w:lastColumn="0" w:noHBand="0" w:noVBand="1"/>
      </w:tblPr>
      <w:tblGrid>
        <w:gridCol w:w="3897"/>
        <w:gridCol w:w="6088"/>
      </w:tblGrid>
      <w:tr w:rsidR="006E631B" w:rsidRPr="009A7577" w14:paraId="08D854C7" w14:textId="77777777" w:rsidTr="009B03D3">
        <w:trPr>
          <w:trHeight w:val="178"/>
          <w:ins w:id="8824" w:author="An Tran, ACA (BUV)" w:date="2024-09-12T11:05:00Z"/>
        </w:trPr>
        <w:tc>
          <w:tcPr>
            <w:tcW w:w="3897" w:type="dxa"/>
          </w:tcPr>
          <w:p w14:paraId="579735BD" w14:textId="77777777" w:rsidR="006E631B" w:rsidRPr="008F5DDF" w:rsidRDefault="006E631B" w:rsidP="009B03D3">
            <w:pPr>
              <w:spacing w:after="0" w:line="276" w:lineRule="auto"/>
              <w:ind w:right="-27" w:firstLine="0"/>
              <w:jc w:val="center"/>
              <w:rPr>
                <w:ins w:id="8825" w:author="An Tran, ACA (BUV)" w:date="2024-09-12T11:05:00Z" w16du:dateUtc="2024-09-12T04:05:00Z"/>
                <w:rFonts w:ascii="iCiel Avenir LT Std 35 Light" w:eastAsia="Segoe UI" w:hAnsi="iCiel Avenir LT Std 35 Light" w:cs="Segoe UI"/>
                <w:b/>
                <w:bCs/>
                <w:color w:val="000000" w:themeColor="text1"/>
                <w:lang w:val="en-US"/>
              </w:rPr>
            </w:pPr>
            <w:ins w:id="8826" w:author="An Tran, ACA (BUV)" w:date="2024-09-12T11:05:00Z" w16du:dateUtc="2024-09-12T04:05:00Z">
              <w:r w:rsidRPr="008F5DDF">
                <w:rPr>
                  <w:rFonts w:ascii="iCiel Avenir LT Std 35 Light" w:eastAsia="Segoe UI" w:hAnsi="iCiel Avenir LT Std 35 Light" w:cs="Segoe UI"/>
                  <w:b/>
                  <w:bCs/>
                  <w:color w:val="000000" w:themeColor="text1"/>
                  <w:lang w:val="en-US"/>
                </w:rPr>
                <w:t>Channels</w:t>
              </w:r>
            </w:ins>
          </w:p>
        </w:tc>
        <w:tc>
          <w:tcPr>
            <w:tcW w:w="6088" w:type="dxa"/>
          </w:tcPr>
          <w:p w14:paraId="5EF5700C" w14:textId="77777777" w:rsidR="006E631B" w:rsidRPr="008F5DDF" w:rsidRDefault="006E631B" w:rsidP="009B03D3">
            <w:pPr>
              <w:spacing w:after="0" w:line="276" w:lineRule="auto"/>
              <w:ind w:right="-109" w:firstLine="0"/>
              <w:jc w:val="center"/>
              <w:rPr>
                <w:ins w:id="8827" w:author="An Tran, ACA (BUV)" w:date="2024-09-12T11:05:00Z" w16du:dateUtc="2024-09-12T04:05:00Z"/>
                <w:rFonts w:ascii="iCiel Avenir LT Std 35 Light" w:eastAsia="Segoe UI" w:hAnsi="iCiel Avenir LT Std 35 Light" w:cs="Segoe UI"/>
                <w:b/>
                <w:bCs/>
                <w:color w:val="000000" w:themeColor="text1"/>
                <w:lang w:val="en-US"/>
              </w:rPr>
            </w:pPr>
            <w:ins w:id="8828" w:author="An Tran, ACA (BUV)" w:date="2024-09-12T11:05:00Z" w16du:dateUtc="2024-09-12T04:05:00Z">
              <w:r w:rsidRPr="008F5DDF">
                <w:rPr>
                  <w:rFonts w:ascii="iCiel Avenir LT Std 35 Light" w:eastAsia="Segoe UI" w:hAnsi="iCiel Avenir LT Std 35 Light" w:cs="Segoe UI"/>
                  <w:b/>
                  <w:bCs/>
                  <w:color w:val="000000" w:themeColor="text1"/>
                  <w:lang w:val="en-US"/>
                </w:rPr>
                <w:t>Purposes</w:t>
              </w:r>
            </w:ins>
          </w:p>
        </w:tc>
      </w:tr>
      <w:tr w:rsidR="006E631B" w:rsidRPr="009A7577" w14:paraId="371DCEE5" w14:textId="77777777" w:rsidTr="009B03D3">
        <w:trPr>
          <w:ins w:id="8829" w:author="An Tran, ACA (BUV)" w:date="2024-09-12T11:05:00Z"/>
        </w:trPr>
        <w:tc>
          <w:tcPr>
            <w:tcW w:w="3897" w:type="dxa"/>
          </w:tcPr>
          <w:p w14:paraId="6E3916A7" w14:textId="77777777" w:rsidR="006E631B" w:rsidRPr="008F5DDF" w:rsidRDefault="006E631B" w:rsidP="009B03D3">
            <w:pPr>
              <w:spacing w:after="0" w:line="276" w:lineRule="auto"/>
              <w:ind w:right="-27" w:firstLine="0"/>
              <w:jc w:val="left"/>
              <w:rPr>
                <w:ins w:id="8830" w:author="An Tran, ACA (BUV)" w:date="2024-09-12T11:05:00Z" w16du:dateUtc="2024-09-12T04:05:00Z"/>
                <w:rFonts w:ascii="iCiel Avenir LT Std 35 Light" w:eastAsia="Segoe UI" w:hAnsi="iCiel Avenir LT Std 35 Light" w:cs="Segoe UI"/>
                <w:b/>
                <w:bCs/>
                <w:color w:val="000000" w:themeColor="text1"/>
                <w:lang w:val="en-US"/>
              </w:rPr>
            </w:pPr>
            <w:bookmarkStart w:id="8831" w:name="_Hlk174554882"/>
            <w:ins w:id="8832" w:author="An Tran, ACA (BUV)" w:date="2024-09-12T11:05:00Z" w16du:dateUtc="2024-09-12T04:05:00Z">
              <w:r w:rsidRPr="008F5DDF">
                <w:rPr>
                  <w:rFonts w:ascii="iCiel Avenir LT Std 35 Light" w:eastAsia="Segoe UI" w:hAnsi="iCiel Avenir LT Std 35 Light" w:cs="Segoe UI"/>
                  <w:b/>
                  <w:bCs/>
                  <w:color w:val="000000" w:themeColor="text1"/>
                  <w:lang w:val="en-US"/>
                </w:rPr>
                <w:t>Career</w:t>
              </w:r>
              <w:r>
                <w:rPr>
                  <w:rFonts w:ascii="iCiel Avenir LT Std 35 Light" w:eastAsia="Segoe UI" w:hAnsi="iCiel Avenir LT Std 35 Light" w:cs="Segoe UI"/>
                  <w:b/>
                  <w:bCs/>
                  <w:color w:val="000000" w:themeColor="text1"/>
                  <w:lang w:val="en-US"/>
                </w:rPr>
                <w:t xml:space="preserve"> </w:t>
              </w:r>
              <w:r w:rsidRPr="008F5DDF">
                <w:rPr>
                  <w:rFonts w:ascii="iCiel Avenir LT Std 35 Light" w:eastAsia="Segoe UI" w:hAnsi="iCiel Avenir LT Std 35 Light" w:cs="Segoe UI"/>
                  <w:b/>
                  <w:bCs/>
                  <w:color w:val="000000" w:themeColor="text1"/>
                  <w:lang w:val="en-US"/>
                </w:rPr>
                <w:t xml:space="preserve">Platform: </w:t>
              </w:r>
              <w:r w:rsidRPr="008F5DDF">
                <w:rPr>
                  <w:rFonts w:ascii="iCiel Avenir LT Std 35 Light" w:eastAsia="Segoe UI" w:hAnsi="iCiel Avenir LT Std 35 Light" w:cs="Segoe UI"/>
                  <w:color w:val="000000" w:themeColor="text1"/>
                </w:rPr>
                <w:fldChar w:fldCharType="begin"/>
              </w:r>
              <w:r w:rsidRPr="008F5DDF">
                <w:rPr>
                  <w:rFonts w:ascii="iCiel Avenir LT Std 35 Light" w:eastAsia="Segoe UI" w:hAnsi="iCiel Avenir LT Std 35 Light" w:cs="Segoe UI"/>
                  <w:color w:val="000000" w:themeColor="text1"/>
                  <w:lang w:val="en-US"/>
                </w:rPr>
                <w:instrText>HYPERLINK "https://buv.careercentre.me/"</w:instrText>
              </w:r>
              <w:r w:rsidRPr="008F5DDF">
                <w:rPr>
                  <w:rFonts w:ascii="iCiel Avenir LT Std 35 Light" w:eastAsia="Segoe UI" w:hAnsi="iCiel Avenir LT Std 35 Light" w:cs="Segoe UI"/>
                  <w:color w:val="000000" w:themeColor="text1"/>
                </w:rPr>
              </w:r>
              <w:r w:rsidRPr="008F5DDF">
                <w:rPr>
                  <w:rFonts w:ascii="iCiel Avenir LT Std 35 Light" w:eastAsia="Segoe UI" w:hAnsi="iCiel Avenir LT Std 35 Light" w:cs="Segoe UI"/>
                  <w:color w:val="000000" w:themeColor="text1"/>
                </w:rPr>
                <w:fldChar w:fldCharType="separate"/>
              </w:r>
              <w:r w:rsidRPr="008F5DDF">
                <w:rPr>
                  <w:rStyle w:val="Hyperlink"/>
                  <w:rFonts w:ascii="iCiel Avenir LT Std 35 Light" w:eastAsia="Segoe UI" w:hAnsi="iCiel Avenir LT Std 35 Light" w:cs="Segoe UI"/>
                  <w:lang w:val="en-US"/>
                </w:rPr>
                <w:t>https://buv.careercentre.me/</w:t>
              </w:r>
              <w:r w:rsidRPr="008F5DDF">
                <w:rPr>
                  <w:rFonts w:ascii="iCiel Avenir LT Std 35 Light" w:eastAsia="Segoe UI" w:hAnsi="iCiel Avenir LT Std 35 Light" w:cs="Segoe UI"/>
                  <w:color w:val="000000" w:themeColor="text1"/>
                </w:rPr>
                <w:fldChar w:fldCharType="end"/>
              </w:r>
              <w:r w:rsidRPr="008F5DDF">
                <w:rPr>
                  <w:rFonts w:ascii="iCiel Avenir LT Std 35 Light" w:eastAsia="Segoe UI" w:hAnsi="iCiel Avenir LT Std 35 Light" w:cs="Segoe UI"/>
                  <w:color w:val="000000" w:themeColor="text1"/>
                  <w:lang w:val="en-US"/>
                </w:rPr>
                <w:t xml:space="preserve">  </w:t>
              </w:r>
            </w:ins>
          </w:p>
        </w:tc>
        <w:tc>
          <w:tcPr>
            <w:tcW w:w="6088" w:type="dxa"/>
          </w:tcPr>
          <w:p w14:paraId="1F2705FF" w14:textId="77777777" w:rsidR="006E631B" w:rsidRPr="008F5DDF" w:rsidRDefault="006E631B" w:rsidP="009B03D3">
            <w:pPr>
              <w:spacing w:after="0" w:line="276" w:lineRule="auto"/>
              <w:ind w:firstLine="0"/>
              <w:rPr>
                <w:ins w:id="8833" w:author="An Tran, ACA (BUV)" w:date="2024-09-12T11:05:00Z" w16du:dateUtc="2024-09-12T04:05:00Z"/>
                <w:rFonts w:ascii="iCiel Avenir LT Std 35 Light" w:eastAsia="Segoe UI" w:hAnsi="iCiel Avenir LT Std 35 Light" w:cs="Segoe UI"/>
                <w:color w:val="000000" w:themeColor="text1"/>
                <w:lang w:val="en-US"/>
              </w:rPr>
            </w:pPr>
            <w:ins w:id="8834" w:author="An Tran, ACA (BUV)" w:date="2024-09-12T11:05:00Z" w16du:dateUtc="2024-09-12T04:05:00Z">
              <w:r>
                <w:rPr>
                  <w:rFonts w:ascii="iCiel Avenir LT Std 35 Light" w:eastAsia="Segoe UI" w:hAnsi="iCiel Avenir LT Std 35 Light" w:cs="Segoe UI"/>
                  <w:color w:val="000000" w:themeColor="text1"/>
                </w:rPr>
                <w:t>O</w:t>
              </w:r>
              <w:r w:rsidRPr="008F5DDF">
                <w:rPr>
                  <w:rFonts w:ascii="iCiel Avenir LT Std 35 Light" w:eastAsia="Segoe UI" w:hAnsi="iCiel Avenir LT Std 35 Light" w:cs="Segoe UI"/>
                  <w:color w:val="000000" w:themeColor="text1"/>
                </w:rPr>
                <w:t>ne-stop-shop career guidance platform includes the functions, AI-powered CV review and mock interview, ATS, job portal</w:t>
              </w:r>
              <w:r>
                <w:rPr>
                  <w:rFonts w:ascii="iCiel Avenir LT Std 35 Light" w:eastAsia="Segoe UI" w:hAnsi="iCiel Avenir LT Std 35 Light" w:cs="Segoe UI"/>
                  <w:color w:val="000000" w:themeColor="text1"/>
                </w:rPr>
                <w:t xml:space="preserve"> with selective opportunities from BUV’s industry partners</w:t>
              </w:r>
              <w:r w:rsidRPr="008F5DDF">
                <w:rPr>
                  <w:rFonts w:ascii="iCiel Avenir LT Std 35 Light" w:eastAsia="Segoe UI" w:hAnsi="iCiel Avenir LT Std 35 Light" w:cs="Segoe UI"/>
                  <w:color w:val="000000" w:themeColor="text1"/>
                </w:rPr>
                <w:t>, career appointment booking, SE event calendar, e-learning hub, and career tests.</w:t>
              </w:r>
              <w:r>
                <w:rPr>
                  <w:rFonts w:ascii="iCiel Avenir LT Std 35 Light" w:eastAsia="Segoe UI" w:hAnsi="iCiel Avenir LT Std 35 Light" w:cs="Segoe UI"/>
                  <w:color w:val="000000" w:themeColor="text1"/>
                </w:rPr>
                <w:t xml:space="preserve"> Exclusive for BUV student email account. </w:t>
              </w:r>
            </w:ins>
          </w:p>
        </w:tc>
      </w:tr>
      <w:tr w:rsidR="006E631B" w:rsidRPr="009A7577" w14:paraId="1F8A40B3" w14:textId="77777777" w:rsidTr="009B03D3">
        <w:trPr>
          <w:trHeight w:val="979"/>
          <w:ins w:id="8835" w:author="An Tran, ACA (BUV)" w:date="2024-09-12T11:05:00Z"/>
        </w:trPr>
        <w:tc>
          <w:tcPr>
            <w:tcW w:w="3897" w:type="dxa"/>
          </w:tcPr>
          <w:p w14:paraId="0D96F712" w14:textId="77777777" w:rsidR="006E631B" w:rsidRPr="008F5DDF" w:rsidRDefault="006E631B" w:rsidP="009B03D3">
            <w:pPr>
              <w:spacing w:after="0" w:line="276" w:lineRule="auto"/>
              <w:ind w:right="-27" w:firstLine="0"/>
              <w:jc w:val="left"/>
              <w:rPr>
                <w:ins w:id="8836" w:author="An Tran, ACA (BUV)" w:date="2024-09-12T11:05:00Z" w16du:dateUtc="2024-09-12T04:05:00Z"/>
                <w:rFonts w:ascii="iCiel Avenir LT Std 35 Light" w:eastAsia="Segoe UI" w:hAnsi="iCiel Avenir LT Std 35 Light" w:cs="Segoe UI"/>
                <w:color w:val="000000" w:themeColor="text1"/>
                <w:lang w:val="en-US"/>
              </w:rPr>
            </w:pPr>
            <w:ins w:id="8837" w:author="An Tran, ACA (BUV)" w:date="2024-09-12T11:05:00Z" w16du:dateUtc="2024-09-12T04:05:00Z">
              <w:r w:rsidRPr="008F5DDF">
                <w:rPr>
                  <w:rFonts w:ascii="iCiel Avenir LT Std 35 Light" w:eastAsia="Segoe UI" w:hAnsi="iCiel Avenir LT Std 35 Light" w:cs="Segoe UI"/>
                  <w:b/>
                  <w:bCs/>
                  <w:color w:val="000000" w:themeColor="text1"/>
                  <w:lang w:val="en-US"/>
                </w:rPr>
                <w:t xml:space="preserve">Facebook: </w:t>
              </w:r>
              <w:r w:rsidRPr="008F5DDF">
                <w:rPr>
                  <w:rFonts w:ascii="iCiel Avenir LT Std 35 Light" w:eastAsia="Segoe UI" w:hAnsi="iCiel Avenir LT Std 35 Light" w:cs="Segoe UI"/>
                  <w:color w:val="000000" w:themeColor="text1"/>
                </w:rPr>
                <w:fldChar w:fldCharType="begin"/>
              </w:r>
              <w:r w:rsidRPr="008F5DDF">
                <w:rPr>
                  <w:rFonts w:ascii="iCiel Avenir LT Std 35 Light" w:eastAsia="Segoe UI" w:hAnsi="iCiel Avenir LT Std 35 Light" w:cs="Segoe UI"/>
                  <w:color w:val="000000" w:themeColor="text1"/>
                  <w:lang w:val="en-US"/>
                </w:rPr>
                <w:instrText>HYPERLINK "https://www.facebook.com/buvcareer"</w:instrText>
              </w:r>
              <w:r w:rsidRPr="008F5DDF">
                <w:rPr>
                  <w:rFonts w:ascii="iCiel Avenir LT Std 35 Light" w:eastAsia="Segoe UI" w:hAnsi="iCiel Avenir LT Std 35 Light" w:cs="Segoe UI"/>
                  <w:color w:val="000000" w:themeColor="text1"/>
                </w:rPr>
              </w:r>
              <w:r w:rsidRPr="008F5DDF">
                <w:rPr>
                  <w:rFonts w:ascii="iCiel Avenir LT Std 35 Light" w:eastAsia="Segoe UI" w:hAnsi="iCiel Avenir LT Std 35 Light" w:cs="Segoe UI"/>
                  <w:color w:val="000000" w:themeColor="text1"/>
                </w:rPr>
                <w:fldChar w:fldCharType="separate"/>
              </w:r>
              <w:r w:rsidRPr="008F5DDF">
                <w:rPr>
                  <w:rStyle w:val="Hyperlink"/>
                  <w:rFonts w:ascii="iCiel Avenir LT Std 35 Light" w:eastAsia="Segoe UI" w:hAnsi="iCiel Avenir LT Std 35 Light" w:cs="Segoe UI"/>
                  <w:lang w:val="en-US"/>
                </w:rPr>
                <w:t>https://www.facebook.com/buvcareer</w:t>
              </w:r>
              <w:r w:rsidRPr="008F5DDF">
                <w:rPr>
                  <w:rFonts w:ascii="iCiel Avenir LT Std 35 Light" w:eastAsia="Segoe UI" w:hAnsi="iCiel Avenir LT Std 35 Light" w:cs="Segoe UI"/>
                  <w:color w:val="000000" w:themeColor="text1"/>
                </w:rPr>
                <w:fldChar w:fldCharType="end"/>
              </w:r>
            </w:ins>
          </w:p>
        </w:tc>
        <w:tc>
          <w:tcPr>
            <w:tcW w:w="6088" w:type="dxa"/>
            <w:vMerge w:val="restart"/>
          </w:tcPr>
          <w:p w14:paraId="739112C7" w14:textId="77777777" w:rsidR="006E631B" w:rsidRPr="008F5DDF" w:rsidRDefault="006E631B" w:rsidP="009B03D3">
            <w:pPr>
              <w:spacing w:after="0" w:line="276" w:lineRule="auto"/>
              <w:ind w:firstLine="0"/>
              <w:rPr>
                <w:ins w:id="8838" w:author="An Tran, ACA (BUV)" w:date="2024-09-12T11:05:00Z" w16du:dateUtc="2024-09-12T04:05:00Z"/>
                <w:rFonts w:ascii="iCiel Avenir LT Std 35 Light" w:eastAsia="Segoe UI" w:hAnsi="iCiel Avenir LT Std 35 Light" w:cs="Segoe UI"/>
                <w:color w:val="000000" w:themeColor="text1"/>
                <w:lang w:val="en-US"/>
              </w:rPr>
            </w:pPr>
            <w:ins w:id="8839" w:author="An Tran, ACA (BUV)" w:date="2024-09-12T11:05:00Z" w16du:dateUtc="2024-09-12T04:05:00Z">
              <w:r w:rsidRPr="008F5DDF">
                <w:rPr>
                  <w:rFonts w:ascii="iCiel Avenir LT Std 35 Light" w:eastAsia="Segoe UI" w:hAnsi="iCiel Avenir LT Std 35 Light" w:cs="Segoe UI"/>
                  <w:color w:val="000000" w:themeColor="text1"/>
                  <w:lang w:val="en-US"/>
                </w:rPr>
                <w:t xml:space="preserve">The official Facebook Fanpage and Instagram account of the Career Services &amp; Industry Relations Team to promote the university’s careers, employability and industry exposure activities, services, and internship opportunities. </w:t>
              </w:r>
            </w:ins>
          </w:p>
        </w:tc>
      </w:tr>
      <w:tr w:rsidR="006E631B" w:rsidRPr="009A7577" w14:paraId="753906DA" w14:textId="77777777" w:rsidTr="009B03D3">
        <w:trPr>
          <w:ins w:id="8840" w:author="An Tran, ACA (BUV)" w:date="2024-09-12T11:05:00Z"/>
        </w:trPr>
        <w:tc>
          <w:tcPr>
            <w:tcW w:w="3897" w:type="dxa"/>
          </w:tcPr>
          <w:p w14:paraId="15E0D5CB" w14:textId="77777777" w:rsidR="006E631B" w:rsidRPr="008F5DDF" w:rsidRDefault="006E631B" w:rsidP="009B03D3">
            <w:pPr>
              <w:spacing w:after="0" w:line="276" w:lineRule="auto"/>
              <w:ind w:right="-27" w:firstLine="0"/>
              <w:jc w:val="left"/>
              <w:rPr>
                <w:ins w:id="8841" w:author="An Tran, ACA (BUV)" w:date="2024-09-12T11:05:00Z" w16du:dateUtc="2024-09-12T04:05:00Z"/>
                <w:rFonts w:ascii="iCiel Avenir LT Std 35 Light" w:eastAsia="Segoe UI" w:hAnsi="iCiel Avenir LT Std 35 Light" w:cs="Segoe UI"/>
                <w:b/>
                <w:bCs/>
                <w:color w:val="000000" w:themeColor="text1"/>
                <w:lang w:val="pt-BR"/>
              </w:rPr>
            </w:pPr>
            <w:ins w:id="8842" w:author="An Tran, ACA (BUV)" w:date="2024-09-12T11:05:00Z" w16du:dateUtc="2024-09-12T04:05:00Z">
              <w:r w:rsidRPr="008F5DDF">
                <w:rPr>
                  <w:rFonts w:ascii="iCiel Avenir LT Std 35 Light" w:eastAsia="Segoe UI" w:hAnsi="iCiel Avenir LT Std 35 Light" w:cs="Segoe UI"/>
                  <w:b/>
                  <w:bCs/>
                  <w:color w:val="000000" w:themeColor="text1"/>
                  <w:lang w:val="pt-BR"/>
                </w:rPr>
                <w:t xml:space="preserve">Instagram: </w:t>
              </w:r>
              <w:r w:rsidRPr="008F5DDF">
                <w:rPr>
                  <w:rFonts w:ascii="iCiel Avenir LT Std 35 Light" w:eastAsia="Segoe UI" w:hAnsi="iCiel Avenir LT Std 35 Light" w:cs="Segoe UI"/>
                  <w:color w:val="000000" w:themeColor="text1"/>
                  <w:lang w:val="pt-BR"/>
                </w:rPr>
                <w:t xml:space="preserve">@buvcareerservices </w:t>
              </w:r>
            </w:ins>
          </w:p>
        </w:tc>
        <w:tc>
          <w:tcPr>
            <w:tcW w:w="6088" w:type="dxa"/>
            <w:vMerge/>
          </w:tcPr>
          <w:p w14:paraId="6D767A26" w14:textId="77777777" w:rsidR="006E631B" w:rsidRPr="008F5DDF" w:rsidRDefault="006E631B" w:rsidP="009B03D3">
            <w:pPr>
              <w:spacing w:after="0" w:line="276" w:lineRule="auto"/>
              <w:rPr>
                <w:ins w:id="8843" w:author="An Tran, ACA (BUV)" w:date="2024-09-12T11:05:00Z" w16du:dateUtc="2024-09-12T04:05:00Z"/>
                <w:rFonts w:ascii="iCiel Avenir LT Std 35 Light" w:eastAsia="Segoe UI" w:hAnsi="iCiel Avenir LT Std 35 Light" w:cs="Segoe UI"/>
                <w:color w:val="000000" w:themeColor="text1"/>
                <w:lang w:val="en-US"/>
              </w:rPr>
            </w:pPr>
          </w:p>
        </w:tc>
      </w:tr>
      <w:bookmarkEnd w:id="8831"/>
      <w:tr w:rsidR="006E631B" w:rsidRPr="009A7577" w14:paraId="7CAF111A" w14:textId="77777777" w:rsidTr="009B03D3">
        <w:trPr>
          <w:ins w:id="8844" w:author="An Tran, ACA (BUV)" w:date="2024-09-12T11:05:00Z"/>
        </w:trPr>
        <w:tc>
          <w:tcPr>
            <w:tcW w:w="3897" w:type="dxa"/>
          </w:tcPr>
          <w:p w14:paraId="27C8CD90" w14:textId="77777777" w:rsidR="006E631B" w:rsidRPr="008F5DDF" w:rsidRDefault="006E631B" w:rsidP="009B03D3">
            <w:pPr>
              <w:spacing w:after="0" w:line="276" w:lineRule="auto"/>
              <w:ind w:right="-27" w:firstLine="0"/>
              <w:jc w:val="left"/>
              <w:rPr>
                <w:ins w:id="8845" w:author="An Tran, ACA (BUV)" w:date="2024-09-12T11:05:00Z" w16du:dateUtc="2024-09-12T04:05:00Z"/>
                <w:rFonts w:ascii="iCiel Avenir LT Std 35 Light" w:eastAsia="Segoe UI" w:hAnsi="iCiel Avenir LT Std 35 Light" w:cs="Segoe UI"/>
                <w:b/>
                <w:bCs/>
                <w:color w:val="000000" w:themeColor="text1"/>
                <w:lang w:val="en-US"/>
              </w:rPr>
            </w:pPr>
            <w:ins w:id="8846" w:author="An Tran, ACA (BUV)" w:date="2024-09-12T11:05:00Z" w16du:dateUtc="2024-09-12T04:05:00Z">
              <w:r w:rsidRPr="008F5DDF">
                <w:rPr>
                  <w:rFonts w:ascii="iCiel Avenir LT Std 35 Light" w:eastAsia="Segoe UI" w:hAnsi="iCiel Avenir LT Std 35 Light" w:cs="Segoe UI"/>
                  <w:b/>
                  <w:bCs/>
                  <w:color w:val="000000" w:themeColor="text1"/>
                  <w:lang w:val="en-US"/>
                </w:rPr>
                <w:t xml:space="preserve">Email: </w:t>
              </w:r>
              <w:r w:rsidRPr="008F5DDF">
                <w:rPr>
                  <w:rFonts w:ascii="iCiel Avenir LT Std 35 Light" w:eastAsia="Segoe UI" w:hAnsi="iCiel Avenir LT Std 35 Light" w:cs="Segoe UI"/>
                  <w:color w:val="000000" w:themeColor="text1"/>
                  <w:lang w:val="pt-BR"/>
                </w:rPr>
                <w:fldChar w:fldCharType="begin"/>
              </w:r>
              <w:r w:rsidRPr="008F5DDF">
                <w:rPr>
                  <w:rFonts w:ascii="iCiel Avenir LT Std 35 Light" w:eastAsia="Segoe UI" w:hAnsi="iCiel Avenir LT Std 35 Light" w:cs="Segoe UI"/>
                  <w:color w:val="000000" w:themeColor="text1"/>
                  <w:lang w:val="en-US"/>
                </w:rPr>
                <w:instrText>HYPERLINK "mailto:SE-careers@buv.edu.vn"</w:instrText>
              </w:r>
              <w:r w:rsidRPr="008F5DDF">
                <w:rPr>
                  <w:rFonts w:ascii="iCiel Avenir LT Std 35 Light" w:eastAsia="Segoe UI" w:hAnsi="iCiel Avenir LT Std 35 Light" w:cs="Segoe UI"/>
                  <w:color w:val="000000" w:themeColor="text1"/>
                  <w:lang w:val="pt-BR"/>
                </w:rPr>
              </w:r>
              <w:r w:rsidRPr="008F5DDF">
                <w:rPr>
                  <w:rFonts w:ascii="iCiel Avenir LT Std 35 Light" w:eastAsia="Segoe UI" w:hAnsi="iCiel Avenir LT Std 35 Light" w:cs="Segoe UI"/>
                  <w:color w:val="000000" w:themeColor="text1"/>
                  <w:lang w:val="pt-BR"/>
                </w:rPr>
                <w:fldChar w:fldCharType="separate"/>
              </w:r>
              <w:r w:rsidRPr="008F5DDF">
                <w:rPr>
                  <w:rStyle w:val="Hyperlink"/>
                  <w:rFonts w:ascii="iCiel Avenir LT Std 35 Light" w:eastAsia="Segoe UI" w:hAnsi="iCiel Avenir LT Std 35 Light" w:cs="Segoe UI"/>
                  <w:lang w:val="en-US"/>
                </w:rPr>
                <w:t>SE-careers@buv.edu.vn</w:t>
              </w:r>
              <w:r w:rsidRPr="008F5DDF">
                <w:rPr>
                  <w:rFonts w:ascii="iCiel Avenir LT Std 35 Light" w:eastAsia="Segoe UI" w:hAnsi="iCiel Avenir LT Std 35 Light" w:cs="Segoe UI"/>
                  <w:color w:val="000000" w:themeColor="text1"/>
                  <w:lang w:val="pt-BR"/>
                </w:rPr>
                <w:fldChar w:fldCharType="end"/>
              </w:r>
              <w:r w:rsidRPr="008F5DDF">
                <w:rPr>
                  <w:rFonts w:ascii="iCiel Avenir LT Std 35 Light" w:eastAsia="Segoe UI" w:hAnsi="iCiel Avenir LT Std 35 Light" w:cs="Segoe UI"/>
                  <w:color w:val="000000" w:themeColor="text1"/>
                  <w:lang w:val="en-US"/>
                </w:rPr>
                <w:t xml:space="preserve"> </w:t>
              </w:r>
            </w:ins>
          </w:p>
        </w:tc>
        <w:tc>
          <w:tcPr>
            <w:tcW w:w="6088" w:type="dxa"/>
          </w:tcPr>
          <w:p w14:paraId="5D82C43C" w14:textId="77777777" w:rsidR="006E631B" w:rsidRPr="008F5DDF" w:rsidRDefault="006E631B" w:rsidP="009B03D3">
            <w:pPr>
              <w:spacing w:after="0" w:line="276" w:lineRule="auto"/>
              <w:ind w:firstLine="0"/>
              <w:rPr>
                <w:ins w:id="8847" w:author="An Tran, ACA (BUV)" w:date="2024-09-12T11:05:00Z" w16du:dateUtc="2024-09-12T04:05:00Z"/>
                <w:rFonts w:ascii="iCiel Avenir LT Std 35 Light" w:eastAsia="Segoe UI" w:hAnsi="iCiel Avenir LT Std 35 Light" w:cs="Segoe UI"/>
                <w:color w:val="000000" w:themeColor="text1"/>
                <w:lang w:val="en-US"/>
              </w:rPr>
            </w:pPr>
            <w:ins w:id="8848" w:author="An Tran, ACA (BUV)" w:date="2024-09-12T11:05:00Z" w16du:dateUtc="2024-09-12T04:05:00Z">
              <w:r w:rsidRPr="008F5DDF">
                <w:rPr>
                  <w:rFonts w:ascii="iCiel Avenir LT Std 35 Light" w:eastAsia="Segoe UI" w:hAnsi="iCiel Avenir LT Std 35 Light" w:cs="Segoe UI"/>
                  <w:color w:val="000000" w:themeColor="text1"/>
                  <w:lang w:val="en-US"/>
                </w:rPr>
                <w:t>The official group email of the Career Services &amp; Industry Relations Team used to send official announcements and important notes of the university’s careers, employability and industry exposure activities, services, internship support, and regulations if any. Once you send an email to this group email, the person-in-charge will respond to you within 3 working days (Mon-Fri, 8:30-17:30).</w:t>
              </w:r>
            </w:ins>
          </w:p>
        </w:tc>
      </w:tr>
      <w:tr w:rsidR="006E631B" w:rsidRPr="009A7577" w14:paraId="38EF379A" w14:textId="77777777" w:rsidTr="009B03D3">
        <w:trPr>
          <w:ins w:id="8849" w:author="An Tran, ACA (BUV)" w:date="2024-09-12T11:05:00Z"/>
        </w:trPr>
        <w:tc>
          <w:tcPr>
            <w:tcW w:w="9985" w:type="dxa"/>
            <w:gridSpan w:val="2"/>
          </w:tcPr>
          <w:p w14:paraId="63301472" w14:textId="77777777" w:rsidR="006E631B" w:rsidRPr="008F5DDF" w:rsidRDefault="006E631B" w:rsidP="009B03D3">
            <w:pPr>
              <w:spacing w:before="0" w:beforeAutospacing="0" w:after="0" w:afterAutospacing="0" w:line="276" w:lineRule="auto"/>
              <w:ind w:right="-29" w:firstLine="0"/>
              <w:jc w:val="center"/>
              <w:rPr>
                <w:ins w:id="8850" w:author="An Tran, ACA (BUV)" w:date="2024-09-12T11:05:00Z" w16du:dateUtc="2024-09-12T04:05:00Z"/>
                <w:rFonts w:ascii="iCiel Avenir LT Std 35 Light" w:eastAsia="Segoe UI" w:hAnsi="iCiel Avenir LT Std 35 Light" w:cs="Segoe UI"/>
                <w:b/>
                <w:bCs/>
                <w:color w:val="000000" w:themeColor="text1"/>
                <w:lang w:val="en-US"/>
              </w:rPr>
            </w:pPr>
            <w:ins w:id="8851" w:author="An Tran, ACA (BUV)" w:date="2024-09-12T11:05:00Z" w16du:dateUtc="2024-09-12T04:05:00Z">
              <w:r w:rsidRPr="008F5DDF">
                <w:rPr>
                  <w:rFonts w:ascii="iCiel Avenir LT Std 35 Light" w:eastAsia="Segoe UI" w:hAnsi="iCiel Avenir LT Std 35 Light" w:cs="Segoe UI"/>
                  <w:b/>
                  <w:bCs/>
                  <w:color w:val="000000" w:themeColor="text1"/>
                  <w:lang w:val="en-US"/>
                </w:rPr>
                <w:t>Where to find us</w:t>
              </w:r>
            </w:ins>
          </w:p>
          <w:p w14:paraId="468D38F3" w14:textId="77777777" w:rsidR="006E631B" w:rsidRDefault="006E631B" w:rsidP="009B03D3">
            <w:pPr>
              <w:spacing w:before="0" w:beforeAutospacing="0" w:after="0" w:afterAutospacing="0" w:line="276" w:lineRule="auto"/>
              <w:ind w:right="-29" w:firstLine="0"/>
              <w:jc w:val="center"/>
              <w:rPr>
                <w:ins w:id="8852" w:author="An Tran, ACA (BUV)" w:date="2024-09-12T11:05:00Z" w16du:dateUtc="2024-09-12T04:05:00Z"/>
                <w:rFonts w:ascii="iCiel Avenir LT Std 35 Light" w:eastAsia="Segoe UI" w:hAnsi="iCiel Avenir LT Std 35 Light" w:cs="Segoe UI"/>
                <w:color w:val="000000" w:themeColor="text1"/>
                <w:lang w:val="en-US"/>
              </w:rPr>
            </w:pPr>
            <w:ins w:id="8853" w:author="An Tran, ACA (BUV)" w:date="2024-09-12T11:05:00Z" w16du:dateUtc="2024-09-12T04:05:00Z">
              <w:r w:rsidRPr="008F5DDF">
                <w:rPr>
                  <w:rFonts w:ascii="iCiel Avenir LT Std 35 Light" w:eastAsia="Segoe UI" w:hAnsi="iCiel Avenir LT Std 35 Light" w:cs="Segoe UI"/>
                  <w:color w:val="000000" w:themeColor="text1"/>
                  <w:lang w:val="en-US"/>
                </w:rPr>
                <w:t>CSIR staff are always available during working hours (Mon-Fri, 8:30-17:30)</w:t>
              </w:r>
            </w:ins>
          </w:p>
          <w:p w14:paraId="32CE8C75" w14:textId="77777777" w:rsidR="006E631B" w:rsidRPr="008F5DDF" w:rsidRDefault="006E631B" w:rsidP="009B03D3">
            <w:pPr>
              <w:spacing w:before="0" w:beforeAutospacing="0" w:after="0" w:afterAutospacing="0" w:line="276" w:lineRule="auto"/>
              <w:ind w:right="-29" w:firstLine="0"/>
              <w:jc w:val="center"/>
              <w:rPr>
                <w:ins w:id="8854" w:author="An Tran, ACA (BUV)" w:date="2024-09-12T11:05:00Z" w16du:dateUtc="2024-09-12T04:05:00Z"/>
                <w:rFonts w:ascii="iCiel Avenir LT Std 35 Light" w:eastAsia="Segoe UI" w:hAnsi="iCiel Avenir LT Std 35 Light" w:cs="Segoe UI"/>
                <w:b/>
                <w:bCs/>
                <w:color w:val="000000" w:themeColor="text1"/>
                <w:lang w:val="en-US"/>
              </w:rPr>
            </w:pPr>
            <w:ins w:id="8855" w:author="An Tran, ACA (BUV)" w:date="2024-09-12T11:05:00Z" w16du:dateUtc="2024-09-12T04:05:00Z">
              <w:r w:rsidRPr="008F5DDF">
                <w:rPr>
                  <w:rFonts w:ascii="iCiel Avenir LT Std 35 Light" w:eastAsia="Segoe UI" w:hAnsi="iCiel Avenir LT Std 35 Light" w:cs="Segoe UI"/>
                  <w:color w:val="000000" w:themeColor="text1"/>
                  <w:lang w:val="en-US"/>
                </w:rPr>
                <w:t>at SE Lounge, 1</w:t>
              </w:r>
              <w:r w:rsidRPr="008F5DDF">
                <w:rPr>
                  <w:rFonts w:ascii="iCiel Avenir LT Std 35 Light" w:eastAsia="Segoe UI" w:hAnsi="iCiel Avenir LT Std 35 Light" w:cs="Segoe UI"/>
                  <w:color w:val="000000" w:themeColor="text1"/>
                  <w:vertAlign w:val="superscript"/>
                  <w:lang w:val="en-US"/>
                </w:rPr>
                <w:t xml:space="preserve">st </w:t>
              </w:r>
              <w:r w:rsidRPr="008F5DDF">
                <w:rPr>
                  <w:rFonts w:ascii="iCiel Avenir LT Std 35 Light" w:eastAsia="Segoe UI" w:hAnsi="iCiel Avenir LT Std 35 Light" w:cs="Segoe UI"/>
                  <w:color w:val="000000" w:themeColor="text1"/>
                  <w:lang w:val="en-US"/>
                </w:rPr>
                <w:t>Floor, BUV Ecopark Campus.</w:t>
              </w:r>
            </w:ins>
          </w:p>
        </w:tc>
      </w:tr>
    </w:tbl>
    <w:p w14:paraId="4C34D348" w14:textId="77777777" w:rsidR="006E631B" w:rsidRDefault="006E631B" w:rsidP="006E631B">
      <w:pPr>
        <w:rPr>
          <w:ins w:id="8856" w:author="An Tran, ACA (BUV)" w:date="2024-09-12T11:05:00Z" w16du:dateUtc="2024-09-12T04:05:00Z"/>
          <w:rFonts w:ascii="iCiel Avenir LT Std 35 Light" w:hAnsi="iCiel Avenir LT Std 35 Light"/>
          <w:i/>
          <w:iCs/>
          <w:sz w:val="22"/>
          <w:szCs w:val="22"/>
          <w:lang w:eastAsia="en-US"/>
        </w:rPr>
      </w:pPr>
      <w:ins w:id="8857" w:author="An Tran, ACA (BUV)" w:date="2024-09-12T11:05:00Z" w16du:dateUtc="2024-09-12T04:05:00Z">
        <w:r>
          <w:rPr>
            <w:rFonts w:ascii="iCiel Avenir LT Std 35 Light" w:hAnsi="iCiel Avenir LT Std 35 Light"/>
            <w:i/>
            <w:iCs/>
            <w:sz w:val="22"/>
            <w:szCs w:val="22"/>
            <w:lang w:eastAsia="en-US"/>
          </w:rPr>
          <w:t xml:space="preserve">Để tìm kiếm hỗ trợ liên quan đến hướng nghiệp, việc làm và thực tập, sinh viên có thể liên hệ tới Phòng DV Hướng nghiệp và Quan hệ Đối tác – Ban Công tác và Phát triển Sinh viên thông qua các kênh sau: </w:t>
        </w:r>
      </w:ins>
    </w:p>
    <w:tbl>
      <w:tblPr>
        <w:tblStyle w:val="TableGrid"/>
        <w:tblW w:w="9985" w:type="dxa"/>
        <w:tblLook w:val="04A0" w:firstRow="1" w:lastRow="0" w:firstColumn="1" w:lastColumn="0" w:noHBand="0" w:noVBand="1"/>
      </w:tblPr>
      <w:tblGrid>
        <w:gridCol w:w="3897"/>
        <w:gridCol w:w="6088"/>
      </w:tblGrid>
      <w:tr w:rsidR="006E631B" w:rsidRPr="00BA3003" w14:paraId="402FE555" w14:textId="77777777" w:rsidTr="009B03D3">
        <w:trPr>
          <w:trHeight w:val="178"/>
          <w:ins w:id="8858" w:author="An Tran, ACA (BUV)" w:date="2024-09-12T11:05:00Z"/>
        </w:trPr>
        <w:tc>
          <w:tcPr>
            <w:tcW w:w="3897" w:type="dxa"/>
          </w:tcPr>
          <w:p w14:paraId="219A3DCF" w14:textId="77777777" w:rsidR="006E631B" w:rsidRPr="008F5DDF" w:rsidRDefault="006E631B" w:rsidP="009B03D3">
            <w:pPr>
              <w:spacing w:after="0" w:line="276" w:lineRule="auto"/>
              <w:ind w:right="-27" w:firstLine="0"/>
              <w:jc w:val="center"/>
              <w:rPr>
                <w:ins w:id="8859" w:author="An Tran, ACA (BUV)" w:date="2024-09-12T11:05:00Z" w16du:dateUtc="2024-09-12T04:05:00Z"/>
                <w:rFonts w:ascii="iCiel Avenir LT Std 35 Light" w:eastAsia="Segoe UI" w:hAnsi="iCiel Avenir LT Std 35 Light" w:cs="Segoe UI"/>
                <w:b/>
                <w:bCs/>
                <w:i/>
                <w:iCs/>
                <w:color w:val="000000" w:themeColor="text1"/>
                <w:lang w:val="en-US"/>
              </w:rPr>
            </w:pPr>
            <w:ins w:id="8860" w:author="An Tran, ACA (BUV)" w:date="2024-09-12T11:05:00Z" w16du:dateUtc="2024-09-12T04:05:00Z">
              <w:r>
                <w:rPr>
                  <w:rFonts w:ascii="iCiel Avenir LT Std 35 Light" w:eastAsia="Segoe UI" w:hAnsi="iCiel Avenir LT Std 35 Light" w:cs="Segoe UI"/>
                  <w:b/>
                  <w:bCs/>
                  <w:i/>
                  <w:iCs/>
                  <w:color w:val="000000" w:themeColor="text1"/>
                  <w:lang w:val="en-US"/>
                </w:rPr>
                <w:t>Kênh</w:t>
              </w:r>
            </w:ins>
          </w:p>
        </w:tc>
        <w:tc>
          <w:tcPr>
            <w:tcW w:w="6088" w:type="dxa"/>
          </w:tcPr>
          <w:p w14:paraId="35420112" w14:textId="77777777" w:rsidR="006E631B" w:rsidRPr="008F5DDF" w:rsidRDefault="006E631B" w:rsidP="009B03D3">
            <w:pPr>
              <w:spacing w:after="0" w:line="276" w:lineRule="auto"/>
              <w:ind w:right="-109" w:firstLine="0"/>
              <w:jc w:val="center"/>
              <w:rPr>
                <w:ins w:id="8861" w:author="An Tran, ACA (BUV)" w:date="2024-09-12T11:05:00Z" w16du:dateUtc="2024-09-12T04:05:00Z"/>
                <w:rFonts w:ascii="iCiel Avenir LT Std 35 Light" w:eastAsia="Segoe UI" w:hAnsi="iCiel Avenir LT Std 35 Light" w:cs="Segoe UI"/>
                <w:b/>
                <w:bCs/>
                <w:i/>
                <w:iCs/>
                <w:color w:val="000000" w:themeColor="text1"/>
                <w:lang w:val="en-US"/>
              </w:rPr>
            </w:pPr>
            <w:ins w:id="8862" w:author="An Tran, ACA (BUV)" w:date="2024-09-12T11:05:00Z" w16du:dateUtc="2024-09-12T04:05:00Z">
              <w:r>
                <w:rPr>
                  <w:rFonts w:ascii="iCiel Avenir LT Std 35 Light" w:eastAsia="Segoe UI" w:hAnsi="iCiel Avenir LT Std 35 Light" w:cs="Segoe UI"/>
                  <w:b/>
                  <w:bCs/>
                  <w:i/>
                  <w:iCs/>
                  <w:color w:val="000000" w:themeColor="text1"/>
                  <w:lang w:val="en-US"/>
                </w:rPr>
                <w:t>Mục đích</w:t>
              </w:r>
            </w:ins>
          </w:p>
        </w:tc>
      </w:tr>
      <w:tr w:rsidR="006E631B" w:rsidRPr="00BA3003" w14:paraId="3A4AA78C" w14:textId="77777777" w:rsidTr="009B03D3">
        <w:trPr>
          <w:ins w:id="8863" w:author="An Tran, ACA (BUV)" w:date="2024-09-12T11:05:00Z"/>
        </w:trPr>
        <w:tc>
          <w:tcPr>
            <w:tcW w:w="3897" w:type="dxa"/>
          </w:tcPr>
          <w:p w14:paraId="087DC6E6" w14:textId="77777777" w:rsidR="006E631B" w:rsidRPr="008F5DDF" w:rsidRDefault="006E631B" w:rsidP="009B03D3">
            <w:pPr>
              <w:spacing w:after="0" w:line="276" w:lineRule="auto"/>
              <w:ind w:right="-27" w:firstLine="0"/>
              <w:jc w:val="left"/>
              <w:rPr>
                <w:ins w:id="8864" w:author="An Tran, ACA (BUV)" w:date="2024-09-12T11:05:00Z" w16du:dateUtc="2024-09-12T04:05:00Z"/>
                <w:rFonts w:ascii="iCiel Avenir LT Std 35 Light" w:eastAsia="Segoe UI" w:hAnsi="iCiel Avenir LT Std 35 Light" w:cs="Segoe UI"/>
                <w:b/>
                <w:bCs/>
                <w:i/>
                <w:iCs/>
                <w:color w:val="000000" w:themeColor="text1"/>
                <w:lang w:val="en-US"/>
              </w:rPr>
            </w:pPr>
            <w:ins w:id="8865" w:author="An Tran, ACA (BUV)" w:date="2024-09-12T11:05:00Z" w16du:dateUtc="2024-09-12T04:05:00Z">
              <w:r>
                <w:rPr>
                  <w:rFonts w:ascii="iCiel Avenir LT Std 35 Light" w:eastAsia="Segoe UI" w:hAnsi="iCiel Avenir LT Std 35 Light" w:cs="Segoe UI"/>
                  <w:b/>
                  <w:bCs/>
                  <w:i/>
                  <w:iCs/>
                  <w:color w:val="000000" w:themeColor="text1"/>
                  <w:lang w:val="en-US"/>
                </w:rPr>
                <w:t>Nền tảng Hướng nghiệp và Việc làm</w:t>
              </w:r>
              <w:r w:rsidRPr="008F5DDF">
                <w:rPr>
                  <w:rFonts w:ascii="iCiel Avenir LT Std 35 Light" w:eastAsia="Segoe UI" w:hAnsi="iCiel Avenir LT Std 35 Light" w:cs="Segoe UI"/>
                  <w:b/>
                  <w:bCs/>
                  <w:i/>
                  <w:iCs/>
                  <w:color w:val="000000" w:themeColor="text1"/>
                  <w:lang w:val="en-US"/>
                </w:rPr>
                <w:t xml:space="preserve">: </w:t>
              </w:r>
              <w:r w:rsidRPr="008F5DDF">
                <w:rPr>
                  <w:rFonts w:ascii="iCiel Avenir LT Std 35 Light" w:eastAsia="Segoe UI" w:hAnsi="iCiel Avenir LT Std 35 Light" w:cs="Segoe UI"/>
                  <w:i/>
                  <w:iCs/>
                  <w:color w:val="000000" w:themeColor="text1"/>
                </w:rPr>
                <w:fldChar w:fldCharType="begin"/>
              </w:r>
              <w:r w:rsidRPr="008F5DDF">
                <w:rPr>
                  <w:rFonts w:ascii="iCiel Avenir LT Std 35 Light" w:eastAsia="Segoe UI" w:hAnsi="iCiel Avenir LT Std 35 Light" w:cs="Segoe UI"/>
                  <w:i/>
                  <w:iCs/>
                  <w:color w:val="000000" w:themeColor="text1"/>
                  <w:lang w:val="en-US"/>
                </w:rPr>
                <w:instrText>HYPERLINK "https://buv.careercentre.me/"</w:instrText>
              </w:r>
              <w:r w:rsidRPr="008F5DDF">
                <w:rPr>
                  <w:rFonts w:ascii="iCiel Avenir LT Std 35 Light" w:eastAsia="Segoe UI" w:hAnsi="iCiel Avenir LT Std 35 Light" w:cs="Segoe UI"/>
                  <w:i/>
                  <w:iCs/>
                  <w:color w:val="000000" w:themeColor="text1"/>
                </w:rPr>
              </w:r>
              <w:r w:rsidRPr="008F5DDF">
                <w:rPr>
                  <w:rFonts w:ascii="iCiel Avenir LT Std 35 Light" w:eastAsia="Segoe UI" w:hAnsi="iCiel Avenir LT Std 35 Light" w:cs="Segoe UI"/>
                  <w:i/>
                  <w:iCs/>
                  <w:color w:val="000000" w:themeColor="text1"/>
                </w:rPr>
                <w:fldChar w:fldCharType="separate"/>
              </w:r>
              <w:r w:rsidRPr="008F5DDF">
                <w:rPr>
                  <w:rStyle w:val="Hyperlink"/>
                  <w:rFonts w:ascii="iCiel Avenir LT Std 35 Light" w:eastAsia="Segoe UI" w:hAnsi="iCiel Avenir LT Std 35 Light" w:cs="Segoe UI"/>
                  <w:i/>
                  <w:iCs/>
                  <w:lang w:val="en-US"/>
                </w:rPr>
                <w:t>https://buv.careercentre.me/</w:t>
              </w:r>
              <w:r w:rsidRPr="008F5DDF">
                <w:rPr>
                  <w:rFonts w:ascii="iCiel Avenir LT Std 35 Light" w:eastAsia="Segoe UI" w:hAnsi="iCiel Avenir LT Std 35 Light" w:cs="Segoe UI"/>
                  <w:i/>
                  <w:iCs/>
                  <w:color w:val="000000" w:themeColor="text1"/>
                </w:rPr>
                <w:fldChar w:fldCharType="end"/>
              </w:r>
              <w:r w:rsidRPr="008F5DDF">
                <w:rPr>
                  <w:rFonts w:ascii="iCiel Avenir LT Std 35 Light" w:eastAsia="Segoe UI" w:hAnsi="iCiel Avenir LT Std 35 Light" w:cs="Segoe UI"/>
                  <w:i/>
                  <w:iCs/>
                  <w:color w:val="000000" w:themeColor="text1"/>
                  <w:lang w:val="en-US"/>
                </w:rPr>
                <w:t xml:space="preserve">  </w:t>
              </w:r>
            </w:ins>
          </w:p>
        </w:tc>
        <w:tc>
          <w:tcPr>
            <w:tcW w:w="6088" w:type="dxa"/>
          </w:tcPr>
          <w:p w14:paraId="5C4410F0" w14:textId="77777777" w:rsidR="006E631B" w:rsidRPr="008F5DDF" w:rsidRDefault="006E631B" w:rsidP="009B03D3">
            <w:pPr>
              <w:spacing w:after="0" w:line="276" w:lineRule="auto"/>
              <w:ind w:firstLine="0"/>
              <w:rPr>
                <w:ins w:id="8866" w:author="An Tran, ACA (BUV)" w:date="2024-09-12T11:05:00Z" w16du:dateUtc="2024-09-12T04:05:00Z"/>
                <w:rFonts w:ascii="iCiel Avenir LT Std 35 Light" w:eastAsia="Segoe UI" w:hAnsi="iCiel Avenir LT Std 35 Light" w:cs="Segoe UI"/>
                <w:i/>
                <w:iCs/>
                <w:color w:val="000000" w:themeColor="text1"/>
              </w:rPr>
            </w:pPr>
            <w:ins w:id="8867" w:author="An Tran, ACA (BUV)" w:date="2024-09-12T11:05:00Z" w16du:dateUtc="2024-09-12T04:05:00Z">
              <w:r>
                <w:rPr>
                  <w:rFonts w:ascii="iCiel Avenir LT Std 35 Light" w:eastAsia="Segoe UI" w:hAnsi="iCiel Avenir LT Std 35 Light" w:cs="Segoe UI"/>
                  <w:i/>
                  <w:iCs/>
                  <w:color w:val="000000" w:themeColor="text1"/>
                </w:rPr>
                <w:t>Nền tảng Hướng nghiệp và Việc làm BUV dành riêng cho sinh viên sử dụng tài khoản email sinh viên BUV. Nền tảng sử dụng công nghệ trí tuệ nhân tạo AI, các tiêu chuẩn hệ thống quản lý hồ sơ ứng viên (A</w:t>
              </w:r>
              <w:r w:rsidRPr="00AA0867">
                <w:rPr>
                  <w:rFonts w:ascii="iCiel Avenir LT Std 35 Light" w:eastAsia="Segoe UI" w:hAnsi="iCiel Avenir LT Std 35 Light" w:cs="Segoe UI"/>
                  <w:i/>
                  <w:iCs/>
                  <w:color w:val="000000" w:themeColor="text1"/>
                </w:rPr>
                <w:t xml:space="preserve">pplicant </w:t>
              </w:r>
              <w:r>
                <w:rPr>
                  <w:rFonts w:ascii="iCiel Avenir LT Std 35 Light" w:eastAsia="Segoe UI" w:hAnsi="iCiel Avenir LT Std 35 Light" w:cs="Segoe UI"/>
                  <w:i/>
                  <w:iCs/>
                  <w:color w:val="000000" w:themeColor="text1"/>
                </w:rPr>
                <w:t>T</w:t>
              </w:r>
              <w:r w:rsidRPr="00AA0867">
                <w:rPr>
                  <w:rFonts w:ascii="iCiel Avenir LT Std 35 Light" w:eastAsia="Segoe UI" w:hAnsi="iCiel Avenir LT Std 35 Light" w:cs="Segoe UI"/>
                  <w:i/>
                  <w:iCs/>
                  <w:color w:val="000000" w:themeColor="text1"/>
                </w:rPr>
                <w:t xml:space="preserve">racking </w:t>
              </w:r>
              <w:r>
                <w:rPr>
                  <w:rFonts w:ascii="iCiel Avenir LT Std 35 Light" w:eastAsia="Segoe UI" w:hAnsi="iCiel Avenir LT Std 35 Light" w:cs="Segoe UI"/>
                  <w:i/>
                  <w:iCs/>
                  <w:color w:val="000000" w:themeColor="text1"/>
                </w:rPr>
                <w:t>S</w:t>
              </w:r>
              <w:r w:rsidRPr="00AA0867">
                <w:rPr>
                  <w:rFonts w:ascii="iCiel Avenir LT Std 35 Light" w:eastAsia="Segoe UI" w:hAnsi="iCiel Avenir LT Std 35 Light" w:cs="Segoe UI"/>
                  <w:i/>
                  <w:iCs/>
                  <w:color w:val="000000" w:themeColor="text1"/>
                </w:rPr>
                <w:t>ystem</w:t>
              </w:r>
              <w:r>
                <w:rPr>
                  <w:rFonts w:ascii="iCiel Avenir LT Std 35 Light" w:eastAsia="Segoe UI" w:hAnsi="iCiel Avenir LT Std 35 Light" w:cs="Segoe UI"/>
                  <w:i/>
                  <w:iCs/>
                  <w:color w:val="000000" w:themeColor="text1"/>
                </w:rPr>
                <w:t xml:space="preserve"> – ATS) ứng dụng vào việc đánh giá hồ sơ ứng viên (CV), luyện tập phỏng vấn; cổng thông tin việc làm với các cơ hội chất lượng được chọn lọc từ đối tác trường; đặt lịch hẹn tư vấn nghề nghiệp; lịch sự kiện của Ban Công tác và Phát triển Sinh viên SE; các khóa học và tài liệu trực tuyến về phát triển nghề nghiệp và các kỹ năng; và các bài trắc nghiệm khám phá nghề nghiệp và bản thân.</w:t>
              </w:r>
            </w:ins>
          </w:p>
        </w:tc>
      </w:tr>
      <w:tr w:rsidR="006E631B" w:rsidRPr="00F9324C" w14:paraId="73241A60" w14:textId="77777777" w:rsidTr="009B03D3">
        <w:trPr>
          <w:trHeight w:val="979"/>
          <w:ins w:id="8868" w:author="An Tran, ACA (BUV)" w:date="2024-09-12T11:05:00Z"/>
        </w:trPr>
        <w:tc>
          <w:tcPr>
            <w:tcW w:w="3897" w:type="dxa"/>
          </w:tcPr>
          <w:p w14:paraId="5D0A6FF6" w14:textId="77777777" w:rsidR="006E631B" w:rsidRPr="008F5DDF" w:rsidRDefault="006E631B" w:rsidP="009B03D3">
            <w:pPr>
              <w:spacing w:after="0" w:line="276" w:lineRule="auto"/>
              <w:ind w:right="-27" w:firstLine="0"/>
              <w:jc w:val="left"/>
              <w:rPr>
                <w:ins w:id="8869" w:author="An Tran, ACA (BUV)" w:date="2024-09-12T11:05:00Z" w16du:dateUtc="2024-09-12T04:05:00Z"/>
                <w:rFonts w:ascii="iCiel Avenir LT Std 35 Light" w:eastAsia="Segoe UI" w:hAnsi="iCiel Avenir LT Std 35 Light" w:cs="Segoe UI"/>
                <w:i/>
                <w:iCs/>
                <w:color w:val="000000" w:themeColor="text1"/>
                <w:lang w:val="en-US"/>
              </w:rPr>
            </w:pPr>
            <w:ins w:id="8870" w:author="An Tran, ACA (BUV)" w:date="2024-09-12T11:05:00Z" w16du:dateUtc="2024-09-12T04:05:00Z">
              <w:r w:rsidRPr="008F5DDF">
                <w:rPr>
                  <w:rFonts w:ascii="iCiel Avenir LT Std 35 Light" w:eastAsia="Segoe UI" w:hAnsi="iCiel Avenir LT Std 35 Light" w:cs="Segoe UI"/>
                  <w:b/>
                  <w:bCs/>
                  <w:i/>
                  <w:iCs/>
                  <w:color w:val="000000" w:themeColor="text1"/>
                  <w:lang w:val="en-US"/>
                </w:rPr>
                <w:t xml:space="preserve">Facebook: </w:t>
              </w:r>
              <w:r w:rsidRPr="008F5DDF">
                <w:rPr>
                  <w:rFonts w:ascii="iCiel Avenir LT Std 35 Light" w:eastAsia="Segoe UI" w:hAnsi="iCiel Avenir LT Std 35 Light" w:cs="Segoe UI"/>
                  <w:i/>
                  <w:iCs/>
                  <w:color w:val="000000" w:themeColor="text1"/>
                </w:rPr>
                <w:fldChar w:fldCharType="begin"/>
              </w:r>
              <w:r w:rsidRPr="008F5DDF">
                <w:rPr>
                  <w:rFonts w:ascii="iCiel Avenir LT Std 35 Light" w:eastAsia="Segoe UI" w:hAnsi="iCiel Avenir LT Std 35 Light" w:cs="Segoe UI"/>
                  <w:i/>
                  <w:iCs/>
                  <w:color w:val="000000" w:themeColor="text1"/>
                  <w:lang w:val="en-US"/>
                </w:rPr>
                <w:instrText>HYPERLINK "https://www.facebook.com/buvcareer"</w:instrText>
              </w:r>
              <w:r w:rsidRPr="008F5DDF">
                <w:rPr>
                  <w:rFonts w:ascii="iCiel Avenir LT Std 35 Light" w:eastAsia="Segoe UI" w:hAnsi="iCiel Avenir LT Std 35 Light" w:cs="Segoe UI"/>
                  <w:i/>
                  <w:iCs/>
                  <w:color w:val="000000" w:themeColor="text1"/>
                </w:rPr>
              </w:r>
              <w:r w:rsidRPr="008F5DDF">
                <w:rPr>
                  <w:rFonts w:ascii="iCiel Avenir LT Std 35 Light" w:eastAsia="Segoe UI" w:hAnsi="iCiel Avenir LT Std 35 Light" w:cs="Segoe UI"/>
                  <w:i/>
                  <w:iCs/>
                  <w:color w:val="000000" w:themeColor="text1"/>
                </w:rPr>
                <w:fldChar w:fldCharType="separate"/>
              </w:r>
              <w:r w:rsidRPr="008F5DDF">
                <w:rPr>
                  <w:rStyle w:val="Hyperlink"/>
                  <w:rFonts w:ascii="iCiel Avenir LT Std 35 Light" w:eastAsia="Segoe UI" w:hAnsi="iCiel Avenir LT Std 35 Light" w:cs="Segoe UI"/>
                  <w:i/>
                  <w:iCs/>
                  <w:lang w:val="en-US"/>
                </w:rPr>
                <w:t>https://www.facebook.com/buvcareer</w:t>
              </w:r>
              <w:r w:rsidRPr="008F5DDF">
                <w:rPr>
                  <w:rFonts w:ascii="iCiel Avenir LT Std 35 Light" w:eastAsia="Segoe UI" w:hAnsi="iCiel Avenir LT Std 35 Light" w:cs="Segoe UI"/>
                  <w:i/>
                  <w:iCs/>
                  <w:color w:val="000000" w:themeColor="text1"/>
                </w:rPr>
                <w:fldChar w:fldCharType="end"/>
              </w:r>
            </w:ins>
          </w:p>
        </w:tc>
        <w:tc>
          <w:tcPr>
            <w:tcW w:w="6088" w:type="dxa"/>
            <w:vMerge w:val="restart"/>
          </w:tcPr>
          <w:p w14:paraId="747622DB" w14:textId="77777777" w:rsidR="006E631B" w:rsidRPr="008F5DDF" w:rsidRDefault="006E631B" w:rsidP="009B03D3">
            <w:pPr>
              <w:spacing w:after="0" w:line="276" w:lineRule="auto"/>
              <w:ind w:firstLine="0"/>
              <w:rPr>
                <w:ins w:id="8871" w:author="An Tran, ACA (BUV)" w:date="2024-09-12T11:05:00Z" w16du:dateUtc="2024-09-12T04:05:00Z"/>
                <w:rFonts w:ascii="iCiel Avenir LT Std 35 Light" w:eastAsia="Segoe UI" w:hAnsi="iCiel Avenir LT Std 35 Light" w:cs="Segoe UI"/>
                <w:i/>
                <w:iCs/>
                <w:color w:val="000000" w:themeColor="text1"/>
                <w:lang w:val="en-US"/>
              </w:rPr>
            </w:pPr>
            <w:ins w:id="8872" w:author="An Tran, ACA (BUV)" w:date="2024-09-12T11:05:00Z" w16du:dateUtc="2024-09-12T04:05:00Z">
              <w:r>
                <w:rPr>
                  <w:rFonts w:ascii="iCiel Avenir LT Std 35 Light" w:eastAsia="Segoe UI" w:hAnsi="iCiel Avenir LT Std 35 Light" w:cs="Segoe UI"/>
                  <w:i/>
                  <w:iCs/>
                  <w:color w:val="000000" w:themeColor="text1"/>
                  <w:lang w:val="en-US"/>
                </w:rPr>
                <w:t xml:space="preserve">Đây là kênh Facebook Fanpage và Instagram chính thức của Phòng DV Hướng nghiệp và QH Đối tác (CSIR), được dung với mục đích thông báo, quảng bá các hoạt động, dịch vụ hỗ trợ hướng nghiệp, phát triển khả năng có việc làm, tương tác với các nhà tuyển dụng, thị trường lao động, và các cơ hội thực tập, việc làm. </w:t>
              </w:r>
            </w:ins>
          </w:p>
        </w:tc>
      </w:tr>
      <w:tr w:rsidR="006E631B" w:rsidRPr="00BA3003" w14:paraId="7EEC0920" w14:textId="77777777" w:rsidTr="009B03D3">
        <w:trPr>
          <w:ins w:id="8873" w:author="An Tran, ACA (BUV)" w:date="2024-09-12T11:05:00Z"/>
        </w:trPr>
        <w:tc>
          <w:tcPr>
            <w:tcW w:w="3897" w:type="dxa"/>
          </w:tcPr>
          <w:p w14:paraId="4B14C797" w14:textId="77777777" w:rsidR="006E631B" w:rsidRPr="008F5DDF" w:rsidRDefault="006E631B" w:rsidP="009B03D3">
            <w:pPr>
              <w:spacing w:after="0" w:line="276" w:lineRule="auto"/>
              <w:ind w:right="-27" w:firstLine="0"/>
              <w:jc w:val="left"/>
              <w:rPr>
                <w:ins w:id="8874" w:author="An Tran, ACA (BUV)" w:date="2024-09-12T11:05:00Z" w16du:dateUtc="2024-09-12T04:05:00Z"/>
                <w:rFonts w:ascii="iCiel Avenir LT Std 35 Light" w:eastAsia="Segoe UI" w:hAnsi="iCiel Avenir LT Std 35 Light" w:cs="Segoe UI"/>
                <w:b/>
                <w:bCs/>
                <w:i/>
                <w:iCs/>
                <w:color w:val="000000" w:themeColor="text1"/>
                <w:lang w:val="pt-BR"/>
              </w:rPr>
            </w:pPr>
            <w:ins w:id="8875" w:author="An Tran, ACA (BUV)" w:date="2024-09-12T11:05:00Z" w16du:dateUtc="2024-09-12T04:05:00Z">
              <w:r w:rsidRPr="008F5DDF">
                <w:rPr>
                  <w:rFonts w:ascii="iCiel Avenir LT Std 35 Light" w:eastAsia="Segoe UI" w:hAnsi="iCiel Avenir LT Std 35 Light" w:cs="Segoe UI"/>
                  <w:b/>
                  <w:bCs/>
                  <w:i/>
                  <w:iCs/>
                  <w:color w:val="000000" w:themeColor="text1"/>
                  <w:lang w:val="pt-BR"/>
                </w:rPr>
                <w:t xml:space="preserve">Instagram: </w:t>
              </w:r>
              <w:r w:rsidRPr="008F5DDF">
                <w:rPr>
                  <w:rFonts w:ascii="iCiel Avenir LT Std 35 Light" w:eastAsia="Segoe UI" w:hAnsi="iCiel Avenir LT Std 35 Light" w:cs="Segoe UI"/>
                  <w:i/>
                  <w:iCs/>
                  <w:color w:val="000000" w:themeColor="text1"/>
                  <w:lang w:val="pt-BR"/>
                </w:rPr>
                <w:t xml:space="preserve">@buvcareerservices </w:t>
              </w:r>
            </w:ins>
          </w:p>
        </w:tc>
        <w:tc>
          <w:tcPr>
            <w:tcW w:w="6088" w:type="dxa"/>
            <w:vMerge/>
          </w:tcPr>
          <w:p w14:paraId="7739C94A" w14:textId="77777777" w:rsidR="006E631B" w:rsidRPr="008F5DDF" w:rsidRDefault="006E631B" w:rsidP="009B03D3">
            <w:pPr>
              <w:spacing w:after="0" w:line="276" w:lineRule="auto"/>
              <w:rPr>
                <w:ins w:id="8876" w:author="An Tran, ACA (BUV)" w:date="2024-09-12T11:05:00Z" w16du:dateUtc="2024-09-12T04:05:00Z"/>
                <w:rFonts w:ascii="iCiel Avenir LT Std 35 Light" w:eastAsia="Segoe UI" w:hAnsi="iCiel Avenir LT Std 35 Light" w:cs="Segoe UI"/>
                <w:i/>
                <w:iCs/>
                <w:color w:val="000000" w:themeColor="text1"/>
                <w:lang w:val="en-US"/>
              </w:rPr>
            </w:pPr>
          </w:p>
        </w:tc>
      </w:tr>
      <w:tr w:rsidR="006E631B" w:rsidRPr="00BA3003" w14:paraId="440E4899" w14:textId="77777777" w:rsidTr="009B03D3">
        <w:trPr>
          <w:ins w:id="8877" w:author="An Tran, ACA (BUV)" w:date="2024-09-12T11:05:00Z"/>
        </w:trPr>
        <w:tc>
          <w:tcPr>
            <w:tcW w:w="3897" w:type="dxa"/>
          </w:tcPr>
          <w:p w14:paraId="40270A89" w14:textId="77777777" w:rsidR="006E631B" w:rsidRPr="008F5DDF" w:rsidRDefault="006E631B" w:rsidP="009B03D3">
            <w:pPr>
              <w:spacing w:after="0" w:line="276" w:lineRule="auto"/>
              <w:ind w:right="-27" w:firstLine="0"/>
              <w:jc w:val="left"/>
              <w:rPr>
                <w:ins w:id="8878" w:author="An Tran, ACA (BUV)" w:date="2024-09-12T11:05:00Z" w16du:dateUtc="2024-09-12T04:05:00Z"/>
                <w:rFonts w:ascii="iCiel Avenir LT Std 35 Light" w:eastAsia="Segoe UI" w:hAnsi="iCiel Avenir LT Std 35 Light" w:cs="Segoe UI"/>
                <w:b/>
                <w:bCs/>
                <w:i/>
                <w:iCs/>
                <w:color w:val="000000" w:themeColor="text1"/>
                <w:lang w:val="en-US"/>
              </w:rPr>
            </w:pPr>
            <w:ins w:id="8879" w:author="An Tran, ACA (BUV)" w:date="2024-09-12T11:05:00Z" w16du:dateUtc="2024-09-12T04:05:00Z">
              <w:r w:rsidRPr="008F5DDF">
                <w:rPr>
                  <w:rFonts w:ascii="iCiel Avenir LT Std 35 Light" w:eastAsia="Segoe UI" w:hAnsi="iCiel Avenir LT Std 35 Light" w:cs="Segoe UI"/>
                  <w:b/>
                  <w:bCs/>
                  <w:i/>
                  <w:iCs/>
                  <w:color w:val="000000" w:themeColor="text1"/>
                  <w:lang w:val="en-US"/>
                </w:rPr>
                <w:t xml:space="preserve">Email: </w:t>
              </w:r>
              <w:r w:rsidRPr="008F5DDF">
                <w:rPr>
                  <w:rFonts w:ascii="iCiel Avenir LT Std 35 Light" w:eastAsia="Segoe UI" w:hAnsi="iCiel Avenir LT Std 35 Light" w:cs="Segoe UI"/>
                  <w:i/>
                  <w:iCs/>
                  <w:color w:val="000000" w:themeColor="text1"/>
                  <w:lang w:val="pt-BR"/>
                </w:rPr>
                <w:fldChar w:fldCharType="begin"/>
              </w:r>
              <w:r w:rsidRPr="008F5DDF">
                <w:rPr>
                  <w:rFonts w:ascii="iCiel Avenir LT Std 35 Light" w:eastAsia="Segoe UI" w:hAnsi="iCiel Avenir LT Std 35 Light" w:cs="Segoe UI"/>
                  <w:i/>
                  <w:iCs/>
                  <w:color w:val="000000" w:themeColor="text1"/>
                  <w:lang w:val="en-US"/>
                </w:rPr>
                <w:instrText>HYPERLINK "mailto:SE-careers@buv.edu.vn"</w:instrText>
              </w:r>
              <w:r w:rsidRPr="008F5DDF">
                <w:rPr>
                  <w:rFonts w:ascii="iCiel Avenir LT Std 35 Light" w:eastAsia="Segoe UI" w:hAnsi="iCiel Avenir LT Std 35 Light" w:cs="Segoe UI"/>
                  <w:i/>
                  <w:iCs/>
                  <w:color w:val="000000" w:themeColor="text1"/>
                  <w:lang w:val="pt-BR"/>
                </w:rPr>
              </w:r>
              <w:r w:rsidRPr="008F5DDF">
                <w:rPr>
                  <w:rFonts w:ascii="iCiel Avenir LT Std 35 Light" w:eastAsia="Segoe UI" w:hAnsi="iCiel Avenir LT Std 35 Light" w:cs="Segoe UI"/>
                  <w:i/>
                  <w:iCs/>
                  <w:color w:val="000000" w:themeColor="text1"/>
                  <w:lang w:val="pt-BR"/>
                </w:rPr>
                <w:fldChar w:fldCharType="separate"/>
              </w:r>
              <w:r w:rsidRPr="008F5DDF">
                <w:rPr>
                  <w:rStyle w:val="Hyperlink"/>
                  <w:rFonts w:ascii="iCiel Avenir LT Std 35 Light" w:eastAsia="Segoe UI" w:hAnsi="iCiel Avenir LT Std 35 Light" w:cs="Segoe UI"/>
                  <w:i/>
                  <w:iCs/>
                  <w:lang w:val="en-US"/>
                </w:rPr>
                <w:t>SE-careers@buv.edu.vn</w:t>
              </w:r>
              <w:r w:rsidRPr="008F5DDF">
                <w:rPr>
                  <w:rFonts w:ascii="iCiel Avenir LT Std 35 Light" w:eastAsia="Segoe UI" w:hAnsi="iCiel Avenir LT Std 35 Light" w:cs="Segoe UI"/>
                  <w:i/>
                  <w:iCs/>
                  <w:color w:val="000000" w:themeColor="text1"/>
                  <w:lang w:val="pt-BR"/>
                </w:rPr>
                <w:fldChar w:fldCharType="end"/>
              </w:r>
              <w:r w:rsidRPr="008F5DDF">
                <w:rPr>
                  <w:rFonts w:ascii="iCiel Avenir LT Std 35 Light" w:eastAsia="Segoe UI" w:hAnsi="iCiel Avenir LT Std 35 Light" w:cs="Segoe UI"/>
                  <w:i/>
                  <w:iCs/>
                  <w:color w:val="000000" w:themeColor="text1"/>
                  <w:lang w:val="en-US"/>
                </w:rPr>
                <w:t xml:space="preserve"> </w:t>
              </w:r>
            </w:ins>
          </w:p>
        </w:tc>
        <w:tc>
          <w:tcPr>
            <w:tcW w:w="6088" w:type="dxa"/>
          </w:tcPr>
          <w:p w14:paraId="34CBF1A0" w14:textId="77777777" w:rsidR="006E631B" w:rsidRDefault="006E631B" w:rsidP="009B03D3">
            <w:pPr>
              <w:spacing w:after="0" w:line="276" w:lineRule="auto"/>
              <w:ind w:firstLine="0"/>
              <w:rPr>
                <w:ins w:id="8880" w:author="An Tran, ACA (BUV)" w:date="2024-09-12T11:05:00Z" w16du:dateUtc="2024-09-12T04:05:00Z"/>
                <w:rFonts w:ascii="iCiel Avenir LT Std 35 Light" w:eastAsia="Segoe UI" w:hAnsi="iCiel Avenir LT Std 35 Light" w:cs="Segoe UI"/>
                <w:i/>
                <w:iCs/>
                <w:color w:val="000000" w:themeColor="text1"/>
                <w:lang w:val="en-US"/>
              </w:rPr>
            </w:pPr>
            <w:ins w:id="8881" w:author="An Tran, ACA (BUV)" w:date="2024-09-12T11:05:00Z" w16du:dateUtc="2024-09-12T04:05:00Z">
              <w:r>
                <w:rPr>
                  <w:rFonts w:ascii="iCiel Avenir LT Std 35 Light" w:eastAsia="Segoe UI" w:hAnsi="iCiel Avenir LT Std 35 Light" w:cs="Segoe UI"/>
                  <w:i/>
                  <w:iCs/>
                  <w:color w:val="000000" w:themeColor="text1"/>
                  <w:lang w:val="en-US"/>
                </w:rPr>
                <w:t xml:space="preserve">Đây là email chính thức của Phòng DV Hướng nghiệp và QH Đối tác (CSIR), được dùng để gửi các thông báo chính thức và lưu ý quan trọng về các hoạt động, dịch vụ hỗ trợ hướng nghiệp, phát triển khả năng có việc làm, tương tác với các nhà tuyển dụng, thị trường lao động, các cơ hội thực tập, việc làm, và các quy định, nội quy liên quan đến Phòng và sinh viên. </w:t>
              </w:r>
            </w:ins>
          </w:p>
          <w:p w14:paraId="0F016863" w14:textId="77777777" w:rsidR="006E631B" w:rsidRPr="008F5DDF" w:rsidRDefault="006E631B" w:rsidP="009B03D3">
            <w:pPr>
              <w:spacing w:after="0" w:line="276" w:lineRule="auto"/>
              <w:ind w:firstLine="0"/>
              <w:rPr>
                <w:ins w:id="8882" w:author="An Tran, ACA (BUV)" w:date="2024-09-12T11:05:00Z" w16du:dateUtc="2024-09-12T04:05:00Z"/>
                <w:rFonts w:ascii="iCiel Avenir LT Std 35 Light" w:eastAsia="Segoe UI" w:hAnsi="iCiel Avenir LT Std 35 Light" w:cs="Segoe UI"/>
                <w:i/>
                <w:iCs/>
                <w:color w:val="000000" w:themeColor="text1"/>
                <w:lang w:val="en-US"/>
              </w:rPr>
            </w:pPr>
            <w:ins w:id="8883" w:author="An Tran, ACA (BUV)" w:date="2024-09-12T11:05:00Z" w16du:dateUtc="2024-09-12T04:05:00Z">
              <w:r>
                <w:rPr>
                  <w:rFonts w:ascii="iCiel Avenir LT Std 35 Light" w:eastAsia="Segoe UI" w:hAnsi="iCiel Avenir LT Std 35 Light" w:cs="Segoe UI"/>
                  <w:i/>
                  <w:iCs/>
                  <w:color w:val="000000" w:themeColor="text1"/>
                  <w:lang w:val="en-US"/>
                </w:rPr>
                <w:t xml:space="preserve">Thời gian trả lời email: Trong vòng 3 ngày làm việc, trong giờ hành chính (Thứ 2 – Thứ 6, 8:30-17:30), sau khi nhận được email từ sinh viên. </w:t>
              </w:r>
            </w:ins>
          </w:p>
        </w:tc>
      </w:tr>
      <w:tr w:rsidR="006E631B" w:rsidRPr="00BA3003" w14:paraId="6348DD5B" w14:textId="77777777" w:rsidTr="009B03D3">
        <w:trPr>
          <w:ins w:id="8884" w:author="An Tran, ACA (BUV)" w:date="2024-09-12T11:05:00Z"/>
        </w:trPr>
        <w:tc>
          <w:tcPr>
            <w:tcW w:w="9985" w:type="dxa"/>
            <w:gridSpan w:val="2"/>
          </w:tcPr>
          <w:p w14:paraId="7303FCFB" w14:textId="77777777" w:rsidR="006E631B" w:rsidRPr="008F5DDF" w:rsidRDefault="006E631B" w:rsidP="009B03D3">
            <w:pPr>
              <w:spacing w:before="0" w:beforeAutospacing="0" w:after="0" w:afterAutospacing="0" w:line="276" w:lineRule="auto"/>
              <w:ind w:right="-29" w:firstLine="0"/>
              <w:jc w:val="center"/>
              <w:rPr>
                <w:ins w:id="8885" w:author="An Tran, ACA (BUV)" w:date="2024-09-12T11:05:00Z" w16du:dateUtc="2024-09-12T04:05:00Z"/>
                <w:rFonts w:ascii="iCiel Avenir LT Std 35 Light" w:eastAsia="Segoe UI" w:hAnsi="iCiel Avenir LT Std 35 Light" w:cs="Segoe UI"/>
                <w:b/>
                <w:bCs/>
                <w:i/>
                <w:iCs/>
                <w:color w:val="000000" w:themeColor="text1"/>
              </w:rPr>
            </w:pPr>
            <w:ins w:id="8886" w:author="An Tran, ACA (BUV)" w:date="2024-09-12T11:05:00Z" w16du:dateUtc="2024-09-12T04:05:00Z">
              <w:r w:rsidRPr="008F5DDF">
                <w:rPr>
                  <w:rFonts w:ascii="iCiel Avenir LT Std 35 Light" w:eastAsia="Segoe UI" w:hAnsi="iCiel Avenir LT Std 35 Light" w:cs="Segoe UI"/>
                  <w:b/>
                  <w:bCs/>
                  <w:i/>
                  <w:iCs/>
                  <w:color w:val="000000" w:themeColor="text1"/>
                </w:rPr>
                <w:t xml:space="preserve">Gặp gỡ nhân viên để được giải đáp </w:t>
              </w:r>
              <w:r>
                <w:rPr>
                  <w:rFonts w:ascii="iCiel Avenir LT Std 35 Light" w:eastAsia="Segoe UI" w:hAnsi="iCiel Avenir LT Std 35 Light" w:cs="Segoe UI"/>
                  <w:b/>
                  <w:bCs/>
                  <w:i/>
                  <w:iCs/>
                  <w:color w:val="000000" w:themeColor="text1"/>
                </w:rPr>
                <w:t xml:space="preserve">và hỗ trợ trực tiếp </w:t>
              </w:r>
            </w:ins>
          </w:p>
          <w:p w14:paraId="7B0D1C7F" w14:textId="77777777" w:rsidR="006E631B" w:rsidRDefault="006E631B" w:rsidP="009B03D3">
            <w:pPr>
              <w:spacing w:before="0" w:beforeAutospacing="0" w:after="0" w:afterAutospacing="0" w:line="276" w:lineRule="auto"/>
              <w:ind w:right="-29" w:firstLine="0"/>
              <w:jc w:val="center"/>
              <w:rPr>
                <w:ins w:id="8887" w:author="An Tran, ACA (BUV)" w:date="2024-09-12T11:05:00Z" w16du:dateUtc="2024-09-12T04:05:00Z"/>
                <w:rFonts w:ascii="iCiel Avenir LT Std 35 Light" w:eastAsia="Segoe UI" w:hAnsi="iCiel Avenir LT Std 35 Light" w:cs="Segoe UI"/>
                <w:i/>
                <w:iCs/>
                <w:color w:val="000000" w:themeColor="text1"/>
                <w:lang w:val="en-US"/>
              </w:rPr>
            </w:pPr>
            <w:ins w:id="8888" w:author="An Tran, ACA (BUV)" w:date="2024-09-12T11:05:00Z" w16du:dateUtc="2024-09-12T04:05:00Z">
              <w:r w:rsidRPr="008F5DDF">
                <w:rPr>
                  <w:rFonts w:ascii="iCiel Avenir LT Std 35 Light" w:eastAsia="Segoe UI" w:hAnsi="iCiel Avenir LT Std 35 Light" w:cs="Segoe UI"/>
                  <w:i/>
                  <w:iCs/>
                  <w:color w:val="000000" w:themeColor="text1"/>
                  <w:lang w:val="en-US"/>
                </w:rPr>
                <w:t>Tại SE Lounge, Tầng 1, Khuôn viên BUV Ecopark</w:t>
              </w:r>
              <w:r>
                <w:rPr>
                  <w:rFonts w:ascii="iCiel Avenir LT Std 35 Light" w:eastAsia="Segoe UI" w:hAnsi="iCiel Avenir LT Std 35 Light" w:cs="Segoe UI"/>
                  <w:i/>
                  <w:iCs/>
                  <w:color w:val="000000" w:themeColor="text1"/>
                  <w:lang w:val="en-US"/>
                </w:rPr>
                <w:t xml:space="preserve"> Campus</w:t>
              </w:r>
            </w:ins>
          </w:p>
          <w:p w14:paraId="410B22F5" w14:textId="77777777" w:rsidR="006E631B" w:rsidRPr="008F5DDF" w:rsidRDefault="006E631B" w:rsidP="009B03D3">
            <w:pPr>
              <w:spacing w:before="0" w:beforeAutospacing="0" w:after="0" w:afterAutospacing="0" w:line="276" w:lineRule="auto"/>
              <w:ind w:right="-29" w:firstLine="0"/>
              <w:jc w:val="center"/>
              <w:rPr>
                <w:ins w:id="8889" w:author="An Tran, ACA (BUV)" w:date="2024-09-12T11:05:00Z" w16du:dateUtc="2024-09-12T04:05:00Z"/>
                <w:rFonts w:ascii="iCiel Avenir LT Std 35 Light" w:eastAsia="Segoe UI" w:hAnsi="iCiel Avenir LT Std 35 Light" w:cs="Segoe UI"/>
                <w:i/>
                <w:iCs/>
                <w:color w:val="000000" w:themeColor="text1"/>
                <w:lang w:val="en-US"/>
              </w:rPr>
            </w:pPr>
            <w:ins w:id="8890" w:author="An Tran, ACA (BUV)" w:date="2024-09-12T11:05:00Z" w16du:dateUtc="2024-09-12T04:05:00Z">
              <w:r>
                <w:rPr>
                  <w:rFonts w:ascii="iCiel Avenir LT Std 35 Light" w:eastAsia="Segoe UI" w:hAnsi="iCiel Avenir LT Std 35 Light" w:cs="Segoe UI"/>
                  <w:i/>
                  <w:iCs/>
                  <w:color w:val="000000" w:themeColor="text1"/>
                  <w:lang w:val="en-US"/>
                </w:rPr>
                <w:t>Giờ làm việc: Thứ 2 – Thứ 6, 8:30-17:30</w:t>
              </w:r>
            </w:ins>
          </w:p>
        </w:tc>
      </w:tr>
    </w:tbl>
    <w:p w14:paraId="7D60C96A" w14:textId="77777777" w:rsidR="006E631B" w:rsidRPr="008F5DDF" w:rsidRDefault="006E631B" w:rsidP="006E631B">
      <w:pPr>
        <w:pStyle w:val="Question"/>
        <w:numPr>
          <w:ilvl w:val="0"/>
          <w:numId w:val="7"/>
        </w:numPr>
        <w:tabs>
          <w:tab w:val="left" w:pos="630"/>
          <w:tab w:val="left" w:pos="990"/>
        </w:tabs>
        <w:spacing w:before="100" w:line="400" w:lineRule="exact"/>
        <w:ind w:left="0" w:firstLine="720"/>
        <w:rPr>
          <w:ins w:id="8891" w:author="An Tran, ACA (BUV)" w:date="2024-09-12T11:05:00Z" w16du:dateUtc="2024-09-12T04:05:00Z"/>
          <w:rFonts w:cs="Arial"/>
          <w:b w:val="0"/>
          <w:i/>
          <w:iCs/>
          <w:szCs w:val="22"/>
        </w:rPr>
      </w:pPr>
      <w:bookmarkStart w:id="8892" w:name="_Toc177025937"/>
      <w:bookmarkStart w:id="8893" w:name="_Toc177146658"/>
      <w:ins w:id="8894" w:author="An Tran, ACA (BUV)" w:date="2024-09-12T11:05:00Z" w16du:dateUtc="2024-09-12T04:05:00Z">
        <w:r>
          <w:rPr>
            <w:rFonts w:cs="Arial"/>
            <w:bCs/>
            <w:szCs w:val="22"/>
          </w:rPr>
          <w:t xml:space="preserve">What are BUV Career Centre, BUV Career Platform, BUV Career Centre Platform, BUV Job Portal? Why should students use this platform? / </w:t>
        </w:r>
        <w:r w:rsidRPr="009B03D3">
          <w:rPr>
            <w:rFonts w:cs="Arial"/>
            <w:bCs/>
            <w:i/>
            <w:iCs/>
            <w:szCs w:val="22"/>
          </w:rPr>
          <w:t xml:space="preserve">“BUV Career Centre”, “BUV Career Platform”, “BUV Career Centre Platform”, “BUV Job Portal” là gì? Vì sao sinh viên nên sử dụng nền tảng </w:t>
        </w:r>
        <w:r w:rsidRPr="009B03D3">
          <w:rPr>
            <w:rFonts w:cs="Arial"/>
            <w:bCs/>
            <w:i/>
            <w:iCs/>
            <w:noProof/>
            <w:szCs w:val="22"/>
          </w:rPr>
          <w:t>này</w:t>
        </w:r>
        <w:r w:rsidRPr="009B03D3">
          <w:rPr>
            <w:rFonts w:cs="Arial"/>
            <w:bCs/>
            <w:i/>
            <w:iCs/>
            <w:szCs w:val="22"/>
          </w:rPr>
          <w:t>?</w:t>
        </w:r>
        <w:bookmarkEnd w:id="8892"/>
        <w:bookmarkEnd w:id="8893"/>
      </w:ins>
    </w:p>
    <w:p w14:paraId="051BF427" w14:textId="77777777" w:rsidR="006E631B" w:rsidRPr="008F5DDF" w:rsidRDefault="006E631B" w:rsidP="006E631B">
      <w:pPr>
        <w:pStyle w:val="ListParagraph"/>
        <w:spacing w:after="240" w:line="276" w:lineRule="auto"/>
        <w:ind w:left="0" w:right="-514"/>
        <w:rPr>
          <w:ins w:id="8895" w:author="An Tran, ACA (BUV)" w:date="2024-09-12T11:05:00Z" w16du:dateUtc="2024-09-12T04:05:00Z"/>
          <w:rFonts w:ascii="iCiel Avenir LT Std 35 Light" w:eastAsia="Segoe UI" w:hAnsi="iCiel Avenir LT Std 35 Light" w:cs="Calibri"/>
          <w:color w:val="000000" w:themeColor="text1"/>
          <w:sz w:val="22"/>
          <w:szCs w:val="22"/>
        </w:rPr>
      </w:pPr>
      <w:ins w:id="8896" w:author="An Tran, ACA (BUV)" w:date="2024-09-12T11:05:00Z" w16du:dateUtc="2024-09-12T04:05:00Z">
        <w:r w:rsidRPr="008F5DDF">
          <w:rPr>
            <w:rFonts w:ascii="iCiel Avenir LT Std 35 Light" w:eastAsia="Segoe UI" w:hAnsi="iCiel Avenir LT Std 35 Light" w:cs="Segoe UI"/>
            <w:color w:val="000000" w:themeColor="text1"/>
            <w:sz w:val="22"/>
            <w:szCs w:val="22"/>
          </w:rPr>
          <w:t xml:space="preserve">All the phrases, like “BUV Career Centre”, “BUV Career Platform”, “BUV Career Centre Platform”, “BUV Job Portal” or similar phrases refer to the one-stop-shop career guidance platform offered exclusively for BUV students and alumni using BUV email account. Students can find everything related to career services offered by the university at: </w:t>
        </w:r>
        <w:r w:rsidRPr="008F5DDF">
          <w:rPr>
            <w:rFonts w:ascii="iCiel Avenir LT Std 35 Light" w:eastAsia="Segoe UI" w:hAnsi="iCiel Avenir LT Std 35 Light" w:cs="Segoe UI"/>
            <w:color w:val="000000" w:themeColor="text1"/>
            <w:sz w:val="22"/>
            <w:szCs w:val="22"/>
          </w:rPr>
          <w:fldChar w:fldCharType="begin"/>
        </w:r>
        <w:r w:rsidRPr="008F5DDF">
          <w:rPr>
            <w:rFonts w:ascii="iCiel Avenir LT Std 35 Light" w:eastAsia="Segoe UI" w:hAnsi="iCiel Avenir LT Std 35 Light" w:cs="Segoe UI"/>
            <w:color w:val="000000" w:themeColor="text1"/>
            <w:sz w:val="22"/>
            <w:szCs w:val="22"/>
          </w:rPr>
          <w:instrText>HYPERLINK "https://buv.careercentre.me/"</w:instrText>
        </w:r>
        <w:r w:rsidRPr="008F5DDF">
          <w:rPr>
            <w:rFonts w:ascii="iCiel Avenir LT Std 35 Light" w:eastAsia="Segoe UI" w:hAnsi="iCiel Avenir LT Std 35 Light" w:cs="Segoe UI"/>
            <w:color w:val="000000" w:themeColor="text1"/>
            <w:sz w:val="22"/>
            <w:szCs w:val="22"/>
          </w:rPr>
        </w:r>
        <w:r w:rsidRPr="008F5DDF">
          <w:rPr>
            <w:rFonts w:ascii="iCiel Avenir LT Std 35 Light" w:eastAsia="Segoe UI" w:hAnsi="iCiel Avenir LT Std 35 Light" w:cs="Segoe UI"/>
            <w:color w:val="000000" w:themeColor="text1"/>
            <w:sz w:val="22"/>
            <w:szCs w:val="22"/>
          </w:rPr>
          <w:fldChar w:fldCharType="separate"/>
        </w:r>
        <w:r w:rsidRPr="008F5DDF">
          <w:rPr>
            <w:rStyle w:val="Hyperlink"/>
            <w:rFonts w:ascii="iCiel Avenir LT Std 35 Light" w:eastAsia="Segoe UI" w:hAnsi="iCiel Avenir LT Std 35 Light" w:cs="Segoe UI"/>
            <w:sz w:val="22"/>
            <w:szCs w:val="22"/>
          </w:rPr>
          <w:t>https://buv.careercentre.me/</w:t>
        </w:r>
        <w:r w:rsidRPr="008F5DDF">
          <w:rPr>
            <w:rFonts w:ascii="iCiel Avenir LT Std 35 Light" w:eastAsia="Segoe UI" w:hAnsi="iCiel Avenir LT Std 35 Light" w:cs="Segoe UI"/>
            <w:color w:val="000000" w:themeColor="text1"/>
            <w:sz w:val="22"/>
            <w:szCs w:val="22"/>
          </w:rPr>
          <w:fldChar w:fldCharType="end"/>
        </w:r>
        <w:r w:rsidRPr="008F5DDF">
          <w:rPr>
            <w:rFonts w:ascii="iCiel Avenir LT Std 35 Light" w:eastAsia="Segoe UI" w:hAnsi="iCiel Avenir LT Std 35 Light" w:cs="Segoe UI"/>
            <w:color w:val="000000" w:themeColor="text1"/>
          </w:rPr>
          <w:t xml:space="preserve"> </w:t>
        </w:r>
      </w:ins>
    </w:p>
    <w:p w14:paraId="1C722D66" w14:textId="77777777" w:rsidR="006E631B" w:rsidRPr="008F5DDF" w:rsidRDefault="006E631B" w:rsidP="006E631B">
      <w:pPr>
        <w:pStyle w:val="ListParagraph"/>
        <w:spacing w:after="240" w:line="276" w:lineRule="auto"/>
        <w:ind w:right="-514" w:firstLine="0"/>
        <w:rPr>
          <w:ins w:id="8897" w:author="An Tran, ACA (BUV)" w:date="2024-09-12T11:05:00Z" w16du:dateUtc="2024-09-12T04:05:00Z"/>
          <w:rFonts w:ascii="iCiel Avenir LT Std 35 Light" w:eastAsia="Segoe UI" w:hAnsi="iCiel Avenir LT Std 35 Light" w:cs="Segoe UI"/>
          <w:color w:val="000000" w:themeColor="text1"/>
        </w:rPr>
      </w:pPr>
    </w:p>
    <w:p w14:paraId="6344627E"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898" w:author="An Tran, ACA (BUV)" w:date="2024-09-12T11:05:00Z" w16du:dateUtc="2024-09-12T04:05:00Z"/>
          <w:rFonts w:ascii="iCiel Avenir LT Std 35 Light" w:eastAsia="Segoe UI" w:hAnsi="iCiel Avenir LT Std 35 Light" w:cs="Segoe UI"/>
          <w:color w:val="000000" w:themeColor="text1"/>
          <w:sz w:val="22"/>
          <w:szCs w:val="22"/>
        </w:rPr>
      </w:pPr>
      <w:ins w:id="8899"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 xml:space="preserve">Job Portal </w:t>
        </w:r>
        <w:r w:rsidRPr="008F5DDF">
          <w:rPr>
            <w:rFonts w:ascii="iCiel Avenir LT Std 35 Light" w:eastAsia="Segoe UI" w:hAnsi="iCiel Avenir LT Std 35 Light" w:cs="Segoe UI"/>
            <w:color w:val="000000" w:themeColor="text1"/>
            <w:sz w:val="22"/>
            <w:szCs w:val="22"/>
          </w:rPr>
          <w:t>with selective opportunities that your needs and semester break. These openings are sourced from BUV’s partners who are reliable employers and value your education and skills. Your CVs will be sent directly to employers in real-time as you apply.</w:t>
        </w:r>
      </w:ins>
    </w:p>
    <w:p w14:paraId="51835DB4"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00" w:author="An Tran, ACA (BUV)" w:date="2024-09-12T11:05:00Z" w16du:dateUtc="2024-09-12T04:05:00Z"/>
          <w:rFonts w:ascii="iCiel Avenir LT Std 35 Light" w:eastAsia="Segoe UI" w:hAnsi="iCiel Avenir LT Std 35 Light" w:cs="Segoe UI"/>
          <w:color w:val="000000" w:themeColor="text1"/>
          <w:sz w:val="22"/>
          <w:szCs w:val="22"/>
        </w:rPr>
      </w:pPr>
      <w:ins w:id="8901"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AI-Powered Tools</w:t>
        </w:r>
        <w:r w:rsidRPr="008F5DDF">
          <w:rPr>
            <w:rFonts w:ascii="iCiel Avenir LT Std 35 Light" w:eastAsia="Segoe UI" w:hAnsi="iCiel Avenir LT Std 35 Light" w:cs="Segoe UI"/>
            <w:color w:val="000000" w:themeColor="text1"/>
            <w:sz w:val="22"/>
            <w:szCs w:val="22"/>
          </w:rPr>
          <w:t xml:space="preserve">: CV Builder, CV360, Cover Letter Builder, Mock Interview Simulations </w:t>
        </w:r>
      </w:ins>
    </w:p>
    <w:p w14:paraId="37AEABBE"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02" w:author="An Tran, ACA (BUV)" w:date="2024-09-12T11:05:00Z" w16du:dateUtc="2024-09-12T04:05:00Z"/>
          <w:rFonts w:ascii="iCiel Avenir LT Std 35 Light" w:eastAsia="Segoe UI" w:hAnsi="iCiel Avenir LT Std 35 Light" w:cs="Segoe UI"/>
          <w:color w:val="000000" w:themeColor="text1"/>
          <w:sz w:val="22"/>
          <w:szCs w:val="22"/>
        </w:rPr>
      </w:pPr>
      <w:ins w:id="8903"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 xml:space="preserve">Book a career appointment </w:t>
        </w:r>
        <w:r w:rsidRPr="008F5DDF">
          <w:rPr>
            <w:rFonts w:ascii="iCiel Avenir LT Std 35 Light" w:eastAsia="Segoe UI" w:hAnsi="iCiel Avenir LT Std 35 Light" w:cs="Segoe UI"/>
            <w:color w:val="000000" w:themeColor="text1"/>
            <w:sz w:val="22"/>
            <w:szCs w:val="22"/>
          </w:rPr>
          <w:t>with our career consultants to discuss everything career related. </w:t>
        </w:r>
      </w:ins>
    </w:p>
    <w:p w14:paraId="42FF5A56"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04" w:author="An Tran, ACA (BUV)" w:date="2024-09-12T11:05:00Z" w16du:dateUtc="2024-09-12T04:05:00Z"/>
          <w:rFonts w:ascii="iCiel Avenir LT Std 35 Light" w:eastAsia="Segoe UI" w:hAnsi="iCiel Avenir LT Std 35 Light" w:cs="Segoe UI"/>
          <w:color w:val="000000" w:themeColor="text1"/>
          <w:sz w:val="22"/>
          <w:szCs w:val="22"/>
        </w:rPr>
      </w:pPr>
      <w:ins w:id="8905"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 xml:space="preserve">E-learning Hub </w:t>
        </w:r>
        <w:r w:rsidRPr="008F5DDF">
          <w:rPr>
            <w:rFonts w:ascii="iCiel Avenir LT Std 35 Light" w:eastAsia="Segoe UI" w:hAnsi="iCiel Avenir LT Std 35 Light" w:cs="Segoe UI"/>
            <w:color w:val="000000" w:themeColor="text1"/>
            <w:sz w:val="22"/>
            <w:szCs w:val="22"/>
          </w:rPr>
          <w:t>including courses, articles, and videos on diverse topics to enhance employability. </w:t>
        </w:r>
      </w:ins>
    </w:p>
    <w:p w14:paraId="59396590"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06" w:author="An Tran, ACA (BUV)" w:date="2024-09-12T11:05:00Z" w16du:dateUtc="2024-09-12T04:05:00Z"/>
          <w:rFonts w:ascii="iCiel Avenir LT Std 35 Light" w:eastAsia="Segoe UI" w:hAnsi="iCiel Avenir LT Std 35 Light" w:cs="Segoe UI"/>
          <w:color w:val="000000" w:themeColor="text1"/>
          <w:sz w:val="22"/>
          <w:szCs w:val="22"/>
        </w:rPr>
      </w:pPr>
      <w:ins w:id="8907"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Indigo Insights Assessment:</w:t>
        </w:r>
        <w:r w:rsidRPr="008F5DDF">
          <w:rPr>
            <w:rFonts w:ascii="iCiel Avenir LT Std 35 Light" w:eastAsia="Segoe UI" w:hAnsi="iCiel Avenir LT Std 35 Light" w:cs="Segoe UI"/>
            <w:color w:val="000000" w:themeColor="text1"/>
            <w:sz w:val="22"/>
            <w:szCs w:val="22"/>
          </w:rPr>
          <w:t> A BUV-sponsored test to explore your communication and behaviour styles, motivators, and strengths.</w:t>
        </w:r>
      </w:ins>
    </w:p>
    <w:p w14:paraId="09FA3ABB"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08" w:author="An Tran, ACA (BUV)" w:date="2024-09-12T11:05:00Z" w16du:dateUtc="2024-09-12T04:05:00Z"/>
          <w:rFonts w:ascii="iCiel Avenir LT Std 35 Light" w:eastAsia="Segoe UI" w:hAnsi="iCiel Avenir LT Std 35 Light" w:cs="Segoe UI"/>
          <w:b/>
          <w:bCs/>
          <w:color w:val="000000" w:themeColor="text1"/>
          <w:sz w:val="22"/>
          <w:szCs w:val="22"/>
        </w:rPr>
      </w:pPr>
      <w:ins w:id="8909" w:author="An Tran, ACA (BUV)" w:date="2024-09-12T11:05:00Z" w16du:dateUtc="2024-09-12T04:05:00Z">
        <w:r w:rsidRPr="008F5DDF">
          <w:rPr>
            <w:rFonts w:ascii="iCiel Avenir LT Std 35 Light" w:eastAsia="Segoe UI" w:hAnsi="iCiel Avenir LT Std 35 Light" w:cs="Segoe UI"/>
            <w:b/>
            <w:bCs/>
            <w:color w:val="000000" w:themeColor="text1"/>
            <w:sz w:val="22"/>
            <w:szCs w:val="22"/>
          </w:rPr>
          <w:t xml:space="preserve">SE Event Calendar </w:t>
        </w:r>
        <w:proofErr w:type="gramStart"/>
        <w:r w:rsidRPr="008F5DDF">
          <w:rPr>
            <w:rFonts w:ascii="iCiel Avenir LT Std 35 Light" w:eastAsia="Segoe UI" w:hAnsi="iCiel Avenir LT Std 35 Light" w:cs="Segoe UI"/>
            <w:color w:val="000000" w:themeColor="text1"/>
            <w:sz w:val="22"/>
            <w:szCs w:val="22"/>
          </w:rPr>
          <w:t>including</w:t>
        </w:r>
        <w:proofErr w:type="gramEnd"/>
        <w:r w:rsidRPr="008F5DDF">
          <w:rPr>
            <w:rFonts w:ascii="iCiel Avenir LT Std 35 Light" w:eastAsia="Segoe UI" w:hAnsi="iCiel Avenir LT Std 35 Light" w:cs="Segoe UI"/>
            <w:color w:val="000000" w:themeColor="text1"/>
            <w:sz w:val="22"/>
            <w:szCs w:val="22"/>
          </w:rPr>
          <w:t xml:space="preserve"> all upcoming extra-curricular activities about careers, skill development, clubs and societies, and so on. </w:t>
        </w:r>
      </w:ins>
    </w:p>
    <w:p w14:paraId="5FABBD3F" w14:textId="77777777" w:rsidR="006E631B" w:rsidRPr="008F5DDF" w:rsidRDefault="006E631B" w:rsidP="006E631B">
      <w:pPr>
        <w:tabs>
          <w:tab w:val="left" w:pos="630"/>
          <w:tab w:val="left" w:pos="1080"/>
        </w:tabs>
        <w:ind w:firstLine="0"/>
        <w:rPr>
          <w:ins w:id="8910" w:author="An Tran, ACA (BUV)" w:date="2024-09-12T11:05:00Z" w16du:dateUtc="2024-09-12T04:05:00Z"/>
          <w:rFonts w:ascii="iCiel Avenir LT Std 35 Light" w:hAnsi="iCiel Avenir LT Std 35 Light" w:cs="Arial"/>
          <w:sz w:val="22"/>
          <w:szCs w:val="22"/>
        </w:rPr>
      </w:pPr>
      <w:ins w:id="8911" w:author="An Tran, ACA (BUV)" w:date="2024-09-12T11:05:00Z" w16du:dateUtc="2024-09-12T04:05:00Z">
        <w:r w:rsidRPr="008F5DDF">
          <w:rPr>
            <w:rFonts w:ascii="iCiel Avenir LT Std 35 Light" w:hAnsi="iCiel Avenir LT Std 35 Light" w:cs="Arial"/>
            <w:sz w:val="22"/>
            <w:szCs w:val="22"/>
          </w:rPr>
          <w:t xml:space="preserve">Should you have any question or need any support, feel free to contact </w:t>
        </w:r>
        <w:r w:rsidRPr="008F5DDF">
          <w:rPr>
            <w:rFonts w:ascii="iCiel Avenir LT Std 35 Light" w:hAnsi="iCiel Avenir LT Std 35 Light" w:cs="Arial"/>
            <w:b/>
            <w:bCs/>
            <w:sz w:val="22"/>
            <w:szCs w:val="22"/>
          </w:rPr>
          <w:t>Career Services &amp; Industry Relations (CSIR)</w:t>
        </w:r>
        <w:r w:rsidRPr="008F5DDF">
          <w:rPr>
            <w:rFonts w:ascii="iCiel Avenir LT Std 35 Light" w:hAnsi="iCiel Avenir LT Std 35 Light" w:cs="Arial"/>
            <w:sz w:val="22"/>
            <w:szCs w:val="22"/>
          </w:rPr>
          <w:t xml:space="preserve"> via the email address: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sz w:val="22"/>
            <w:szCs w:val="22"/>
          </w:rPr>
          <w:t>SE-Careers@buv.edu.vn</w:t>
        </w:r>
        <w:r w:rsidRPr="0029685F">
          <w:rPr>
            <w:rStyle w:val="Hyperlink"/>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BUV’s phone number: (+84) (221) 6 250 250 | Ext. 562, or meet us at the SE Lounge (1</w:t>
        </w:r>
        <w:r w:rsidRPr="008F5DDF">
          <w:rPr>
            <w:rFonts w:ascii="iCiel Avenir LT Std 35 Light" w:hAnsi="iCiel Avenir LT Std 35 Light" w:cs="Arial"/>
            <w:sz w:val="22"/>
            <w:szCs w:val="22"/>
            <w:vertAlign w:val="superscript"/>
          </w:rPr>
          <w:t>st</w:t>
        </w:r>
        <w:r w:rsidRPr="008F5DDF">
          <w:rPr>
            <w:rFonts w:ascii="iCiel Avenir LT Std 35 Light" w:hAnsi="iCiel Avenir LT Std 35 Light" w:cs="Arial"/>
            <w:sz w:val="22"/>
            <w:szCs w:val="22"/>
          </w:rPr>
          <w:t xml:space="preserve"> Floor, BUV Ecopark Campus). </w:t>
        </w:r>
      </w:ins>
    </w:p>
    <w:p w14:paraId="5A880542" w14:textId="77777777" w:rsidR="006E631B" w:rsidRPr="008F5DDF" w:rsidRDefault="006E631B" w:rsidP="006E631B">
      <w:pPr>
        <w:tabs>
          <w:tab w:val="left" w:pos="630"/>
          <w:tab w:val="left" w:pos="1080"/>
        </w:tabs>
        <w:ind w:firstLine="0"/>
        <w:rPr>
          <w:ins w:id="8912" w:author="An Tran, ACA (BUV)" w:date="2024-09-12T11:05:00Z" w16du:dateUtc="2024-09-12T04:05:00Z"/>
          <w:rFonts w:ascii="iCiel Avenir LT Std 35 Light" w:hAnsi="iCiel Avenir LT Std 35 Light" w:cs="Arial"/>
          <w:sz w:val="22"/>
          <w:szCs w:val="22"/>
        </w:rPr>
      </w:pPr>
      <w:ins w:id="8913" w:author="An Tran, ACA (BUV)" w:date="2024-09-12T11:05:00Z" w16du:dateUtc="2024-09-12T04:05:00Z">
        <w:r w:rsidRPr="008F5DDF">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(exclusive to BUV students and alumni). </w:t>
        </w:r>
      </w:ins>
    </w:p>
    <w:p w14:paraId="2F3E99FB" w14:textId="77777777" w:rsidR="006E631B" w:rsidRDefault="006E631B" w:rsidP="006E631B">
      <w:pPr>
        <w:pStyle w:val="ListParagraph"/>
        <w:spacing w:after="240" w:line="276" w:lineRule="auto"/>
        <w:ind w:left="0" w:right="-514"/>
        <w:rPr>
          <w:ins w:id="8914" w:author="An Tran, ACA (BUV)" w:date="2024-09-12T11:05:00Z" w16du:dateUtc="2024-09-12T04:05:00Z"/>
          <w:rFonts w:ascii="iCiel Avenir LT Std 35 Light" w:eastAsia="Segoe UI" w:hAnsi="iCiel Avenir LT Std 35 Light" w:cs="Segoe UI"/>
          <w:i/>
          <w:iCs/>
          <w:color w:val="000000" w:themeColor="text1"/>
          <w:sz w:val="22"/>
          <w:szCs w:val="22"/>
        </w:rPr>
      </w:pPr>
    </w:p>
    <w:p w14:paraId="0FA60655" w14:textId="77777777" w:rsidR="006E631B" w:rsidRPr="008F5DDF" w:rsidRDefault="006E631B" w:rsidP="006E631B">
      <w:pPr>
        <w:pStyle w:val="ListParagraph"/>
        <w:spacing w:after="240" w:line="276" w:lineRule="auto"/>
        <w:ind w:left="0" w:right="-514"/>
        <w:rPr>
          <w:ins w:id="8915" w:author="An Tran, ACA (BUV)" w:date="2024-09-12T11:05:00Z" w16du:dateUtc="2024-09-12T04:05:00Z"/>
          <w:rFonts w:ascii="iCiel Avenir LT Std 35 Light" w:eastAsia="Segoe UI" w:hAnsi="iCiel Avenir LT Std 35 Light" w:cs="Calibri"/>
          <w:i/>
          <w:iCs/>
          <w:color w:val="000000" w:themeColor="text1"/>
          <w:sz w:val="22"/>
          <w:szCs w:val="22"/>
        </w:rPr>
      </w:pPr>
      <w:ins w:id="8916" w:author="An Tran, ACA (BUV)" w:date="2024-09-12T11:05:00Z" w16du:dateUtc="2024-09-12T04:05:00Z">
        <w:r w:rsidRPr="008F5DDF">
          <w:rPr>
            <w:rFonts w:ascii="iCiel Avenir LT Std 35 Light" w:eastAsia="Segoe UI" w:hAnsi="iCiel Avenir LT Std 35 Light" w:cs="Segoe UI"/>
            <w:i/>
            <w:iCs/>
            <w:color w:val="000000" w:themeColor="text1"/>
            <w:sz w:val="22"/>
            <w:szCs w:val="22"/>
          </w:rPr>
          <w:t>T</w:t>
        </w:r>
        <w:r w:rsidRPr="008F5DDF">
          <w:rPr>
            <w:rFonts w:ascii="iCiel Avenir LT Std 35 Light" w:eastAsia="Segoe UI" w:hAnsi="iCiel Avenir LT Std 35 Light" w:cs="Calibri"/>
            <w:i/>
            <w:iCs/>
            <w:color w:val="000000" w:themeColor="text1"/>
            <w:sz w:val="22"/>
            <w:szCs w:val="22"/>
          </w:rPr>
          <w:t>ất cả các cách gọi:</w:t>
        </w:r>
        <w:r w:rsidRPr="008F5DDF">
          <w:rPr>
            <w:rFonts w:ascii="iCiel Avenir LT Std 35 Light" w:eastAsia="Segoe UI" w:hAnsi="iCiel Avenir LT Std 35 Light" w:cs="Segoe UI"/>
            <w:i/>
            <w:iCs/>
            <w:color w:val="000000" w:themeColor="text1"/>
            <w:sz w:val="22"/>
            <w:szCs w:val="22"/>
          </w:rPr>
          <w:t xml:space="preserve"> “BUV Career Centre”, “BUV Career Platform”, “BUV Career Centre Platform”, “BUV Job Portal” hay tương tự đều nói đến nền tảng hướng nghiệp và việc làm dành riêng cho sinh viên và cựu sinh viên sử dụng tài khoản email BUV. Sinh viên có thể tìm thấy mọi thứ liên quan đến dịch vụ hướng nghiệp được cung cấp bởi Nhà trường tại: </w:t>
        </w:r>
        <w:r w:rsidRPr="008F5DDF">
          <w:rPr>
            <w:rFonts w:ascii="iCiel Avenir LT Std 35 Light" w:eastAsia="Segoe UI" w:hAnsi="iCiel Avenir LT Std 35 Light" w:cs="Segoe UI"/>
            <w:i/>
            <w:iCs/>
            <w:color w:val="000000" w:themeColor="text1"/>
            <w:sz w:val="22"/>
            <w:szCs w:val="22"/>
          </w:rPr>
          <w:fldChar w:fldCharType="begin"/>
        </w:r>
        <w:r w:rsidRPr="008F5DDF">
          <w:rPr>
            <w:rFonts w:ascii="iCiel Avenir LT Std 35 Light" w:eastAsia="Segoe UI" w:hAnsi="iCiel Avenir LT Std 35 Light" w:cs="Segoe UI"/>
            <w:i/>
            <w:iCs/>
            <w:color w:val="000000" w:themeColor="text1"/>
            <w:sz w:val="22"/>
            <w:szCs w:val="22"/>
          </w:rPr>
          <w:instrText>HYPERLINK "https://buv.careercentre.me/"</w:instrText>
        </w:r>
        <w:r w:rsidRPr="008F5DDF">
          <w:rPr>
            <w:rFonts w:ascii="iCiel Avenir LT Std 35 Light" w:eastAsia="Segoe UI" w:hAnsi="iCiel Avenir LT Std 35 Light" w:cs="Segoe UI"/>
            <w:i/>
            <w:iCs/>
            <w:color w:val="000000" w:themeColor="text1"/>
            <w:sz w:val="22"/>
            <w:szCs w:val="22"/>
          </w:rPr>
        </w:r>
        <w:r w:rsidRPr="008F5DDF">
          <w:rPr>
            <w:rFonts w:ascii="iCiel Avenir LT Std 35 Light" w:eastAsia="Segoe UI" w:hAnsi="iCiel Avenir LT Std 35 Light" w:cs="Segoe UI"/>
            <w:i/>
            <w:iCs/>
            <w:color w:val="000000" w:themeColor="text1"/>
            <w:sz w:val="22"/>
            <w:szCs w:val="22"/>
          </w:rPr>
          <w:fldChar w:fldCharType="separate"/>
        </w:r>
        <w:r w:rsidRPr="008F5DDF">
          <w:rPr>
            <w:rStyle w:val="Hyperlink"/>
            <w:rFonts w:ascii="iCiel Avenir LT Std 35 Light" w:eastAsia="Segoe UI" w:hAnsi="iCiel Avenir LT Std 35 Light" w:cs="Segoe UI"/>
            <w:i/>
            <w:iCs/>
            <w:sz w:val="22"/>
            <w:szCs w:val="22"/>
          </w:rPr>
          <w:t>https://buv.careercentre.me/</w:t>
        </w:r>
        <w:r w:rsidRPr="008F5DDF">
          <w:rPr>
            <w:rFonts w:ascii="iCiel Avenir LT Std 35 Light" w:eastAsia="Segoe UI" w:hAnsi="iCiel Avenir LT Std 35 Light" w:cs="Segoe UI"/>
            <w:i/>
            <w:iCs/>
            <w:color w:val="000000" w:themeColor="text1"/>
            <w:sz w:val="22"/>
            <w:szCs w:val="22"/>
          </w:rPr>
          <w:fldChar w:fldCharType="end"/>
        </w:r>
        <w:r w:rsidRPr="008F5DDF">
          <w:rPr>
            <w:rFonts w:ascii="iCiel Avenir LT Std 35 Light" w:eastAsia="Segoe UI" w:hAnsi="iCiel Avenir LT Std 35 Light" w:cs="Segoe UI"/>
            <w:i/>
            <w:iCs/>
            <w:color w:val="000000" w:themeColor="text1"/>
          </w:rPr>
          <w:t xml:space="preserve"> </w:t>
        </w:r>
      </w:ins>
    </w:p>
    <w:p w14:paraId="6F4D9DAD" w14:textId="77777777" w:rsidR="006E631B" w:rsidRPr="008F5DDF" w:rsidRDefault="006E631B" w:rsidP="006E631B">
      <w:pPr>
        <w:pStyle w:val="ListParagraph"/>
        <w:spacing w:after="240" w:line="276" w:lineRule="auto"/>
        <w:ind w:right="-514" w:firstLine="0"/>
        <w:rPr>
          <w:ins w:id="8917" w:author="An Tran, ACA (BUV)" w:date="2024-09-12T11:05:00Z" w16du:dateUtc="2024-09-12T04:05:00Z"/>
          <w:rFonts w:ascii="iCiel Avenir LT Std 35 Light" w:eastAsia="Segoe UI" w:hAnsi="iCiel Avenir LT Std 35 Light" w:cs="Segoe UI"/>
          <w:i/>
          <w:iCs/>
          <w:color w:val="000000" w:themeColor="text1"/>
        </w:rPr>
      </w:pPr>
    </w:p>
    <w:p w14:paraId="0FA6FBE6"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18" w:author="An Tran, ACA (BUV)" w:date="2024-09-12T11:05:00Z" w16du:dateUtc="2024-09-12T04:05:00Z"/>
          <w:rFonts w:ascii="iCiel Avenir LT Std 35 Light" w:eastAsia="Segoe UI" w:hAnsi="iCiel Avenir LT Std 35 Light" w:cs="Segoe UI"/>
          <w:i/>
          <w:iCs/>
          <w:color w:val="000000" w:themeColor="text1"/>
          <w:sz w:val="22"/>
          <w:szCs w:val="22"/>
        </w:rPr>
      </w:pPr>
      <w:ins w:id="8919"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 xml:space="preserve">Cổng thông tin việc làm </w:t>
        </w:r>
        <w:r w:rsidRPr="008F5DDF">
          <w:rPr>
            <w:rFonts w:ascii="iCiel Avenir LT Std 35 Light" w:eastAsia="Segoe UI" w:hAnsi="iCiel Avenir LT Std 35 Light" w:cs="Segoe UI"/>
            <w:i/>
            <w:iCs/>
            <w:color w:val="000000" w:themeColor="text1"/>
            <w:sz w:val="22"/>
            <w:szCs w:val="22"/>
          </w:rPr>
          <w:t xml:space="preserve">với các cơ hội được chọn lọc từ nhu cầu thực tập của sinh viên và thời gian phù hợp để sinh viên đi thực tập (ngoài kỳ học). Những cơ hội này đến từ các đối tác của BUV là các tổ chức đáng tin cậy và trân trọng kiến thức chuyên môn và kỹ năng của sinh viên. Hồ sơ ứng tuyển (CV) của sinh viên được hệ thống gửi trực tiếp đến nhà tuyển dụng ngay sau khi sinh viên nộp trên hê thống. </w:t>
        </w:r>
      </w:ins>
    </w:p>
    <w:p w14:paraId="141A5863"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20" w:author="An Tran, ACA (BUV)" w:date="2024-09-12T11:05:00Z" w16du:dateUtc="2024-09-12T04:05:00Z"/>
          <w:rFonts w:ascii="iCiel Avenir LT Std 35 Light" w:eastAsia="Segoe UI" w:hAnsi="iCiel Avenir LT Std 35 Light" w:cs="Segoe UI"/>
          <w:i/>
          <w:iCs/>
          <w:color w:val="000000" w:themeColor="text1"/>
          <w:sz w:val="22"/>
          <w:szCs w:val="22"/>
        </w:rPr>
      </w:pPr>
      <w:ins w:id="8921"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Công cụ ứng dụng AI</w:t>
        </w:r>
        <w:r w:rsidRPr="008F5DDF">
          <w:rPr>
            <w:rFonts w:ascii="iCiel Avenir LT Std 35 Light" w:eastAsia="Segoe UI" w:hAnsi="iCiel Avenir LT Std 35 Light" w:cs="Segoe UI"/>
            <w:i/>
            <w:iCs/>
            <w:color w:val="000000" w:themeColor="text1"/>
            <w:sz w:val="22"/>
            <w:szCs w:val="22"/>
          </w:rPr>
          <w:t xml:space="preserve">: Các công cụ kiểm tra CV và rèn luyện phỏng vấn - CV Builder, CV360, Cover Letter Builder, Interview360 </w:t>
        </w:r>
      </w:ins>
    </w:p>
    <w:p w14:paraId="51BD796C"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22" w:author="An Tran, ACA (BUV)" w:date="2024-09-12T11:05:00Z" w16du:dateUtc="2024-09-12T04:05:00Z"/>
          <w:rFonts w:ascii="iCiel Avenir LT Std 35 Light" w:eastAsia="Segoe UI" w:hAnsi="iCiel Avenir LT Std 35 Light" w:cs="Segoe UI"/>
          <w:i/>
          <w:iCs/>
          <w:color w:val="000000" w:themeColor="text1"/>
          <w:sz w:val="22"/>
          <w:szCs w:val="22"/>
        </w:rPr>
      </w:pPr>
      <w:ins w:id="8923"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 xml:space="preserve">Đặt lịch tư vấn hướng nghiệp </w:t>
        </w:r>
        <w:r w:rsidRPr="008F5DDF">
          <w:rPr>
            <w:rFonts w:ascii="iCiel Avenir LT Std 35 Light" w:eastAsia="Segoe UI" w:hAnsi="iCiel Avenir LT Std 35 Light" w:cs="Segoe UI"/>
            <w:i/>
            <w:iCs/>
            <w:color w:val="000000" w:themeColor="text1"/>
            <w:sz w:val="22"/>
            <w:szCs w:val="22"/>
          </w:rPr>
          <w:t>với các chuyên viên tư vấn hướng nghiệp để thảo luận bất cứ vấn đề nào liên quan đến phát triển nghề nghiệp. </w:t>
        </w:r>
      </w:ins>
    </w:p>
    <w:p w14:paraId="6CE80B8F"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24" w:author="An Tran, ACA (BUV)" w:date="2024-09-12T11:05:00Z" w16du:dateUtc="2024-09-12T04:05:00Z"/>
          <w:rFonts w:ascii="iCiel Avenir LT Std 35 Light" w:eastAsia="Segoe UI" w:hAnsi="iCiel Avenir LT Std 35 Light" w:cs="Segoe UI"/>
          <w:i/>
          <w:iCs/>
          <w:color w:val="000000" w:themeColor="text1"/>
          <w:sz w:val="22"/>
          <w:szCs w:val="22"/>
        </w:rPr>
      </w:pPr>
      <w:ins w:id="8925"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 xml:space="preserve">E-learning Hub </w:t>
        </w:r>
        <w:r w:rsidRPr="008F5DDF">
          <w:rPr>
            <w:rFonts w:ascii="iCiel Avenir LT Std 35 Light" w:eastAsia="Segoe UI" w:hAnsi="iCiel Avenir LT Std 35 Light" w:cs="Segoe UI"/>
            <w:i/>
            <w:iCs/>
            <w:color w:val="000000" w:themeColor="text1"/>
            <w:sz w:val="22"/>
            <w:szCs w:val="22"/>
          </w:rPr>
          <w:t>bao gồm các khóa học, bài báo, và videos về các chủ đề đa dạng nhằm tăng khả năng có việc làm của sinh viên.</w:t>
        </w:r>
      </w:ins>
    </w:p>
    <w:p w14:paraId="1D10594C"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26" w:author="An Tran, ACA (BUV)" w:date="2024-09-12T11:05:00Z" w16du:dateUtc="2024-09-12T04:05:00Z"/>
          <w:rFonts w:ascii="iCiel Avenir LT Std 35 Light" w:eastAsia="Segoe UI" w:hAnsi="iCiel Avenir LT Std 35 Light" w:cs="Segoe UI"/>
          <w:i/>
          <w:iCs/>
          <w:color w:val="000000" w:themeColor="text1"/>
          <w:sz w:val="22"/>
          <w:szCs w:val="22"/>
        </w:rPr>
      </w:pPr>
      <w:ins w:id="8927"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Trắc nghiệm Indigo Insights Assessment:</w:t>
        </w:r>
        <w:r w:rsidRPr="008F5DDF">
          <w:rPr>
            <w:rFonts w:ascii="iCiel Avenir LT Std 35 Light" w:eastAsia="Segoe UI" w:hAnsi="iCiel Avenir LT Std 35 Light" w:cs="Segoe UI"/>
            <w:i/>
            <w:iCs/>
            <w:color w:val="000000" w:themeColor="text1"/>
            <w:sz w:val="22"/>
            <w:szCs w:val="22"/>
          </w:rPr>
          <w:t xml:space="preserve"> Bài trắc nghiệm uy tín dựa trên cơ sở khoa học dùng để khám phá phong cách giao tiếp và hành vi, động lực, và thế mạnh của người làm bài trắc nghiệm. Sinh viên BUV được tài trợ hoàn toàn chi phí làm test. </w:t>
        </w:r>
      </w:ins>
    </w:p>
    <w:p w14:paraId="173E8544" w14:textId="77777777" w:rsidR="006E631B" w:rsidRPr="008F5DDF" w:rsidRDefault="006E631B" w:rsidP="006E631B">
      <w:pPr>
        <w:pStyle w:val="ListParagraph"/>
        <w:numPr>
          <w:ilvl w:val="0"/>
          <w:numId w:val="65"/>
        </w:numPr>
        <w:spacing w:before="120" w:beforeAutospacing="0" w:after="240" w:afterAutospacing="0" w:line="276" w:lineRule="auto"/>
        <w:ind w:right="-514"/>
        <w:rPr>
          <w:ins w:id="8928" w:author="An Tran, ACA (BUV)" w:date="2024-09-12T11:05:00Z" w16du:dateUtc="2024-09-12T04:05:00Z"/>
          <w:rFonts w:ascii="iCiel Avenir LT Std 35 Light" w:eastAsia="Segoe UI" w:hAnsi="iCiel Avenir LT Std 35 Light" w:cs="Segoe UI"/>
          <w:b/>
          <w:bCs/>
          <w:i/>
          <w:iCs/>
          <w:color w:val="000000" w:themeColor="text1"/>
          <w:sz w:val="22"/>
          <w:szCs w:val="22"/>
        </w:rPr>
      </w:pPr>
      <w:ins w:id="8929" w:author="An Tran, ACA (BUV)" w:date="2024-09-12T11:05:00Z" w16du:dateUtc="2024-09-12T04:05:00Z">
        <w:r w:rsidRPr="008F5DDF">
          <w:rPr>
            <w:rFonts w:ascii="iCiel Avenir LT Std 35 Light" w:eastAsia="Segoe UI" w:hAnsi="iCiel Avenir LT Std 35 Light" w:cs="Segoe UI"/>
            <w:b/>
            <w:bCs/>
            <w:i/>
            <w:iCs/>
            <w:color w:val="000000" w:themeColor="text1"/>
            <w:sz w:val="22"/>
            <w:szCs w:val="22"/>
          </w:rPr>
          <w:t xml:space="preserve">SE Event Calendar: </w:t>
        </w:r>
        <w:r w:rsidRPr="008F5DDF">
          <w:rPr>
            <w:rFonts w:ascii="iCiel Avenir LT Std 35 Light" w:eastAsia="Segoe UI" w:hAnsi="iCiel Avenir LT Std 35 Light" w:cs="Segoe UI"/>
            <w:i/>
            <w:iCs/>
            <w:color w:val="000000" w:themeColor="text1"/>
            <w:sz w:val="22"/>
            <w:szCs w:val="22"/>
          </w:rPr>
          <w:t xml:space="preserve">Lịch hoạt động của Ban Công tác và Phát triển Sinh viên (SE) bao gồm các hoạt động ngoại khóa như hội thảo/ lớp đào tạo kỹ năng, tọa đàm/ trò chuyên với chuyên gia (career talk), các sự kiện networking, các hoạt động câu lạc bộ, sự kiện thể thao, cuộc </w:t>
        </w:r>
        <w:proofErr w:type="gramStart"/>
        <w:r w:rsidRPr="008F5DDF">
          <w:rPr>
            <w:rFonts w:ascii="iCiel Avenir LT Std 35 Light" w:eastAsia="Segoe UI" w:hAnsi="iCiel Avenir LT Std 35 Light" w:cs="Segoe UI"/>
            <w:i/>
            <w:iCs/>
            <w:color w:val="000000" w:themeColor="text1"/>
            <w:sz w:val="22"/>
            <w:szCs w:val="22"/>
          </w:rPr>
          <w:t>thi,v.v..</w:t>
        </w:r>
        <w:proofErr w:type="gramEnd"/>
        <w:r w:rsidRPr="008F5DDF">
          <w:rPr>
            <w:rFonts w:ascii="iCiel Avenir LT Std 35 Light" w:eastAsia="Segoe UI" w:hAnsi="iCiel Avenir LT Std 35 Light" w:cs="Segoe UI"/>
            <w:i/>
            <w:iCs/>
            <w:color w:val="000000" w:themeColor="text1"/>
            <w:sz w:val="22"/>
            <w:szCs w:val="22"/>
          </w:rPr>
          <w:t xml:space="preserve"> </w:t>
        </w:r>
      </w:ins>
    </w:p>
    <w:p w14:paraId="548B2E36" w14:textId="77777777" w:rsidR="006E631B" w:rsidRDefault="006E631B" w:rsidP="006E631B">
      <w:pPr>
        <w:tabs>
          <w:tab w:val="left" w:pos="630"/>
          <w:tab w:val="left" w:pos="1080"/>
        </w:tabs>
        <w:ind w:firstLine="0"/>
        <w:rPr>
          <w:ins w:id="8930" w:author="An Tran, ACA (BUV)" w:date="2024-09-12T11:05:00Z" w16du:dateUtc="2024-09-12T04:05:00Z"/>
          <w:rFonts w:ascii="iCiel Avenir LT Std 35 Light" w:hAnsi="iCiel Avenir LT Std 35 Light" w:cs="Arial"/>
          <w:i/>
          <w:iCs/>
          <w:sz w:val="22"/>
          <w:szCs w:val="22"/>
        </w:rPr>
      </w:pPr>
      <w:ins w:id="8931"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7A78A368" w14:textId="77777777" w:rsidR="006E631B" w:rsidRPr="009B03D3" w:rsidRDefault="006E631B" w:rsidP="006E631B">
      <w:pPr>
        <w:tabs>
          <w:tab w:val="left" w:pos="630"/>
          <w:tab w:val="left" w:pos="1080"/>
        </w:tabs>
        <w:ind w:firstLine="0"/>
        <w:rPr>
          <w:ins w:id="8932" w:author="An Tran, ACA (BUV)" w:date="2024-09-12T11:05:00Z" w16du:dateUtc="2024-09-12T04:05:00Z"/>
          <w:rFonts w:cs="Arial"/>
          <w:bCs/>
          <w:i/>
          <w:iCs/>
          <w:szCs w:val="22"/>
        </w:rPr>
      </w:pPr>
      <w:ins w:id="8933" w:author="An Tran, ACA (BUV)" w:date="2024-09-12T11:05:00Z" w16du:dateUtc="2024-09-12T04:05:00Z">
        <w:r w:rsidRPr="009B03D3">
          <w:rPr>
            <w:rFonts w:ascii="iCiel Avenir LT Std 35 Light" w:hAnsi="iCiel Avenir LT Std 35 Light" w:cs="Arial"/>
            <w:bCs/>
            <w:i/>
            <w:iCs/>
            <w:sz w:val="22"/>
            <w:szCs w:val="22"/>
          </w:rPr>
          <w:t xml:space="preserve">Để đặt lịch với chuyên viên tư vấn hướng nghiệp và trao đổi về các vấn đề thực tập, phát triển nghề nghiệp, phát triển cá nhân, vui lòng truy cập: </w:t>
        </w:r>
        <w:r w:rsidRPr="009B03D3">
          <w:rPr>
            <w:rFonts w:ascii="iCiel Avenir LT Std 35 Light" w:hAnsi="iCiel Avenir LT Std 35 Light" w:cs="Arial"/>
            <w:bCs/>
            <w:i/>
            <w:iCs/>
            <w:sz w:val="22"/>
            <w:szCs w:val="22"/>
          </w:rPr>
          <w:fldChar w:fldCharType="begin"/>
        </w:r>
        <w:r w:rsidRPr="009B03D3">
          <w:rPr>
            <w:rFonts w:ascii="iCiel Avenir LT Std 35 Light" w:hAnsi="iCiel Avenir LT Std 35 Light" w:cs="Arial"/>
            <w:bCs/>
            <w:i/>
            <w:iCs/>
            <w:sz w:val="22"/>
            <w:szCs w:val="22"/>
          </w:rPr>
          <w:instrText>HYPERLINK "https://buv.careercentre.me/welcome/British-University-Vietnam"</w:instrText>
        </w:r>
        <w:r w:rsidRPr="009B03D3">
          <w:rPr>
            <w:rFonts w:ascii="iCiel Avenir LT Std 35 Light" w:hAnsi="iCiel Avenir LT Std 35 Light" w:cs="Arial"/>
            <w:bCs/>
            <w:i/>
            <w:iCs/>
            <w:sz w:val="22"/>
            <w:szCs w:val="22"/>
          </w:rPr>
        </w:r>
        <w:r w:rsidRPr="009B03D3">
          <w:rPr>
            <w:rFonts w:ascii="iCiel Avenir LT Std 35 Light" w:hAnsi="iCiel Avenir LT Std 35 Light" w:cs="Arial"/>
            <w:bCs/>
            <w:i/>
            <w:iCs/>
            <w:sz w:val="22"/>
            <w:szCs w:val="22"/>
          </w:rPr>
          <w:fldChar w:fldCharType="separate"/>
        </w:r>
        <w:r w:rsidRPr="009B03D3">
          <w:rPr>
            <w:bCs/>
            <w:i/>
            <w:iCs/>
          </w:rPr>
          <w:t>BUV Career Platform</w:t>
        </w:r>
        <w:r w:rsidRPr="009B03D3">
          <w:rPr>
            <w:rFonts w:ascii="iCiel Avenir LT Std 35 Light" w:hAnsi="iCiel Avenir LT Std 35 Light" w:cs="Arial"/>
            <w:bCs/>
            <w:i/>
            <w:iCs/>
            <w:sz w:val="22"/>
            <w:szCs w:val="22"/>
          </w:rPr>
          <w:fldChar w:fldCharType="end"/>
        </w:r>
        <w:r w:rsidRPr="009B03D3">
          <w:rPr>
            <w:rFonts w:ascii="iCiel Avenir LT Std 35 Light" w:hAnsi="iCiel Avenir LT Std 35 Light" w:cs="Arial"/>
            <w:bCs/>
            <w:i/>
            <w:iCs/>
            <w:sz w:val="22"/>
            <w:szCs w:val="22"/>
          </w:rPr>
          <w:t xml:space="preserve"> (dành riêng cho sinh viên và cựu sinh viên BUV).</w:t>
        </w:r>
      </w:ins>
    </w:p>
    <w:p w14:paraId="0121CC2A" w14:textId="77777777" w:rsidR="006E631B" w:rsidRPr="004526AF" w:rsidRDefault="006E631B" w:rsidP="006E631B">
      <w:pPr>
        <w:pStyle w:val="Question"/>
        <w:numPr>
          <w:ilvl w:val="0"/>
          <w:numId w:val="7"/>
        </w:numPr>
        <w:tabs>
          <w:tab w:val="left" w:pos="630"/>
          <w:tab w:val="left" w:pos="1080"/>
        </w:tabs>
        <w:spacing w:line="400" w:lineRule="exact"/>
        <w:ind w:left="0" w:firstLine="720"/>
        <w:rPr>
          <w:ins w:id="8934" w:author="An Tran, ACA (BUV)" w:date="2024-09-12T11:05:00Z" w16du:dateUtc="2024-09-12T04:05:00Z"/>
          <w:rFonts w:cs="Arial"/>
          <w:b w:val="0"/>
          <w:i/>
          <w:iCs/>
          <w:szCs w:val="22"/>
        </w:rPr>
      </w:pPr>
      <w:bookmarkStart w:id="8935" w:name="_Toc177025938"/>
      <w:bookmarkStart w:id="8936" w:name="_Toc177146659"/>
      <w:ins w:id="8937" w:author="An Tran, ACA (BUV)" w:date="2024-09-12T11:05:00Z" w16du:dateUtc="2024-09-12T04:05:00Z">
        <w:r w:rsidRPr="004526AF">
          <w:rPr>
            <w:rFonts w:cs="Arial"/>
            <w:szCs w:val="22"/>
          </w:rPr>
          <w:t xml:space="preserve">Is the Internship programme at BUV compulsory to students? / </w:t>
        </w:r>
        <w:r w:rsidRPr="004526AF">
          <w:rPr>
            <w:rFonts w:cs="Arial"/>
            <w:i/>
            <w:iCs/>
            <w:szCs w:val="22"/>
          </w:rPr>
          <w:t>Ch</w:t>
        </w:r>
        <w:r w:rsidRPr="004526AF">
          <w:rPr>
            <w:rFonts w:cs="Calibri"/>
            <w:i/>
            <w:iCs/>
            <w:szCs w:val="22"/>
          </w:rPr>
          <w:t>ươ</w:t>
        </w:r>
        <w:r w:rsidRPr="004526AF">
          <w:rPr>
            <w:rFonts w:cs="Arial"/>
            <w:i/>
            <w:iCs/>
            <w:szCs w:val="22"/>
          </w:rPr>
          <w:t>ng tr</w:t>
        </w:r>
        <w:r w:rsidRPr="004526AF">
          <w:rPr>
            <w:rFonts w:cs="Avenir Next LT Pro"/>
            <w:i/>
            <w:iCs/>
            <w:szCs w:val="22"/>
          </w:rPr>
          <w:t>ì</w:t>
        </w:r>
        <w:r w:rsidRPr="004526AF">
          <w:rPr>
            <w:rFonts w:cs="Arial"/>
            <w:i/>
            <w:iCs/>
            <w:szCs w:val="22"/>
          </w:rPr>
          <w:t>nh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t</w:t>
        </w:r>
        <w:r w:rsidRPr="004526AF">
          <w:rPr>
            <w:rFonts w:cs="Calibri"/>
            <w:i/>
            <w:iCs/>
            <w:szCs w:val="22"/>
          </w:rPr>
          <w:t>ạ</w:t>
        </w:r>
        <w:r w:rsidRPr="004526AF">
          <w:rPr>
            <w:rFonts w:cs="Arial"/>
            <w:i/>
            <w:iCs/>
            <w:szCs w:val="22"/>
          </w:rPr>
          <w:t>i BUV có b</w:t>
        </w:r>
        <w:r w:rsidRPr="004526AF">
          <w:rPr>
            <w:rFonts w:cs="Calibri"/>
            <w:i/>
            <w:iCs/>
            <w:szCs w:val="22"/>
          </w:rPr>
          <w:t>ắ</w:t>
        </w:r>
        <w:r w:rsidRPr="004526AF">
          <w:rPr>
            <w:rFonts w:cs="Arial"/>
            <w:i/>
            <w:iCs/>
            <w:szCs w:val="22"/>
          </w:rPr>
          <w:t>t bu</w:t>
        </w:r>
        <w:r w:rsidRPr="004526AF">
          <w:rPr>
            <w:rFonts w:cs="Calibri"/>
            <w:i/>
            <w:iCs/>
            <w:szCs w:val="22"/>
          </w:rPr>
          <w:t>ộ</w:t>
        </w:r>
        <w:r w:rsidRPr="004526AF">
          <w:rPr>
            <w:rFonts w:cs="Arial"/>
            <w:i/>
            <w:iCs/>
            <w:szCs w:val="22"/>
          </w:rPr>
          <w:t>c đ</w:t>
        </w:r>
        <w:r w:rsidRPr="004526AF">
          <w:rPr>
            <w:rFonts w:cs="Calibri"/>
            <w:i/>
            <w:iCs/>
            <w:szCs w:val="22"/>
          </w:rPr>
          <w:t>ố</w:t>
        </w:r>
        <w:r w:rsidRPr="004526AF">
          <w:rPr>
            <w:rFonts w:cs="Arial"/>
            <w:i/>
            <w:iCs/>
            <w:szCs w:val="22"/>
          </w:rPr>
          <w:t>i v</w:t>
        </w:r>
        <w:r w:rsidRPr="004526AF">
          <w:rPr>
            <w:rFonts w:cs="Calibri"/>
            <w:i/>
            <w:iCs/>
            <w:szCs w:val="22"/>
          </w:rPr>
          <w:t>ớ</w:t>
        </w:r>
        <w:r w:rsidRPr="004526AF">
          <w:rPr>
            <w:rFonts w:cs="Arial"/>
            <w:i/>
            <w:iCs/>
            <w:szCs w:val="22"/>
          </w:rPr>
          <w:t>i sinh viên không?</w:t>
        </w:r>
        <w:bookmarkEnd w:id="8812"/>
        <w:bookmarkEnd w:id="8935"/>
        <w:bookmarkEnd w:id="8936"/>
      </w:ins>
    </w:p>
    <w:p w14:paraId="08A212A5" w14:textId="77777777" w:rsidR="006E631B" w:rsidRPr="004526AF" w:rsidRDefault="006E631B" w:rsidP="006E631B">
      <w:pPr>
        <w:pStyle w:val="ListParagraph"/>
        <w:tabs>
          <w:tab w:val="left" w:pos="630"/>
          <w:tab w:val="left" w:pos="720"/>
          <w:tab w:val="left" w:pos="1080"/>
        </w:tabs>
        <w:ind w:left="0"/>
        <w:contextualSpacing w:val="0"/>
        <w:rPr>
          <w:ins w:id="8938" w:author="An Tran, ACA (BUV)" w:date="2024-09-12T11:05:00Z" w16du:dateUtc="2024-09-12T04:05:00Z"/>
          <w:rFonts w:ascii="iCiel Avenir LT Std 35 Light" w:hAnsi="iCiel Avenir LT Std 35 Light" w:cs="Arial"/>
          <w:b/>
          <w:bCs/>
          <w:sz w:val="22"/>
          <w:szCs w:val="22"/>
          <w:u w:val="single"/>
        </w:rPr>
      </w:pPr>
      <w:ins w:id="8939"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4CB1FDF0" w14:textId="77777777" w:rsidR="006E631B" w:rsidRPr="00B444DF" w:rsidRDefault="006E631B" w:rsidP="006E631B">
      <w:pPr>
        <w:tabs>
          <w:tab w:val="left" w:pos="630"/>
          <w:tab w:val="left" w:pos="1080"/>
        </w:tabs>
        <w:ind w:firstLine="0"/>
        <w:rPr>
          <w:ins w:id="8940" w:author="An Tran, ACA (BUV)" w:date="2024-09-12T11:05:00Z" w16du:dateUtc="2024-09-12T04:05:00Z"/>
          <w:rFonts w:ascii="iCiel Avenir LT Std 35 Light" w:hAnsi="iCiel Avenir LT Std 35 Light" w:cs="Arial"/>
          <w:sz w:val="22"/>
          <w:szCs w:val="22"/>
        </w:rPr>
      </w:pPr>
      <w:ins w:id="8941" w:author="An Tran, ACA (BUV)" w:date="2024-09-12T11:05:00Z" w16du:dateUtc="2024-09-12T04:05:00Z">
        <w:r w:rsidRPr="00B444DF">
          <w:rPr>
            <w:rFonts w:ascii="iCiel Avenir LT Std 35 Light" w:hAnsi="iCiel Avenir LT Std 35 Light" w:cs="Arial"/>
            <w:sz w:val="22"/>
            <w:szCs w:val="22"/>
          </w:rPr>
          <w:t>In today's dynamic labour market, internships are no longer the sole pathway for students to acquire professional experience. The study programmes at BUV encourage and facilitate students to explore a variety of professional opportunities, both during the PSG semesters and academic study semesters.</w:t>
        </w:r>
      </w:ins>
    </w:p>
    <w:p w14:paraId="6367B5CB" w14:textId="77777777" w:rsidR="006E631B" w:rsidRPr="00B444DF" w:rsidRDefault="006E631B" w:rsidP="006E631B">
      <w:pPr>
        <w:tabs>
          <w:tab w:val="left" w:pos="630"/>
          <w:tab w:val="left" w:pos="1080"/>
        </w:tabs>
        <w:ind w:firstLine="0"/>
        <w:rPr>
          <w:ins w:id="8942" w:author="An Tran, ACA (BUV)" w:date="2024-09-12T11:05:00Z" w16du:dateUtc="2024-09-12T04:05:00Z"/>
          <w:rFonts w:ascii="iCiel Avenir LT Std 35 Light" w:hAnsi="iCiel Avenir LT Std 35 Light" w:cs="Arial"/>
          <w:sz w:val="22"/>
          <w:szCs w:val="22"/>
        </w:rPr>
      </w:pPr>
      <w:ins w:id="8943" w:author="An Tran, ACA (BUV)" w:date="2024-09-12T11:05:00Z" w16du:dateUtc="2024-09-12T04:05:00Z">
        <w:r w:rsidRPr="00B444DF">
          <w:rPr>
            <w:rFonts w:ascii="iCiel Avenir LT Std 35 Light" w:hAnsi="iCiel Avenir LT Std 35 Light" w:cs="Arial"/>
            <w:sz w:val="22"/>
            <w:szCs w:val="22"/>
          </w:rPr>
          <w: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qualified industry professional’s feedback (only for some specific programmes). Alternatively, students may participate in the international study mobility program organized by the BUV International Office.</w:t>
        </w:r>
      </w:ins>
    </w:p>
    <w:p w14:paraId="1CB60790" w14:textId="77777777" w:rsidR="006E631B" w:rsidRPr="00B444DF" w:rsidRDefault="006E631B" w:rsidP="006E631B">
      <w:pPr>
        <w:tabs>
          <w:tab w:val="left" w:pos="630"/>
          <w:tab w:val="left" w:pos="1080"/>
        </w:tabs>
        <w:ind w:firstLine="0"/>
        <w:rPr>
          <w:ins w:id="8944" w:author="An Tran, ACA (BUV)" w:date="2024-09-12T11:05:00Z" w16du:dateUtc="2024-09-12T04:05:00Z"/>
          <w:rFonts w:ascii="iCiel Avenir LT Std 35 Light" w:hAnsi="iCiel Avenir LT Std 35 Light" w:cs="Arial"/>
          <w:sz w:val="22"/>
          <w:szCs w:val="22"/>
        </w:rPr>
      </w:pPr>
      <w:ins w:id="8945" w:author="An Tran, ACA (BUV)" w:date="2024-09-12T11:05:00Z" w16du:dateUtc="2024-09-12T04:05:00Z">
        <w:r>
          <w:rPr>
            <w:rFonts w:ascii="iCiel Avenir LT Std 35 Light" w:hAnsi="iCiel Avenir LT Std 35 Light" w:cs="Arial"/>
            <w:sz w:val="22"/>
            <w:szCs w:val="22"/>
          </w:rPr>
          <w:t xml:space="preserve">If any </w:t>
        </w:r>
        <w:r w:rsidRPr="00B444DF">
          <w:rPr>
            <w:rFonts w:ascii="iCiel Avenir LT Std 35 Light" w:hAnsi="iCiel Avenir LT Std 35 Light" w:cs="Arial"/>
            <w:sz w:val="22"/>
            <w:szCs w:val="22"/>
          </w:rPr>
          <w:t xml:space="preserve">modules within </w:t>
        </w:r>
        <w:r>
          <w:rPr>
            <w:rFonts w:ascii="iCiel Avenir LT Std 35 Light" w:hAnsi="iCiel Avenir LT Std 35 Light" w:cs="Arial"/>
            <w:sz w:val="22"/>
            <w:szCs w:val="22"/>
          </w:rPr>
          <w:t>the</w:t>
        </w:r>
        <w:r w:rsidRPr="00B444DF">
          <w:rPr>
            <w:rFonts w:ascii="iCiel Avenir LT Std 35 Light" w:hAnsi="iCiel Avenir LT Std 35 Light" w:cs="Arial"/>
            <w:sz w:val="22"/>
            <w:szCs w:val="22"/>
          </w:rPr>
          <w:t xml:space="preserve"> academic programme require the completion of work placements and internships as part of the module’s assessment</w:t>
        </w:r>
        <w:r>
          <w:rPr>
            <w:rFonts w:ascii="iCiel Avenir LT Std 35 Light" w:hAnsi="iCiel Avenir LT Std 35 Light" w:cs="Arial"/>
            <w:sz w:val="22"/>
            <w:szCs w:val="22"/>
          </w:rPr>
          <w:t xml:space="preserve">, please follow the modules’ </w:t>
        </w:r>
        <w:r w:rsidRPr="00B444DF">
          <w:rPr>
            <w:rFonts w:ascii="iCiel Avenir LT Std 35 Light" w:hAnsi="iCiel Avenir LT Std 35 Light" w:cs="Arial"/>
            <w:sz w:val="22"/>
            <w:szCs w:val="22"/>
          </w:rPr>
          <w:t>requirements, for example the minimum number of working hours, the company’s business/scale etc. Alongside the Module Leader, the Career Services &amp; Industry Relations Team</w:t>
        </w:r>
        <w:r>
          <w:rPr>
            <w:rFonts w:ascii="iCiel Avenir LT Std 35 Light" w:hAnsi="iCiel Avenir LT Std 35 Light" w:cs="Arial"/>
            <w:sz w:val="22"/>
            <w:szCs w:val="22"/>
          </w:rPr>
          <w:t xml:space="preserve"> (CSIR)</w:t>
        </w:r>
        <w:r w:rsidRPr="00B444DF">
          <w:rPr>
            <w:rFonts w:ascii="iCiel Avenir LT Std 35 Light" w:hAnsi="iCiel Avenir LT Std 35 Light" w:cs="Arial"/>
            <w:sz w:val="22"/>
            <w:szCs w:val="22"/>
          </w:rPr>
          <w:t xml:space="preserve"> support students by assisting with the application documents (such as CV, Cover Letter) and preparing for interviews. We also offer consultation on internship selection and how to maximise the placement experience to ensure it aligns with the module’s learning outcomes. Work placement (academic credited) is one of the professional experience options mentioned above. </w:t>
        </w:r>
      </w:ins>
    </w:p>
    <w:p w14:paraId="0E4CD87C" w14:textId="77777777" w:rsidR="006E631B" w:rsidRPr="00B444DF" w:rsidRDefault="006E631B" w:rsidP="006E631B">
      <w:pPr>
        <w:tabs>
          <w:tab w:val="left" w:pos="630"/>
          <w:tab w:val="left" w:pos="1080"/>
        </w:tabs>
        <w:ind w:firstLine="0"/>
        <w:rPr>
          <w:ins w:id="8946" w:author="An Tran, ACA (BUV)" w:date="2024-09-12T11:05:00Z" w16du:dateUtc="2024-09-12T04:05:00Z"/>
          <w:rFonts w:ascii="iCiel Avenir LT Std 35 Light" w:hAnsi="iCiel Avenir LT Std 35 Light" w:cs="Arial"/>
          <w:sz w:val="22"/>
          <w:szCs w:val="22"/>
        </w:rPr>
      </w:pPr>
      <w:ins w:id="8947" w:author="An Tran, ACA (BUV)" w:date="2024-09-12T11:05:00Z" w16du:dateUtc="2024-09-12T04:05:00Z">
        <w:r w:rsidRPr="00B444DF">
          <w:rPr>
            <w:rFonts w:ascii="iCiel Avenir LT Std 35 Light" w:hAnsi="iCiel Avenir LT Std 35 Light" w:cs="Arial"/>
            <w:sz w:val="22"/>
            <w:szCs w:val="22"/>
          </w:rPr>
          <w:t xml:space="preserve">All the details of the professional experience options and alternatives, as well as the requirements of each, are fully communicated to all students via </w:t>
        </w:r>
        <w:r w:rsidRPr="006113DF">
          <w:rPr>
            <w:rFonts w:ascii="iCiel Avenir LT Std 35 Light" w:hAnsi="iCiel Avenir LT Std 35 Light" w:cs="Arial"/>
            <w:sz w:val="22"/>
            <w:szCs w:val="22"/>
          </w:rPr>
          <w:fldChar w:fldCharType="begin"/>
        </w:r>
        <w:r w:rsidRPr="006113DF">
          <w:rPr>
            <w:rFonts w:ascii="iCiel Avenir LT Std 35 Light" w:hAnsi="iCiel Avenir LT Std 35 Light" w:cs="Arial"/>
            <w:sz w:val="22"/>
            <w:szCs w:val="22"/>
          </w:rPr>
          <w:instrText>HYPERLINK "https://buv.instructure.com/files/425794/download?download_frd=1"</w:instrText>
        </w:r>
        <w:r w:rsidRPr="006113DF">
          <w:rPr>
            <w:rFonts w:ascii="iCiel Avenir LT Std 35 Light" w:hAnsi="iCiel Avenir LT Std 35 Light" w:cs="Arial"/>
            <w:sz w:val="22"/>
            <w:szCs w:val="22"/>
          </w:rPr>
        </w:r>
        <w:r w:rsidRPr="006113DF">
          <w:rPr>
            <w:rFonts w:ascii="iCiel Avenir LT Std 35 Light" w:hAnsi="iCiel Avenir LT Std 35 Light" w:cs="Arial"/>
            <w:sz w:val="22"/>
            <w:szCs w:val="22"/>
          </w:rPr>
          <w:fldChar w:fldCharType="separate"/>
        </w:r>
        <w:r w:rsidRPr="006113DF">
          <w:rPr>
            <w:rStyle w:val="Hyperlink"/>
            <w:rFonts w:ascii="iCiel Avenir LT Std 35 Light" w:hAnsi="iCiel Avenir LT Std 35 Light" w:cs="Arial"/>
            <w:sz w:val="22"/>
            <w:szCs w:val="22"/>
          </w:rPr>
          <w:t>APPENDIX 1. PSG Instructions on professional options and alternatives</w:t>
        </w:r>
        <w:r w:rsidRPr="006113DF">
          <w:rPr>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xml:space="preserve">. </w:t>
        </w:r>
      </w:ins>
    </w:p>
    <w:p w14:paraId="3519D73A" w14:textId="77777777" w:rsidR="006E631B" w:rsidRDefault="006E631B" w:rsidP="006E631B">
      <w:pPr>
        <w:tabs>
          <w:tab w:val="left" w:pos="630"/>
          <w:tab w:val="left" w:pos="1080"/>
        </w:tabs>
        <w:ind w:firstLine="0"/>
        <w:rPr>
          <w:ins w:id="8948" w:author="An Tran, ACA (BUV)" w:date="2024-09-12T11:05:00Z" w16du:dateUtc="2024-09-12T04:05:00Z"/>
          <w:rFonts w:ascii="iCiel Avenir LT Std 35 Light" w:hAnsi="iCiel Avenir LT Std 35 Light" w:cs="Arial"/>
          <w:sz w:val="22"/>
          <w:szCs w:val="22"/>
        </w:rPr>
      </w:pPr>
      <w:ins w:id="8949"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3B629F2B" w14:textId="77777777" w:rsidR="006E631B" w:rsidRPr="00B444DF" w:rsidRDefault="006E631B" w:rsidP="006E631B">
      <w:pPr>
        <w:tabs>
          <w:tab w:val="left" w:pos="630"/>
          <w:tab w:val="left" w:pos="1080"/>
        </w:tabs>
        <w:ind w:firstLine="0"/>
        <w:rPr>
          <w:ins w:id="8950" w:author="An Tran, ACA (BUV)" w:date="2024-09-12T11:05:00Z" w16du:dateUtc="2024-09-12T04:05:00Z"/>
          <w:rFonts w:ascii="iCiel Avenir LT Std 35 Light" w:hAnsi="iCiel Avenir LT Std 35 Light" w:cs="Arial"/>
          <w:sz w:val="22"/>
          <w:szCs w:val="22"/>
        </w:rPr>
      </w:pPr>
      <w:ins w:id="8951"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5180F8F4" w14:textId="77777777" w:rsidR="006E631B" w:rsidRPr="00B444DF" w:rsidRDefault="006E631B" w:rsidP="006E631B">
      <w:pPr>
        <w:tabs>
          <w:tab w:val="left" w:pos="630"/>
          <w:tab w:val="left" w:pos="1080"/>
        </w:tabs>
        <w:ind w:firstLine="0"/>
        <w:rPr>
          <w:ins w:id="8952" w:author="An Tran, ACA (BUV)" w:date="2024-09-12T11:05:00Z" w16du:dateUtc="2024-09-12T04:05:00Z"/>
          <w:rFonts w:ascii="iCiel Avenir LT Std 35 Light" w:hAnsi="iCiel Avenir LT Std 35 Light" w:cs="Arial"/>
          <w:i/>
          <w:iCs/>
          <w:sz w:val="22"/>
          <w:szCs w:val="22"/>
        </w:rPr>
      </w:pPr>
      <w:ins w:id="8953" w:author="An Tran, ACA (BUV)" w:date="2024-09-12T11:05:00Z" w16du:dateUtc="2024-09-12T04:05:00Z">
        <w:r w:rsidRPr="00B444DF">
          <w:rPr>
            <w:rFonts w:ascii="iCiel Avenir LT Std 35 Light" w:hAnsi="iCiel Avenir LT Std 35 Light" w:cs="Arial"/>
            <w:i/>
            <w:iCs/>
            <w:sz w:val="22"/>
            <w:szCs w:val="22"/>
          </w:rPr>
          <w: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t>
        </w:r>
      </w:ins>
    </w:p>
    <w:p w14:paraId="5BDB9BA7" w14:textId="77777777" w:rsidR="006E631B" w:rsidRPr="00B444DF" w:rsidRDefault="006E631B" w:rsidP="006E631B">
      <w:pPr>
        <w:tabs>
          <w:tab w:val="left" w:pos="630"/>
          <w:tab w:val="left" w:pos="1080"/>
        </w:tabs>
        <w:ind w:firstLine="0"/>
        <w:rPr>
          <w:ins w:id="8954" w:author="An Tran, ACA (BUV)" w:date="2024-09-12T11:05:00Z" w16du:dateUtc="2024-09-12T04:05:00Z"/>
          <w:rFonts w:ascii="iCiel Avenir LT Std 35 Light" w:hAnsi="iCiel Avenir LT Std 35 Light" w:cs="Arial"/>
          <w:i/>
          <w:iCs/>
          <w:sz w:val="22"/>
          <w:szCs w:val="22"/>
        </w:rPr>
      </w:pPr>
      <w:ins w:id="8955" w:author="An Tran, ACA (BUV)" w:date="2024-09-12T11:05:00Z" w16du:dateUtc="2024-09-12T04:05:00Z">
        <w:r w:rsidRPr="00B444DF">
          <w:rPr>
            <w:rFonts w:ascii="iCiel Avenir LT Std 35 Light" w:hAnsi="iCiel Avenir LT Std 35 Light" w:cs="Arial"/>
            <w:i/>
            <w:iCs/>
            <w:sz w:val="22"/>
            <w:szCs w:val="22"/>
          </w:rPr>
          <w:t>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10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 xml:space="preserve">m 2021, BUV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tri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khai Ch</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t tri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Năng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kinh doanh riêng; hoặc nộp một hồ sơ năng lực chuyên môn (portfolio) có đánh giá từ một chuyên gia ngành đủ điều kiện (chỉ áp dụng với một số chuyên ngành cụ thể). Ngoài ra, sinh viên có thể tham gia chương trình học tập quốc tế do Phòng Hợp tác Quốc tế của BUV tổ chức.</w:t>
        </w:r>
      </w:ins>
    </w:p>
    <w:p w14:paraId="12EF4EE8" w14:textId="77777777" w:rsidR="006E631B" w:rsidRPr="00B444DF" w:rsidRDefault="006E631B" w:rsidP="006E631B">
      <w:pPr>
        <w:tabs>
          <w:tab w:val="left" w:pos="630"/>
          <w:tab w:val="left" w:pos="1080"/>
        </w:tabs>
        <w:ind w:firstLine="0"/>
        <w:rPr>
          <w:ins w:id="8956" w:author="An Tran, ACA (BUV)" w:date="2024-09-12T11:05:00Z" w16du:dateUtc="2024-09-12T04:05:00Z"/>
          <w:rFonts w:ascii="iCiel Avenir LT Std 35 Light" w:hAnsi="iCiel Avenir LT Std 35 Light" w:cs="Arial"/>
          <w:i/>
          <w:iCs/>
          <w:sz w:val="22"/>
          <w:szCs w:val="22"/>
        </w:rPr>
      </w:pPr>
      <w:ins w:id="8957" w:author="An Tran, ACA (BUV)" w:date="2024-09-12T11:05:00Z" w16du:dateUtc="2024-09-12T04:05:00Z">
        <w:r>
          <w:rPr>
            <w:rFonts w:ascii="iCiel Avenir LT Std 35 Light" w:hAnsi="iCiel Avenir LT Std 35 Light" w:cs="Arial"/>
            <w:i/>
            <w:iCs/>
            <w:sz w:val="22"/>
            <w:szCs w:val="22"/>
          </w:rPr>
          <w:t xml:space="preserve">Nếu </w:t>
        </w:r>
        <w:r w:rsidRPr="00B444DF">
          <w:rPr>
            <w:rFonts w:ascii="iCiel Avenir LT Std 35 Light" w:hAnsi="iCiel Avenir LT Std 35 Light" w:cs="Arial"/>
            <w:i/>
            <w:iCs/>
            <w:sz w:val="22"/>
            <w:szCs w:val="22"/>
          </w:rPr>
          <w:t>ch</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thu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t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b</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ki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m tra </w:t>
        </w:r>
        <w:r w:rsidRPr="00B444DF">
          <w:rPr>
            <w:rFonts w:ascii="iCiel Avenir LT Std 35 Light" w:hAnsi="iCiel Avenir LT Std 35 Light" w:cs="Avenir Next LT Pro"/>
            <w:i/>
            <w:iCs/>
            <w:sz w:val="22"/>
            <w:szCs w:val="22"/>
          </w:rPr>
          <w:t>đá</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tu</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theo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môn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u, quy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kinh doanh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o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bộ môn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 xml:space="preserve">i </w:t>
        </w:r>
        <w:r>
          <w:rPr>
            <w:rFonts w:ascii="iCiel Avenir LT Std 35 Light" w:hAnsi="iCiel Avenir LT Std 35 Light" w:cs="Avenir Next LT Pro"/>
            <w:i/>
            <w:iCs/>
            <w:sz w:val="22"/>
            <w:szCs w:val="22"/>
          </w:rPr>
          <w:t>Phòng DV Hướng nghiệp và QH Đối tác</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Những kỳ thực tập hoặc kiến tập này cũng là một trong số các phương án trải nghiệm làm việc được đề cập bên trên. </w:t>
        </w:r>
      </w:ins>
    </w:p>
    <w:p w14:paraId="01B2C9B7" w14:textId="77777777" w:rsidR="006E631B" w:rsidRPr="00B444DF" w:rsidRDefault="006E631B" w:rsidP="006E631B">
      <w:pPr>
        <w:tabs>
          <w:tab w:val="left" w:pos="630"/>
          <w:tab w:val="left" w:pos="1080"/>
        </w:tabs>
        <w:ind w:firstLine="0"/>
        <w:rPr>
          <w:ins w:id="8958" w:author="An Tran, ACA (BUV)" w:date="2024-09-12T11:05:00Z" w16du:dateUtc="2024-09-12T04:05:00Z"/>
          <w:rFonts w:cs="Arial"/>
          <w:szCs w:val="22"/>
        </w:rPr>
      </w:pPr>
      <w:ins w:id="8959" w:author="An Tran, ACA (BUV)" w:date="2024-09-12T11:05:00Z" w16du:dateUtc="2024-09-12T04:05:00Z">
        <w:r w:rsidRPr="00B444DF">
          <w:rPr>
            <w:rFonts w:ascii="iCiel Avenir LT Std 35 Light" w:hAnsi="iCiel Avenir LT Std 35 Light" w:cs="Arial"/>
            <w:i/>
            <w:iCs/>
            <w:sz w:val="22"/>
            <w:szCs w:val="22"/>
          </w:rPr>
          <w:t xml:space="preserve">Tất cả các thông tin về lựa chọn trải nghiệm làm việc và phương án thay thế, cũng như yêu cầu của từng lựa chọn đều đã được thông báo đầy đủ đến tất cả sinh viên thông qua </w:t>
        </w:r>
        <w:r w:rsidRPr="006113DF">
          <w:rPr>
            <w:rFonts w:ascii="iCiel Avenir LT Std 35 Light" w:hAnsi="iCiel Avenir LT Std 35 Light" w:cs="Arial"/>
            <w:i/>
            <w:iCs/>
            <w:sz w:val="22"/>
            <w:szCs w:val="22"/>
          </w:rPr>
          <w:fldChar w:fldCharType="begin"/>
        </w:r>
        <w:r w:rsidRPr="006113DF">
          <w:rPr>
            <w:rFonts w:ascii="iCiel Avenir LT Std 35 Light" w:hAnsi="iCiel Avenir LT Std 35 Light" w:cs="Arial"/>
            <w:i/>
            <w:iCs/>
            <w:sz w:val="22"/>
            <w:szCs w:val="22"/>
          </w:rPr>
          <w:instrText>HYPERLINK "https://buv.instructure.com/files/425794/download?download_frd=1"</w:instrText>
        </w:r>
        <w:r w:rsidRPr="006113DF">
          <w:rPr>
            <w:rFonts w:ascii="iCiel Avenir LT Std 35 Light" w:hAnsi="iCiel Avenir LT Std 35 Light" w:cs="Arial"/>
            <w:i/>
            <w:iCs/>
            <w:sz w:val="22"/>
            <w:szCs w:val="22"/>
          </w:rPr>
        </w:r>
        <w:r w:rsidRPr="006113DF">
          <w:rPr>
            <w:rFonts w:ascii="iCiel Avenir LT Std 35 Light" w:hAnsi="iCiel Avenir LT Std 35 Light" w:cs="Arial"/>
            <w:i/>
            <w:iCs/>
            <w:sz w:val="22"/>
            <w:szCs w:val="22"/>
          </w:rPr>
          <w:fldChar w:fldCharType="separate"/>
        </w:r>
        <w:r w:rsidRPr="006113DF">
          <w:rPr>
            <w:rStyle w:val="Hyperlink"/>
            <w:rFonts w:ascii="iCiel Avenir LT Std 35 Light" w:hAnsi="iCiel Avenir LT Std 35 Light" w:cs="Arial"/>
            <w:i/>
            <w:iCs/>
            <w:sz w:val="22"/>
            <w:szCs w:val="22"/>
          </w:rPr>
          <w:t>APPENDIX 1. PSG Instructions on professional options and alternatives</w:t>
        </w:r>
        <w:r w:rsidRPr="006113DF">
          <w:rPr>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w:t>
        </w:r>
      </w:ins>
    </w:p>
    <w:p w14:paraId="42F12422" w14:textId="77777777" w:rsidR="006E631B" w:rsidRDefault="006E631B" w:rsidP="006E631B">
      <w:pPr>
        <w:tabs>
          <w:tab w:val="left" w:pos="630"/>
          <w:tab w:val="left" w:pos="1080"/>
        </w:tabs>
        <w:ind w:firstLine="0"/>
        <w:rPr>
          <w:ins w:id="8960" w:author="An Tran, ACA (BUV)" w:date="2024-09-12T11:05:00Z" w16du:dateUtc="2024-09-12T04:05:00Z"/>
          <w:rFonts w:ascii="iCiel Avenir LT Std 35 Light" w:hAnsi="iCiel Avenir LT Std 35 Light" w:cs="Arial"/>
          <w:i/>
          <w:iCs/>
          <w:sz w:val="22"/>
          <w:szCs w:val="22"/>
        </w:rPr>
      </w:pPr>
      <w:ins w:id="8961" w:author="An Tran, ACA (BUV)" w:date="2024-09-12T11:05:00Z" w16du:dateUtc="2024-09-12T04:05:00Z">
        <w:r w:rsidRPr="00B444DF">
          <w:rPr>
            <w:rFonts w:ascii="iCiel Avenir LT Std 35 Light" w:hAnsi="iCiel Avenir LT Std 35 Light" w:cs="Arial"/>
            <w:i/>
            <w:iCs/>
            <w:sz w:val="22"/>
            <w:szCs w:val="22"/>
          </w:rPr>
          <w:t xml:space="preserve">Nếu có bất cứ câu hỏi hoặc cần hỗ trợ thêm, vui lòng liên hệ </w:t>
        </w:r>
        <w:r w:rsidRPr="00B444DF">
          <w:rPr>
            <w:rFonts w:ascii="iCiel Avenir LT Std 35 Light" w:hAnsi="iCiel Avenir LT Std 35 Light" w:cs="Arial"/>
            <w:b/>
            <w:bCs/>
            <w:i/>
            <w:iCs/>
            <w:sz w:val="22"/>
            <w:szCs w:val="22"/>
          </w:rPr>
          <w:t>với Phòng DV Hướng nghiệp và QH Đối tác</w:t>
        </w:r>
        <w:r w:rsidRPr="00B444DF">
          <w:rPr>
            <w:rFonts w:ascii="iCiel Avenir LT Std 35 Light" w:hAnsi="iCiel Avenir LT Std 35 Light" w:cs="Arial"/>
            <w:i/>
            <w:iCs/>
            <w:sz w:val="22"/>
            <w:szCs w:val="22"/>
          </w:rPr>
          <w:t xml:space="preserve"> qua hòm thư điện tử </w:t>
        </w:r>
        <w:r>
          <w:fldChar w:fldCharType="begin"/>
        </w:r>
        <w:r>
          <w:instrText>HYPERLINK "mailto:SE-Careers@buv.edu.vn"</w:instrText>
        </w:r>
        <w:r>
          <w:fldChar w:fldCharType="separate"/>
        </w:r>
        <w:r w:rsidRPr="00B444DF">
          <w:rPr>
            <w:rStyle w:val="Hyperlink"/>
            <w:rFonts w:ascii="iCiel Avenir LT Std 35 Light" w:hAnsi="iCiel Avenir LT Std 35 Light" w:cs="Arial"/>
            <w:i/>
            <w:iCs/>
            <w:sz w:val="22"/>
            <w:szCs w:val="22"/>
          </w:rPr>
          <w:t>SE-Careers@buv.edu.vn</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3803FE1A" w14:textId="77777777" w:rsidR="006E631B" w:rsidRPr="004526AF" w:rsidRDefault="006E631B" w:rsidP="006E631B">
      <w:pPr>
        <w:tabs>
          <w:tab w:val="left" w:pos="630"/>
          <w:tab w:val="left" w:pos="1080"/>
        </w:tabs>
        <w:ind w:firstLine="0"/>
        <w:rPr>
          <w:ins w:id="8962" w:author="An Tran, ACA (BUV)" w:date="2024-09-12T11:05:00Z" w16du:dateUtc="2024-09-12T04:05:00Z"/>
          <w:rFonts w:ascii="iCiel Avenir LT Std 35 Light" w:hAnsi="iCiel Avenir LT Std 35 Light" w:cs="Arial"/>
          <w:i/>
          <w:iCs/>
          <w:sz w:val="22"/>
          <w:szCs w:val="22"/>
        </w:rPr>
      </w:pPr>
      <w:ins w:id="8963" w:author="An Tran, ACA (BUV)" w:date="2024-09-12T11:05:00Z" w16du:dateUtc="2024-09-12T04:05:00Z">
        <w:r w:rsidRPr="00B444DF">
          <w:rPr>
            <w:rFonts w:ascii="iCiel Avenir LT Std 35 Light" w:hAnsi="iCiel Avenir LT Std 35 Light" w:cs="Arial"/>
            <w:i/>
            <w:iCs/>
            <w:sz w:val="22"/>
            <w:szCs w:val="22"/>
          </w:rPr>
          <w:t>Để đặt lịch với chuyên viên tư vấn hướng nghiệp</w:t>
        </w:r>
        <w:r>
          <w:rPr>
            <w:rFonts w:ascii="iCiel Avenir LT Std 35 Light" w:hAnsi="iCiel Avenir LT Std 35 Light" w:cs="Arial"/>
            <w:i/>
            <w:iCs/>
            <w:sz w:val="22"/>
            <w:szCs w:val="22"/>
          </w:rPr>
          <w:t xml:space="preserve"> và trao đổi về các vấn đề thực tập, phát triển nghề nghiệp, phát triển cá nhân</w:t>
        </w:r>
        <w:r w:rsidRPr="00B444DF">
          <w:rPr>
            <w:rFonts w:ascii="iCiel Avenir LT Std 35 Light" w:hAnsi="iCiel Avenir LT Std 35 Light" w:cs="Arial"/>
            <w:i/>
            <w:iCs/>
            <w:sz w:val="22"/>
            <w:szCs w:val="22"/>
          </w:rPr>
          <w:t xml:space="preserve">, vui lòng truy cập: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i/>
            <w:iCs/>
            <w:sz w:val="22"/>
            <w:szCs w:val="22"/>
          </w:rPr>
          <w:t>(dành riêng cho sinh viên và cựu sinh viên BUV).</w:t>
        </w:r>
        <w:r w:rsidRPr="00B444DF">
          <w:rPr>
            <w:rFonts w:ascii="iCiel Avenir LT Std 35 Light" w:hAnsi="iCiel Avenir LT Std 35 Light" w:cs="Arial"/>
            <w:sz w:val="22"/>
            <w:szCs w:val="22"/>
          </w:rPr>
          <w:t xml:space="preserve"> </w:t>
        </w:r>
      </w:ins>
    </w:p>
    <w:p w14:paraId="0C37FC72" w14:textId="77777777" w:rsidR="006E631B" w:rsidRPr="004526AF" w:rsidRDefault="006E631B" w:rsidP="006E631B">
      <w:pPr>
        <w:pStyle w:val="Question"/>
        <w:numPr>
          <w:ilvl w:val="0"/>
          <w:numId w:val="7"/>
        </w:numPr>
        <w:tabs>
          <w:tab w:val="left" w:pos="630"/>
          <w:tab w:val="left" w:pos="990"/>
        </w:tabs>
        <w:spacing w:line="400" w:lineRule="exact"/>
        <w:ind w:left="0" w:firstLine="720"/>
        <w:rPr>
          <w:ins w:id="8964" w:author="An Tran, ACA (BUV)" w:date="2024-09-12T11:05:00Z" w16du:dateUtc="2024-09-12T04:05:00Z"/>
          <w:rFonts w:cs="Arial"/>
          <w:b w:val="0"/>
          <w:i/>
          <w:iCs/>
          <w:szCs w:val="22"/>
        </w:rPr>
      </w:pPr>
      <w:bookmarkStart w:id="8965" w:name="_Toc149054149"/>
      <w:bookmarkStart w:id="8966" w:name="_Toc177025939"/>
      <w:bookmarkStart w:id="8967" w:name="_Toc177146660"/>
      <w:ins w:id="8968" w:author="An Tran, ACA (BUV)" w:date="2024-09-12T11:05:00Z" w16du:dateUtc="2024-09-12T04:05:00Z">
        <w:r w:rsidRPr="004526AF">
          <w:rPr>
            <w:rFonts w:cs="Arial"/>
            <w:szCs w:val="22"/>
          </w:rPr>
          <w:t xml:space="preserve">How does BUV support students with their internships? / </w:t>
        </w:r>
        <w:r w:rsidRPr="004526AF">
          <w:rPr>
            <w:rFonts w:cs="Arial"/>
            <w:i/>
            <w:iCs/>
            <w:szCs w:val="22"/>
          </w:rPr>
          <w:t>Sinh viên đ</w:t>
        </w:r>
        <w:r w:rsidRPr="004526AF">
          <w:rPr>
            <w:rFonts w:cs="Calibri"/>
            <w:i/>
            <w:iCs/>
            <w:szCs w:val="22"/>
          </w:rPr>
          <w:t>ượ</w:t>
        </w:r>
        <w:r w:rsidRPr="004526AF">
          <w:rPr>
            <w:rFonts w:cs="Arial"/>
            <w:i/>
            <w:iCs/>
            <w:szCs w:val="22"/>
          </w:rPr>
          <w:t>c BUV h</w:t>
        </w:r>
        <w:r w:rsidRPr="004526AF">
          <w:rPr>
            <w:rFonts w:cs="Calibri"/>
            <w:i/>
            <w:iCs/>
            <w:szCs w:val="22"/>
          </w:rPr>
          <w:t>ỗ</w:t>
        </w:r>
        <w:r w:rsidRPr="004526AF">
          <w:rPr>
            <w:rFonts w:cs="Arial"/>
            <w:i/>
            <w:iCs/>
            <w:szCs w:val="22"/>
          </w:rPr>
          <w:t xml:space="preserve"> tr</w:t>
        </w:r>
        <w:r w:rsidRPr="004526AF">
          <w:rPr>
            <w:rFonts w:cs="Calibri"/>
            <w:i/>
            <w:iCs/>
            <w:szCs w:val="22"/>
          </w:rPr>
          <w:t>ợ</w:t>
        </w:r>
        <w:r w:rsidRPr="004526AF">
          <w:rPr>
            <w:rFonts w:cs="Arial"/>
            <w:i/>
            <w:iCs/>
            <w:szCs w:val="22"/>
          </w:rPr>
          <w:t xml:space="preserve"> trong công tác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nh</w:t>
        </w:r>
        <w:r w:rsidRPr="004526AF">
          <w:rPr>
            <w:rFonts w:cs="Calibri"/>
            <w:i/>
            <w:iCs/>
            <w:szCs w:val="22"/>
          </w:rPr>
          <w:t>ư</w:t>
        </w:r>
        <w:r w:rsidRPr="004526AF">
          <w:rPr>
            <w:rFonts w:cs="Arial"/>
            <w:i/>
            <w:iCs/>
            <w:szCs w:val="22"/>
          </w:rPr>
          <w:t xml:space="preserve"> th</w:t>
        </w:r>
        <w:r w:rsidRPr="004526AF">
          <w:rPr>
            <w:rFonts w:cs="Calibri"/>
            <w:i/>
            <w:iCs/>
            <w:szCs w:val="22"/>
          </w:rPr>
          <w:t>ế</w:t>
        </w:r>
        <w:r w:rsidRPr="004526AF">
          <w:rPr>
            <w:rFonts w:cs="Arial"/>
            <w:i/>
            <w:iCs/>
            <w:szCs w:val="22"/>
          </w:rPr>
          <w:t xml:space="preserve"> nào?</w:t>
        </w:r>
        <w:bookmarkEnd w:id="8965"/>
        <w:bookmarkEnd w:id="8966"/>
        <w:bookmarkEnd w:id="8967"/>
      </w:ins>
    </w:p>
    <w:p w14:paraId="5ADC6273" w14:textId="77777777" w:rsidR="006E631B" w:rsidRPr="004526AF" w:rsidRDefault="006E631B" w:rsidP="006E631B">
      <w:pPr>
        <w:pStyle w:val="ListParagraph"/>
        <w:tabs>
          <w:tab w:val="left" w:pos="630"/>
          <w:tab w:val="left" w:pos="720"/>
          <w:tab w:val="left" w:pos="1080"/>
        </w:tabs>
        <w:ind w:left="0"/>
        <w:contextualSpacing w:val="0"/>
        <w:rPr>
          <w:ins w:id="8969" w:author="An Tran, ACA (BUV)" w:date="2024-09-12T11:05:00Z" w16du:dateUtc="2024-09-12T04:05:00Z"/>
          <w:rFonts w:ascii="iCiel Avenir LT Std 35 Light" w:hAnsi="iCiel Avenir LT Std 35 Light" w:cs="Arial"/>
          <w:b/>
          <w:bCs/>
          <w:sz w:val="22"/>
          <w:szCs w:val="22"/>
          <w:u w:val="single"/>
        </w:rPr>
      </w:pPr>
      <w:ins w:id="8970"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53B9C917" w14:textId="77777777" w:rsidR="006E631B" w:rsidRPr="00B444DF" w:rsidRDefault="006E631B" w:rsidP="006E631B">
      <w:pPr>
        <w:tabs>
          <w:tab w:val="left" w:pos="630"/>
          <w:tab w:val="left" w:pos="1080"/>
        </w:tabs>
        <w:ind w:firstLine="0"/>
        <w:rPr>
          <w:ins w:id="8971" w:author="An Tran, ACA (BUV)" w:date="2024-09-12T11:05:00Z" w16du:dateUtc="2024-09-12T04:05:00Z"/>
          <w:rFonts w:ascii="iCiel Avenir LT Std 35 Light" w:hAnsi="iCiel Avenir LT Std 35 Light" w:cs="Arial"/>
          <w:sz w:val="22"/>
          <w:szCs w:val="22"/>
        </w:rPr>
      </w:pPr>
      <w:ins w:id="8972" w:author="An Tran, ACA (BUV)" w:date="2024-09-12T11:05:00Z" w16du:dateUtc="2024-09-12T04:05:00Z">
        <w:r w:rsidRPr="00B444DF">
          <w:rPr>
            <w:rFonts w:ascii="iCiel Avenir LT Std 35 Light" w:hAnsi="iCiel Avenir LT Std 35 Light" w:cs="Arial"/>
            <w:sz w:val="22"/>
            <w:szCs w:val="22"/>
          </w:rPr>
          <w:t xml:space="preserve">Throughout the students’ journey at BUV, </w:t>
        </w:r>
        <w:r>
          <w:rPr>
            <w:rFonts w:ascii="iCiel Avenir LT Std 35 Light" w:hAnsi="iCiel Avenir LT Std 35 Light" w:cs="Arial"/>
            <w:sz w:val="22"/>
            <w:szCs w:val="22"/>
          </w:rPr>
          <w:t>CSIR</w:t>
        </w:r>
        <w:r w:rsidRPr="00B444DF">
          <w:rPr>
            <w:rFonts w:ascii="iCiel Avenir LT Std 35 Light" w:hAnsi="iCiel Avenir LT Std 35 Light" w:cs="Arial"/>
            <w:sz w:val="22"/>
            <w:szCs w:val="22"/>
          </w:rPr>
          <w:t xml:space="preserve"> Team offers students comprehensive support, including application preparation, consultation during the internship period, and guidance upon its completion.</w:t>
        </w:r>
      </w:ins>
    </w:p>
    <w:p w14:paraId="1964661A" w14:textId="77777777" w:rsidR="006E631B" w:rsidRPr="00B444DF" w:rsidRDefault="006E631B" w:rsidP="006E631B">
      <w:pPr>
        <w:tabs>
          <w:tab w:val="left" w:pos="630"/>
          <w:tab w:val="left" w:pos="1080"/>
        </w:tabs>
        <w:ind w:firstLine="0"/>
        <w:rPr>
          <w:ins w:id="8973" w:author="An Tran, ACA (BUV)" w:date="2024-09-12T11:05:00Z" w16du:dateUtc="2024-09-12T04:05:00Z"/>
          <w:rFonts w:ascii="iCiel Avenir LT Std 35 Light" w:hAnsi="iCiel Avenir LT Std 35 Light" w:cs="Arial"/>
          <w:sz w:val="22"/>
          <w:szCs w:val="22"/>
        </w:rPr>
      </w:pPr>
      <w:ins w:id="8974" w:author="An Tran, ACA (BUV)" w:date="2024-09-12T11:05:00Z" w16du:dateUtc="2024-09-12T04:05:00Z">
        <w:r w:rsidRPr="00B444DF">
          <w:rPr>
            <w:rFonts w:ascii="iCiel Avenir LT Std 35 Light" w:hAnsi="iCiel Avenir LT Std 35 Light" w:cs="Arial"/>
            <w:b/>
            <w:bCs/>
            <w:sz w:val="22"/>
            <w:szCs w:val="22"/>
          </w:rPr>
          <w:t xml:space="preserve">During preparation, </w:t>
        </w:r>
        <w:r w:rsidRPr="00B444DF">
          <w:rPr>
            <w:rFonts w:ascii="iCiel Avenir LT Std 35 Light" w:hAnsi="iCiel Avenir LT Std 35 Light" w:cs="Arial"/>
            <w:sz w:val="22"/>
            <w:szCs w:val="22"/>
          </w:rPr>
          <w:t>we offer all students:</w:t>
        </w:r>
      </w:ins>
    </w:p>
    <w:p w14:paraId="3BADB8C1" w14:textId="77777777" w:rsidR="006E631B" w:rsidRPr="00B444DF" w:rsidRDefault="006E631B" w:rsidP="006E631B">
      <w:pPr>
        <w:pStyle w:val="ListParagraph"/>
        <w:numPr>
          <w:ilvl w:val="0"/>
          <w:numId w:val="33"/>
        </w:numPr>
        <w:tabs>
          <w:tab w:val="left" w:pos="1080"/>
        </w:tabs>
        <w:ind w:left="360" w:firstLine="360"/>
        <w:jc w:val="left"/>
        <w:rPr>
          <w:ins w:id="8975" w:author="An Tran, ACA (BUV)" w:date="2024-09-12T11:05:00Z" w16du:dateUtc="2024-09-12T04:05:00Z"/>
          <w:rFonts w:ascii="iCiel Avenir LT Std 35 Light" w:hAnsi="iCiel Avenir LT Std 35 Light" w:cs="Arial"/>
          <w:sz w:val="22"/>
          <w:szCs w:val="22"/>
        </w:rPr>
      </w:pPr>
      <w:ins w:id="8976" w:author="An Tran, ACA (BUV)" w:date="2024-09-12T11:05:00Z" w16du:dateUtc="2024-09-12T04:05:00Z">
        <w:r w:rsidRPr="00B444DF">
          <w:rPr>
            <w:rFonts w:ascii="iCiel Avenir LT Std 35 Light" w:hAnsi="iCiel Avenir LT Std 35 Light" w:cs="Arial"/>
            <w:b/>
            <w:bCs/>
            <w:sz w:val="22"/>
            <w:szCs w:val="22"/>
          </w:rPr>
          <w:t>A variety of internship opportunities</w:t>
        </w:r>
        <w:r w:rsidRPr="00B444DF">
          <w:rPr>
            <w:rFonts w:ascii="iCiel Avenir LT Std 35 Light" w:hAnsi="iCiel Avenir LT Std 35 Light" w:cs="Arial"/>
            <w:sz w:val="22"/>
            <w:szCs w:val="22"/>
          </w:rPr>
          <w:t xml:space="preserve"> promoted via the Job Portal on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xml:space="preserve"> (exclusive to BUV students and alumni with a BUV student email account) and </w:t>
        </w:r>
        <w:r>
          <w:fldChar w:fldCharType="begin"/>
        </w:r>
        <w:r>
          <w:instrText>HYPERLINK "https://www.facebook.com/buvcareer"</w:instrText>
        </w:r>
        <w:r>
          <w:fldChar w:fldCharType="separate"/>
        </w:r>
        <w:r w:rsidRPr="00B444DF">
          <w:rPr>
            <w:rStyle w:val="Hyperlink"/>
            <w:rFonts w:ascii="iCiel Avenir LT Std 45 Book" w:eastAsia="Segoe UI" w:hAnsi="iCiel Avenir LT Std 45 Book" w:cs="Segoe UI"/>
            <w:sz w:val="22"/>
            <w:szCs w:val="22"/>
          </w:rPr>
          <w:t>BUV Career Services</w:t>
        </w:r>
        <w:r>
          <w:rPr>
            <w:rStyle w:val="Hyperlink"/>
            <w:rFonts w:ascii="iCiel Avenir LT Std 45 Book" w:eastAsia="Segoe UI" w:hAnsi="iCiel Avenir LT Std 45 Book" w:cs="Segoe UI"/>
            <w:sz w:val="22"/>
            <w:szCs w:val="22"/>
          </w:rPr>
          <w:fldChar w:fldCharType="end"/>
        </w:r>
        <w:r w:rsidRPr="00B444DF">
          <w:rPr>
            <w:rStyle w:val="Hyperlink"/>
            <w:rFonts w:ascii="iCiel Avenir LT Std 45 Book" w:eastAsia="Segoe UI" w:hAnsi="iCiel Avenir LT Std 45 Book" w:cs="Segoe UI"/>
            <w:sz w:val="22"/>
            <w:szCs w:val="22"/>
          </w:rPr>
          <w:t xml:space="preserve"> Facebook Fanpage</w:t>
        </w:r>
        <w:r w:rsidRPr="00B444DF">
          <w:rPr>
            <w:rFonts w:ascii="iCiel Avenir LT Std 35 Light" w:hAnsi="iCiel Avenir LT Std 35 Light" w:cs="Arial"/>
            <w:sz w:val="22"/>
            <w:szCs w:val="22"/>
          </w:rPr>
          <w:t xml:space="preserve">; </w:t>
        </w:r>
      </w:ins>
    </w:p>
    <w:p w14:paraId="12959EA1" w14:textId="77777777" w:rsidR="006E631B" w:rsidRPr="00B444DF" w:rsidRDefault="006E631B" w:rsidP="006E631B">
      <w:pPr>
        <w:pStyle w:val="ListParagraph"/>
        <w:numPr>
          <w:ilvl w:val="0"/>
          <w:numId w:val="33"/>
        </w:numPr>
        <w:tabs>
          <w:tab w:val="left" w:pos="1080"/>
        </w:tabs>
        <w:ind w:left="360" w:firstLine="360"/>
        <w:rPr>
          <w:ins w:id="8977" w:author="An Tran, ACA (BUV)" w:date="2024-09-12T11:05:00Z" w16du:dateUtc="2024-09-12T04:05:00Z"/>
          <w:rFonts w:ascii="iCiel Avenir LT Std 35 Light" w:hAnsi="iCiel Avenir LT Std 35 Light" w:cs="Arial"/>
          <w:sz w:val="22"/>
          <w:szCs w:val="22"/>
        </w:rPr>
      </w:pPr>
      <w:ins w:id="8978" w:author="An Tran, ACA (BUV)" w:date="2024-09-12T11:05:00Z" w16du:dateUtc="2024-09-12T04:05:00Z">
        <w:r w:rsidRPr="00B444DF">
          <w:rPr>
            <w:rFonts w:ascii="iCiel Avenir LT Std 35 Light" w:hAnsi="iCiel Avenir LT Std 35 Light" w:cs="Arial"/>
            <w:b/>
            <w:bCs/>
            <w:sz w:val="22"/>
            <w:szCs w:val="22"/>
          </w:rPr>
          <w:t>Several workshops, e-learning skill courses, useful materials, and one-on-one consultation sessions</w:t>
        </w:r>
        <w:r w:rsidRPr="00B444DF">
          <w:rPr>
            <w:rFonts w:ascii="iCiel Avenir LT Std 35 Light" w:hAnsi="iCiel Avenir LT Std 35 Light" w:cs="Arial"/>
            <w:sz w:val="22"/>
            <w:szCs w:val="22"/>
          </w:rPr>
          <w:t xml:space="preserve"> throughout the semester. These resources cover topics such as selecting internship opportunities; preparing internship application documents (including but not limited to CV and Cover Letter); mock interview and interview tips. </w:t>
        </w:r>
        <w:r>
          <w:rPr>
            <w:rFonts w:ascii="iCiel Avenir LT Std 35 Light" w:hAnsi="iCiel Avenir LT Std 35 Light" w:cs="Arial"/>
            <w:sz w:val="22"/>
            <w:szCs w:val="22"/>
          </w:rPr>
          <w:t xml:space="preserve">Find </w:t>
        </w:r>
      </w:ins>
    </w:p>
    <w:p w14:paraId="10F34A27" w14:textId="77777777" w:rsidR="006E631B" w:rsidRPr="00B444DF" w:rsidRDefault="006E631B" w:rsidP="006E631B">
      <w:pPr>
        <w:tabs>
          <w:tab w:val="left" w:pos="630"/>
          <w:tab w:val="left" w:pos="1080"/>
        </w:tabs>
        <w:ind w:firstLine="0"/>
        <w:rPr>
          <w:ins w:id="8979" w:author="An Tran, ACA (BUV)" w:date="2024-09-12T11:05:00Z" w16du:dateUtc="2024-09-12T04:05:00Z"/>
          <w:rFonts w:ascii="iCiel Avenir LT Std 35 Light" w:hAnsi="iCiel Avenir LT Std 35 Light" w:cs="Arial"/>
          <w:sz w:val="22"/>
          <w:szCs w:val="22"/>
        </w:rPr>
      </w:pPr>
      <w:ins w:id="8980" w:author="An Tran, ACA (BUV)" w:date="2024-09-12T11:05:00Z" w16du:dateUtc="2024-09-12T04:05:00Z">
        <w:r w:rsidRPr="00B444DF">
          <w:rPr>
            <w:rFonts w:ascii="iCiel Avenir LT Std 35 Light" w:hAnsi="iCiel Avenir LT Std 35 Light" w:cs="Arial"/>
            <w:sz w:val="22"/>
            <w:szCs w:val="22"/>
          </w:rPr>
          <w:t xml:space="preserve">It is crucial for students to assess the suitability of each opportunity (e.g., job requirements, working time, etc.) and carefully prepare their application materials before submitting the materials through the job portal to maximise their chance of employment. </w:t>
        </w:r>
      </w:ins>
    </w:p>
    <w:p w14:paraId="60706E77" w14:textId="77777777" w:rsidR="006E631B" w:rsidRPr="00B444DF" w:rsidRDefault="006E631B" w:rsidP="006E631B">
      <w:pPr>
        <w:tabs>
          <w:tab w:val="left" w:pos="630"/>
          <w:tab w:val="left" w:pos="1080"/>
        </w:tabs>
        <w:ind w:firstLine="0"/>
        <w:rPr>
          <w:ins w:id="8981" w:author="An Tran, ACA (BUV)" w:date="2024-09-12T11:05:00Z" w16du:dateUtc="2024-09-12T04:05:00Z"/>
          <w:rFonts w:ascii="iCiel Avenir LT Std 35 Light" w:hAnsi="iCiel Avenir LT Std 35 Light" w:cs="Arial"/>
          <w:b/>
          <w:bCs/>
          <w:sz w:val="22"/>
          <w:szCs w:val="22"/>
        </w:rPr>
      </w:pPr>
      <w:ins w:id="8982" w:author="An Tran, ACA (BUV)" w:date="2024-09-12T11:05:00Z" w16du:dateUtc="2024-09-12T04:05:00Z">
        <w:r w:rsidRPr="00B444DF">
          <w:rPr>
            <w:rFonts w:ascii="iCiel Avenir LT Std 35 Light" w:hAnsi="iCiel Avenir LT Std 35 Light" w:cs="Arial"/>
            <w:b/>
            <w:bCs/>
            <w:sz w:val="22"/>
            <w:szCs w:val="22"/>
          </w:rPr>
          <w:t>During the internship period</w:t>
        </w:r>
        <w:r w:rsidRPr="00B444DF">
          <w:rPr>
            <w:rFonts w:ascii="iCiel Avenir LT Std 35 Light" w:hAnsi="iCiel Avenir LT Std 35 Light" w:cs="Arial"/>
            <w:sz w:val="22"/>
            <w:szCs w:val="22"/>
          </w:rPr>
          <w:t xml:space="preserve">, </w:t>
        </w:r>
        <w:r>
          <w:rPr>
            <w:rFonts w:ascii="iCiel Avenir LT Std 35 Light" w:hAnsi="iCiel Avenir LT Std 35 Light" w:cs="Arial"/>
            <w:sz w:val="22"/>
            <w:szCs w:val="22"/>
          </w:rPr>
          <w:t>CSIR</w:t>
        </w:r>
        <w:r w:rsidRPr="00B444DF">
          <w:rPr>
            <w:rFonts w:ascii="iCiel Avenir LT Std 35 Light" w:hAnsi="iCiel Avenir LT Std 35 Light" w:cs="Arial"/>
            <w:sz w:val="22"/>
            <w:szCs w:val="22"/>
          </w:rPr>
          <w:t xml:space="preserve"> Team will constantly support students with any issues which may arise and offer guidance to help students familiarise themselves with the new working environment and business settings. This support aims to ensure students successfully complete their internships while presenting a positive ambassador image of BUV students to employers.</w:t>
        </w:r>
      </w:ins>
    </w:p>
    <w:p w14:paraId="544AC331" w14:textId="77777777" w:rsidR="006E631B" w:rsidRPr="00B444DF" w:rsidRDefault="006E631B" w:rsidP="006E631B">
      <w:pPr>
        <w:tabs>
          <w:tab w:val="left" w:pos="630"/>
          <w:tab w:val="left" w:pos="1080"/>
        </w:tabs>
        <w:ind w:firstLine="0"/>
        <w:rPr>
          <w:ins w:id="8983" w:author="An Tran, ACA (BUV)" w:date="2024-09-12T11:05:00Z" w16du:dateUtc="2024-09-12T04:05:00Z"/>
          <w:rFonts w:ascii="iCiel Avenir LT Std 35 Light" w:hAnsi="iCiel Avenir LT Std 35 Light" w:cs="Arial"/>
          <w:sz w:val="22"/>
          <w:szCs w:val="22"/>
        </w:rPr>
      </w:pPr>
      <w:ins w:id="8984" w:author="An Tran, ACA (BUV)" w:date="2024-09-12T11:05:00Z" w16du:dateUtc="2024-09-12T04:05:00Z">
        <w:r w:rsidRPr="00B444DF">
          <w:rPr>
            <w:rFonts w:ascii="iCiel Avenir LT Std 35 Light" w:hAnsi="iCiel Avenir LT Std 35 Light" w:cs="Arial"/>
            <w:b/>
            <w:bCs/>
            <w:sz w:val="22"/>
            <w:szCs w:val="22"/>
          </w:rPr>
          <w:t xml:space="preserve">Upon completion of the internship, </w:t>
        </w:r>
        <w:r w:rsidRPr="00B444DF">
          <w:rPr>
            <w:rFonts w:ascii="iCiel Avenir LT Std 35 Light" w:hAnsi="iCiel Avenir LT Std 35 Light" w:cs="Arial"/>
            <w:sz w:val="22"/>
            <w:szCs w:val="22"/>
          </w:rPr>
          <w:t xml:space="preserve">students will receive the necessary assistance to conclude their internships professionally and guidance on how to properly document their experience in the PSG Programme. The Career Services &amp; Industry Relations Team will also receive and review the Professional Experience Evaluation Form/ Portfolio Evaluation Form and other relevant evidence to record PSG points, noting students’ strengths and weaknesses for future support. </w:t>
        </w:r>
      </w:ins>
    </w:p>
    <w:p w14:paraId="532F0139" w14:textId="77777777" w:rsidR="006E631B" w:rsidRPr="00B444DF" w:rsidRDefault="006E631B" w:rsidP="006E631B">
      <w:pPr>
        <w:tabs>
          <w:tab w:val="left" w:pos="630"/>
          <w:tab w:val="left" w:pos="1080"/>
        </w:tabs>
        <w:ind w:firstLine="0"/>
        <w:rPr>
          <w:ins w:id="8985" w:author="An Tran, ACA (BUV)" w:date="2024-09-12T11:05:00Z" w16du:dateUtc="2024-09-12T04:05:00Z"/>
          <w:rFonts w:ascii="iCiel Avenir LT Std 35 Light" w:hAnsi="iCiel Avenir LT Std 35 Light" w:cs="Arial"/>
          <w:sz w:val="22"/>
          <w:szCs w:val="22"/>
        </w:rPr>
      </w:pPr>
      <w:ins w:id="8986" w:author="An Tran, ACA (BUV)" w:date="2024-09-12T11:05:00Z" w16du:dateUtc="2024-09-12T04:05:00Z">
        <w:r w:rsidRPr="00B444DF">
          <w:rPr>
            <w:rFonts w:ascii="iCiel Avenir LT Std 35 Light" w:hAnsi="iCiel Avenir LT Std 35 Light" w:cs="Arial"/>
            <w:sz w:val="22"/>
            <w:szCs w:val="22"/>
          </w:rPr>
          <w:t xml:space="preserve">While we offer comprehensive support for internship placements, our primary goal is to empower our students to take responsibility for their decisions and actions. We provide professional and dedicated career guidance at every step, rather than forcing individual students to go for an internship or stepping in to do the job for them. BUV strives to develop responsible, proactive, and empowered graduates who are prepared to seize opportunities and ready themselves for the future. </w:t>
        </w:r>
      </w:ins>
    </w:p>
    <w:p w14:paraId="4D4EBA0E" w14:textId="77777777" w:rsidR="006E631B" w:rsidRDefault="006E631B" w:rsidP="006E631B">
      <w:pPr>
        <w:tabs>
          <w:tab w:val="left" w:pos="630"/>
          <w:tab w:val="left" w:pos="1080"/>
        </w:tabs>
        <w:ind w:firstLine="0"/>
        <w:rPr>
          <w:ins w:id="8987" w:author="An Tran, ACA (BUV)" w:date="2024-09-12T11:05:00Z" w16du:dateUtc="2024-09-12T04:05:00Z"/>
          <w:rFonts w:ascii="iCiel Avenir LT Std 35 Light" w:hAnsi="iCiel Avenir LT Std 35 Light" w:cs="Arial"/>
          <w:sz w:val="22"/>
          <w:szCs w:val="22"/>
        </w:rPr>
      </w:pPr>
      <w:ins w:id="8988"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60447676" w14:textId="77777777" w:rsidR="006E631B" w:rsidRPr="00B444DF" w:rsidRDefault="006E631B" w:rsidP="006E631B">
      <w:pPr>
        <w:tabs>
          <w:tab w:val="left" w:pos="630"/>
          <w:tab w:val="left" w:pos="1080"/>
        </w:tabs>
        <w:ind w:firstLine="0"/>
        <w:rPr>
          <w:ins w:id="8989" w:author="An Tran, ACA (BUV)" w:date="2024-09-12T11:05:00Z" w16du:dateUtc="2024-09-12T04:05:00Z"/>
          <w:rFonts w:ascii="iCiel Avenir LT Std 35 Light" w:hAnsi="iCiel Avenir LT Std 35 Light" w:cs="Arial"/>
          <w:sz w:val="22"/>
          <w:szCs w:val="22"/>
        </w:rPr>
      </w:pPr>
      <w:ins w:id="8990"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3D8182BB" w14:textId="77777777" w:rsidR="006E631B" w:rsidRPr="00B444DF" w:rsidRDefault="006E631B" w:rsidP="006E631B">
      <w:pPr>
        <w:tabs>
          <w:tab w:val="left" w:pos="630"/>
          <w:tab w:val="left" w:pos="1080"/>
        </w:tabs>
        <w:ind w:firstLine="0"/>
        <w:rPr>
          <w:ins w:id="8991" w:author="An Tran, ACA (BUV)" w:date="2024-09-12T11:05:00Z" w16du:dateUtc="2024-09-12T04:05:00Z"/>
          <w:rFonts w:ascii="iCiel Avenir LT Std 35 Light" w:hAnsi="iCiel Avenir LT Std 35 Light" w:cs="Arial"/>
          <w:i/>
          <w:iCs/>
          <w:sz w:val="22"/>
          <w:szCs w:val="22"/>
        </w:rPr>
      </w:pPr>
      <w:ins w:id="8992" w:author="An Tran, ACA (BUV)" w:date="2024-09-12T11:05:00Z" w16du:dateUtc="2024-09-12T04:05:00Z">
        <w:r w:rsidRPr="00B444DF">
          <w:rPr>
            <w:rFonts w:ascii="iCiel Avenir LT Std 35 Light" w:hAnsi="iCiel Avenir LT Std 35 Light" w:cs="Arial"/>
            <w:i/>
            <w:iCs/>
            <w:sz w:val="22"/>
            <w:szCs w:val="22"/>
          </w:rPr>
          <w:t>Trong su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BUV, Phòng Dịch vụ Hướng nghiệp và Quan hệ Đối tác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y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trong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trong qu</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khi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w:t>
        </w:r>
      </w:ins>
    </w:p>
    <w:p w14:paraId="2C810F0F" w14:textId="77777777" w:rsidR="006E631B" w:rsidRPr="00B444DF" w:rsidRDefault="006E631B" w:rsidP="006E631B">
      <w:pPr>
        <w:tabs>
          <w:tab w:val="left" w:pos="630"/>
          <w:tab w:val="left" w:pos="1080"/>
        </w:tabs>
        <w:ind w:firstLine="0"/>
        <w:rPr>
          <w:ins w:id="8993" w:author="An Tran, ACA (BUV)" w:date="2024-09-12T11:05:00Z" w16du:dateUtc="2024-09-12T04:05:00Z"/>
          <w:rFonts w:ascii="iCiel Avenir LT Std 35 Light" w:hAnsi="iCiel Avenir LT Std 35 Light" w:cs="Arial"/>
          <w:b/>
          <w:bCs/>
          <w:i/>
          <w:iCs/>
          <w:sz w:val="22"/>
          <w:szCs w:val="22"/>
        </w:rPr>
      </w:pPr>
      <w:ins w:id="8994" w:author="An Tran, ACA (BUV)" w:date="2024-09-12T11:05:00Z" w16du:dateUtc="2024-09-12T04:05:00Z">
        <w:r w:rsidRPr="00B444DF">
          <w:rPr>
            <w:rFonts w:ascii="iCiel Avenir LT Std 35 Light" w:hAnsi="iCiel Avenir LT Std 35 Light" w:cs="Arial"/>
            <w:b/>
            <w:bCs/>
            <w:i/>
            <w:iCs/>
            <w:sz w:val="22"/>
            <w:szCs w:val="22"/>
          </w:rPr>
          <w:t>Trong quá trình chu</w:t>
        </w:r>
        <w:r w:rsidRPr="00B444DF">
          <w:rPr>
            <w:rFonts w:ascii="iCiel Avenir LT Std 35 Light" w:hAnsi="iCiel Avenir LT Std 35 Light" w:cs="Calibri"/>
            <w:b/>
            <w:bCs/>
            <w:i/>
            <w:iCs/>
            <w:sz w:val="22"/>
            <w:szCs w:val="22"/>
          </w:rPr>
          <w:t>ẩ</w:t>
        </w:r>
        <w:r w:rsidRPr="00B444DF">
          <w:rPr>
            <w:rFonts w:ascii="iCiel Avenir LT Std 35 Light" w:hAnsi="iCiel Avenir LT Std 35 Light" w:cs="Arial"/>
            <w:b/>
            <w:bCs/>
            <w:i/>
            <w:iCs/>
            <w:sz w:val="22"/>
            <w:szCs w:val="22"/>
          </w:rPr>
          <w:t>n b</w:t>
        </w:r>
        <w:r w:rsidRPr="00B444DF">
          <w:rPr>
            <w:rFonts w:ascii="iCiel Avenir LT Std 35 Light" w:hAnsi="iCiel Avenir LT Std 35 Light" w:cs="Calibri"/>
            <w:b/>
            <w:bCs/>
            <w:i/>
            <w:iCs/>
            <w:sz w:val="22"/>
            <w:szCs w:val="22"/>
          </w:rPr>
          <w:t>ị</w:t>
        </w:r>
        <w:r w:rsidRPr="00B444DF">
          <w:rPr>
            <w:rFonts w:ascii="iCiel Avenir LT Std 35 Light" w:hAnsi="iCiel Avenir LT Std 35 Light" w:cs="Arial"/>
            <w:i/>
            <w:iCs/>
            <w:sz w:val="22"/>
            <w:szCs w:val="22"/>
          </w:rPr>
          <w:t>, sinh viên nhận được các hỗ trợ như sau:</w:t>
        </w:r>
      </w:ins>
    </w:p>
    <w:p w14:paraId="6E2B8518" w14:textId="77777777" w:rsidR="006E631B" w:rsidRPr="00B444DF" w:rsidRDefault="006E631B" w:rsidP="006E631B">
      <w:pPr>
        <w:pStyle w:val="ListParagraph"/>
        <w:numPr>
          <w:ilvl w:val="0"/>
          <w:numId w:val="34"/>
        </w:numPr>
        <w:tabs>
          <w:tab w:val="left" w:pos="1080"/>
        </w:tabs>
        <w:ind w:left="360" w:firstLine="360"/>
        <w:rPr>
          <w:ins w:id="8995" w:author="An Tran, ACA (BUV)" w:date="2024-09-12T11:05:00Z" w16du:dateUtc="2024-09-12T04:05:00Z"/>
          <w:rFonts w:ascii="iCiel Avenir LT Std 35 Light" w:hAnsi="iCiel Avenir LT Std 35 Light" w:cs="Arial"/>
          <w:i/>
          <w:iCs/>
          <w:sz w:val="22"/>
          <w:szCs w:val="22"/>
        </w:rPr>
      </w:pPr>
      <w:ins w:id="8996" w:author="An Tran, ACA (BUV)" w:date="2024-09-12T11:05:00Z" w16du:dateUtc="2024-09-12T04:05:00Z">
        <w:r w:rsidRPr="00B444DF">
          <w:rPr>
            <w:rFonts w:ascii="iCiel Avenir LT Std 35 Light" w:hAnsi="iCiel Avenir LT Std 35 Light" w:cs="Arial"/>
            <w:b/>
            <w:bCs/>
            <w:i/>
            <w:iCs/>
            <w:sz w:val="22"/>
            <w:szCs w:val="22"/>
          </w:rPr>
          <w:t>Cơ hội thực tập:</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qua C</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tin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Pr>
            <w:rFonts w:ascii="iCiel Avenir LT Std 35 Light" w:hAnsi="iCiel Avenir LT Std 35 Light" w:cs="Arial"/>
            <w:i/>
            <w:iCs/>
            <w:sz w:val="22"/>
            <w:szCs w:val="22"/>
          </w:rPr>
          <w:t>Nền tảng Hướng nghiệp và Việc làm</w:t>
        </w:r>
        <w:r w:rsidRPr="00B444DF">
          <w:rPr>
            <w:rFonts w:ascii="iCiel Avenir LT Std 35 Light" w:hAnsi="iCiel Avenir LT Std 35 Light" w:cs="Arial"/>
            <w:i/>
            <w:iCs/>
            <w:sz w:val="22"/>
            <w:szCs w:val="22"/>
          </w:rPr>
          <w:t xml:space="preserve">: </w:t>
        </w:r>
        <w:r>
          <w:fldChar w:fldCharType="begin"/>
        </w:r>
        <w:r>
          <w:instrText>HYPERLINK "https://buv.careercentre.me/welcome/British-University-Vietnam"</w:instrText>
        </w:r>
        <w:r>
          <w:fldChar w:fldCharType="separate"/>
        </w:r>
        <w:r w:rsidRPr="00B444DF">
          <w:rPr>
            <w:rStyle w:val="Hyperlink"/>
            <w:rFonts w:ascii="iCiel Avenir LT Std 35 Light" w:hAnsi="iCiel Avenir LT Std 35 Light" w:cs="Arial"/>
            <w:i/>
            <w:iCs/>
            <w:sz w:val="22"/>
            <w:szCs w:val="22"/>
          </w:rPr>
          <w:t>https://buv.careercentre.me/</w:t>
        </w:r>
        <w:r w:rsidRPr="00B444DF" w:rsidDel="0029685F">
          <w:rPr>
            <w:rStyle w:val="Hyperlink"/>
            <w:rFonts w:ascii="iCiel Avenir LT Std 35 Light" w:hAnsi="iCiel Avenir LT Std 35 Light" w:cs="Arial"/>
            <w:i/>
            <w:iCs/>
            <w:sz w:val="22"/>
            <w:szCs w:val="22"/>
          </w:rPr>
          <w:t xml:space="preserve"> </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(dành riêng cho sinh viên và cựu sinh viên BUV có tài khoản email sinh viên BUV)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i: </w:t>
        </w:r>
        <w:r>
          <w:fldChar w:fldCharType="begin"/>
        </w:r>
        <w:r>
          <w:instrText>HYPERLINK "https://www.facebook.com/buvcareer"</w:instrText>
        </w:r>
        <w:r>
          <w:fldChar w:fldCharType="separate"/>
        </w:r>
        <w:r w:rsidRPr="00B444DF">
          <w:rPr>
            <w:rStyle w:val="Hyperlink"/>
            <w:rFonts w:ascii="iCiel Avenir LT Std 35 Light" w:eastAsia="Segoe UI" w:hAnsi="iCiel Avenir LT Std 35 Light" w:cs="Segoe UI"/>
            <w:i/>
            <w:iCs/>
            <w:sz w:val="22"/>
            <w:szCs w:val="22"/>
          </w:rPr>
          <w:t>Facebook Fanpage BUV Career Services</w:t>
        </w:r>
        <w:r>
          <w:rPr>
            <w:rStyle w:val="Hyperlink"/>
            <w:rFonts w:ascii="iCiel Avenir LT Std 35 Light" w:eastAsia="Segoe UI" w:hAnsi="iCiel Avenir LT Std 35 Light" w:cs="Segoe UI"/>
            <w:i/>
            <w:iCs/>
            <w:sz w:val="22"/>
            <w:szCs w:val="22"/>
          </w:rPr>
          <w:fldChar w:fldCharType="end"/>
        </w:r>
        <w:r w:rsidRPr="00B444DF">
          <w:rPr>
            <w:rFonts w:ascii="iCiel Avenir LT Std 35 Light" w:hAnsi="iCiel Avenir LT Std 35 Light" w:cs="Arial"/>
            <w:i/>
            <w:iCs/>
            <w:color w:val="000000" w:themeColor="text1"/>
            <w:sz w:val="22"/>
            <w:szCs w:val="22"/>
          </w:rPr>
          <w:t xml:space="preserve">. </w:t>
        </w:r>
        <w:r w:rsidRPr="00B444DF">
          <w:rPr>
            <w:rFonts w:ascii="iCiel Avenir LT Std 35 Light" w:hAnsi="iCiel Avenir LT Std 35 Light" w:cs="Arial"/>
            <w:i/>
            <w:iCs/>
            <w:sz w:val="22"/>
            <w:szCs w:val="22"/>
          </w:rPr>
          <w:t xml:space="preserve"> </w:t>
        </w:r>
      </w:ins>
    </w:p>
    <w:p w14:paraId="169DD0F9" w14:textId="77777777" w:rsidR="006E631B" w:rsidRPr="00B444DF" w:rsidRDefault="006E631B" w:rsidP="006E631B">
      <w:pPr>
        <w:pStyle w:val="ListParagraph"/>
        <w:numPr>
          <w:ilvl w:val="0"/>
          <w:numId w:val="34"/>
        </w:numPr>
        <w:tabs>
          <w:tab w:val="left" w:pos="1080"/>
        </w:tabs>
        <w:ind w:left="360" w:firstLine="360"/>
        <w:rPr>
          <w:ins w:id="8997" w:author="An Tran, ACA (BUV)" w:date="2024-09-12T11:05:00Z" w16du:dateUtc="2024-09-12T04:05:00Z"/>
          <w:rFonts w:ascii="iCiel Avenir LT Std 35 Light" w:hAnsi="iCiel Avenir LT Std 35 Light" w:cs="Arial"/>
          <w:i/>
          <w:iCs/>
          <w:sz w:val="22"/>
          <w:szCs w:val="22"/>
        </w:rPr>
      </w:pPr>
      <w:ins w:id="8998" w:author="An Tran, ACA (BUV)" w:date="2024-09-12T11:05:00Z" w16du:dateUtc="2024-09-12T04:05:00Z">
        <w:r w:rsidRPr="00B444DF">
          <w:rPr>
            <w:rFonts w:ascii="iCiel Avenir LT Std 35 Light" w:hAnsi="iCiel Avenir LT Std 35 Light" w:cs="Arial"/>
            <w:b/>
            <w:bCs/>
            <w:i/>
            <w:iCs/>
            <w:sz w:val="22"/>
            <w:szCs w:val="22"/>
          </w:rPr>
          <w:t>Hoạt động hướng nghiệp &amp; Tư vấn cá nhân:</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có cơ hội tham gia các hoạt động hướng nghiệp, tham gia các khóa học kỹ năng trực tuyến,</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(VD: CV,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p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w:t>
        </w:r>
      </w:ins>
    </w:p>
    <w:p w14:paraId="3F669F9F" w14:textId="77777777" w:rsidR="006E631B" w:rsidRPr="00B444DF" w:rsidRDefault="006E631B" w:rsidP="006E631B">
      <w:pPr>
        <w:tabs>
          <w:tab w:val="left" w:pos="630"/>
          <w:tab w:val="left" w:pos="1080"/>
        </w:tabs>
        <w:ind w:firstLine="0"/>
        <w:rPr>
          <w:ins w:id="8999" w:author="An Tran, ACA (BUV)" w:date="2024-09-12T11:05:00Z" w16du:dateUtc="2024-09-12T04:05:00Z"/>
          <w:rFonts w:ascii="iCiel Avenir LT Std 35 Light" w:hAnsi="iCiel Avenir LT Std 35 Light" w:cs="Arial"/>
          <w:i/>
          <w:iCs/>
          <w:sz w:val="22"/>
          <w:szCs w:val="22"/>
        </w:rPr>
      </w:pPr>
      <w:ins w:id="9000" w:author="An Tran, ACA (BUV)" w:date="2024-09-12T11:05:00Z" w16du:dateUtc="2024-09-12T04:05:00Z">
        <w:r w:rsidRPr="00B444DF">
          <w:rPr>
            <w:rFonts w:ascii="iCiel Avenir LT Std 35 Light" w:hAnsi="iCiel Avenir LT Std 35 Light" w:cs="Arial"/>
            <w:i/>
            <w:iCs/>
            <w:sz w:val="22"/>
            <w:szCs w:val="22"/>
          </w:rPr>
          <w: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t>
        </w:r>
      </w:ins>
    </w:p>
    <w:p w14:paraId="5F067552" w14:textId="77777777" w:rsidR="006E631B" w:rsidRPr="00B444DF" w:rsidRDefault="006E631B" w:rsidP="006E631B">
      <w:pPr>
        <w:tabs>
          <w:tab w:val="left" w:pos="630"/>
          <w:tab w:val="left" w:pos="1080"/>
        </w:tabs>
        <w:ind w:firstLine="0"/>
        <w:rPr>
          <w:ins w:id="9001" w:author="An Tran, ACA (BUV)" w:date="2024-09-12T11:05:00Z" w16du:dateUtc="2024-09-12T04:05:00Z"/>
          <w:rFonts w:ascii="iCiel Avenir LT Std 35 Light" w:hAnsi="iCiel Avenir LT Std 35 Light" w:cs="Arial"/>
          <w:i/>
          <w:iCs/>
          <w:sz w:val="22"/>
          <w:szCs w:val="22"/>
        </w:rPr>
      </w:pPr>
      <w:ins w:id="9002" w:author="An Tran, ACA (BUV)" w:date="2024-09-12T11:05:00Z" w16du:dateUtc="2024-09-12T04:05:00Z">
        <w:r w:rsidRPr="00B444DF">
          <w:rPr>
            <w:rFonts w:ascii="iCiel Avenir LT Std 35 Light" w:hAnsi="iCiel Avenir LT Std 35 Light" w:cs="Arial"/>
            <w:b/>
            <w:bCs/>
            <w:i/>
            <w:iCs/>
            <w:sz w:val="22"/>
            <w:szCs w:val="22"/>
          </w:rPr>
          <w:t>Trong th</w:t>
        </w:r>
        <w:r w:rsidRPr="00B444DF">
          <w:rPr>
            <w:rFonts w:ascii="iCiel Avenir LT Std 35 Light" w:hAnsi="iCiel Avenir LT Std 35 Light" w:cs="Calibri"/>
            <w:b/>
            <w:bCs/>
            <w:i/>
            <w:iCs/>
            <w:sz w:val="22"/>
            <w:szCs w:val="22"/>
          </w:rPr>
          <w:t>ờ</w:t>
        </w:r>
        <w:r w:rsidRPr="00B444DF">
          <w:rPr>
            <w:rFonts w:ascii="iCiel Avenir LT Std 35 Light" w:hAnsi="iCiel Avenir LT Std 35 Light" w:cs="Arial"/>
            <w:b/>
            <w:bCs/>
            <w:i/>
            <w:iCs/>
            <w:sz w:val="22"/>
            <w:szCs w:val="22"/>
          </w:rPr>
          <w:t>i gian th</w:t>
        </w:r>
        <w:r w:rsidRPr="00B444DF">
          <w:rPr>
            <w:rFonts w:ascii="iCiel Avenir LT Std 35 Light" w:hAnsi="iCiel Avenir LT Std 35 Light" w:cs="Calibri"/>
            <w:b/>
            <w:bCs/>
            <w:i/>
            <w:iCs/>
            <w:sz w:val="22"/>
            <w:szCs w:val="22"/>
          </w:rPr>
          <w:t>ự</w:t>
        </w:r>
        <w:r w:rsidRPr="00B444DF">
          <w:rPr>
            <w:rFonts w:ascii="iCiel Avenir LT Std 35 Light" w:hAnsi="iCiel Avenir LT Std 35 Light" w:cs="Arial"/>
            <w:b/>
            <w:bCs/>
            <w:i/>
            <w:iCs/>
            <w:sz w:val="22"/>
            <w:szCs w:val="22"/>
          </w:rPr>
          <w:t>c t</w:t>
        </w:r>
        <w:r w:rsidRPr="00B444DF">
          <w:rPr>
            <w:rFonts w:ascii="iCiel Avenir LT Std 35 Light" w:hAnsi="iCiel Avenir LT Std 35 Light" w:cs="Calibri"/>
            <w:b/>
            <w:bCs/>
            <w:i/>
            <w:iCs/>
            <w:sz w:val="22"/>
            <w:szCs w:val="22"/>
          </w:rPr>
          <w:t>ậ</w:t>
        </w:r>
        <w:r w:rsidRPr="00B444DF">
          <w:rPr>
            <w:rFonts w:ascii="iCiel Avenir LT Std 35 Light" w:hAnsi="iCiel Avenir LT Std 35 Light" w:cs="Arial"/>
            <w:b/>
            <w:bCs/>
            <w:i/>
            <w:iCs/>
            <w:sz w:val="22"/>
            <w:szCs w:val="22"/>
          </w:rPr>
          <w:t>p</w:t>
        </w:r>
        <w:r w:rsidRPr="00B444DF">
          <w:rPr>
            <w:rFonts w:ascii="iCiel Avenir LT Std 35 Light" w:hAnsi="iCiel Avenir LT Std 35 Light" w:cs="Arial"/>
            <w:i/>
            <w:iCs/>
            <w:sz w:val="22"/>
            <w:szCs w:val="22"/>
          </w:rPr>
          <w:t>, Đội ngũ Hướng nghiệp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trong các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y sinh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nghi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b</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nh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th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nh 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di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trong m</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Nh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ng.</w:t>
        </w:r>
      </w:ins>
    </w:p>
    <w:p w14:paraId="15CFAD79" w14:textId="77777777" w:rsidR="006E631B" w:rsidRPr="00B444DF" w:rsidRDefault="006E631B" w:rsidP="006E631B">
      <w:pPr>
        <w:tabs>
          <w:tab w:val="left" w:pos="630"/>
          <w:tab w:val="left" w:pos="1080"/>
        </w:tabs>
        <w:ind w:firstLine="0"/>
        <w:rPr>
          <w:ins w:id="9003" w:author="An Tran, ACA (BUV)" w:date="2024-09-12T11:05:00Z" w16du:dateUtc="2024-09-12T04:05:00Z"/>
          <w:rFonts w:ascii="iCiel Avenir LT Std 35 Light" w:hAnsi="iCiel Avenir LT Std 35 Light" w:cs="Arial"/>
          <w:i/>
          <w:iCs/>
          <w:sz w:val="22"/>
          <w:szCs w:val="22"/>
        </w:rPr>
      </w:pPr>
      <w:ins w:id="9004" w:author="An Tran, ACA (BUV)" w:date="2024-09-12T11:05:00Z" w16du:dateUtc="2024-09-12T04:05:00Z">
        <w:r w:rsidRPr="00B444DF">
          <w:rPr>
            <w:rFonts w:ascii="iCiel Avenir LT Std 35 Light" w:hAnsi="iCiel Avenir LT Std 35 Light" w:cs="Arial"/>
            <w:b/>
            <w:bCs/>
            <w:i/>
            <w:iCs/>
            <w:sz w:val="22"/>
            <w:szCs w:val="22"/>
          </w:rPr>
          <w:t>Sau k</w:t>
        </w:r>
        <w:r w:rsidRPr="00B444DF">
          <w:rPr>
            <w:rFonts w:ascii="iCiel Avenir LT Std 35 Light" w:hAnsi="iCiel Avenir LT Std 35 Light" w:cs="Calibri"/>
            <w:b/>
            <w:bCs/>
            <w:i/>
            <w:iCs/>
            <w:sz w:val="22"/>
            <w:szCs w:val="22"/>
          </w:rPr>
          <w:t>ỳ</w:t>
        </w:r>
        <w:r w:rsidRPr="00B444DF">
          <w:rPr>
            <w:rFonts w:ascii="iCiel Avenir LT Std 35 Light" w:hAnsi="iCiel Avenir LT Std 35 Light" w:cs="Arial"/>
            <w:b/>
            <w:bCs/>
            <w:i/>
            <w:iCs/>
            <w:sz w:val="22"/>
            <w:szCs w:val="22"/>
          </w:rPr>
          <w:t xml:space="preserve"> ho</w:t>
        </w:r>
        <w:r w:rsidRPr="00B444DF">
          <w:rPr>
            <w:rFonts w:ascii="iCiel Avenir LT Std 35 Light" w:hAnsi="iCiel Avenir LT Std 35 Light" w:cs="Avenir Next LT Pro"/>
            <w:b/>
            <w:bCs/>
            <w:i/>
            <w:iCs/>
            <w:sz w:val="22"/>
            <w:szCs w:val="22"/>
          </w:rPr>
          <w:t>à</w:t>
        </w:r>
        <w:r w:rsidRPr="00B444DF">
          <w:rPr>
            <w:rFonts w:ascii="iCiel Avenir LT Std 35 Light" w:hAnsi="iCiel Avenir LT Std 35 Light" w:cs="Arial"/>
            <w:b/>
            <w:bCs/>
            <w:i/>
            <w:iCs/>
            <w:sz w:val="22"/>
            <w:szCs w:val="22"/>
          </w:rPr>
          <w:t>n th</w:t>
        </w:r>
        <w:r w:rsidRPr="00B444DF">
          <w:rPr>
            <w:rFonts w:ascii="iCiel Avenir LT Std 35 Light" w:hAnsi="iCiel Avenir LT Std 35 Light" w:cs="Avenir Next LT Pro"/>
            <w:b/>
            <w:bCs/>
            <w:i/>
            <w:iCs/>
            <w:sz w:val="22"/>
            <w:szCs w:val="22"/>
          </w:rPr>
          <w:t>à</w:t>
        </w:r>
        <w:r w:rsidRPr="00B444DF">
          <w:rPr>
            <w:rFonts w:ascii="iCiel Avenir LT Std 35 Light" w:hAnsi="iCiel Avenir LT Std 35 Light" w:cs="Arial"/>
            <w:b/>
            <w:bCs/>
            <w:i/>
            <w:iCs/>
            <w:sz w:val="22"/>
            <w:szCs w:val="22"/>
          </w:rPr>
          <w:t>nh k</w:t>
        </w:r>
        <w:r w:rsidRPr="00B444DF">
          <w:rPr>
            <w:rFonts w:ascii="iCiel Avenir LT Std 35 Light" w:hAnsi="iCiel Avenir LT Std 35 Light" w:cs="Calibri"/>
            <w:b/>
            <w:bCs/>
            <w:i/>
            <w:iCs/>
            <w:sz w:val="22"/>
            <w:szCs w:val="22"/>
          </w:rPr>
          <w:t>ỳ</w:t>
        </w:r>
        <w:r w:rsidRPr="00B444DF">
          <w:rPr>
            <w:rFonts w:ascii="iCiel Avenir LT Std 35 Light" w:hAnsi="iCiel Avenir LT Std 35 Light" w:cs="Arial"/>
            <w:b/>
            <w:bCs/>
            <w:i/>
            <w:iCs/>
            <w:sz w:val="22"/>
            <w:szCs w:val="22"/>
          </w:rPr>
          <w:t xml:space="preserve"> th</w:t>
        </w:r>
        <w:r w:rsidRPr="00B444DF">
          <w:rPr>
            <w:rFonts w:ascii="iCiel Avenir LT Std 35 Light" w:hAnsi="iCiel Avenir LT Std 35 Light" w:cs="Calibri"/>
            <w:b/>
            <w:bCs/>
            <w:i/>
            <w:iCs/>
            <w:sz w:val="22"/>
            <w:szCs w:val="22"/>
          </w:rPr>
          <w:t>ự</w:t>
        </w:r>
        <w:r w:rsidRPr="00B444DF">
          <w:rPr>
            <w:rFonts w:ascii="iCiel Avenir LT Std 35 Light" w:hAnsi="iCiel Avenir LT Std 35 Light" w:cs="Arial"/>
            <w:b/>
            <w:bCs/>
            <w:i/>
            <w:iCs/>
            <w:sz w:val="22"/>
            <w:szCs w:val="22"/>
          </w:rPr>
          <w:t>c t</w:t>
        </w:r>
        <w:r w:rsidRPr="00B444DF">
          <w:rPr>
            <w:rFonts w:ascii="iCiel Avenir LT Std 35 Light" w:hAnsi="iCiel Avenir LT Std 35 Light" w:cs="Calibri"/>
            <w:b/>
            <w:bCs/>
            <w:i/>
            <w:iCs/>
            <w:sz w:val="22"/>
            <w:szCs w:val="22"/>
          </w:rPr>
          <w:t>ậ</w:t>
        </w:r>
        <w:r w:rsidRPr="00B444DF">
          <w:rPr>
            <w:rFonts w:ascii="iCiel Avenir LT Std 35 Light" w:hAnsi="iCiel Avenir LT Std 35 Light" w:cs="Arial"/>
            <w:b/>
            <w:bCs/>
            <w:i/>
            <w:iCs/>
            <w:sz w:val="22"/>
            <w:szCs w:val="22"/>
          </w:rPr>
          <w:t>p</w:t>
        </w:r>
        <w:r w:rsidRPr="00B444DF">
          <w:rPr>
            <w:rFonts w:ascii="iCiel Avenir LT Std 35 Light" w:hAnsi="iCiel Avenir LT Std 35 Light" w:cs="Arial"/>
            <w:i/>
            <w:iCs/>
            <w:sz w:val="22"/>
            <w:szCs w:val="22"/>
          </w:rPr>
          <w:t>,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phong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và cách thức để được ghi nhận điểm PSG phù hợp. Phòng Hướng nghiệp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xem Bản Đánh giá Chất lượng Làm việc/ Bản đánh giá Hồ sơ Năng lực Chuyên môn và các tài liệu chứng minh liên quan khác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ghi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điểm PSG, cũng như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m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 xml:space="preserve">ng lai. </w:t>
        </w:r>
      </w:ins>
    </w:p>
    <w:p w14:paraId="5B3EB6E6" w14:textId="77777777" w:rsidR="006E631B" w:rsidRPr="00B444DF" w:rsidRDefault="006E631B" w:rsidP="006E631B">
      <w:pPr>
        <w:tabs>
          <w:tab w:val="left" w:pos="630"/>
          <w:tab w:val="left" w:pos="1080"/>
        </w:tabs>
        <w:ind w:firstLine="0"/>
        <w:rPr>
          <w:ins w:id="9005" w:author="An Tran, ACA (BUV)" w:date="2024-09-12T11:05:00Z" w16du:dateUtc="2024-09-12T04:05:00Z"/>
          <w:rFonts w:ascii="iCiel Avenir LT Std 35 Light" w:hAnsi="iCiel Avenir LT Std 35 Light" w:cs="Arial"/>
          <w:i/>
          <w:iCs/>
          <w:sz w:val="22"/>
          <w:szCs w:val="22"/>
        </w:rPr>
      </w:pPr>
      <w:ins w:id="9006" w:author="An Tran, ACA (BUV)" w:date="2024-09-12T11:05:00Z" w16du:dateUtc="2024-09-12T04:05:00Z">
        <w:r w:rsidRPr="00B444DF">
          <w:rPr>
            <w:rFonts w:ascii="iCiel Avenir LT Std 35 Light" w:hAnsi="iCiel Avenir LT Std 35 Light" w:cs="Arial"/>
            <w:i/>
            <w:iCs/>
            <w:sz w:val="22"/>
            <w:szCs w:val="22"/>
          </w:rPr>
          <w:t>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d</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BUV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toàn diện li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quan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trao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u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nhi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trong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thay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é</w:t>
        </w:r>
        <w:r w:rsidRPr="00B444DF">
          <w:rPr>
            <w:rFonts w:ascii="iCiel Avenir LT Std 35 Light" w:hAnsi="iCiel Avenir LT Std 35 Light" w:cs="Arial"/>
            <w:i/>
            <w:iCs/>
            <w:sz w:val="22"/>
            <w:szCs w:val="22"/>
          </w:rPr>
          <w:t>p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sinh viên đi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ngay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can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BUV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o ra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nhi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ch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con ng</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cho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0FFB7B63" w14:textId="77777777" w:rsidR="006E631B" w:rsidRPr="00B377E5" w:rsidRDefault="006E631B" w:rsidP="006E631B">
      <w:pPr>
        <w:tabs>
          <w:tab w:val="left" w:pos="630"/>
          <w:tab w:val="left" w:pos="1080"/>
        </w:tabs>
        <w:ind w:firstLine="0"/>
        <w:rPr>
          <w:ins w:id="9007" w:author="An Tran, ACA (BUV)" w:date="2024-09-12T11:05:00Z" w16du:dateUtc="2024-09-12T04:05:00Z"/>
          <w:rFonts w:ascii="iCiel Avenir LT Std 35 Light" w:hAnsi="iCiel Avenir LT Std 35 Light" w:cs="Arial"/>
          <w:i/>
          <w:iCs/>
          <w:sz w:val="22"/>
          <w:szCs w:val="22"/>
        </w:rPr>
      </w:pPr>
      <w:ins w:id="9008" w:author="An Tran, ACA (BUV)" w:date="2024-09-12T11:05:00Z" w16du:dateUtc="2024-09-12T04:05:00Z">
        <w:r w:rsidRPr="00B444DF">
          <w:rPr>
            <w:rFonts w:ascii="iCiel Avenir LT Std 35 Light" w:hAnsi="iCiel Avenir LT Std 35 Light" w:cs="Arial"/>
            <w:i/>
            <w:iCs/>
            <w:sz w:val="22"/>
            <w:szCs w:val="22"/>
          </w:rPr>
          <w:t xml:space="preserve">Nếu có bất cứ câu hỏi hoặc cần hỗ trợ thêm, vui lòng liên hệ </w:t>
        </w:r>
        <w:r w:rsidRPr="00B444DF">
          <w:rPr>
            <w:rFonts w:ascii="iCiel Avenir LT Std 35 Light" w:hAnsi="iCiel Avenir LT Std 35 Light" w:cs="Arial"/>
            <w:b/>
            <w:bCs/>
            <w:i/>
            <w:iCs/>
            <w:sz w:val="22"/>
            <w:szCs w:val="22"/>
          </w:rPr>
          <w:t>với Phòng DV Hướng nghiệp và QH Đối tác</w:t>
        </w:r>
        <w:r w:rsidRPr="00B444DF">
          <w:rPr>
            <w:rFonts w:ascii="iCiel Avenir LT Std 35 Light" w:hAnsi="iCiel Avenir LT Std 35 Light" w:cs="Arial"/>
            <w:i/>
            <w:iCs/>
            <w:sz w:val="22"/>
            <w:szCs w:val="22"/>
          </w:rPr>
          <w:t xml:space="preserve"> qua hòm thư điện tử </w:t>
        </w:r>
        <w:r>
          <w:fldChar w:fldCharType="begin"/>
        </w:r>
        <w:r>
          <w:instrText>HYPERLINK "mailto:SE-Careers@buv.edu.vn"</w:instrText>
        </w:r>
        <w:r>
          <w:fldChar w:fldCharType="separate"/>
        </w:r>
        <w:r w:rsidRPr="00B444DF">
          <w:rPr>
            <w:rStyle w:val="Hyperlink"/>
            <w:rFonts w:ascii="iCiel Avenir LT Std 35 Light" w:hAnsi="iCiel Avenir LT Std 35 Light" w:cs="Arial"/>
            <w:i/>
            <w:iCs/>
            <w:sz w:val="22"/>
            <w:szCs w:val="22"/>
          </w:rPr>
          <w:t>SE-Careers@buv.edu.vn</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Để đặt lịch với chuyên viên tư vấn hướng nghiệp, vui lòng truy cập: </w:t>
        </w:r>
        <w:r>
          <w:fldChar w:fldCharType="begin"/>
        </w:r>
        <w:r>
          <w:instrText>HYPERLINK "https://buvse.simplybook.asia/v2/"</w:instrText>
        </w:r>
        <w:r>
          <w:fldChar w:fldCharType="separate"/>
        </w:r>
        <w:r w:rsidRPr="00B444DF">
          <w:rPr>
            <w:rStyle w:val="Hyperlink"/>
            <w:rFonts w:ascii="iCiel Avenir LT Std 35 Light" w:hAnsi="iCiel Avenir LT Std 35 Light" w:cs="Arial"/>
            <w:i/>
            <w:iCs/>
            <w:sz w:val="22"/>
            <w:szCs w:val="22"/>
          </w:rPr>
          <w:t>BUV SE Booking Portal</w:t>
        </w:r>
        <w:r>
          <w:rPr>
            <w:rStyle w:val="Hyperlink"/>
            <w:rFonts w:ascii="iCiel Avenir LT Std 35 Light" w:hAnsi="iCiel Avenir LT Std 35 Light" w:cs="Arial"/>
            <w:i/>
            <w:iCs/>
            <w:sz w:val="22"/>
            <w:szCs w:val="22"/>
          </w:rPr>
          <w:fldChar w:fldCharType="end"/>
        </w:r>
        <w:r w:rsidRPr="00B444DF">
          <w:rPr>
            <w:rFonts w:ascii="iCiel Avenir LT Std 35 Light" w:hAnsi="iCiel Avenir LT Std 35 Light" w:cs="Arial"/>
            <w:i/>
            <w:iCs/>
            <w:sz w:val="22"/>
            <w:szCs w:val="22"/>
          </w:rPr>
          <w:t xml:space="preserve"> (dành riêng cho sinh viên và cựu sinh viên BUV).</w:t>
        </w:r>
        <w:r>
          <w:rPr>
            <w:rFonts w:ascii="iCiel Avenir LT Std 35 Light" w:hAnsi="iCiel Avenir LT Std 35 Light" w:cs="Arial"/>
            <w:sz w:val="22"/>
            <w:szCs w:val="22"/>
          </w:rPr>
          <w:t xml:space="preserve"> </w:t>
        </w:r>
      </w:ins>
    </w:p>
    <w:p w14:paraId="3DB932AC" w14:textId="77777777" w:rsidR="006E631B" w:rsidRPr="004526AF" w:rsidRDefault="006E631B" w:rsidP="006E631B">
      <w:pPr>
        <w:pStyle w:val="Question"/>
        <w:numPr>
          <w:ilvl w:val="0"/>
          <w:numId w:val="7"/>
        </w:numPr>
        <w:tabs>
          <w:tab w:val="left" w:pos="630"/>
          <w:tab w:val="left" w:pos="1080"/>
        </w:tabs>
        <w:spacing w:line="400" w:lineRule="exact"/>
        <w:ind w:left="0" w:firstLine="720"/>
        <w:rPr>
          <w:ins w:id="9009" w:author="An Tran, ACA (BUV)" w:date="2024-09-12T11:05:00Z" w16du:dateUtc="2024-09-12T04:05:00Z"/>
          <w:rFonts w:cs="Arial"/>
          <w:b w:val="0"/>
          <w:i/>
          <w:iCs/>
          <w:szCs w:val="22"/>
        </w:rPr>
      </w:pPr>
      <w:bookmarkStart w:id="9010" w:name="_Toc149054150"/>
      <w:bookmarkStart w:id="9011" w:name="_Toc177025940"/>
      <w:bookmarkStart w:id="9012" w:name="_Toc177146661"/>
      <w:ins w:id="9013" w:author="An Tran, ACA (BUV)" w:date="2024-09-12T11:05:00Z" w16du:dateUtc="2024-09-12T04:05:00Z">
        <w:r w:rsidRPr="004526AF">
          <w:rPr>
            <w:rFonts w:cs="Arial"/>
            <w:szCs w:val="22"/>
          </w:rPr>
          <w:t xml:space="preserve">Can first year students go for internships? / </w:t>
        </w:r>
        <w:r w:rsidRPr="004526AF">
          <w:rPr>
            <w:rFonts w:cs="Arial"/>
            <w:i/>
            <w:iCs/>
            <w:szCs w:val="22"/>
          </w:rPr>
          <w:t>Sinh viên năm nh</w:t>
        </w:r>
        <w:r w:rsidRPr="004526AF">
          <w:rPr>
            <w:rFonts w:cs="Calibri"/>
            <w:i/>
            <w:iCs/>
            <w:szCs w:val="22"/>
          </w:rPr>
          <w:t>ấ</w:t>
        </w:r>
        <w:r w:rsidRPr="004526AF">
          <w:rPr>
            <w:rFonts w:cs="Arial"/>
            <w:i/>
            <w:iCs/>
            <w:szCs w:val="22"/>
          </w:rPr>
          <w:t>t có th</w:t>
        </w:r>
        <w:r w:rsidRPr="004526AF">
          <w:rPr>
            <w:rFonts w:cs="Calibri"/>
            <w:i/>
            <w:iCs/>
            <w:szCs w:val="22"/>
          </w:rPr>
          <w:t>ể</w:t>
        </w:r>
        <w:r w:rsidRPr="004526AF">
          <w:rPr>
            <w:rFonts w:cs="Arial"/>
            <w:i/>
            <w:iCs/>
            <w:szCs w:val="22"/>
          </w:rPr>
          <w:t xml:space="preserve">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đ</w:t>
        </w:r>
        <w:r w:rsidRPr="004526AF">
          <w:rPr>
            <w:rFonts w:cs="Calibri"/>
            <w:i/>
            <w:iCs/>
            <w:szCs w:val="22"/>
          </w:rPr>
          <w:t>ượ</w:t>
        </w:r>
        <w:r w:rsidRPr="004526AF">
          <w:rPr>
            <w:rFonts w:cs="Arial"/>
            <w:i/>
            <w:iCs/>
            <w:szCs w:val="22"/>
          </w:rPr>
          <w:t>c không?</w:t>
        </w:r>
        <w:bookmarkEnd w:id="9010"/>
        <w:bookmarkEnd w:id="9011"/>
        <w:bookmarkEnd w:id="9012"/>
      </w:ins>
    </w:p>
    <w:p w14:paraId="04D9C2AF" w14:textId="77777777" w:rsidR="006E631B" w:rsidRPr="004526AF" w:rsidRDefault="006E631B" w:rsidP="006E631B">
      <w:pPr>
        <w:pStyle w:val="ListParagraph"/>
        <w:tabs>
          <w:tab w:val="left" w:pos="630"/>
          <w:tab w:val="left" w:pos="720"/>
          <w:tab w:val="left" w:pos="1080"/>
        </w:tabs>
        <w:ind w:left="0"/>
        <w:contextualSpacing w:val="0"/>
        <w:rPr>
          <w:ins w:id="9014" w:author="An Tran, ACA (BUV)" w:date="2024-09-12T11:05:00Z" w16du:dateUtc="2024-09-12T04:05:00Z"/>
          <w:rFonts w:ascii="iCiel Avenir LT Std 35 Light" w:hAnsi="iCiel Avenir LT Std 35 Light" w:cs="Arial"/>
          <w:b/>
          <w:bCs/>
          <w:sz w:val="22"/>
          <w:szCs w:val="22"/>
          <w:u w:val="single"/>
        </w:rPr>
      </w:pPr>
      <w:ins w:id="9015"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310E7104" w14:textId="77777777" w:rsidR="006E631B" w:rsidRPr="00B444DF" w:rsidRDefault="006E631B" w:rsidP="006E631B">
      <w:pPr>
        <w:tabs>
          <w:tab w:val="left" w:pos="630"/>
          <w:tab w:val="left" w:pos="1080"/>
        </w:tabs>
        <w:ind w:firstLine="0"/>
        <w:rPr>
          <w:ins w:id="9016" w:author="An Tran, ACA (BUV)" w:date="2024-09-12T11:05:00Z" w16du:dateUtc="2024-09-12T04:05:00Z"/>
          <w:rFonts w:ascii="iCiel Avenir LT Std 35 Light" w:hAnsi="iCiel Avenir LT Std 35 Light" w:cs="Arial"/>
          <w:sz w:val="22"/>
          <w:szCs w:val="22"/>
        </w:rPr>
      </w:pPr>
      <w:ins w:id="9017" w:author="An Tran, ACA (BUV)" w:date="2024-09-12T11:05:00Z" w16du:dateUtc="2024-09-12T04:05:00Z">
        <w:r w:rsidRPr="00B444DF">
          <w:rPr>
            <w:rFonts w:ascii="iCiel Avenir LT Std 35 Light" w:hAnsi="iCiel Avenir LT Std 35 Light" w:cs="Arial"/>
            <w:sz w:val="22"/>
            <w:szCs w:val="22"/>
          </w:rPr>
          <w: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level, and they will need time to accumulate and learn new things. </w:t>
        </w:r>
      </w:ins>
    </w:p>
    <w:p w14:paraId="12127E33" w14:textId="77777777" w:rsidR="006E631B" w:rsidRPr="00B444DF" w:rsidRDefault="006E631B" w:rsidP="006E631B">
      <w:pPr>
        <w:tabs>
          <w:tab w:val="left" w:pos="630"/>
          <w:tab w:val="left" w:pos="1080"/>
        </w:tabs>
        <w:ind w:firstLine="0"/>
        <w:rPr>
          <w:ins w:id="9018" w:author="An Tran, ACA (BUV)" w:date="2024-09-12T11:05:00Z" w16du:dateUtc="2024-09-12T04:05:00Z"/>
          <w:rFonts w:ascii="iCiel Avenir LT Std 35 Light" w:hAnsi="iCiel Avenir LT Std 35 Light" w:cs="Arial"/>
          <w:sz w:val="22"/>
          <w:szCs w:val="22"/>
        </w:rPr>
      </w:pPr>
      <w:ins w:id="9019" w:author="An Tran, ACA (BUV)" w:date="2024-09-12T11:05:00Z" w16du:dateUtc="2024-09-12T04:05:00Z">
        <w:r w:rsidRPr="00B444DF">
          <w:rPr>
            <w:rFonts w:ascii="iCiel Avenir LT Std 35 Light" w:hAnsi="iCiel Avenir LT Std 35 Light" w:cs="Arial"/>
            <w:sz w:val="22"/>
            <w:szCs w:val="22"/>
          </w:rPr>
          <w:t>Therefore, we highly recommend Year 1 students:</w:t>
        </w:r>
      </w:ins>
    </w:p>
    <w:p w14:paraId="6A801289" w14:textId="77777777" w:rsidR="006E631B" w:rsidRPr="00B444DF" w:rsidRDefault="006E631B" w:rsidP="006E631B">
      <w:pPr>
        <w:numPr>
          <w:ilvl w:val="0"/>
          <w:numId w:val="35"/>
        </w:numPr>
        <w:tabs>
          <w:tab w:val="left" w:pos="630"/>
          <w:tab w:val="left" w:pos="1080"/>
        </w:tabs>
        <w:ind w:left="360" w:firstLine="360"/>
        <w:rPr>
          <w:ins w:id="9020" w:author="An Tran, ACA (BUV)" w:date="2024-09-12T11:05:00Z" w16du:dateUtc="2024-09-12T04:05:00Z"/>
          <w:rFonts w:ascii="iCiel Avenir LT Std 35 Light" w:hAnsi="iCiel Avenir LT Std 35 Light" w:cs="Arial"/>
          <w:sz w:val="22"/>
          <w:szCs w:val="22"/>
        </w:rPr>
      </w:pPr>
      <w:ins w:id="9021" w:author="An Tran, ACA (BUV)" w:date="2024-09-12T11:05:00Z" w16du:dateUtc="2024-09-12T04:05:00Z">
        <w:r w:rsidRPr="00D24D58">
          <w:rPr>
            <w:rFonts w:ascii="iCiel Avenir LT Std 35 Light" w:hAnsi="iCiel Avenir LT Std 35 Light" w:cs="Arial"/>
            <w:sz w:val="22"/>
            <w:szCs w:val="22"/>
          </w:rPr>
          <w:t>Participate in the compulsory PSG Weeks Programme for first-year students, which spans four weeks and focuses on holistic personal and social growth activities. The weeks are designed to equip students with essential social, professional, academic and life skills, providing a foundation for further personal development in the following years. The programme's duration of four weeks allows students to utilise their semester break for both the PSG Weeks Programme and an early internship.</w:t>
        </w:r>
      </w:ins>
    </w:p>
    <w:p w14:paraId="4E5411D2" w14:textId="77777777" w:rsidR="006E631B" w:rsidRPr="00B444DF" w:rsidRDefault="006E631B" w:rsidP="006E631B">
      <w:pPr>
        <w:pStyle w:val="ListParagraph"/>
        <w:numPr>
          <w:ilvl w:val="0"/>
          <w:numId w:val="35"/>
        </w:numPr>
        <w:tabs>
          <w:tab w:val="left" w:pos="630"/>
          <w:tab w:val="left" w:pos="1080"/>
        </w:tabs>
        <w:ind w:left="360" w:firstLine="360"/>
        <w:rPr>
          <w:ins w:id="9022" w:author="An Tran, ACA (BUV)" w:date="2024-09-12T11:05:00Z" w16du:dateUtc="2024-09-12T04:05:00Z"/>
          <w:rFonts w:ascii="iCiel Avenir LT Std 35 Light" w:hAnsi="iCiel Avenir LT Std 35 Light" w:cs="Arial"/>
          <w:sz w:val="22"/>
          <w:szCs w:val="22"/>
        </w:rPr>
      </w:pPr>
      <w:ins w:id="9023" w:author="An Tran, ACA (BUV)" w:date="2024-09-12T11:05:00Z" w16du:dateUtc="2024-09-12T04:05:00Z">
        <w:r w:rsidRPr="00B444DF">
          <w:rPr>
            <w:rFonts w:ascii="iCiel Avenir LT Std 35 Light" w:hAnsi="iCiel Avenir LT Std 35 Light" w:cs="Arial"/>
            <w:sz w:val="22"/>
            <w:szCs w:val="22"/>
          </w:rPr>
          <w:t>Not to limit their options within their specialised internships but broaden their opportunities to what they want to learn in any industry and explore the world of work to find out their best interests, strengths, passion, and a career decision after several exciting trials.</w:t>
        </w:r>
      </w:ins>
    </w:p>
    <w:p w14:paraId="0A3C8F64" w14:textId="77777777" w:rsidR="006E631B" w:rsidRPr="00B444DF" w:rsidRDefault="006E631B" w:rsidP="006E631B">
      <w:pPr>
        <w:pStyle w:val="ListParagraph"/>
        <w:numPr>
          <w:ilvl w:val="0"/>
          <w:numId w:val="35"/>
        </w:numPr>
        <w:tabs>
          <w:tab w:val="left" w:pos="630"/>
          <w:tab w:val="left" w:pos="1080"/>
        </w:tabs>
        <w:ind w:left="360" w:firstLine="360"/>
        <w:rPr>
          <w:ins w:id="9024" w:author="An Tran, ACA (BUV)" w:date="2024-09-12T11:05:00Z" w16du:dateUtc="2024-09-12T04:05:00Z"/>
          <w:rFonts w:ascii="iCiel Avenir LT Std 35 Light" w:hAnsi="iCiel Avenir LT Std 35 Light" w:cs="Arial"/>
          <w:color w:val="000000" w:themeColor="text1"/>
          <w:sz w:val="22"/>
          <w:szCs w:val="22"/>
        </w:rPr>
      </w:pPr>
      <w:ins w:id="9025" w:author="An Tran, ACA (BUV)" w:date="2024-09-12T11:05:00Z" w16du:dateUtc="2024-09-12T04:05:00Z">
        <w:r w:rsidRPr="00B444DF">
          <w:rPr>
            <w:rFonts w:ascii="iCiel Avenir LT Std 35 Light" w:hAnsi="iCiel Avenir LT Std 35 Light" w:cs="Arial"/>
            <w:sz w:val="22"/>
            <w:szCs w:val="22"/>
          </w:rPr>
          <w:t>Not to feel pressured if they don’t get an internship in Year 1. There are several other approaches to equip more skills and experience and explore self and careers</w:t>
        </w:r>
        <w:r w:rsidRPr="00B444DF">
          <w:rPr>
            <w:rFonts w:ascii="iCiel Avenir LT Std 35 Light" w:hAnsi="iCiel Avenir LT Std 35 Light" w:cs="Arial"/>
            <w:color w:val="000000" w:themeColor="text1"/>
            <w:sz w:val="22"/>
            <w:szCs w:val="22"/>
          </w:rPr>
          <w:t xml:space="preserve">. These include participating in additional PSG activities beyond the PSG Weeks Programme, such as extra-curricular classes, career talks, skill workshops and courses, student projects, volunteer activities, and so on. </w:t>
        </w:r>
      </w:ins>
    </w:p>
    <w:p w14:paraId="5055AA99" w14:textId="77777777" w:rsidR="006E631B" w:rsidRPr="008F5DDF" w:rsidRDefault="006E631B" w:rsidP="006E631B">
      <w:pPr>
        <w:tabs>
          <w:tab w:val="left" w:pos="630"/>
          <w:tab w:val="left" w:pos="1080"/>
        </w:tabs>
        <w:ind w:firstLine="0"/>
        <w:rPr>
          <w:ins w:id="9026" w:author="An Tran, ACA (BUV)" w:date="2024-09-12T11:05:00Z" w16du:dateUtc="2024-09-12T04:05:00Z"/>
          <w:rFonts w:ascii="iCiel Avenir LT Std 35 Light" w:hAnsi="iCiel Avenir LT Std 35 Light" w:cs="Arial"/>
          <w:sz w:val="22"/>
          <w:szCs w:val="22"/>
        </w:rPr>
      </w:pPr>
      <w:ins w:id="9027" w:author="An Tran, ACA (BUV)" w:date="2024-09-12T11:05:00Z" w16du:dateUtc="2024-09-12T04:05:00Z">
        <w:r w:rsidRPr="008F5DDF">
          <w:rPr>
            <w:rFonts w:ascii="iCiel Avenir LT Std 35 Light" w:hAnsi="iCiel Avenir LT Std 35 Light" w:cs="Arial"/>
            <w:sz w:val="22"/>
            <w:szCs w:val="22"/>
          </w:rPr>
          <w:t xml:space="preserve">Should you have any question or need any support, feel free to contact </w:t>
        </w:r>
        <w:r w:rsidRPr="008F5DDF">
          <w:rPr>
            <w:rFonts w:ascii="iCiel Avenir LT Std 35 Light" w:hAnsi="iCiel Avenir LT Std 35 Light" w:cs="Arial"/>
            <w:b/>
            <w:bCs/>
            <w:sz w:val="22"/>
            <w:szCs w:val="22"/>
          </w:rPr>
          <w:t>Career Services &amp; Industry Relations (CSIR)</w:t>
        </w:r>
        <w:r w:rsidRPr="008F5DDF">
          <w:rPr>
            <w:rFonts w:ascii="iCiel Avenir LT Std 35 Light" w:hAnsi="iCiel Avenir LT Std 35 Light" w:cs="Arial"/>
            <w:sz w:val="22"/>
            <w:szCs w:val="22"/>
          </w:rPr>
          <w:t xml:space="preserve"> via the email address: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sz w:val="22"/>
            <w:szCs w:val="22"/>
          </w:rPr>
          <w:t>SE-Careers@buv.edu.vn</w:t>
        </w:r>
        <w:r w:rsidRPr="0029685F">
          <w:rPr>
            <w:rStyle w:val="Hyperlink"/>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BUV’s phone number: (+84) (221) 6 250 250 | Ext. 562, or meet us at the SE Lounge (1</w:t>
        </w:r>
        <w:r w:rsidRPr="008F5DDF">
          <w:rPr>
            <w:rFonts w:ascii="iCiel Avenir LT Std 35 Light" w:hAnsi="iCiel Avenir LT Std 35 Light" w:cs="Arial"/>
            <w:sz w:val="22"/>
            <w:szCs w:val="22"/>
            <w:vertAlign w:val="superscript"/>
          </w:rPr>
          <w:t>st</w:t>
        </w:r>
        <w:r w:rsidRPr="008F5DDF">
          <w:rPr>
            <w:rFonts w:ascii="iCiel Avenir LT Std 35 Light" w:hAnsi="iCiel Avenir LT Std 35 Light" w:cs="Arial"/>
            <w:sz w:val="22"/>
            <w:szCs w:val="22"/>
          </w:rPr>
          <w:t xml:space="preserve"> Floor, BUV Ecopark Campus). </w:t>
        </w:r>
      </w:ins>
    </w:p>
    <w:p w14:paraId="017E7D10" w14:textId="77777777" w:rsidR="006E631B" w:rsidRPr="009B03D3" w:rsidRDefault="006E631B" w:rsidP="006E631B">
      <w:pPr>
        <w:tabs>
          <w:tab w:val="left" w:pos="630"/>
          <w:tab w:val="left" w:pos="1080"/>
        </w:tabs>
        <w:ind w:firstLine="0"/>
        <w:rPr>
          <w:ins w:id="9028" w:author="An Tran, ACA (BUV)" w:date="2024-09-12T11:05:00Z" w16du:dateUtc="2024-09-12T04:05:00Z"/>
          <w:rFonts w:ascii="iCiel Avenir LT Std 35 Light" w:hAnsi="iCiel Avenir LT Std 35 Light" w:cs="Arial"/>
          <w:sz w:val="22"/>
          <w:szCs w:val="22"/>
        </w:rPr>
      </w:pPr>
      <w:ins w:id="9029" w:author="An Tran, ACA (BUV)" w:date="2024-09-12T11:05:00Z" w16du:dateUtc="2024-09-12T04:05:00Z">
        <w:r w:rsidRPr="008F5DDF">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(exclusive to BUV students and alumni). </w:t>
        </w:r>
      </w:ins>
    </w:p>
    <w:p w14:paraId="6C907B3E" w14:textId="77777777" w:rsidR="006E631B" w:rsidRPr="00B444DF" w:rsidRDefault="006E631B" w:rsidP="006E631B">
      <w:pPr>
        <w:tabs>
          <w:tab w:val="left" w:pos="630"/>
          <w:tab w:val="left" w:pos="1080"/>
        </w:tabs>
        <w:ind w:firstLine="0"/>
        <w:rPr>
          <w:ins w:id="9030" w:author="An Tran, ACA (BUV)" w:date="2024-09-12T11:05:00Z" w16du:dateUtc="2024-09-12T04:05:00Z"/>
          <w:rFonts w:ascii="iCiel Avenir LT Std 35 Light" w:hAnsi="iCiel Avenir LT Std 35 Light" w:cs="Arial"/>
          <w:i/>
          <w:iCs/>
          <w:sz w:val="22"/>
          <w:szCs w:val="22"/>
        </w:rPr>
      </w:pPr>
      <w:ins w:id="9031" w:author="An Tran, ACA (BUV)" w:date="2024-09-12T11:05:00Z" w16du:dateUtc="2024-09-12T04:05:00Z">
        <w:r w:rsidRPr="00B444DF">
          <w:rPr>
            <w:rFonts w:ascii="iCiel Avenir LT Std 35 Light" w:hAnsi="iCiel Avenir LT Std 35 Light" w:cs="Arial"/>
            <w:i/>
            <w:iCs/>
            <w:sz w:val="22"/>
            <w:szCs w:val="22"/>
          </w:rPr>
          <w:t xml:space="preserve">Sinh viên BUV có thể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ngay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nếu các bạn sẵn sàng trải nghiệm và có đủ các kỹ năng mềm cơ bản. R</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BUV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su</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ngay sau 1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2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ngh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BUV.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thi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nghi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chuyên môn, cũng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i gian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trau d</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 xml:space="preserve">i. </w:t>
        </w:r>
      </w:ins>
    </w:p>
    <w:p w14:paraId="7DD4EEB6" w14:textId="77777777" w:rsidR="006E631B" w:rsidRPr="00B444DF" w:rsidRDefault="006E631B" w:rsidP="006E631B">
      <w:pPr>
        <w:tabs>
          <w:tab w:val="left" w:pos="630"/>
          <w:tab w:val="left" w:pos="1080"/>
        </w:tabs>
        <w:ind w:firstLine="0"/>
        <w:rPr>
          <w:ins w:id="9032" w:author="An Tran, ACA (BUV)" w:date="2024-09-12T11:05:00Z" w16du:dateUtc="2024-09-12T04:05:00Z"/>
          <w:rFonts w:ascii="iCiel Avenir LT Std 35 Light" w:hAnsi="iCiel Avenir LT Std 35 Light" w:cs="Arial"/>
          <w:i/>
          <w:iCs/>
          <w:sz w:val="22"/>
          <w:szCs w:val="22"/>
        </w:rPr>
      </w:pPr>
      <w:ins w:id="9033" w:author="An Tran, ACA (BUV)" w:date="2024-09-12T11:05:00Z" w16du:dateUtc="2024-09-12T04:05:00Z">
        <w:r w:rsidRPr="00B444DF">
          <w:rPr>
            <w:rFonts w:ascii="iCiel Avenir LT Std 35 Light" w:hAnsi="iCiel Avenir LT Std 35 Light" w:cs="Arial"/>
            <w:i/>
            <w:iCs/>
            <w:sz w:val="22"/>
            <w:szCs w:val="22"/>
          </w:rPr>
          <w:t xml:space="preserve">Do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w:t>
        </w:r>
      </w:ins>
    </w:p>
    <w:p w14:paraId="6CD6A4CA" w14:textId="77777777" w:rsidR="006E631B" w:rsidRPr="00B444DF" w:rsidRDefault="006E631B" w:rsidP="006E631B">
      <w:pPr>
        <w:pStyle w:val="ListParagraph"/>
        <w:numPr>
          <w:ilvl w:val="0"/>
          <w:numId w:val="36"/>
        </w:numPr>
        <w:tabs>
          <w:tab w:val="left" w:pos="1080"/>
        </w:tabs>
        <w:ind w:left="450" w:firstLine="270"/>
        <w:rPr>
          <w:ins w:id="9034" w:author="An Tran, ACA (BUV)" w:date="2024-09-12T11:05:00Z" w16du:dateUtc="2024-09-12T04:05:00Z"/>
          <w:rFonts w:ascii="iCiel Avenir LT Std 35 Light" w:hAnsi="iCiel Avenir LT Std 35 Light" w:cs="Arial"/>
          <w:i/>
          <w:iCs/>
          <w:sz w:val="22"/>
          <w:szCs w:val="22"/>
        </w:rPr>
      </w:pPr>
      <w:ins w:id="9035" w:author="An Tran, ACA (BUV)" w:date="2024-09-12T11:05:00Z" w16du:dateUtc="2024-09-12T04:05:00Z">
        <w:r w:rsidRPr="00D24D58">
          <w:rPr>
            <w:rFonts w:ascii="iCiel Avenir LT Std 35 Light" w:hAnsi="iCiel Avenir LT Std 35 Light" w:cs="Arial"/>
            <w:i/>
            <w:iCs/>
            <w:sz w:val="22"/>
            <w:szCs w:val="22"/>
          </w:rPr>
          <w:t>Tham gia vào Tuần lễ Nâng cao Năng lực Cá nhân và Kỹ năng Xã hội PSG dành cho sinh viên năm nhất, kéo dài trong vòng 04 tuần, giúp phát triển năng lực toàn diện trên nhiều lĩnh vực. Các tuần lễ này được thiết kế giúp trang bị cho sinh viên những kiến thức và kỹ năng xã hội, nghề nghiệp, học tập nền tảng, thiết yếu để phát triển năng lực mạnh mẽ trong các năm học tiếp theo. Chương trình kéo dài trong 04 tuần cũng tạo điều kiện cho sinh viên tận dụng kỳ nghỉ của mình, vừa tham gia các tuần lễ, vừa có thể đi thực tập từ sớm</w:t>
        </w:r>
      </w:ins>
    </w:p>
    <w:p w14:paraId="017CD026" w14:textId="77777777" w:rsidR="006E631B" w:rsidRPr="00B444DF" w:rsidRDefault="006E631B" w:rsidP="006E631B">
      <w:pPr>
        <w:pStyle w:val="ListParagraph"/>
        <w:numPr>
          <w:ilvl w:val="0"/>
          <w:numId w:val="36"/>
        </w:numPr>
        <w:tabs>
          <w:tab w:val="left" w:pos="1080"/>
        </w:tabs>
        <w:ind w:left="360" w:firstLine="360"/>
        <w:rPr>
          <w:ins w:id="9036" w:author="An Tran, ACA (BUV)" w:date="2024-09-12T11:05:00Z" w16du:dateUtc="2024-09-12T04:05:00Z"/>
          <w:rFonts w:ascii="iCiel Avenir LT Std 35 Light" w:hAnsi="iCiel Avenir LT Std 35 Light" w:cs="Arial"/>
          <w:i/>
          <w:iCs/>
          <w:sz w:val="22"/>
          <w:szCs w:val="22"/>
        </w:rPr>
      </w:pPr>
      <w:ins w:id="9037" w:author="An Tran, ACA (BUV)" w:date="2024-09-12T11:05:00Z" w16du:dateUtc="2024-09-12T04:05:00Z">
        <w:r w:rsidRPr="00B444DF">
          <w:rPr>
            <w:rFonts w:ascii="iCiel Avenir LT Std 35 Light" w:hAnsi="iCiel Avenir LT Std 35 Light" w:cs="Arial"/>
            <w:i/>
            <w:iCs/>
            <w:sz w:val="22"/>
            <w:szCs w:val="22"/>
          </w:rPr>
          <w:t>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li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quan tr</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y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mu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l</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m ra ni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am m</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sau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w:t>
        </w:r>
      </w:ins>
    </w:p>
    <w:p w14:paraId="2C49F189" w14:textId="77777777" w:rsidR="006E631B" w:rsidRPr="00B444DF" w:rsidRDefault="006E631B" w:rsidP="006E631B">
      <w:pPr>
        <w:pStyle w:val="ListParagraph"/>
        <w:numPr>
          <w:ilvl w:val="0"/>
          <w:numId w:val="36"/>
        </w:numPr>
        <w:tabs>
          <w:tab w:val="left" w:pos="630"/>
          <w:tab w:val="left" w:pos="1080"/>
        </w:tabs>
        <w:ind w:left="360" w:firstLine="360"/>
        <w:rPr>
          <w:ins w:id="9038" w:author="An Tran, ACA (BUV)" w:date="2024-09-12T11:05:00Z" w16du:dateUtc="2024-09-12T04:05:00Z"/>
          <w:rFonts w:ascii="iCiel Avenir LT Std 35 Light" w:hAnsi="iCiel Avenir LT Std 35 Light" w:cs="Arial"/>
          <w:color w:val="000000" w:themeColor="text1"/>
          <w:sz w:val="22"/>
          <w:szCs w:val="22"/>
        </w:rPr>
      </w:pPr>
      <w:ins w:id="9039" w:author="An Tran, ACA (BUV)" w:date="2024-09-12T11:05:00Z" w16du:dateUtc="2024-09-12T04:05:00Z">
        <w:r w:rsidRPr="00B444DF">
          <w:rPr>
            <w:rFonts w:ascii="iCiel Avenir LT Std 35 Light" w:hAnsi="iCiel Avenir LT Std 35 Light" w:cs="Arial"/>
            <w:i/>
            <w:iCs/>
            <w:sz w:val="22"/>
            <w:szCs w:val="22"/>
          </w:rPr>
          <w:t xml:space="preserve">Không nên cảm thấy áp lực khi chưa đi thực tập từ Năm 1. Có rất nhiều cách khác để trang bị thêm kỹ năng và kinh nghiệm, khám phá bản thân và thế </w:t>
        </w:r>
        <w:r w:rsidRPr="00B444DF">
          <w:rPr>
            <w:rFonts w:ascii="iCiel Avenir LT Std 35 Light" w:hAnsi="iCiel Avenir LT Std 35 Light" w:cs="Arial"/>
            <w:i/>
            <w:iCs/>
            <w:color w:val="000000" w:themeColor="text1"/>
            <w:sz w:val="22"/>
            <w:szCs w:val="22"/>
          </w:rPr>
          <w: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t>
        </w:r>
      </w:ins>
    </w:p>
    <w:p w14:paraId="2BC3E34C" w14:textId="77777777" w:rsidR="006E631B" w:rsidRDefault="006E631B" w:rsidP="006E631B">
      <w:pPr>
        <w:tabs>
          <w:tab w:val="left" w:pos="630"/>
          <w:tab w:val="left" w:pos="1080"/>
        </w:tabs>
        <w:ind w:left="360" w:firstLine="0"/>
        <w:rPr>
          <w:ins w:id="9040" w:author="An Tran, ACA (BUV)" w:date="2024-09-12T11:05:00Z" w16du:dateUtc="2024-09-12T04:05:00Z"/>
          <w:rFonts w:ascii="iCiel Avenir LT Std 35 Light" w:hAnsi="iCiel Avenir LT Std 35 Light" w:cs="Arial"/>
          <w:i/>
          <w:iCs/>
          <w:sz w:val="22"/>
          <w:szCs w:val="22"/>
        </w:rPr>
      </w:pPr>
      <w:ins w:id="9041"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4F3A760" w14:textId="77777777" w:rsidR="006E631B" w:rsidRPr="00AA0235" w:rsidRDefault="006E631B" w:rsidP="006E631B">
      <w:pPr>
        <w:tabs>
          <w:tab w:val="left" w:pos="630"/>
          <w:tab w:val="left" w:pos="1080"/>
        </w:tabs>
        <w:ind w:left="360" w:firstLine="0"/>
        <w:rPr>
          <w:ins w:id="9042" w:author="An Tran, ACA (BUV)" w:date="2024-09-12T11:05:00Z" w16du:dateUtc="2024-09-12T04:05:00Z"/>
          <w:rFonts w:ascii="iCiel Avenir LT Std 35 Light" w:hAnsi="iCiel Avenir LT Std 35 Light" w:cs="Arial"/>
          <w:sz w:val="22"/>
          <w:szCs w:val="22"/>
        </w:rPr>
      </w:pPr>
      <w:ins w:id="9043"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sidRPr="008F5DDF">
          <w:rPr>
            <w:rFonts w:ascii="iCiel Avenir LT Std 35 Light" w:hAnsi="iCiel Avenir LT Std 35 Light" w:cs="Arial"/>
            <w:sz w:val="22"/>
            <w:szCs w:val="22"/>
          </w:rPr>
          <w:t xml:space="preserve"> </w:t>
        </w:r>
      </w:ins>
    </w:p>
    <w:p w14:paraId="6268D804" w14:textId="77777777" w:rsidR="006E631B" w:rsidRPr="004526AF" w:rsidRDefault="006E631B" w:rsidP="006E631B">
      <w:pPr>
        <w:pStyle w:val="Question"/>
        <w:numPr>
          <w:ilvl w:val="0"/>
          <w:numId w:val="7"/>
        </w:numPr>
        <w:tabs>
          <w:tab w:val="left" w:pos="630"/>
          <w:tab w:val="left" w:pos="1080"/>
        </w:tabs>
        <w:spacing w:line="400" w:lineRule="exact"/>
        <w:ind w:left="0" w:firstLine="720"/>
        <w:rPr>
          <w:ins w:id="9044" w:author="An Tran, ACA (BUV)" w:date="2024-09-12T11:05:00Z" w16du:dateUtc="2024-09-12T04:05:00Z"/>
          <w:rFonts w:cs="Arial"/>
          <w:szCs w:val="22"/>
        </w:rPr>
      </w:pPr>
      <w:bookmarkStart w:id="9045" w:name="_Toc149054152"/>
      <w:bookmarkStart w:id="9046" w:name="_Toc177025941"/>
      <w:bookmarkStart w:id="9047" w:name="_Toc177146662"/>
      <w:ins w:id="9048" w:author="An Tran, ACA (BUV)" w:date="2024-09-12T11:05:00Z" w16du:dateUtc="2024-09-12T04:05:00Z">
        <w:r w:rsidRPr="004526AF">
          <w:rPr>
            <w:rFonts w:cs="Arial"/>
            <w:szCs w:val="22"/>
          </w:rPr>
          <w:t xml:space="preserve">Can BUV guarantee that every student will have an internship during the semester break? / </w:t>
        </w:r>
        <w:r w:rsidRPr="004526AF">
          <w:rPr>
            <w:rFonts w:cs="Arial"/>
            <w:i/>
            <w:iCs/>
            <w:szCs w:val="22"/>
          </w:rPr>
          <w:t>Nhà tr</w:t>
        </w:r>
        <w:r w:rsidRPr="004526AF">
          <w:rPr>
            <w:rFonts w:cs="Calibri"/>
            <w:i/>
            <w:iCs/>
            <w:szCs w:val="22"/>
          </w:rPr>
          <w:t>ườ</w:t>
        </w:r>
        <w:r w:rsidRPr="004526AF">
          <w:rPr>
            <w:rFonts w:cs="Arial"/>
            <w:i/>
            <w:iCs/>
            <w:szCs w:val="22"/>
          </w:rPr>
          <w:t>ng có th</w:t>
        </w:r>
        <w:r w:rsidRPr="004526AF">
          <w:rPr>
            <w:rFonts w:cs="Calibri"/>
            <w:i/>
            <w:iCs/>
            <w:szCs w:val="22"/>
          </w:rPr>
          <w:t>ể</w:t>
        </w:r>
        <w:r w:rsidRPr="004526AF">
          <w:rPr>
            <w:rFonts w:cs="Arial"/>
            <w:i/>
            <w:iCs/>
            <w:szCs w:val="22"/>
          </w:rPr>
          <w:t xml:space="preserve"> đ</w:t>
        </w:r>
        <w:r w:rsidRPr="004526AF">
          <w:rPr>
            <w:rFonts w:cs="Calibri"/>
            <w:i/>
            <w:iCs/>
            <w:szCs w:val="22"/>
          </w:rPr>
          <w:t>ả</w:t>
        </w:r>
        <w:r w:rsidRPr="004526AF">
          <w:rPr>
            <w:rFonts w:cs="Arial"/>
            <w:i/>
            <w:iCs/>
            <w:szCs w:val="22"/>
          </w:rPr>
          <w:t>m b</w:t>
        </w:r>
        <w:r w:rsidRPr="004526AF">
          <w:rPr>
            <w:rFonts w:cs="Calibri"/>
            <w:i/>
            <w:iCs/>
            <w:szCs w:val="22"/>
          </w:rPr>
          <w:t>ả</w:t>
        </w:r>
        <w:r w:rsidRPr="004526AF">
          <w:rPr>
            <w:rFonts w:cs="Arial"/>
            <w:i/>
            <w:iCs/>
            <w:szCs w:val="22"/>
          </w:rPr>
          <w:t>o r</w:t>
        </w:r>
        <w:r w:rsidRPr="004526AF">
          <w:rPr>
            <w:rFonts w:cs="Calibri"/>
            <w:i/>
            <w:iCs/>
            <w:szCs w:val="22"/>
          </w:rPr>
          <w:t>ằ</w:t>
        </w:r>
        <w:r w:rsidRPr="004526AF">
          <w:rPr>
            <w:rFonts w:cs="Arial"/>
            <w:i/>
            <w:iCs/>
            <w:szCs w:val="22"/>
          </w:rPr>
          <w:t>ng t</w:t>
        </w:r>
        <w:r w:rsidRPr="004526AF">
          <w:rPr>
            <w:rFonts w:cs="Calibri"/>
            <w:i/>
            <w:iCs/>
            <w:szCs w:val="22"/>
          </w:rPr>
          <w:t>ấ</w:t>
        </w:r>
        <w:r w:rsidRPr="004526AF">
          <w:rPr>
            <w:rFonts w:cs="Arial"/>
            <w:i/>
            <w:iCs/>
            <w:szCs w:val="22"/>
          </w:rPr>
          <w:t>t c</w:t>
        </w:r>
        <w:r w:rsidRPr="004526AF">
          <w:rPr>
            <w:rFonts w:cs="Calibri"/>
            <w:i/>
            <w:iCs/>
            <w:szCs w:val="22"/>
          </w:rPr>
          <w:t>ả</w:t>
        </w:r>
        <w:r w:rsidRPr="004526AF">
          <w:rPr>
            <w:rFonts w:cs="Arial"/>
            <w:i/>
            <w:iCs/>
            <w:szCs w:val="22"/>
          </w:rPr>
          <w:t xml:space="preserve"> các sinh viên đ</w:t>
        </w:r>
        <w:r w:rsidRPr="004526AF">
          <w:rPr>
            <w:rFonts w:cs="Calibri"/>
            <w:i/>
            <w:iCs/>
            <w:szCs w:val="22"/>
          </w:rPr>
          <w:t>ề</w:t>
        </w:r>
        <w:r w:rsidRPr="004526AF">
          <w:rPr>
            <w:rFonts w:cs="Arial"/>
            <w:i/>
            <w:iCs/>
            <w:szCs w:val="22"/>
          </w:rPr>
          <w:t>u đ</w:t>
        </w:r>
        <w:r w:rsidRPr="004526AF">
          <w:rPr>
            <w:rFonts w:cs="Calibri"/>
            <w:i/>
            <w:iCs/>
            <w:szCs w:val="22"/>
          </w:rPr>
          <w:t>ượ</w:t>
        </w:r>
        <w:r w:rsidRPr="004526AF">
          <w:rPr>
            <w:rFonts w:cs="Arial"/>
            <w:i/>
            <w:iCs/>
            <w:szCs w:val="22"/>
          </w:rPr>
          <w:t>c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vào k</w:t>
        </w:r>
        <w:r w:rsidRPr="004526AF">
          <w:rPr>
            <w:rFonts w:cs="Calibri"/>
            <w:i/>
            <w:iCs/>
            <w:szCs w:val="22"/>
          </w:rPr>
          <w:t>ỳ</w:t>
        </w:r>
        <w:r w:rsidRPr="004526AF">
          <w:rPr>
            <w:rFonts w:cs="Arial"/>
            <w:i/>
            <w:iCs/>
            <w:szCs w:val="22"/>
          </w:rPr>
          <w:t xml:space="preserve"> ngh</w:t>
        </w:r>
        <w:r w:rsidRPr="004526AF">
          <w:rPr>
            <w:rFonts w:cs="Calibri"/>
            <w:i/>
            <w:iCs/>
            <w:szCs w:val="22"/>
          </w:rPr>
          <w:t>ỉ</w:t>
        </w:r>
        <w:r w:rsidRPr="004526AF">
          <w:rPr>
            <w:rFonts w:cs="Arial"/>
            <w:i/>
            <w:iCs/>
            <w:szCs w:val="22"/>
          </w:rPr>
          <w:t xml:space="preserve"> gi</w:t>
        </w:r>
        <w:r w:rsidRPr="004526AF">
          <w:rPr>
            <w:rFonts w:cs="Calibri"/>
            <w:i/>
            <w:iCs/>
            <w:szCs w:val="22"/>
          </w:rPr>
          <w:t>ữ</w:t>
        </w:r>
        <w:r w:rsidRPr="004526AF">
          <w:rPr>
            <w:rFonts w:cs="Arial"/>
            <w:i/>
            <w:iCs/>
            <w:szCs w:val="22"/>
          </w:rPr>
          <w:t>a h</w:t>
        </w:r>
        <w:r w:rsidRPr="004526AF">
          <w:rPr>
            <w:rFonts w:cs="Calibri"/>
            <w:i/>
            <w:iCs/>
            <w:szCs w:val="22"/>
          </w:rPr>
          <w:t>ọ</w:t>
        </w:r>
        <w:r w:rsidRPr="004526AF">
          <w:rPr>
            <w:rFonts w:cs="Arial"/>
            <w:i/>
            <w:iCs/>
            <w:szCs w:val="22"/>
          </w:rPr>
          <w:t>c k</w:t>
        </w:r>
        <w:r w:rsidRPr="004526AF">
          <w:rPr>
            <w:rFonts w:cs="Calibri"/>
            <w:i/>
            <w:iCs/>
            <w:szCs w:val="22"/>
          </w:rPr>
          <w:t>ỳ</w:t>
        </w:r>
        <w:r w:rsidRPr="004526AF">
          <w:rPr>
            <w:rFonts w:cs="Arial"/>
            <w:i/>
            <w:iCs/>
            <w:szCs w:val="22"/>
          </w:rPr>
          <w:t xml:space="preserve"> không?</w:t>
        </w:r>
        <w:bookmarkEnd w:id="9045"/>
        <w:bookmarkEnd w:id="9046"/>
        <w:bookmarkEnd w:id="9047"/>
      </w:ins>
    </w:p>
    <w:p w14:paraId="6B33F43E" w14:textId="77777777" w:rsidR="006E631B" w:rsidRPr="004526AF" w:rsidRDefault="006E631B" w:rsidP="006E631B">
      <w:pPr>
        <w:pStyle w:val="ListParagraph"/>
        <w:tabs>
          <w:tab w:val="left" w:pos="630"/>
          <w:tab w:val="left" w:pos="720"/>
          <w:tab w:val="left" w:pos="1080"/>
        </w:tabs>
        <w:ind w:left="0"/>
        <w:contextualSpacing w:val="0"/>
        <w:rPr>
          <w:ins w:id="9049" w:author="An Tran, ACA (BUV)" w:date="2024-09-12T11:05:00Z" w16du:dateUtc="2024-09-12T04:05:00Z"/>
          <w:rFonts w:ascii="iCiel Avenir LT Std 35 Light" w:hAnsi="iCiel Avenir LT Std 35 Light" w:cs="Arial"/>
          <w:b/>
          <w:bCs/>
          <w:sz w:val="22"/>
          <w:szCs w:val="22"/>
          <w:u w:val="single"/>
        </w:rPr>
      </w:pPr>
      <w:ins w:id="9050"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432DEE80" w14:textId="77777777" w:rsidR="006E631B" w:rsidRPr="00B444DF" w:rsidRDefault="006E631B" w:rsidP="006E631B">
      <w:pPr>
        <w:tabs>
          <w:tab w:val="left" w:pos="630"/>
          <w:tab w:val="left" w:pos="1080"/>
        </w:tabs>
        <w:ind w:firstLine="0"/>
        <w:rPr>
          <w:ins w:id="9051" w:author="An Tran, ACA (BUV)" w:date="2024-09-12T11:05:00Z" w16du:dateUtc="2024-09-12T04:05:00Z"/>
          <w:rFonts w:ascii="iCiel Avenir LT Std 35 Light" w:hAnsi="iCiel Avenir LT Std 35 Light" w:cs="Arial"/>
          <w:sz w:val="22"/>
          <w:szCs w:val="22"/>
        </w:rPr>
      </w:pPr>
      <w:ins w:id="9052" w:author="An Tran, ACA (BUV)" w:date="2024-09-12T11:05:00Z" w16du:dateUtc="2024-09-12T04:05:00Z">
        <w:r w:rsidRPr="00B444DF">
          <w:rPr>
            <w:rFonts w:ascii="iCiel Avenir LT Std 35 Light" w:hAnsi="iCiel Avenir LT Std 35 Light" w:cs="Arial"/>
            <w:sz w:val="22"/>
            <w:szCs w:val="22"/>
          </w:rPr>
          <w:t>During the journey at British University Vietnam, students will have one PSG semester every academic year (PSG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t>
        </w:r>
      </w:ins>
    </w:p>
    <w:p w14:paraId="542387A1" w14:textId="77777777" w:rsidR="006E631B" w:rsidRPr="00B444DF" w:rsidRDefault="006E631B" w:rsidP="006E631B">
      <w:pPr>
        <w:tabs>
          <w:tab w:val="left" w:pos="630"/>
          <w:tab w:val="left" w:pos="1080"/>
        </w:tabs>
        <w:ind w:firstLine="0"/>
        <w:rPr>
          <w:ins w:id="9053" w:author="An Tran, ACA (BUV)" w:date="2024-09-12T11:05:00Z" w16du:dateUtc="2024-09-12T04:05:00Z"/>
          <w:rFonts w:ascii="iCiel Avenir LT Std 35 Light" w:hAnsi="iCiel Avenir LT Std 35 Light" w:cs="Arial"/>
          <w:sz w:val="22"/>
          <w:szCs w:val="22"/>
        </w:rPr>
      </w:pPr>
      <w:ins w:id="9054" w:author="An Tran, ACA (BUV)" w:date="2024-09-12T11:05:00Z" w16du:dateUtc="2024-09-12T04:05:00Z">
        <w:r w:rsidRPr="00B444DF">
          <w:rPr>
            <w:rFonts w:ascii="iCiel Avenir LT Std 35 Light" w:hAnsi="iCiel Avenir LT Std 35 Light" w:cs="Arial"/>
            <w:sz w:val="22"/>
            <w:szCs w:val="22"/>
          </w:rPr>
          <w: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providing sufficient internship opportunities to all BUV students in each PSG semester. Although applications sent via </w:t>
        </w:r>
        <w:r>
          <w:rPr>
            <w:rFonts w:ascii="iCiel Avenir LT Std 35 Light" w:hAnsi="iCiel Avenir LT Std 35 Light" w:cs="Arial"/>
            <w:sz w:val="22"/>
            <w:szCs w:val="22"/>
          </w:rPr>
          <w:t>Career Services &amp; Industry Relations (</w:t>
        </w:r>
        <w:proofErr w:type="gramStart"/>
        <w:r>
          <w:rPr>
            <w:rFonts w:ascii="iCiel Avenir LT Std 35 Light" w:hAnsi="iCiel Avenir LT Std 35 Light" w:cs="Arial"/>
            <w:sz w:val="22"/>
            <w:szCs w:val="22"/>
          </w:rPr>
          <w:t xml:space="preserve">CSIR) </w:t>
        </w:r>
        <w:r w:rsidRPr="00B444DF">
          <w:rPr>
            <w:rFonts w:ascii="iCiel Avenir LT Std 35 Light" w:hAnsi="iCiel Avenir LT Std 35 Light" w:cs="Arial"/>
            <w:sz w:val="22"/>
            <w:szCs w:val="22"/>
          </w:rPr>
          <w:t xml:space="preserve"> Team</w:t>
        </w:r>
        <w:proofErr w:type="gramEnd"/>
        <w:r w:rsidRPr="00B444DF">
          <w:rPr>
            <w:rFonts w:ascii="iCiel Avenir LT Std 35 Light" w:hAnsi="iCiel Avenir LT Std 35 Light" w:cs="Arial"/>
            <w:sz w:val="22"/>
            <w:szCs w:val="22"/>
          </w:rPr>
          <w:t xml:space="preserve">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w:t>
        </w:r>
        <w:r>
          <w:rPr>
            <w:rFonts w:ascii="iCiel Avenir LT Std 35 Light" w:hAnsi="iCiel Avenir LT Std 35 Light" w:cs="Arial"/>
            <w:sz w:val="22"/>
            <w:szCs w:val="22"/>
          </w:rPr>
          <w:t>Career Services &amp; Industry Relations (</w:t>
        </w:r>
        <w:proofErr w:type="gramStart"/>
        <w:r>
          <w:rPr>
            <w:rFonts w:ascii="iCiel Avenir LT Std 35 Light" w:hAnsi="iCiel Avenir LT Std 35 Light" w:cs="Arial"/>
            <w:sz w:val="22"/>
            <w:szCs w:val="22"/>
          </w:rPr>
          <w:t xml:space="preserve">CSIR) </w:t>
        </w:r>
        <w:r w:rsidRPr="00B444DF">
          <w:rPr>
            <w:rFonts w:ascii="iCiel Avenir LT Std 35 Light" w:hAnsi="iCiel Avenir LT Std 35 Light" w:cs="Arial"/>
            <w:sz w:val="22"/>
            <w:szCs w:val="22"/>
          </w:rPr>
          <w:t xml:space="preserve"> Team</w:t>
        </w:r>
        <w:proofErr w:type="gramEnd"/>
        <w:r w:rsidRPr="00B444DF">
          <w:rPr>
            <w:rFonts w:ascii="iCiel Avenir LT Std 35 Light" w:hAnsi="iCiel Avenir LT Std 35 Light" w:cs="Arial"/>
            <w:sz w:val="22"/>
            <w:szCs w:val="22"/>
          </w:rPr>
          <w:t xml:space="preserve">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t>
        </w:r>
      </w:ins>
    </w:p>
    <w:p w14:paraId="7217113D" w14:textId="77777777" w:rsidR="006E631B" w:rsidRDefault="006E631B" w:rsidP="006E631B">
      <w:pPr>
        <w:tabs>
          <w:tab w:val="left" w:pos="630"/>
          <w:tab w:val="left" w:pos="1080"/>
        </w:tabs>
        <w:ind w:firstLine="0"/>
        <w:rPr>
          <w:ins w:id="9055" w:author="An Tran, ACA (BUV)" w:date="2024-09-12T11:05:00Z" w16du:dateUtc="2024-09-12T04:05:00Z"/>
          <w:rFonts w:ascii="iCiel Avenir LT Std 35 Light" w:hAnsi="iCiel Avenir LT Std 35 Light" w:cs="Arial"/>
          <w:sz w:val="22"/>
          <w:szCs w:val="22"/>
        </w:rPr>
      </w:pPr>
      <w:ins w:id="9056"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043E8485" w14:textId="29A3272A" w:rsidR="006E631B" w:rsidRPr="00B444DF" w:rsidRDefault="006E631B" w:rsidP="006E631B">
      <w:pPr>
        <w:tabs>
          <w:tab w:val="left" w:pos="630"/>
          <w:tab w:val="left" w:pos="1080"/>
        </w:tabs>
        <w:ind w:firstLine="0"/>
        <w:rPr>
          <w:ins w:id="9057" w:author="An Tran, ACA (BUV)" w:date="2024-09-12T11:05:00Z" w16du:dateUtc="2024-09-12T04:05:00Z"/>
          <w:rFonts w:ascii="iCiel Avenir LT Std 35 Light" w:hAnsi="iCiel Avenir LT Std 35 Light" w:cs="Arial"/>
          <w:sz w:val="22"/>
          <w:szCs w:val="22"/>
        </w:rPr>
      </w:pPr>
      <w:ins w:id="9058"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6D6EA66C" w14:textId="77777777" w:rsidR="006E631B" w:rsidRPr="00B444DF" w:rsidRDefault="006E631B" w:rsidP="006E631B">
      <w:pPr>
        <w:tabs>
          <w:tab w:val="left" w:pos="630"/>
          <w:tab w:val="left" w:pos="1080"/>
        </w:tabs>
        <w:ind w:firstLine="0"/>
        <w:rPr>
          <w:ins w:id="9059" w:author="An Tran, ACA (BUV)" w:date="2024-09-12T11:05:00Z" w16du:dateUtc="2024-09-12T04:05:00Z"/>
          <w:rFonts w:ascii="iCiel Avenir LT Std 35 Light" w:hAnsi="iCiel Avenir LT Std 35 Light" w:cs="Arial"/>
          <w:i/>
          <w:iCs/>
          <w:sz w:val="22"/>
          <w:szCs w:val="22"/>
        </w:rPr>
      </w:pPr>
      <w:ins w:id="9060" w:author="An Tran, ACA (BUV)" w:date="2024-09-12T11:05:00Z" w16du:dateUtc="2024-09-12T04:05:00Z">
        <w:r w:rsidRPr="00B444DF">
          <w:rPr>
            <w:rFonts w:ascii="iCiel Avenir LT Std 35 Light" w:hAnsi="iCiel Avenir LT Std 35 Light" w:cs="Arial"/>
            <w:i/>
            <w:iCs/>
            <w:sz w:val="22"/>
            <w:szCs w:val="22"/>
          </w:rPr>
          <w:t xml:space="preserve">Trong thời gian học tập tại BUV, sinh viên có một kỳ học PSG mỗi năm học (Tên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t>
        </w:r>
      </w:ins>
    </w:p>
    <w:p w14:paraId="48F381B5" w14:textId="77777777" w:rsidR="006E631B" w:rsidRPr="00B444DF" w:rsidRDefault="006E631B" w:rsidP="006E631B">
      <w:pPr>
        <w:tabs>
          <w:tab w:val="left" w:pos="630"/>
          <w:tab w:val="left" w:pos="1080"/>
        </w:tabs>
        <w:ind w:firstLine="0"/>
        <w:rPr>
          <w:ins w:id="9061" w:author="An Tran, ACA (BUV)" w:date="2024-09-12T11:05:00Z" w16du:dateUtc="2024-09-12T04:05:00Z"/>
          <w:rFonts w:ascii="iCiel Avenir LT Std 35 Light" w:hAnsi="iCiel Avenir LT Std 35 Light" w:cs="Arial"/>
          <w:i/>
          <w:iCs/>
          <w:sz w:val="22"/>
          <w:szCs w:val="22"/>
        </w:rPr>
      </w:pPr>
      <w:ins w:id="9062" w:author="An Tran, ACA (BUV)" w:date="2024-09-12T11:05:00Z" w16du:dateUtc="2024-09-12T04:05:00Z">
        <w:r w:rsidRPr="00B444DF">
          <w:rPr>
            <w:rFonts w:ascii="iCiel Avenir LT Std 35 Light" w:hAnsi="iCiel Avenir LT Std 35 Light" w:cs="Arial"/>
            <w:i/>
            <w:iCs/>
            <w:sz w:val="22"/>
            <w:szCs w:val="22"/>
          </w:rPr>
          <w:t>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400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Phòng Dịch vụ Hướng nghiệp &amp; Quan hệ Đối tác,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Đội ngũ Hướng nghiệp trong việc cung cấp dịch vụ hướng nghiệp tận tâm và chuyên nghiệp để chứng tỏ rằng sinh viên đạt tiêu chuẩn cho vị trí thực tập sinh. Cùng với sự đồng hành của Đội ngũ Hướng nghiệp, sinh viên cần thể hiện được sự cam kết cũng như khả năng của mình để có thể vượt qua các quy trình tuyển dụng cần thiết của công ty.</w:t>
        </w:r>
      </w:ins>
    </w:p>
    <w:p w14:paraId="40C3DBFD" w14:textId="77777777" w:rsidR="006E631B" w:rsidRPr="008F5DDF" w:rsidRDefault="006E631B" w:rsidP="006E631B">
      <w:pPr>
        <w:tabs>
          <w:tab w:val="left" w:pos="630"/>
          <w:tab w:val="left" w:pos="1080"/>
        </w:tabs>
        <w:ind w:firstLine="0"/>
        <w:rPr>
          <w:ins w:id="9063" w:author="An Tran, ACA (BUV)" w:date="2024-09-12T11:05:00Z" w16du:dateUtc="2024-09-12T04:05:00Z"/>
          <w:rFonts w:ascii="iCiel Avenir LT Std 35 Light" w:hAnsi="iCiel Avenir LT Std 35 Light" w:cs="Arial"/>
          <w:i/>
          <w:iCs/>
          <w:sz w:val="22"/>
          <w:szCs w:val="22"/>
        </w:rPr>
      </w:pPr>
      <w:ins w:id="9064"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34DB4D95" w14:textId="77777777" w:rsidR="006E631B" w:rsidRPr="00AA0235" w:rsidRDefault="006E631B" w:rsidP="006E631B">
      <w:pPr>
        <w:tabs>
          <w:tab w:val="left" w:pos="630"/>
          <w:tab w:val="left" w:pos="1080"/>
        </w:tabs>
        <w:ind w:firstLine="0"/>
        <w:rPr>
          <w:ins w:id="9065" w:author="An Tran, ACA (BUV)" w:date="2024-09-12T11:05:00Z" w16du:dateUtc="2024-09-12T04:05:00Z"/>
          <w:rFonts w:ascii="iCiel Avenir LT Std 35 Light" w:hAnsi="iCiel Avenir LT Std 35 Light" w:cs="Arial"/>
          <w:i/>
          <w:iCs/>
          <w:sz w:val="22"/>
          <w:szCs w:val="22"/>
        </w:rPr>
      </w:pPr>
      <w:ins w:id="9066"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Pr>
            <w:rFonts w:ascii="iCiel Avenir LT Std 35 Light" w:hAnsi="iCiel Avenir LT Std 35 Light" w:cs="Arial"/>
            <w:sz w:val="22"/>
            <w:szCs w:val="22"/>
          </w:rPr>
          <w:t xml:space="preserve"> </w:t>
        </w:r>
      </w:ins>
    </w:p>
    <w:p w14:paraId="5C3C0A58" w14:textId="77777777" w:rsidR="006E631B" w:rsidRPr="004526AF" w:rsidRDefault="006E631B" w:rsidP="006E631B">
      <w:pPr>
        <w:pStyle w:val="Question"/>
        <w:numPr>
          <w:ilvl w:val="0"/>
          <w:numId w:val="7"/>
        </w:numPr>
        <w:tabs>
          <w:tab w:val="left" w:pos="630"/>
          <w:tab w:val="left" w:pos="1170"/>
        </w:tabs>
        <w:spacing w:line="400" w:lineRule="exact"/>
        <w:ind w:left="0" w:firstLine="720"/>
        <w:rPr>
          <w:ins w:id="9067" w:author="An Tran, ACA (BUV)" w:date="2024-09-12T11:05:00Z" w16du:dateUtc="2024-09-12T04:05:00Z"/>
          <w:rFonts w:cs="Arial"/>
          <w:b w:val="0"/>
          <w:szCs w:val="22"/>
        </w:rPr>
      </w:pPr>
      <w:bookmarkStart w:id="9068" w:name="_Toc149054153"/>
      <w:bookmarkStart w:id="9069" w:name="_Toc177025942"/>
      <w:bookmarkStart w:id="9070" w:name="_Toc177146663"/>
      <w:ins w:id="9071" w:author="An Tran, ACA (BUV)" w:date="2024-09-12T11:05:00Z" w16du:dateUtc="2024-09-12T04:05:00Z">
        <w:r w:rsidRPr="004526AF">
          <w:rPr>
            <w:rFonts w:cs="Arial"/>
            <w:szCs w:val="22"/>
          </w:rPr>
          <w:t xml:space="preserve">What can students do </w:t>
        </w:r>
        <w:proofErr w:type="gramStart"/>
        <w:r w:rsidRPr="004526AF">
          <w:rPr>
            <w:rFonts w:cs="Arial"/>
            <w:szCs w:val="22"/>
          </w:rPr>
          <w:t>during</w:t>
        </w:r>
        <w:proofErr w:type="gramEnd"/>
        <w:r w:rsidRPr="004526AF">
          <w:rPr>
            <w:rFonts w:cs="Arial"/>
            <w:szCs w:val="22"/>
          </w:rPr>
          <w:t xml:space="preserve"> 3 months break if they do not go for internships? / </w:t>
        </w:r>
        <w:r w:rsidRPr="004526AF">
          <w:rPr>
            <w:rFonts w:cs="Arial"/>
            <w:i/>
            <w:iCs/>
            <w:szCs w:val="22"/>
          </w:rPr>
          <w:t>N</w:t>
        </w:r>
        <w:r w:rsidRPr="004526AF">
          <w:rPr>
            <w:rFonts w:cs="Calibri"/>
            <w:i/>
            <w:iCs/>
            <w:szCs w:val="22"/>
          </w:rPr>
          <w:t>ế</w:t>
        </w:r>
        <w:r w:rsidRPr="004526AF">
          <w:rPr>
            <w:rFonts w:cs="Arial"/>
            <w:i/>
            <w:iCs/>
            <w:szCs w:val="22"/>
          </w:rPr>
          <w:t>u trong 3 tháng ngh</w:t>
        </w:r>
        <w:r w:rsidRPr="004526AF">
          <w:rPr>
            <w:rFonts w:cs="Calibri"/>
            <w:i/>
            <w:iCs/>
            <w:szCs w:val="22"/>
          </w:rPr>
          <w:t>ỉ</w:t>
        </w:r>
        <w:r w:rsidRPr="004526AF">
          <w:rPr>
            <w:rFonts w:cs="Arial"/>
            <w:i/>
            <w:iCs/>
            <w:szCs w:val="22"/>
          </w:rPr>
          <w:t xml:space="preserve"> gi</w:t>
        </w:r>
        <w:r w:rsidRPr="004526AF">
          <w:rPr>
            <w:rFonts w:cs="Calibri"/>
            <w:i/>
            <w:iCs/>
            <w:szCs w:val="22"/>
          </w:rPr>
          <w:t>ữ</w:t>
        </w:r>
        <w:r w:rsidRPr="004526AF">
          <w:rPr>
            <w:rFonts w:cs="Arial"/>
            <w:i/>
            <w:iCs/>
            <w:szCs w:val="22"/>
          </w:rPr>
          <w:t>a k</w:t>
        </w:r>
        <w:r w:rsidRPr="004526AF">
          <w:rPr>
            <w:rFonts w:cs="Calibri"/>
            <w:i/>
            <w:iCs/>
            <w:szCs w:val="22"/>
          </w:rPr>
          <w:t>ỳ</w:t>
        </w:r>
        <w:r w:rsidRPr="004526AF">
          <w:rPr>
            <w:rFonts w:cs="Arial"/>
            <w:i/>
            <w:iCs/>
            <w:szCs w:val="22"/>
          </w:rPr>
          <w:t xml:space="preserve"> sinh viên không đi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thì có th</w:t>
        </w:r>
        <w:r w:rsidRPr="004526AF">
          <w:rPr>
            <w:rFonts w:cs="Calibri"/>
            <w:i/>
            <w:iCs/>
            <w:szCs w:val="22"/>
          </w:rPr>
          <w:t>ể</w:t>
        </w:r>
        <w:r w:rsidRPr="004526AF">
          <w:rPr>
            <w:rFonts w:cs="Arial"/>
            <w:i/>
            <w:iCs/>
            <w:szCs w:val="22"/>
          </w:rPr>
          <w:t xml:space="preserve"> làm gì?</w:t>
        </w:r>
        <w:bookmarkEnd w:id="9068"/>
        <w:bookmarkEnd w:id="9069"/>
        <w:bookmarkEnd w:id="9070"/>
      </w:ins>
    </w:p>
    <w:p w14:paraId="0665BB2C" w14:textId="77777777" w:rsidR="006E631B" w:rsidRPr="004526AF" w:rsidRDefault="006E631B" w:rsidP="006E631B">
      <w:pPr>
        <w:pStyle w:val="ListParagraph"/>
        <w:tabs>
          <w:tab w:val="left" w:pos="630"/>
          <w:tab w:val="left" w:pos="720"/>
          <w:tab w:val="left" w:pos="1080"/>
        </w:tabs>
        <w:ind w:left="0"/>
        <w:contextualSpacing w:val="0"/>
        <w:rPr>
          <w:ins w:id="9072" w:author="An Tran, ACA (BUV)" w:date="2024-09-12T11:05:00Z" w16du:dateUtc="2024-09-12T04:05:00Z"/>
          <w:rFonts w:ascii="iCiel Avenir LT Std 35 Light" w:hAnsi="iCiel Avenir LT Std 35 Light" w:cs="Arial"/>
          <w:b/>
          <w:bCs/>
          <w:sz w:val="22"/>
          <w:szCs w:val="22"/>
          <w:u w:val="single"/>
        </w:rPr>
      </w:pPr>
      <w:ins w:id="9073"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07CA3B5D" w14:textId="77777777" w:rsidR="006E631B" w:rsidRPr="00B444DF" w:rsidRDefault="006E631B" w:rsidP="006E631B">
      <w:pPr>
        <w:tabs>
          <w:tab w:val="left" w:pos="630"/>
          <w:tab w:val="left" w:pos="1080"/>
        </w:tabs>
        <w:ind w:firstLine="0"/>
        <w:rPr>
          <w:ins w:id="9074" w:author="An Tran, ACA (BUV)" w:date="2024-09-12T11:05:00Z" w16du:dateUtc="2024-09-12T04:05:00Z"/>
          <w:rFonts w:ascii="iCiel Avenir LT Std 35 Light" w:hAnsi="iCiel Avenir LT Std 35 Light" w:cs="Arial"/>
          <w:sz w:val="22"/>
          <w:szCs w:val="22"/>
        </w:rPr>
      </w:pPr>
      <w:ins w:id="9075" w:author="An Tran, ACA (BUV)" w:date="2024-09-12T11:05:00Z" w16du:dateUtc="2024-09-12T04:05:00Z">
        <w:r w:rsidRPr="00B444DF">
          <w:rPr>
            <w:rFonts w:ascii="iCiel Avenir LT Std 35 Light" w:hAnsi="iCiel Avenir LT Std 35 Light" w:cs="Arial"/>
            <w:sz w:val="22"/>
            <w:szCs w:val="22"/>
          </w:rPr>
          <w:t xml:space="preserve">BUV students are encouraged to go for internships and explore the world in different ways during their semester break. Apart from internships, students should use their semester breaks to enhance their skills, explore new things, and broaden their knowledge to be ready for their future. At BUV, during semester breaks, the Student Engagement Department offers PSG Semester </w:t>
        </w:r>
        <w:proofErr w:type="gramStart"/>
        <w:r w:rsidRPr="00B444DF">
          <w:rPr>
            <w:rFonts w:ascii="iCiel Avenir LT Std 35 Light" w:hAnsi="iCiel Avenir LT Std 35 Light" w:cs="Arial"/>
            <w:sz w:val="22"/>
            <w:szCs w:val="22"/>
          </w:rPr>
          <w:t>trainings</w:t>
        </w:r>
        <w:proofErr w:type="gramEnd"/>
        <w:r w:rsidRPr="00B444DF">
          <w:rPr>
            <w:rFonts w:ascii="iCiel Avenir LT Std 35 Light" w:hAnsi="iCiel Avenir LT Std 35 Light" w:cs="Arial"/>
            <w:sz w:val="22"/>
            <w:szCs w:val="22"/>
          </w:rPr>
          <w:t xml:space="preserve"> and workshops, as well as a variety of extra-curricular classes and short courses where students can register and study. Students can find classes’ information and registration guidelines via students’ email or on BUV Student Community Fan page every beginning of semester (Old semester structure: January, April, July, and October; New semester structure: February, June, and October).</w:t>
        </w:r>
      </w:ins>
    </w:p>
    <w:p w14:paraId="745410FC" w14:textId="77777777" w:rsidR="006E631B" w:rsidRPr="00B444DF" w:rsidRDefault="006E631B" w:rsidP="006E631B">
      <w:pPr>
        <w:tabs>
          <w:tab w:val="left" w:pos="630"/>
          <w:tab w:val="left" w:pos="1080"/>
        </w:tabs>
        <w:ind w:firstLine="0"/>
        <w:rPr>
          <w:ins w:id="9076" w:author="An Tran, ACA (BUV)" w:date="2024-09-12T11:05:00Z" w16du:dateUtc="2024-09-12T04:05:00Z"/>
          <w:rFonts w:ascii="iCiel Avenir LT Std 35 Light" w:hAnsi="iCiel Avenir LT Std 35 Light" w:cs="Arial"/>
          <w:sz w:val="22"/>
          <w:szCs w:val="22"/>
        </w:rPr>
      </w:pPr>
      <w:ins w:id="9077" w:author="An Tran, ACA (BUV)" w:date="2024-09-12T11:05:00Z" w16du:dateUtc="2024-09-12T04:05:00Z">
        <w:r w:rsidRPr="00B444DF">
          <w:rPr>
            <w:rFonts w:ascii="iCiel Avenir LT Std 35 Light" w:hAnsi="iCiel Avenir LT Std 35 Light" w:cs="Arial"/>
            <w:sz w:val="22"/>
            <w:szCs w:val="22"/>
          </w:rPr>
          <w:t>Besides, students can also participate in over 30 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projects and are always willing to accompany students to realise and implement their ideas.</w:t>
        </w:r>
      </w:ins>
    </w:p>
    <w:p w14:paraId="581C8836" w14:textId="77777777" w:rsidR="006E631B" w:rsidRDefault="006E631B" w:rsidP="006E631B">
      <w:pPr>
        <w:tabs>
          <w:tab w:val="left" w:pos="630"/>
          <w:tab w:val="left" w:pos="1080"/>
        </w:tabs>
        <w:ind w:firstLine="0"/>
        <w:rPr>
          <w:ins w:id="9078" w:author="An Tran, ACA (BUV)" w:date="2024-09-12T11:05:00Z" w16du:dateUtc="2024-09-12T04:05:00Z"/>
          <w:rFonts w:ascii="iCiel Avenir LT Std 35 Light" w:hAnsi="iCiel Avenir LT Std 35 Light" w:cs="Arial"/>
          <w:sz w:val="22"/>
          <w:szCs w:val="22"/>
        </w:rPr>
      </w:pPr>
      <w:ins w:id="9079"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59A25269" w14:textId="77777777" w:rsidR="006E631B" w:rsidRPr="00B444DF" w:rsidRDefault="006E631B" w:rsidP="006E631B">
      <w:pPr>
        <w:tabs>
          <w:tab w:val="left" w:pos="630"/>
          <w:tab w:val="left" w:pos="1080"/>
        </w:tabs>
        <w:ind w:firstLine="0"/>
        <w:rPr>
          <w:ins w:id="9080" w:author="An Tran, ACA (BUV)" w:date="2024-09-12T11:05:00Z" w16du:dateUtc="2024-09-12T04:05:00Z"/>
          <w:rFonts w:ascii="iCiel Avenir LT Std 35 Light" w:hAnsi="iCiel Avenir LT Std 35 Light" w:cs="Arial"/>
          <w:sz w:val="22"/>
          <w:szCs w:val="22"/>
        </w:rPr>
      </w:pPr>
      <w:ins w:id="9081"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43407B55" w14:textId="77777777" w:rsidR="006E631B" w:rsidRPr="00B444DF" w:rsidRDefault="006E631B" w:rsidP="006E631B">
      <w:pPr>
        <w:tabs>
          <w:tab w:val="left" w:pos="630"/>
          <w:tab w:val="left" w:pos="1080"/>
        </w:tabs>
        <w:ind w:firstLine="0"/>
        <w:rPr>
          <w:ins w:id="9082" w:author="An Tran, ACA (BUV)" w:date="2024-09-12T11:05:00Z" w16du:dateUtc="2024-09-12T04:05:00Z"/>
          <w:rFonts w:ascii="iCiel Avenir LT Std 35 Light" w:hAnsi="iCiel Avenir LT Std 35 Light" w:cs="Arial"/>
          <w:sz w:val="22"/>
          <w:szCs w:val="22"/>
        </w:rPr>
      </w:pPr>
    </w:p>
    <w:p w14:paraId="1BC84904" w14:textId="77777777" w:rsidR="006E631B" w:rsidRPr="00B444DF" w:rsidRDefault="006E631B" w:rsidP="006E631B">
      <w:pPr>
        <w:tabs>
          <w:tab w:val="left" w:pos="630"/>
          <w:tab w:val="left" w:pos="1080"/>
        </w:tabs>
        <w:ind w:firstLine="0"/>
        <w:rPr>
          <w:ins w:id="9083" w:author="An Tran, ACA (BUV)" w:date="2024-09-12T11:05:00Z" w16du:dateUtc="2024-09-12T04:05:00Z"/>
          <w:rFonts w:ascii="iCiel Avenir LT Std 35 Light" w:hAnsi="iCiel Avenir LT Std 35 Light" w:cs="Arial"/>
          <w:i/>
          <w:iCs/>
          <w:sz w:val="22"/>
          <w:szCs w:val="22"/>
        </w:rPr>
      </w:pPr>
      <w:ins w:id="9084" w:author="An Tran, ACA (BUV)" w:date="2024-09-12T11:05:00Z" w16du:dateUtc="2024-09-12T04:05:00Z">
        <w:r w:rsidRPr="00B444DF">
          <w:rPr>
            <w:rFonts w:ascii="iCiel Avenir LT Std 35 Light" w:hAnsi="iCiel Avenir LT Std 35 Light" w:cs="Arial"/>
            <w:i/>
            <w:iCs/>
            <w:sz w:val="22"/>
            <w:szCs w:val="22"/>
          </w:rPr>
          <w:t>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ch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và khám phá các trải nghiệm khác nhau trong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ngh</w:t>
        </w:r>
        <w:r w:rsidRPr="00B444DF">
          <w:rPr>
            <w:rFonts w:ascii="iCiel Avenir LT Std 35 Light" w:hAnsi="iCiel Avenir LT Std 35 Light" w:cs="Calibri"/>
            <w:i/>
            <w:iCs/>
            <w:sz w:val="22"/>
            <w:szCs w:val="22"/>
          </w:rPr>
          <w:t>ỉ học kỳ</w:t>
        </w:r>
        <w:r w:rsidRPr="00B444DF">
          <w:rPr>
            <w:rFonts w:ascii="iCiel Avenir LT Std 35 Light" w:hAnsi="iCiel Avenir LT Std 35 Light" w:cs="Arial"/>
            <w:i/>
            <w:iCs/>
            <w:sz w:val="22"/>
            <w:szCs w:val="22"/>
          </w:rPr>
          <w:t>, các sinh viên cũng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quan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nh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để phát triển bản thân.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ngh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ng</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ẻ</w:t>
        </w:r>
        <w:r w:rsidRPr="00B444DF">
          <w:rPr>
            <w:rFonts w:ascii="iCiel Avenir LT Std 35 Light" w:hAnsi="iCiel Avenir LT Std 35 Light" w:cs="Arial"/>
            <w:i/>
            <w:iCs/>
            <w:sz w:val="22"/>
            <w:szCs w:val="22"/>
          </w:rPr>
          <w:t>, n</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ng cao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o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cho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tin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n trong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sau hoặc chuẩn bị cho hành trình sự nghiệp tương lai của mình. Ban Phát triển và Công tác Sinh viên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ang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Kỳ PSG bao gồm các lớp đào tạo và hội thảo chuyên đề,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p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ngo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kho</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trong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g</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tin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qua 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kênh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(Thời khóa biểu cũ: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4,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7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ng 10; Thời khóa biểu mới: Tháng 2, Tháng 6 và Tháng 10).</w:t>
        </w:r>
      </w:ins>
    </w:p>
    <w:p w14:paraId="6DA5EFD3" w14:textId="77777777" w:rsidR="006E631B" w:rsidRPr="00B444DF" w:rsidRDefault="006E631B" w:rsidP="006E631B">
      <w:pPr>
        <w:tabs>
          <w:tab w:val="left" w:pos="630"/>
          <w:tab w:val="left" w:pos="1080"/>
        </w:tabs>
        <w:ind w:firstLine="0"/>
        <w:rPr>
          <w:ins w:id="9085" w:author="An Tran, ACA (BUV)" w:date="2024-09-12T11:05:00Z" w16du:dateUtc="2024-09-12T04:05:00Z"/>
          <w:rFonts w:ascii="iCiel Avenir LT Std 35 Light" w:hAnsi="iCiel Avenir LT Std 35 Light" w:cs="Arial"/>
          <w:i/>
          <w:iCs/>
          <w:sz w:val="22"/>
          <w:szCs w:val="22"/>
        </w:rPr>
      </w:pPr>
      <w:ins w:id="9086" w:author="An Tran, ACA (BUV)" w:date="2024-09-12T11:05:00Z" w16du:dateUtc="2024-09-12T04:05:00Z">
        <w:r w:rsidRPr="00B444DF">
          <w:rPr>
            <w:rFonts w:ascii="iCiel Avenir LT Std 35 Light" w:hAnsi="iCiel Avenir LT Std 35 Light" w:cs="Arial"/>
            <w:i/>
            <w:iCs/>
            <w:sz w:val="22"/>
            <w:szCs w:val="22"/>
          </w:rPr>
          <w:t>Bên c</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tham gia 30 c</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nh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m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ngo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kh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a 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xu</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l</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ng</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chung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m</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quan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l</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y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ổi</w:t>
        </w:r>
        <w:r w:rsidRPr="00B444DF">
          <w:rPr>
            <w:rFonts w:ascii="iCiel Avenir LT Std 35 Light" w:hAnsi="iCiel Avenir LT Std 35 Light" w:cs="Arial"/>
            <w:i/>
            <w:iCs/>
            <w:sz w:val="22"/>
            <w:szCs w:val="22"/>
          </w:rPr>
          <w:t xml:space="preserve"> cho b</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cũng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BUV. Bộ phận Đời sống Sinh viên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hoan ngh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11EE5589" w14:textId="77777777" w:rsidR="006E631B" w:rsidRPr="008F5DDF" w:rsidRDefault="006E631B" w:rsidP="006E631B">
      <w:pPr>
        <w:tabs>
          <w:tab w:val="left" w:pos="630"/>
          <w:tab w:val="left" w:pos="1080"/>
        </w:tabs>
        <w:ind w:firstLine="0"/>
        <w:rPr>
          <w:ins w:id="9087" w:author="An Tran, ACA (BUV)" w:date="2024-09-12T11:05:00Z" w16du:dateUtc="2024-09-12T04:05:00Z"/>
          <w:rFonts w:ascii="iCiel Avenir LT Std 35 Light" w:hAnsi="iCiel Avenir LT Std 35 Light" w:cs="Arial"/>
          <w:i/>
          <w:iCs/>
          <w:sz w:val="22"/>
          <w:szCs w:val="22"/>
        </w:rPr>
      </w:pPr>
      <w:ins w:id="9088"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7F542130" w14:textId="77777777" w:rsidR="006E631B" w:rsidRPr="00E20BF9" w:rsidRDefault="006E631B" w:rsidP="006E631B">
      <w:pPr>
        <w:tabs>
          <w:tab w:val="left" w:pos="630"/>
          <w:tab w:val="left" w:pos="1080"/>
        </w:tabs>
        <w:ind w:firstLine="0"/>
        <w:rPr>
          <w:ins w:id="9089" w:author="An Tran, ACA (BUV)" w:date="2024-09-12T11:05:00Z" w16du:dateUtc="2024-09-12T04:05:00Z"/>
          <w:rFonts w:ascii="iCiel Avenir LT Std 35 Light" w:hAnsi="iCiel Avenir LT Std 35 Light" w:cs="Arial"/>
          <w:i/>
          <w:iCs/>
          <w:sz w:val="22"/>
          <w:szCs w:val="22"/>
        </w:rPr>
      </w:pPr>
      <w:ins w:id="9090"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ins>
    </w:p>
    <w:p w14:paraId="598A2606" w14:textId="77777777" w:rsidR="006E631B" w:rsidRPr="009062DC" w:rsidRDefault="006E631B" w:rsidP="006E631B">
      <w:pPr>
        <w:pStyle w:val="Question"/>
        <w:numPr>
          <w:ilvl w:val="0"/>
          <w:numId w:val="7"/>
        </w:numPr>
        <w:tabs>
          <w:tab w:val="left" w:pos="630"/>
          <w:tab w:val="left" w:pos="1170"/>
        </w:tabs>
        <w:spacing w:line="400" w:lineRule="exact"/>
        <w:ind w:left="0" w:firstLine="720"/>
        <w:rPr>
          <w:ins w:id="9091" w:author="An Tran, ACA (BUV)" w:date="2024-09-12T11:05:00Z" w16du:dateUtc="2024-09-12T04:05:00Z"/>
          <w:rFonts w:cs="Arial"/>
          <w:b w:val="0"/>
          <w:i/>
          <w:iCs/>
          <w:szCs w:val="22"/>
          <w:lang w:val="en-GB"/>
        </w:rPr>
      </w:pPr>
      <w:bookmarkStart w:id="9092" w:name="_Toc149054262"/>
      <w:bookmarkStart w:id="9093" w:name="_Toc177025943"/>
      <w:bookmarkStart w:id="9094" w:name="_Toc177146664"/>
      <w:ins w:id="9095" w:author="An Tran, ACA (BUV)" w:date="2024-09-12T11:05:00Z" w16du:dateUtc="2024-09-12T04:05:00Z">
        <w:r w:rsidRPr="009062DC">
          <w:rPr>
            <w:rFonts w:cs="Arial"/>
            <w:szCs w:val="22"/>
            <w:lang w:val="en-GB"/>
          </w:rPr>
          <w:t xml:space="preserve">Where can I get the information about the internships, extra-curricular activities, short courses that BUV is offering? / </w:t>
        </w:r>
        <w:r w:rsidRPr="009062DC">
          <w:rPr>
            <w:rFonts w:cs="Arial"/>
            <w:i/>
            <w:iCs/>
            <w:szCs w:val="22"/>
            <w:lang w:val="en-GB"/>
          </w:rPr>
          <w:t>Chúng tôi có th</w:t>
        </w:r>
        <w:r w:rsidRPr="009062DC">
          <w:rPr>
            <w:rFonts w:cs="Calibri"/>
            <w:i/>
            <w:iCs/>
            <w:szCs w:val="22"/>
            <w:lang w:val="en-GB"/>
          </w:rPr>
          <w:t>ể</w:t>
        </w:r>
        <w:r w:rsidRPr="009062DC">
          <w:rPr>
            <w:rFonts w:cs="Arial"/>
            <w:i/>
            <w:iCs/>
            <w:szCs w:val="22"/>
            <w:lang w:val="en-GB"/>
          </w:rPr>
          <w:t xml:space="preserve"> c</w:t>
        </w:r>
        <w:r w:rsidRPr="009062DC">
          <w:rPr>
            <w:rFonts w:cs="Calibri"/>
            <w:i/>
            <w:iCs/>
            <w:szCs w:val="22"/>
            <w:lang w:val="en-GB"/>
          </w:rPr>
          <w:t>ậ</w:t>
        </w:r>
        <w:r w:rsidRPr="009062DC">
          <w:rPr>
            <w:rFonts w:cs="Arial"/>
            <w:i/>
            <w:iCs/>
            <w:szCs w:val="22"/>
            <w:lang w:val="en-GB"/>
          </w:rPr>
          <w:t>p nh</w:t>
        </w:r>
        <w:r w:rsidRPr="009062DC">
          <w:rPr>
            <w:rFonts w:cs="Calibri"/>
            <w:i/>
            <w:iCs/>
            <w:szCs w:val="22"/>
            <w:lang w:val="en-GB"/>
          </w:rPr>
          <w:t>ậ</w:t>
        </w:r>
        <w:r w:rsidRPr="009062DC">
          <w:rPr>
            <w:rFonts w:cs="Arial"/>
            <w:i/>
            <w:iCs/>
            <w:szCs w:val="22"/>
            <w:lang w:val="en-GB"/>
          </w:rPr>
          <w:t>t các thông tin v</w:t>
        </w:r>
        <w:r w:rsidRPr="009062DC">
          <w:rPr>
            <w:rFonts w:cs="Calibri"/>
            <w:i/>
            <w:iCs/>
            <w:szCs w:val="22"/>
            <w:lang w:val="en-GB"/>
          </w:rPr>
          <w:t>ề</w:t>
        </w:r>
        <w:r w:rsidRPr="009062DC">
          <w:rPr>
            <w:rFonts w:cs="Arial"/>
            <w:i/>
            <w:iCs/>
            <w:szCs w:val="22"/>
            <w:lang w:val="en-GB"/>
          </w:rPr>
          <w:t xml:space="preserve"> c</w:t>
        </w:r>
        <w:r w:rsidRPr="009062DC">
          <w:rPr>
            <w:rFonts w:cs="Calibri"/>
            <w:i/>
            <w:iCs/>
            <w:szCs w:val="22"/>
            <w:lang w:val="en-GB"/>
          </w:rPr>
          <w:t>ơ</w:t>
        </w:r>
        <w:r w:rsidRPr="009062DC">
          <w:rPr>
            <w:rFonts w:cs="Arial"/>
            <w:i/>
            <w:iCs/>
            <w:szCs w:val="22"/>
            <w:lang w:val="en-GB"/>
          </w:rPr>
          <w:t xml:space="preserve"> h</w:t>
        </w:r>
        <w:r w:rsidRPr="009062DC">
          <w:rPr>
            <w:rFonts w:cs="Calibri"/>
            <w:i/>
            <w:iCs/>
            <w:szCs w:val="22"/>
            <w:lang w:val="en-GB"/>
          </w:rPr>
          <w:t>ộ</w:t>
        </w:r>
        <w:r w:rsidRPr="009062DC">
          <w:rPr>
            <w:rFonts w:cs="Arial"/>
            <w:i/>
            <w:iCs/>
            <w:szCs w:val="22"/>
            <w:lang w:val="en-GB"/>
          </w:rPr>
          <w:t>i th</w:t>
        </w:r>
        <w:r w:rsidRPr="009062DC">
          <w:rPr>
            <w:rFonts w:cs="Calibri"/>
            <w:i/>
            <w:iCs/>
            <w:szCs w:val="22"/>
            <w:lang w:val="en-GB"/>
          </w:rPr>
          <w:t>ự</w:t>
        </w:r>
        <w:r w:rsidRPr="009062DC">
          <w:rPr>
            <w:rFonts w:cs="Arial"/>
            <w:i/>
            <w:iCs/>
            <w:szCs w:val="22"/>
            <w:lang w:val="en-GB"/>
          </w:rPr>
          <w:t>c t</w:t>
        </w:r>
        <w:r w:rsidRPr="009062DC">
          <w:rPr>
            <w:rFonts w:cs="Calibri"/>
            <w:i/>
            <w:iCs/>
            <w:szCs w:val="22"/>
            <w:lang w:val="en-GB"/>
          </w:rPr>
          <w:t>ậ</w:t>
        </w:r>
        <w:r w:rsidRPr="009062DC">
          <w:rPr>
            <w:rFonts w:cs="Arial"/>
            <w:i/>
            <w:iCs/>
            <w:szCs w:val="22"/>
            <w:lang w:val="en-GB"/>
          </w:rPr>
          <w:t>p, ho</w:t>
        </w:r>
        <w:r w:rsidRPr="009062DC">
          <w:rPr>
            <w:rFonts w:cs="Calibri"/>
            <w:i/>
            <w:iCs/>
            <w:szCs w:val="22"/>
            <w:lang w:val="en-GB"/>
          </w:rPr>
          <w:t>ạ</w:t>
        </w:r>
        <w:r w:rsidRPr="009062DC">
          <w:rPr>
            <w:rFonts w:cs="Arial"/>
            <w:i/>
            <w:iCs/>
            <w:szCs w:val="22"/>
            <w:lang w:val="en-GB"/>
          </w:rPr>
          <w:t xml:space="preserve">t </w:t>
        </w:r>
        <w:r w:rsidRPr="009062DC">
          <w:rPr>
            <w:rFonts w:cs="Calibri"/>
            <w:i/>
            <w:iCs/>
            <w:szCs w:val="22"/>
            <w:lang w:val="en-GB"/>
          </w:rPr>
          <w:t>độ</w:t>
        </w:r>
        <w:r w:rsidRPr="009062DC">
          <w:rPr>
            <w:rFonts w:cs="Arial"/>
            <w:i/>
            <w:iCs/>
            <w:szCs w:val="22"/>
            <w:lang w:val="en-GB"/>
          </w:rPr>
          <w:t>ng ngo</w:t>
        </w:r>
        <w:r w:rsidRPr="009062DC">
          <w:rPr>
            <w:rFonts w:cs="Calibri"/>
            <w:i/>
            <w:iCs/>
            <w:szCs w:val="22"/>
            <w:lang w:val="en-GB"/>
          </w:rPr>
          <w:t>ạ</w:t>
        </w:r>
        <w:r w:rsidRPr="009062DC">
          <w:rPr>
            <w:rFonts w:cs="Arial"/>
            <w:i/>
            <w:iCs/>
            <w:szCs w:val="22"/>
            <w:lang w:val="en-GB"/>
          </w:rPr>
          <w:t>i khóa và các khóa h</w:t>
        </w:r>
        <w:r w:rsidRPr="009062DC">
          <w:rPr>
            <w:rFonts w:cs="Calibri"/>
            <w:i/>
            <w:iCs/>
            <w:szCs w:val="22"/>
            <w:lang w:val="en-GB"/>
          </w:rPr>
          <w:t>ọ</w:t>
        </w:r>
        <w:r w:rsidRPr="009062DC">
          <w:rPr>
            <w:rFonts w:cs="Arial"/>
            <w:i/>
            <w:iCs/>
            <w:szCs w:val="22"/>
            <w:lang w:val="en-GB"/>
          </w:rPr>
          <w:t>c ng</w:t>
        </w:r>
        <w:r w:rsidRPr="009062DC">
          <w:rPr>
            <w:rFonts w:cs="Calibri"/>
            <w:i/>
            <w:iCs/>
            <w:szCs w:val="22"/>
            <w:lang w:val="en-GB"/>
          </w:rPr>
          <w:t>ắ</w:t>
        </w:r>
        <w:r w:rsidRPr="009062DC">
          <w:rPr>
            <w:rFonts w:cs="Arial"/>
            <w:i/>
            <w:iCs/>
            <w:szCs w:val="22"/>
            <w:lang w:val="en-GB"/>
          </w:rPr>
          <w:t>n h</w:t>
        </w:r>
        <w:r w:rsidRPr="009062DC">
          <w:rPr>
            <w:rFonts w:cs="Calibri"/>
            <w:i/>
            <w:iCs/>
            <w:szCs w:val="22"/>
            <w:lang w:val="en-GB"/>
          </w:rPr>
          <w:t>ạ</w:t>
        </w:r>
        <w:r w:rsidRPr="009062DC">
          <w:rPr>
            <w:rFonts w:cs="Arial"/>
            <w:i/>
            <w:iCs/>
            <w:szCs w:val="22"/>
            <w:lang w:val="en-GB"/>
          </w:rPr>
          <w:t xml:space="preserve">n BUV </w:t>
        </w:r>
        <w:r w:rsidRPr="009062DC">
          <w:rPr>
            <w:rFonts w:cs="Calibri"/>
            <w:i/>
            <w:iCs/>
            <w:szCs w:val="22"/>
            <w:lang w:val="en-GB"/>
          </w:rPr>
          <w:t>đ</w:t>
        </w:r>
        <w:r w:rsidRPr="009062DC">
          <w:rPr>
            <w:rFonts w:cs="Arial"/>
            <w:i/>
            <w:iCs/>
            <w:szCs w:val="22"/>
            <w:lang w:val="en-GB"/>
          </w:rPr>
          <w:t>ang cung c</w:t>
        </w:r>
        <w:r w:rsidRPr="009062DC">
          <w:rPr>
            <w:rFonts w:cs="Calibri"/>
            <w:i/>
            <w:iCs/>
            <w:szCs w:val="22"/>
            <w:lang w:val="en-GB"/>
          </w:rPr>
          <w:t>ấ</w:t>
        </w:r>
        <w:r w:rsidRPr="009062DC">
          <w:rPr>
            <w:rFonts w:cs="Arial"/>
            <w:i/>
            <w:iCs/>
            <w:szCs w:val="22"/>
            <w:lang w:val="en-GB"/>
          </w:rPr>
          <w:t xml:space="preserve">p </w:t>
        </w:r>
        <w:r w:rsidRPr="009062DC">
          <w:rPr>
            <w:rFonts w:cs="Calibri"/>
            <w:i/>
            <w:iCs/>
            <w:szCs w:val="22"/>
            <w:lang w:val="en-GB"/>
          </w:rPr>
          <w:t>ở</w:t>
        </w:r>
        <w:r w:rsidRPr="009062DC">
          <w:rPr>
            <w:rFonts w:cs="Arial"/>
            <w:i/>
            <w:iCs/>
            <w:szCs w:val="22"/>
            <w:lang w:val="en-GB"/>
          </w:rPr>
          <w:t xml:space="preserve"> </w:t>
        </w:r>
        <w:r w:rsidRPr="009062DC">
          <w:rPr>
            <w:rFonts w:cs="Calibri"/>
            <w:i/>
            <w:iCs/>
            <w:szCs w:val="22"/>
            <w:lang w:val="en-GB"/>
          </w:rPr>
          <w:t>đ</w:t>
        </w:r>
        <w:r w:rsidRPr="009062DC">
          <w:rPr>
            <w:rFonts w:cs="Avenir LT Std 35 Light"/>
            <w:i/>
            <w:iCs/>
            <w:szCs w:val="22"/>
            <w:lang w:val="en-GB"/>
          </w:rPr>
          <w:t>â</w:t>
        </w:r>
        <w:r w:rsidRPr="009062DC">
          <w:rPr>
            <w:rFonts w:cs="Arial"/>
            <w:i/>
            <w:iCs/>
            <w:szCs w:val="22"/>
            <w:lang w:val="en-GB"/>
          </w:rPr>
          <w:t>u?</w:t>
        </w:r>
        <w:bookmarkEnd w:id="9092"/>
        <w:bookmarkEnd w:id="9093"/>
        <w:bookmarkEnd w:id="9094"/>
      </w:ins>
    </w:p>
    <w:p w14:paraId="23E18A20" w14:textId="77777777" w:rsidR="006E631B" w:rsidRPr="009062DC" w:rsidRDefault="006E631B" w:rsidP="006E631B">
      <w:pPr>
        <w:pStyle w:val="ListParagraph"/>
        <w:tabs>
          <w:tab w:val="left" w:pos="630"/>
          <w:tab w:val="left" w:pos="720"/>
          <w:tab w:val="left" w:pos="1080"/>
        </w:tabs>
        <w:ind w:left="0"/>
        <w:contextualSpacing w:val="0"/>
        <w:rPr>
          <w:ins w:id="9096" w:author="An Tran, ACA (BUV)" w:date="2024-09-12T11:05:00Z" w16du:dateUtc="2024-09-12T04:05:00Z"/>
          <w:rFonts w:ascii="iCiel Avenir LT Std 35 Light" w:hAnsi="iCiel Avenir LT Std 35 Light" w:cs="Arial"/>
          <w:b/>
          <w:bCs/>
          <w:sz w:val="22"/>
          <w:szCs w:val="22"/>
          <w:u w:val="single"/>
          <w:lang w:val="en-GB"/>
        </w:rPr>
      </w:pPr>
      <w:ins w:id="9097" w:author="An Tran, ACA (BUV)" w:date="2024-09-12T11:05:00Z" w16du:dateUtc="2024-09-12T04:05:00Z">
        <w:r w:rsidRPr="009062DC">
          <w:rPr>
            <w:rFonts w:ascii="iCiel Avenir LT Std 35 Light" w:hAnsi="iCiel Avenir LT Std 35 Light" w:cs="Arial"/>
            <w:b/>
            <w:bCs/>
            <w:sz w:val="22"/>
            <w:szCs w:val="22"/>
            <w:u w:val="single"/>
            <w:lang w:val="en-GB"/>
          </w:rPr>
          <w:t xml:space="preserve">Answer / </w:t>
        </w:r>
        <w:r w:rsidRPr="009062DC">
          <w:rPr>
            <w:rFonts w:ascii="iCiel Avenir LT Std 35 Light" w:hAnsi="iCiel Avenir LT Std 35 Light" w:cs="Arial"/>
            <w:b/>
            <w:bCs/>
            <w:i/>
            <w:iCs/>
            <w:sz w:val="22"/>
            <w:szCs w:val="22"/>
            <w:u w:val="single"/>
            <w:lang w:val="en-GB"/>
          </w:rPr>
          <w:t>Câu tr</w:t>
        </w:r>
        <w:r w:rsidRPr="009062DC">
          <w:rPr>
            <w:rFonts w:ascii="iCiel Avenir LT Std 35 Light" w:hAnsi="iCiel Avenir LT Std 35 Light" w:cs="Calibri"/>
            <w:b/>
            <w:bCs/>
            <w:i/>
            <w:iCs/>
            <w:sz w:val="22"/>
            <w:szCs w:val="22"/>
            <w:u w:val="single"/>
            <w:lang w:val="en-GB"/>
          </w:rPr>
          <w:t>ả</w:t>
        </w:r>
        <w:r w:rsidRPr="009062DC">
          <w:rPr>
            <w:rFonts w:ascii="iCiel Avenir LT Std 35 Light" w:hAnsi="iCiel Avenir LT Std 35 Light" w:cs="Arial"/>
            <w:b/>
            <w:bCs/>
            <w:i/>
            <w:iCs/>
            <w:sz w:val="22"/>
            <w:szCs w:val="22"/>
            <w:u w:val="single"/>
            <w:lang w:val="en-GB"/>
          </w:rPr>
          <w:t xml:space="preserve"> l</w:t>
        </w:r>
        <w:r w:rsidRPr="009062DC">
          <w:rPr>
            <w:rFonts w:ascii="iCiel Avenir LT Std 35 Light" w:hAnsi="iCiel Avenir LT Std 35 Light" w:cs="Calibri"/>
            <w:b/>
            <w:bCs/>
            <w:i/>
            <w:iCs/>
            <w:sz w:val="22"/>
            <w:szCs w:val="22"/>
            <w:u w:val="single"/>
            <w:lang w:val="en-GB"/>
          </w:rPr>
          <w:t>ờ</w:t>
        </w:r>
        <w:r w:rsidRPr="009062DC">
          <w:rPr>
            <w:rFonts w:ascii="iCiel Avenir LT Std 35 Light" w:hAnsi="iCiel Avenir LT Std 35 Light" w:cs="Arial"/>
            <w:b/>
            <w:bCs/>
            <w:i/>
            <w:iCs/>
            <w:sz w:val="22"/>
            <w:szCs w:val="22"/>
            <w:u w:val="single"/>
            <w:lang w:val="en-GB"/>
          </w:rPr>
          <w:t>i</w:t>
        </w:r>
        <w:r w:rsidRPr="009062DC">
          <w:rPr>
            <w:rFonts w:ascii="iCiel Avenir LT Std 35 Light" w:hAnsi="iCiel Avenir LT Std 35 Light" w:cs="Arial"/>
            <w:b/>
            <w:bCs/>
            <w:sz w:val="22"/>
            <w:szCs w:val="22"/>
            <w:u w:val="single"/>
            <w:lang w:val="en-GB"/>
          </w:rPr>
          <w:t>:</w:t>
        </w:r>
      </w:ins>
    </w:p>
    <w:p w14:paraId="1E7CAE37" w14:textId="77777777" w:rsidR="006E631B" w:rsidRPr="009062DC" w:rsidRDefault="006E631B" w:rsidP="006E631B">
      <w:pPr>
        <w:tabs>
          <w:tab w:val="left" w:pos="630"/>
          <w:tab w:val="left" w:pos="1080"/>
        </w:tabs>
        <w:ind w:firstLine="0"/>
        <w:rPr>
          <w:ins w:id="9098" w:author="An Tran, ACA (BUV)" w:date="2024-09-12T11:05:00Z" w16du:dateUtc="2024-09-12T04:05:00Z"/>
          <w:rFonts w:ascii="iCiel Avenir LT Std 35 Light" w:hAnsi="iCiel Avenir LT Std 35 Light" w:cs="Arial"/>
          <w:sz w:val="22"/>
          <w:szCs w:val="22"/>
          <w:lang w:val="en-GB"/>
        </w:rPr>
      </w:pPr>
      <w:ins w:id="9099" w:author="An Tran, ACA (BUV)" w:date="2024-09-12T11:05:00Z" w16du:dateUtc="2024-09-12T04:05:00Z">
        <w:r w:rsidRPr="009062DC">
          <w:rPr>
            <w:rFonts w:ascii="iCiel Avenir LT Std 35 Light" w:hAnsi="iCiel Avenir LT Std 35 Light" w:cs="Arial"/>
            <w:sz w:val="22"/>
            <w:szCs w:val="22"/>
            <w:lang w:val="en-GB"/>
          </w:rPr>
          <w:t xml:space="preserve">All information about internships and activities offered at BUV </w:t>
        </w:r>
        <w:r>
          <w:rPr>
            <w:rFonts w:ascii="iCiel Avenir LT Std 35 Light" w:hAnsi="iCiel Avenir LT Std 35 Light" w:cs="Arial"/>
            <w:sz w:val="22"/>
            <w:szCs w:val="22"/>
            <w:lang w:val="en-GB"/>
          </w:rPr>
          <w:t>is</w:t>
        </w:r>
        <w:r w:rsidRPr="009062DC">
          <w:rPr>
            <w:rFonts w:ascii="iCiel Avenir LT Std 35 Light" w:hAnsi="iCiel Avenir LT Std 35 Light" w:cs="Arial"/>
            <w:sz w:val="22"/>
            <w:szCs w:val="22"/>
            <w:lang w:val="en-GB"/>
          </w:rPr>
          <w: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t>
        </w:r>
      </w:ins>
    </w:p>
    <w:p w14:paraId="30343D7D" w14:textId="77777777" w:rsidR="006E631B" w:rsidRDefault="006E631B" w:rsidP="006E631B">
      <w:pPr>
        <w:tabs>
          <w:tab w:val="left" w:pos="630"/>
          <w:tab w:val="left" w:pos="1080"/>
        </w:tabs>
        <w:rPr>
          <w:ins w:id="9100" w:author="An Tran, ACA (BUV)" w:date="2024-09-12T11:05:00Z" w16du:dateUtc="2024-09-12T04:05:00Z"/>
          <w:rStyle w:val="Hyperlink"/>
          <w:rFonts w:ascii="iCiel Avenir LT Std 35 Light" w:hAnsi="iCiel Avenir LT Std 35 Light" w:cs="Arial"/>
          <w:sz w:val="22"/>
          <w:szCs w:val="22"/>
          <w:lang w:val="en-GB"/>
        </w:rPr>
      </w:pPr>
      <w:ins w:id="9101" w:author="An Tran, ACA (BUV)" w:date="2024-09-12T11:05:00Z" w16du:dateUtc="2024-09-12T04:05:00Z">
        <w:r w:rsidRPr="009062DC">
          <w:rPr>
            <w:rFonts w:ascii="iCiel Avenir LT Std 35 Light" w:hAnsi="iCiel Avenir LT Std 35 Light" w:cs="Arial"/>
            <w:sz w:val="22"/>
            <w:szCs w:val="22"/>
            <w:lang w:val="en-GB"/>
          </w:rPr>
          <w:t xml:space="preserve">BUV Career Services: </w:t>
        </w:r>
        <w:r>
          <w:fldChar w:fldCharType="begin"/>
        </w:r>
        <w:r>
          <w:instrText>HYPERLINK "https://www.facebook.com/buvcareer"</w:instrText>
        </w:r>
        <w:r>
          <w:fldChar w:fldCharType="separate"/>
        </w:r>
        <w:r w:rsidRPr="009062DC">
          <w:rPr>
            <w:rStyle w:val="Hyperlink"/>
            <w:rFonts w:ascii="iCiel Avenir LT Std 35 Light" w:hAnsi="iCiel Avenir LT Std 35 Light" w:cs="Arial"/>
            <w:sz w:val="22"/>
            <w:szCs w:val="22"/>
            <w:lang w:val="en-GB"/>
          </w:rPr>
          <w:t>https://www.facebook.com/buvcareer</w:t>
        </w:r>
        <w:r>
          <w:rPr>
            <w:rStyle w:val="Hyperlink"/>
            <w:rFonts w:ascii="iCiel Avenir LT Std 35 Light" w:hAnsi="iCiel Avenir LT Std 35 Light" w:cs="Arial"/>
            <w:sz w:val="22"/>
            <w:szCs w:val="22"/>
            <w:lang w:val="en-GB"/>
          </w:rPr>
          <w:fldChar w:fldCharType="end"/>
        </w:r>
      </w:ins>
    </w:p>
    <w:p w14:paraId="5F279F27" w14:textId="77777777" w:rsidR="006E631B" w:rsidRPr="006D0122" w:rsidRDefault="006E631B" w:rsidP="006E631B">
      <w:pPr>
        <w:pStyle w:val="ListParagraph"/>
        <w:tabs>
          <w:tab w:val="left" w:pos="630"/>
          <w:tab w:val="left" w:pos="1080"/>
        </w:tabs>
        <w:ind w:firstLine="0"/>
        <w:rPr>
          <w:ins w:id="9102" w:author="An Tran, ACA (BUV)" w:date="2024-09-12T11:05:00Z" w16du:dateUtc="2024-09-12T04:05:00Z"/>
          <w:rStyle w:val="Hyperlink"/>
          <w:rFonts w:ascii="iCiel Avenir LT Std 35 Light" w:hAnsi="iCiel Avenir LT Std 35 Light" w:cs="Arial"/>
          <w:sz w:val="22"/>
          <w:szCs w:val="22"/>
        </w:rPr>
      </w:pPr>
      <w:ins w:id="9103" w:author="An Tran, ACA (BUV)" w:date="2024-09-12T11:05:00Z" w16du:dateUtc="2024-09-12T04:05:00Z">
        <w:r w:rsidRPr="006D0122">
          <w:rPr>
            <w:rFonts w:ascii="iCiel Avenir LT Std 35 Light" w:hAnsi="iCiel Avenir LT Std 35 Light" w:cs="Arial"/>
            <w:sz w:val="22"/>
            <w:szCs w:val="22"/>
          </w:rPr>
          <w:t>BUV Career Center Platform</w:t>
        </w:r>
        <w:r w:rsidRPr="006D0122">
          <w:rPr>
            <w:rFonts w:ascii="iCiel Avenir LT Std 35 Light" w:hAnsi="iCiel Avenir LT Std 35 Light" w:cs="Arial"/>
            <w:noProof/>
            <w:sz w:val="22"/>
            <w:szCs w:val="22"/>
          </w:rPr>
          <w:t>:</w:t>
        </w:r>
        <w:r w:rsidRPr="006D0122">
          <w:rPr>
            <w:rFonts w:ascii="iCiel Avenir LT Std 35 Light" w:hAnsi="iCiel Avenir LT Std 35 Light" w:cs="Arial"/>
            <w:i/>
            <w:iCs/>
            <w:noProof/>
            <w:sz w:val="22"/>
            <w:szCs w:val="22"/>
          </w:rPr>
          <w:t xml:space="preserve"> </w:t>
        </w:r>
        <w:r>
          <w:fldChar w:fldCharType="begin"/>
        </w:r>
        <w:r>
          <w:instrText>HYPERLINK "https://student.buv.edu.vn/"</w:instrText>
        </w:r>
        <w:r>
          <w:fldChar w:fldCharType="separate"/>
        </w:r>
        <w:r>
          <w:fldChar w:fldCharType="begin"/>
        </w:r>
        <w:r>
          <w:instrText>HYPERLINK "https://buv.careercentre.me/welcome/British-University-Vietnam"</w:instrText>
        </w:r>
        <w:r>
          <w:fldChar w:fldCharType="separate"/>
        </w:r>
        <w:r w:rsidRPr="006D0122">
          <w:rPr>
            <w:rStyle w:val="Hyperlink"/>
            <w:rFonts w:ascii="iCiel Avenir LT Std 35 Light" w:hAnsi="iCiel Avenir LT Std 35 Light" w:cs="Arial"/>
            <w:noProof/>
            <w:sz w:val="22"/>
            <w:szCs w:val="22"/>
            <w:lang w:val="en-GB"/>
          </w:rPr>
          <w:t>https://buv.careercentre.me/welcome/British-University-Vietnam</w:t>
        </w:r>
        <w:r>
          <w:rPr>
            <w:rStyle w:val="Hyperlink"/>
            <w:rFonts w:ascii="iCiel Avenir LT Std 35 Light" w:hAnsi="iCiel Avenir LT Std 35 Light" w:cs="Arial"/>
            <w:noProof/>
            <w:sz w:val="22"/>
            <w:szCs w:val="22"/>
            <w:lang w:val="en-GB"/>
          </w:rPr>
          <w:fldChar w:fldCharType="end"/>
        </w:r>
        <w:r w:rsidRPr="006D0122">
          <w:rPr>
            <w:rStyle w:val="Hyperlink"/>
            <w:rFonts w:ascii="iCiel Avenir LT Std 35 Light" w:hAnsi="iCiel Avenir LT Std 35 Light" w:cs="Arial"/>
            <w:i/>
            <w:iCs/>
            <w:noProof/>
            <w:sz w:val="22"/>
            <w:szCs w:val="22"/>
            <w:lang w:val="en-GB"/>
          </w:rPr>
          <w:t>/</w:t>
        </w:r>
        <w:r>
          <w:rPr>
            <w:rStyle w:val="Hyperlink"/>
            <w:rFonts w:ascii="iCiel Avenir LT Std 35 Light" w:hAnsi="iCiel Avenir LT Std 35 Light" w:cs="Arial"/>
            <w:i/>
            <w:iCs/>
            <w:noProof/>
            <w:sz w:val="22"/>
            <w:szCs w:val="22"/>
            <w:lang w:val="en-GB"/>
          </w:rPr>
          <w:fldChar w:fldCharType="end"/>
        </w:r>
      </w:ins>
    </w:p>
    <w:p w14:paraId="0E118498" w14:textId="77777777" w:rsidR="006E631B" w:rsidRPr="009062DC" w:rsidRDefault="006E631B" w:rsidP="006E631B">
      <w:pPr>
        <w:tabs>
          <w:tab w:val="left" w:pos="630"/>
          <w:tab w:val="left" w:pos="1080"/>
        </w:tabs>
        <w:rPr>
          <w:ins w:id="9104" w:author="An Tran, ACA (BUV)" w:date="2024-09-12T11:05:00Z" w16du:dateUtc="2024-09-12T04:05:00Z"/>
          <w:rFonts w:ascii="iCiel Avenir LT Std 35 Light" w:hAnsi="iCiel Avenir LT Std 35 Light" w:cs="Arial"/>
          <w:sz w:val="22"/>
          <w:szCs w:val="22"/>
          <w:lang w:val="en-GB"/>
        </w:rPr>
      </w:pPr>
      <w:ins w:id="9105" w:author="An Tran, ACA (BUV)" w:date="2024-09-12T11:05:00Z" w16du:dateUtc="2024-09-12T04:05:00Z">
        <w:r w:rsidRPr="009062DC">
          <w:rPr>
            <w:rFonts w:ascii="iCiel Avenir LT Std 35 Light" w:hAnsi="iCiel Avenir LT Std 35 Light" w:cs="Arial"/>
            <w:sz w:val="22"/>
            <w:szCs w:val="22"/>
            <w:lang w:val="en-GB"/>
          </w:rPr>
          <w:t xml:space="preserve">BUV Student Community: </w:t>
        </w:r>
        <w:r>
          <w:fldChar w:fldCharType="begin"/>
        </w:r>
        <w:r>
          <w:instrText>HYPERLINK "https://www.facebook.com/buvstudentcommunity"</w:instrText>
        </w:r>
        <w:r>
          <w:fldChar w:fldCharType="separate"/>
        </w:r>
        <w:r w:rsidRPr="009062DC">
          <w:rPr>
            <w:rStyle w:val="Hyperlink"/>
            <w:rFonts w:ascii="iCiel Avenir LT Std 35 Light" w:hAnsi="iCiel Avenir LT Std 35 Light" w:cs="Arial"/>
            <w:sz w:val="22"/>
            <w:szCs w:val="22"/>
            <w:lang w:val="en-GB"/>
          </w:rPr>
          <w:t>https://www.facebook.com/buvstudentcommunity</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w:t>
        </w:r>
      </w:ins>
    </w:p>
    <w:p w14:paraId="5118847F" w14:textId="77777777" w:rsidR="006E631B" w:rsidRPr="009062DC" w:rsidRDefault="006E631B" w:rsidP="006E631B">
      <w:pPr>
        <w:tabs>
          <w:tab w:val="left" w:pos="630"/>
          <w:tab w:val="left" w:pos="1080"/>
        </w:tabs>
        <w:rPr>
          <w:ins w:id="9106" w:author="An Tran, ACA (BUV)" w:date="2024-09-12T11:05:00Z" w16du:dateUtc="2024-09-12T04:05:00Z"/>
          <w:rFonts w:ascii="iCiel Avenir LT Std 35 Light" w:hAnsi="iCiel Avenir LT Std 35 Light" w:cs="Arial"/>
          <w:sz w:val="22"/>
          <w:szCs w:val="22"/>
          <w:lang w:val="en-GB"/>
        </w:rPr>
      </w:pPr>
      <w:ins w:id="9107" w:author="An Tran, ACA (BUV)" w:date="2024-09-12T11:05:00Z" w16du:dateUtc="2024-09-12T04:05:00Z">
        <w:r w:rsidRPr="009062DC">
          <w:rPr>
            <w:rFonts w:ascii="iCiel Avenir LT Std 35 Light" w:hAnsi="iCiel Avenir LT Std 35 Light" w:cs="Arial"/>
            <w:sz w:val="22"/>
            <w:szCs w:val="22"/>
            <w:lang w:val="en-GB"/>
          </w:rPr>
          <w:t xml:space="preserve">BUV Student Life: </w:t>
        </w:r>
        <w:r>
          <w:fldChar w:fldCharType="begin"/>
        </w:r>
        <w:r>
          <w:instrText>HYPERLINK "https://www.facebook.com/buvstudentlife"</w:instrText>
        </w:r>
        <w:r>
          <w:fldChar w:fldCharType="separate"/>
        </w:r>
        <w:r w:rsidRPr="009062DC">
          <w:rPr>
            <w:rStyle w:val="Hyperlink"/>
            <w:rFonts w:ascii="iCiel Avenir LT Std 35 Light" w:hAnsi="iCiel Avenir LT Std 35 Light" w:cs="Arial"/>
            <w:sz w:val="22"/>
            <w:szCs w:val="22"/>
            <w:lang w:val="en-GB"/>
          </w:rPr>
          <w:t>https://www.facebook.com/buvstudentlife</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w:t>
        </w:r>
      </w:ins>
    </w:p>
    <w:p w14:paraId="349FEEB4" w14:textId="77777777" w:rsidR="006E631B" w:rsidRPr="005814DE" w:rsidRDefault="006E631B" w:rsidP="006E631B">
      <w:pPr>
        <w:tabs>
          <w:tab w:val="left" w:pos="630"/>
          <w:tab w:val="left" w:pos="1080"/>
        </w:tabs>
        <w:rPr>
          <w:ins w:id="9108" w:author="An Tran, ACA (BUV)" w:date="2024-09-12T11:05:00Z" w16du:dateUtc="2024-09-12T04:05:00Z"/>
          <w:rFonts w:ascii="iCiel Avenir LT Std 35 Light" w:hAnsi="iCiel Avenir LT Std 35 Light" w:cs="Arial"/>
          <w:color w:val="FF0000"/>
          <w:sz w:val="22"/>
          <w:szCs w:val="22"/>
          <w:lang w:val="vi-VN"/>
        </w:rPr>
      </w:pPr>
      <w:ins w:id="9109" w:author="An Tran, ACA (BUV)" w:date="2024-09-12T11:05:00Z" w16du:dateUtc="2024-09-12T04:05:00Z">
        <w:r w:rsidRPr="003178FC">
          <w:rPr>
            <w:rFonts w:ascii="iCiel Avenir LT Std 35 Light" w:hAnsi="iCiel Avenir LT Std 35 Light" w:cs="Arial"/>
            <w:sz w:val="22"/>
            <w:szCs w:val="22"/>
            <w:lang w:val="vi-VN"/>
          </w:rPr>
          <w:t xml:space="preserve">BUV Student Wellbeing: </w:t>
        </w:r>
        <w:r>
          <w:fldChar w:fldCharType="begin"/>
        </w:r>
        <w:r>
          <w:instrText>HYPERLINK "https://www.facebook.com/BUVstudentWELLBEING"</w:instrText>
        </w:r>
        <w:r>
          <w:fldChar w:fldCharType="separate"/>
        </w:r>
        <w:r w:rsidRPr="003178FC">
          <w:rPr>
            <w:rStyle w:val="Hyperlink"/>
            <w:rFonts w:ascii="iCiel Avenir LT Std 35 Light" w:hAnsi="iCiel Avenir LT Std 35 Light" w:cs="Arial"/>
            <w:sz w:val="22"/>
            <w:szCs w:val="22"/>
            <w:lang w:val="en-GB"/>
          </w:rPr>
          <w:t>https://www.facebook.com/BUVstudentWELLBEING</w:t>
        </w:r>
        <w:r>
          <w:rPr>
            <w:rStyle w:val="Hyperlink"/>
            <w:rFonts w:ascii="iCiel Avenir LT Std 35 Light" w:hAnsi="iCiel Avenir LT Std 35 Light" w:cs="Arial"/>
            <w:sz w:val="22"/>
            <w:szCs w:val="22"/>
            <w:lang w:val="en-GB"/>
          </w:rPr>
          <w:fldChar w:fldCharType="end"/>
        </w:r>
      </w:ins>
    </w:p>
    <w:p w14:paraId="76953ED0" w14:textId="77777777" w:rsidR="006E631B" w:rsidRDefault="006E631B" w:rsidP="006E631B">
      <w:pPr>
        <w:tabs>
          <w:tab w:val="left" w:pos="630"/>
          <w:tab w:val="left" w:pos="1080"/>
        </w:tabs>
        <w:ind w:firstLine="0"/>
        <w:rPr>
          <w:ins w:id="9110" w:author="An Tran, ACA (BUV)" w:date="2024-09-12T11:05:00Z" w16du:dateUtc="2024-09-12T04:05:00Z"/>
          <w:rFonts w:ascii="iCiel Avenir LT Std 35 Light" w:hAnsi="iCiel Avenir LT Std 35 Light" w:cs="Arial"/>
          <w:sz w:val="22"/>
          <w:szCs w:val="22"/>
          <w:lang w:val="en-GB"/>
        </w:rPr>
      </w:pPr>
      <w:ins w:id="9111" w:author="An Tran, ACA (BUV)" w:date="2024-09-12T11:05:00Z" w16du:dateUtc="2024-09-12T04:05:00Z">
        <w:r w:rsidRPr="009062DC">
          <w:rPr>
            <w:rFonts w:ascii="iCiel Avenir LT Std 35 Light" w:hAnsi="iCiel Avenir LT Std 35 Light" w:cs="Arial"/>
            <w:sz w:val="22"/>
            <w:szCs w:val="22"/>
            <w:lang w:val="en-GB"/>
          </w:rPr>
          <w:t xml:space="preserve">Every month, the </w:t>
        </w:r>
        <w:r w:rsidRPr="003178FC">
          <w:rPr>
            <w:rFonts w:ascii="iCiel Avenir LT Std 35 Light" w:hAnsi="iCiel Avenir LT Std 35 Light" w:cs="Arial"/>
            <w:sz w:val="22"/>
            <w:szCs w:val="22"/>
            <w:lang w:val="vi-VN"/>
          </w:rPr>
          <w:t>Student Engagement Department</w:t>
        </w:r>
        <w:r w:rsidRPr="003178FC">
          <w:rPr>
            <w:rFonts w:ascii="iCiel Avenir LT Std 35 Light" w:hAnsi="iCiel Avenir LT Std 35 Light" w:cs="Arial"/>
            <w:sz w:val="22"/>
            <w:szCs w:val="22"/>
            <w:lang w:val="en-GB"/>
          </w:rPr>
          <w:t xml:space="preserve"> </w:t>
        </w:r>
        <w:r w:rsidRPr="009062DC">
          <w:rPr>
            <w:rFonts w:ascii="iCiel Avenir LT Std 35 Light" w:hAnsi="iCiel Avenir LT Std 35 Light" w:cs="Arial"/>
            <w:sz w:val="22"/>
            <w:szCs w:val="22"/>
            <w:lang w:val="en-GB"/>
          </w:rPr>
          <w:t>also sends out a newsletter to keep parents updated of what is happening at BUV and important information. If parents would like to be included in the monthly newsletter updates, please make sure you provide us with your email address to Student Information Office</w:t>
        </w:r>
        <w:r>
          <w:rPr>
            <w:rFonts w:ascii="iCiel Avenir LT Std 35 Light" w:hAnsi="iCiel Avenir LT Std 35 Light" w:cs="Arial"/>
            <w:sz w:val="22"/>
            <w:szCs w:val="22"/>
            <w:lang w:val="en-GB"/>
          </w:rPr>
          <w:t xml:space="preserve"> at</w:t>
        </w:r>
        <w:r w:rsidRPr="009062DC">
          <w:rPr>
            <w:rFonts w:ascii="iCiel Avenir LT Std 35 Light" w:hAnsi="iCiel Avenir LT Std 35 Light" w:cs="Arial"/>
            <w:sz w:val="22"/>
            <w:szCs w:val="22"/>
            <w:lang w:val="en-GB"/>
          </w:rPr>
          <w:t xml:space="preserve"> </w:t>
        </w:r>
        <w:r>
          <w:fldChar w:fldCharType="begin"/>
        </w:r>
        <w:r>
          <w:instrText>HYPERLINK "mailto:studentservice@buv.edu.vn"</w:instrText>
        </w:r>
        <w:r>
          <w:fldChar w:fldCharType="separate"/>
        </w:r>
        <w:r w:rsidRPr="009062DC">
          <w:rPr>
            <w:rStyle w:val="Hyperlink"/>
            <w:rFonts w:ascii="iCiel Avenir LT Std 35 Light" w:hAnsi="iCiel Avenir LT Std 35 Light" w:cs="Arial"/>
            <w:sz w:val="22"/>
            <w:szCs w:val="22"/>
            <w:lang w:val="en-GB"/>
          </w:rPr>
          <w:t>studentservice@buv.edu.vn</w:t>
        </w:r>
        <w:r>
          <w:rPr>
            <w:rStyle w:val="Hyperlink"/>
            <w:rFonts w:ascii="iCiel Avenir LT Std 35 Light" w:hAnsi="iCiel Avenir LT Std 35 Light" w:cs="Arial"/>
            <w:sz w:val="22"/>
            <w:szCs w:val="22"/>
            <w:lang w:val="en-GB"/>
          </w:rPr>
          <w:fldChar w:fldCharType="end"/>
        </w:r>
        <w:r w:rsidRPr="009062DC">
          <w:rPr>
            <w:rFonts w:ascii="iCiel Avenir LT Std 35 Light" w:hAnsi="iCiel Avenir LT Std 35 Light" w:cs="Arial"/>
            <w:sz w:val="22"/>
            <w:szCs w:val="22"/>
            <w:lang w:val="en-GB"/>
          </w:rPr>
          <w:t xml:space="preserve"> to receive our updates and other information.</w:t>
        </w:r>
      </w:ins>
    </w:p>
    <w:p w14:paraId="5697A015" w14:textId="77777777" w:rsidR="006E631B" w:rsidRDefault="006E631B" w:rsidP="006E631B">
      <w:pPr>
        <w:tabs>
          <w:tab w:val="left" w:pos="630"/>
          <w:tab w:val="left" w:pos="1080"/>
        </w:tabs>
        <w:ind w:firstLine="0"/>
        <w:rPr>
          <w:ins w:id="9112" w:author="An Tran, ACA (BUV)" w:date="2024-09-12T11:05:00Z" w16du:dateUtc="2024-09-12T04:05:00Z"/>
          <w:rFonts w:ascii="iCiel Avenir LT Std 35 Light" w:hAnsi="iCiel Avenir LT Std 35 Light" w:cs="Arial"/>
          <w:sz w:val="22"/>
          <w:szCs w:val="22"/>
          <w:lang w:val="en-GB"/>
        </w:rPr>
      </w:pPr>
      <w:ins w:id="9113" w:author="An Tran, ACA (BUV)" w:date="2024-09-12T11:05:00Z" w16du:dateUtc="2024-09-12T04:05:00Z">
        <w:r w:rsidRPr="26A0F959">
          <w:rPr>
            <w:rFonts w:ascii="iCiel Avenir LT Std 35 Light" w:hAnsi="iCiel Avenir LT Std 35 Light" w:cs="Arial"/>
            <w:sz w:val="22"/>
            <w:szCs w:val="22"/>
            <w:lang w:val="en-GB"/>
          </w:rPr>
          <w:t xml:space="preserve">In addition, all information about Student Engagement can be found on Canvas at "Course" </w:t>
        </w:r>
        <w:r>
          <w:rPr>
            <w:rFonts w:ascii="iCiel Avenir LT Std 35 Light" w:hAnsi="iCiel Avenir LT Std 35 Light" w:cs="Arial"/>
            <w:sz w:val="22"/>
            <w:szCs w:val="22"/>
            <w:lang w:val="en-GB"/>
          </w:rPr>
          <w:t>named as</w:t>
        </w:r>
        <w:r w:rsidRPr="26A0F959">
          <w:rPr>
            <w:rFonts w:ascii="iCiel Avenir LT Std 35 Light" w:hAnsi="iCiel Avenir LT Std 35 Light" w:cs="Arial"/>
            <w:sz w:val="22"/>
            <w:szCs w:val="22"/>
            <w:lang w:val="en-GB"/>
          </w:rPr>
          <w:t xml:space="preserve"> "Student Engagement":</w:t>
        </w:r>
        <w:r>
          <w:rPr>
            <w:rFonts w:ascii="iCiel Avenir LT Std 35 Light" w:hAnsi="iCiel Avenir LT Std 35 Light" w:cs="Arial"/>
            <w:sz w:val="22"/>
            <w:szCs w:val="22"/>
            <w:lang w:val="en-GB"/>
          </w:rPr>
          <w:t xml:space="preserve"> </w:t>
        </w:r>
        <w:r>
          <w:fldChar w:fldCharType="begin"/>
        </w:r>
        <w:r>
          <w:instrText>HYPERLINK "https://buv.instructure.com/courses/334"</w:instrText>
        </w:r>
        <w:r>
          <w:fldChar w:fldCharType="separate"/>
        </w:r>
        <w:r w:rsidRPr="00322FB6">
          <w:rPr>
            <w:rStyle w:val="Hyperlink"/>
            <w:rFonts w:ascii="iCiel Avenir LT Std 35 Light" w:hAnsi="iCiel Avenir LT Std 35 Light" w:cs="Arial"/>
            <w:sz w:val="22"/>
            <w:szCs w:val="22"/>
            <w:lang w:val="en-GB"/>
          </w:rPr>
          <w:t>https://buv.instructure.com/courses/334</w:t>
        </w:r>
        <w:r>
          <w:rPr>
            <w:rStyle w:val="Hyperlink"/>
            <w:rFonts w:ascii="iCiel Avenir LT Std 35 Light" w:hAnsi="iCiel Avenir LT Std 35 Light" w:cs="Arial"/>
            <w:sz w:val="22"/>
            <w:szCs w:val="22"/>
            <w:lang w:val="en-GB"/>
          </w:rPr>
          <w:fldChar w:fldCharType="end"/>
        </w:r>
        <w:r>
          <w:rPr>
            <w:rFonts w:ascii="iCiel Avenir LT Std 35 Light" w:hAnsi="iCiel Avenir LT Std 35 Light" w:cs="Arial"/>
            <w:sz w:val="22"/>
            <w:szCs w:val="22"/>
            <w:lang w:val="en-GB"/>
          </w:rPr>
          <w:t xml:space="preserve"> </w:t>
        </w:r>
        <w:r w:rsidRPr="26A0F959">
          <w:rPr>
            <w:rFonts w:ascii="iCiel Avenir LT Std 35 Light" w:hAnsi="iCiel Avenir LT Std 35 Light" w:cs="Arial"/>
            <w:sz w:val="22"/>
            <w:szCs w:val="22"/>
            <w:lang w:val="en-GB"/>
          </w:rPr>
          <w:t xml:space="preserve">. </w:t>
        </w:r>
      </w:ins>
    </w:p>
    <w:p w14:paraId="11E51C79" w14:textId="77777777" w:rsidR="006E631B" w:rsidRDefault="006E631B" w:rsidP="006E631B">
      <w:pPr>
        <w:tabs>
          <w:tab w:val="left" w:pos="630"/>
          <w:tab w:val="left" w:pos="1080"/>
        </w:tabs>
        <w:spacing w:before="0" w:beforeAutospacing="0"/>
        <w:ind w:firstLine="0"/>
        <w:rPr>
          <w:ins w:id="9114" w:author="An Tran, ACA (BUV)" w:date="2024-09-12T11:05:00Z" w16du:dateUtc="2024-09-12T04:05:00Z"/>
          <w:rFonts w:ascii="iCiel Avenir LT Std 35 Light" w:hAnsi="iCiel Avenir LT Std 35 Light" w:cs="Arial"/>
          <w:sz w:val="22"/>
          <w:szCs w:val="22"/>
          <w:lang w:val="en-GB"/>
        </w:rPr>
      </w:pPr>
      <w:ins w:id="9115" w:author="An Tran, ACA (BUV)" w:date="2024-09-12T11:05:00Z" w16du:dateUtc="2024-09-12T04:05:00Z">
        <w:r w:rsidRPr="26A0F959">
          <w:rPr>
            <w:rFonts w:ascii="iCiel Avenir LT Std 35 Light" w:hAnsi="iCiel Avenir LT Std 35 Light" w:cs="Arial"/>
            <w:sz w:val="22"/>
            <w:szCs w:val="22"/>
            <w:lang w:val="en-GB"/>
          </w:rPr>
          <w:t>You can also access the “Event Calendar” to see all BUV events and activities, from student clubs and societies' events, career workshops, training, tea-talk, well-being sessions to other special events.</w:t>
        </w:r>
      </w:ins>
    </w:p>
    <w:p w14:paraId="1D821571" w14:textId="77777777" w:rsidR="006E631B" w:rsidRPr="009062DC" w:rsidRDefault="006E631B" w:rsidP="006E631B">
      <w:pPr>
        <w:tabs>
          <w:tab w:val="left" w:pos="630"/>
          <w:tab w:val="left" w:pos="1080"/>
        </w:tabs>
        <w:spacing w:before="0" w:beforeAutospacing="0"/>
        <w:ind w:firstLine="0"/>
        <w:rPr>
          <w:ins w:id="9116" w:author="An Tran, ACA (BUV)" w:date="2024-09-12T11:05:00Z" w16du:dateUtc="2024-09-12T04:05:00Z"/>
          <w:rFonts w:ascii="iCiel Avenir LT Std 35 Light" w:hAnsi="iCiel Avenir LT Std 35 Light" w:cs="Arial"/>
          <w:i/>
          <w:iCs/>
          <w:sz w:val="22"/>
          <w:szCs w:val="22"/>
          <w:lang w:val="en-GB"/>
        </w:rPr>
      </w:pPr>
      <w:ins w:id="9117" w:author="An Tran, ACA (BUV)" w:date="2024-09-12T11:05:00Z" w16du:dateUtc="2024-09-12T04:05:00Z">
        <w:r w:rsidRPr="009062DC">
          <w:rPr>
            <w:rFonts w:ascii="iCiel Avenir LT Std 35 Light" w:hAnsi="iCiel Avenir LT Std 35 Light" w:cs="Arial"/>
            <w:i/>
            <w:iCs/>
            <w:sz w:val="22"/>
            <w:szCs w:val="22"/>
            <w:lang w:val="en-GB"/>
          </w:rPr>
          <w:t>T</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c</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w:t>
        </w:r>
        <w:r w:rsidRPr="009062DC">
          <w:rPr>
            <w:rFonts w:ascii="iCiel Avenir LT Std 35 Light" w:hAnsi="iCiel Avenir LT Std 35 Light" w:cs="Calibri"/>
            <w:i/>
            <w:iCs/>
            <w:sz w:val="22"/>
            <w:szCs w:val="22"/>
            <w:lang w:val="en-GB"/>
          </w:rPr>
          <w:t>ề</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Calibri"/>
            <w:i/>
            <w:iCs/>
            <w:sz w:val="22"/>
            <w:szCs w:val="22"/>
            <w:lang w:val="en-GB"/>
          </w:rPr>
          <w:t>ơ</w:t>
        </w:r>
        <w:r w:rsidRPr="009062DC">
          <w:rPr>
            <w:rFonts w:ascii="iCiel Avenir LT Std 35 Light" w:hAnsi="iCiel Avenir LT Std 35 Light" w:cs="Arial"/>
            <w:i/>
            <w:iCs/>
            <w:sz w:val="22"/>
            <w:szCs w:val="22"/>
            <w:lang w:val="en-GB"/>
          </w:rPr>
          <w:t xml:space="preserve">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c t</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ho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t </w:t>
        </w:r>
        <w:r w:rsidRPr="009062DC">
          <w:rPr>
            <w:rFonts w:ascii="iCiel Avenir LT Std 35 Light" w:hAnsi="iCiel Avenir LT Std 35 Light" w:cs="Calibri"/>
            <w:i/>
            <w:iCs/>
            <w:sz w:val="22"/>
            <w:szCs w:val="22"/>
            <w:lang w:val="en-GB"/>
          </w:rPr>
          <w:t>độ</w:t>
        </w:r>
        <w:r w:rsidRPr="009062DC">
          <w:rPr>
            <w:rFonts w:ascii="iCiel Avenir LT Std 35 Light" w:hAnsi="iCiel Avenir LT Std 35 Light" w:cs="Arial"/>
            <w:i/>
            <w:iCs/>
            <w:sz w:val="22"/>
            <w:szCs w:val="22"/>
            <w:lang w:val="en-GB"/>
          </w:rPr>
          <w:t>ng ngo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i kh</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a s</w:t>
        </w:r>
        <w:r w:rsidRPr="009062DC">
          <w:rPr>
            <w:rFonts w:ascii="iCiel Avenir LT Std 35 Light" w:hAnsi="iCiel Avenir LT Std 35 Light" w:cs="Calibri"/>
            <w:i/>
            <w:iCs/>
            <w:sz w:val="22"/>
            <w:szCs w:val="22"/>
            <w:lang w:val="en-GB"/>
          </w:rPr>
          <w:t>ẽ</w:t>
        </w:r>
        <w:r w:rsidRPr="009062DC">
          <w:rPr>
            <w:rFonts w:ascii="iCiel Avenir LT Std 35 Light" w:hAnsi="iCiel Avenir LT Std 35 Light" w:cs="Arial"/>
            <w:i/>
            <w:iCs/>
            <w:sz w:val="22"/>
            <w:szCs w:val="22"/>
            <w:lang w:val="en-GB"/>
          </w:rPr>
          <w:t xml:space="preserve"> </w:t>
        </w:r>
        <w:r w:rsidRPr="009062DC">
          <w:rPr>
            <w:rFonts w:ascii="iCiel Avenir LT Std 35 Light" w:hAnsi="iCiel Avenir LT Std 35 Light" w:cs="Calibri"/>
            <w:i/>
            <w:iCs/>
            <w:sz w:val="22"/>
            <w:szCs w:val="22"/>
            <w:lang w:val="en-GB"/>
          </w:rPr>
          <w:t>đượ</w:t>
        </w:r>
        <w:r w:rsidRPr="009062DC">
          <w:rPr>
            <w:rFonts w:ascii="iCiel Avenir LT Std 35 Light" w:hAnsi="iCiel Avenir LT Std 35 Light" w:cs="Arial"/>
            <w:i/>
            <w:iCs/>
            <w:sz w:val="22"/>
            <w:szCs w:val="22"/>
            <w:lang w:val="en-GB"/>
          </w:rPr>
          <w:t>c chia s</w:t>
        </w:r>
        <w:r w:rsidRPr="009062DC">
          <w:rPr>
            <w:rFonts w:ascii="iCiel Avenir LT Std 35 Light" w:hAnsi="iCiel Avenir LT Std 35 Light" w:cs="Calibri"/>
            <w:i/>
            <w:iCs/>
            <w:sz w:val="22"/>
            <w:szCs w:val="22"/>
            <w:lang w:val="en-GB"/>
          </w:rPr>
          <w:t>ẻ</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ườ</w:t>
        </w:r>
        <w:r w:rsidRPr="009062DC">
          <w:rPr>
            <w:rFonts w:ascii="iCiel Avenir LT Std 35 Light" w:hAnsi="iCiel Avenir LT Std 35 Light" w:cs="Arial"/>
            <w:i/>
            <w:iCs/>
            <w:sz w:val="22"/>
            <w:szCs w:val="22"/>
            <w:lang w:val="en-GB"/>
          </w:rPr>
          <w:t>ng xuy</w:t>
        </w:r>
        <w:r w:rsidRPr="009062DC">
          <w:rPr>
            <w:rFonts w:ascii="iCiel Avenir LT Std 35 Light" w:hAnsi="iCiel Avenir LT Std 35 Light" w:cs="Avenir Next LT Pro"/>
            <w:i/>
            <w:iCs/>
            <w:sz w:val="22"/>
            <w:szCs w:val="22"/>
            <w:lang w:val="en-GB"/>
          </w:rPr>
          <w:t>ê</w:t>
        </w:r>
        <w:r w:rsidRPr="009062DC">
          <w:rPr>
            <w:rFonts w:ascii="iCiel Avenir LT Std 35 Light" w:hAnsi="iCiel Avenir LT Std 35 Light" w:cs="Arial"/>
            <w:i/>
            <w:iCs/>
            <w:sz w:val="22"/>
            <w:szCs w:val="22"/>
            <w:lang w:val="en-GB"/>
          </w:rPr>
          <w:t xml:space="preserve">n </w:t>
        </w:r>
        <w:r w:rsidRPr="009062DC">
          <w:rPr>
            <w:rFonts w:ascii="iCiel Avenir LT Std 35 Light" w:hAnsi="iCiel Avenir LT Std 35 Light" w:cs="Calibri"/>
            <w:i/>
            <w:iCs/>
            <w:sz w:val="22"/>
            <w:szCs w:val="22"/>
            <w:lang w:val="en-GB"/>
          </w:rPr>
          <w:t>đế</w:t>
        </w:r>
        <w:r w:rsidRPr="009062DC">
          <w:rPr>
            <w:rFonts w:ascii="iCiel Avenir LT Std 35 Light" w:hAnsi="iCiel Avenir LT Std 35 Light" w:cs="Arial"/>
            <w:i/>
            <w:iCs/>
            <w:sz w:val="22"/>
            <w:szCs w:val="22"/>
            <w:lang w:val="en-GB"/>
          </w:rPr>
          <w:t>n t</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c</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sinh vi</w:t>
        </w:r>
        <w:r w:rsidRPr="009062DC">
          <w:rPr>
            <w:rFonts w:ascii="iCiel Avenir LT Std 35 Light" w:hAnsi="iCiel Avenir LT Std 35 Light" w:cs="Avenir Next LT Pro"/>
            <w:i/>
            <w:iCs/>
            <w:sz w:val="22"/>
            <w:szCs w:val="22"/>
            <w:lang w:val="en-GB"/>
          </w:rPr>
          <w:t>ê</w:t>
        </w:r>
        <w:r w:rsidRPr="009062DC">
          <w:rPr>
            <w:rFonts w:ascii="iCiel Avenir LT Std 35 Light" w:hAnsi="iCiel Avenir LT Std 35 Light" w:cs="Arial"/>
            <w:i/>
            <w:iCs/>
            <w:sz w:val="22"/>
            <w:szCs w:val="22"/>
            <w:lang w:val="en-GB"/>
          </w:rPr>
          <w:t>n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qua h</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ố</w:t>
        </w:r>
        <w:r w:rsidRPr="009062DC">
          <w:rPr>
            <w:rFonts w:ascii="iCiel Avenir LT Std 35 Light" w:hAnsi="iCiel Avenir LT Std 35 Light" w:cs="Arial"/>
            <w:i/>
            <w:iCs/>
            <w:sz w:val="22"/>
            <w:szCs w:val="22"/>
            <w:lang w:val="en-GB"/>
          </w:rPr>
          <w:t>ng email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trang Facebook c</w:t>
        </w:r>
        <w:r w:rsidRPr="009062DC">
          <w:rPr>
            <w:rFonts w:ascii="iCiel Avenir LT Std 35 Light" w:hAnsi="iCiel Avenir LT Std 35 Light" w:cs="Calibri"/>
            <w:i/>
            <w:iCs/>
            <w:sz w:val="22"/>
            <w:szCs w:val="22"/>
            <w:lang w:val="en-GB"/>
          </w:rPr>
          <w:t>ủ</w:t>
        </w:r>
        <w:r w:rsidRPr="009062DC">
          <w:rPr>
            <w:rFonts w:ascii="iCiel Avenir LT Std 35 Light" w:hAnsi="iCiel Avenir LT Std 35 Light" w:cs="Arial"/>
            <w:i/>
            <w:iCs/>
            <w:sz w:val="22"/>
            <w:szCs w:val="22"/>
            <w:lang w:val="en-GB"/>
          </w:rPr>
          <w:t>a B</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 xml:space="preserve"> ph</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n. N</w:t>
        </w:r>
        <w:r w:rsidRPr="009062DC">
          <w:rPr>
            <w:rFonts w:ascii="iCiel Avenir LT Std 35 Light" w:hAnsi="iCiel Avenir LT Std 35 Light" w:cs="Calibri"/>
            <w:i/>
            <w:iCs/>
            <w:sz w:val="22"/>
            <w:szCs w:val="22"/>
            <w:lang w:val="en-GB"/>
          </w:rPr>
          <w:t>ế</w:t>
        </w:r>
        <w:r w:rsidRPr="009062DC">
          <w:rPr>
            <w:rFonts w:ascii="iCiel Avenir LT Std 35 Light" w:hAnsi="iCiel Avenir LT Std 35 Light" w:cs="Arial"/>
            <w:i/>
            <w:iCs/>
            <w:sz w:val="22"/>
            <w:szCs w:val="22"/>
            <w:lang w:val="en-GB"/>
          </w:rPr>
          <w:t>u qu</w:t>
        </w:r>
        <w:r w:rsidRPr="009062DC">
          <w:rPr>
            <w:rFonts w:ascii="iCiel Avenir LT Std 35 Light" w:hAnsi="iCiel Avenir LT Std 35 Light" w:cs="Avenir Next LT Pro"/>
            <w:i/>
            <w:iCs/>
            <w:sz w:val="22"/>
            <w:szCs w:val="22"/>
            <w:lang w:val="en-GB"/>
          </w:rPr>
          <w:t>ý</w:t>
        </w:r>
        <w:r w:rsidRPr="009062DC">
          <w:rPr>
            <w:rFonts w:ascii="iCiel Avenir LT Std 35 Light" w:hAnsi="iCiel Avenir LT Std 35 Light" w:cs="Arial"/>
            <w:i/>
            <w:iCs/>
            <w:sz w:val="22"/>
            <w:szCs w:val="22"/>
            <w:lang w:val="en-GB"/>
          </w:rPr>
          <w:t xml:space="preserve"> ph</w:t>
        </w:r>
        <w:r w:rsidRPr="009062DC">
          <w:rPr>
            <w:rFonts w:ascii="iCiel Avenir LT Std 35 Light" w:hAnsi="iCiel Avenir LT Std 35 Light" w:cs="Calibri"/>
            <w:i/>
            <w:iCs/>
            <w:sz w:val="22"/>
            <w:szCs w:val="22"/>
            <w:lang w:val="en-GB"/>
          </w:rPr>
          <w:t>ụ</w:t>
        </w:r>
        <w:r w:rsidRPr="009062DC">
          <w:rPr>
            <w:rFonts w:ascii="iCiel Avenir LT Std 35 Light" w:hAnsi="iCiel Avenir LT Std 35 Light" w:cs="Arial"/>
            <w:i/>
            <w:iCs/>
            <w:sz w:val="22"/>
            <w:szCs w:val="22"/>
            <w:lang w:val="en-GB"/>
          </w:rPr>
          <w:t xml:space="preserve"> huynh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nhu c</w:t>
        </w:r>
        <w:r w:rsidRPr="009062DC">
          <w:rPr>
            <w:rFonts w:ascii="iCiel Avenir LT Std 35 Light" w:hAnsi="iCiel Avenir LT Std 35 Light" w:cs="Calibri"/>
            <w:i/>
            <w:iCs/>
            <w:sz w:val="22"/>
            <w:szCs w:val="22"/>
            <w:lang w:val="en-GB"/>
          </w:rPr>
          <w:t>ầ</w:t>
        </w:r>
        <w:r w:rsidRPr="009062DC">
          <w:rPr>
            <w:rFonts w:ascii="iCiel Avenir LT Std 35 Light" w:hAnsi="iCiel Avenir LT Std 35 Light" w:cs="Arial"/>
            <w:i/>
            <w:iCs/>
            <w:sz w:val="22"/>
            <w:szCs w:val="22"/>
            <w:lang w:val="en-GB"/>
          </w:rPr>
          <w:t>u t</w:t>
        </w:r>
        <w:r w:rsidRPr="009062DC">
          <w:rPr>
            <w:rFonts w:ascii="iCiel Avenir LT Std 35 Light" w:hAnsi="iCiel Avenir LT Std 35 Light" w:cs="Avenir Next LT Pro"/>
            <w:i/>
            <w:iCs/>
            <w:sz w:val="22"/>
            <w:szCs w:val="22"/>
            <w:lang w:val="en-GB"/>
          </w:rPr>
          <w:t>ì</w:t>
        </w:r>
        <w:r w:rsidRPr="009062DC">
          <w:rPr>
            <w:rFonts w:ascii="iCiel Avenir LT Std 35 Light" w:hAnsi="iCiel Avenir LT Std 35 Light" w:cs="Arial"/>
            <w:i/>
            <w:iCs/>
            <w:sz w:val="22"/>
            <w:szCs w:val="22"/>
            <w:lang w:val="en-GB"/>
          </w:rPr>
          <w:t>m hi</w:t>
        </w:r>
        <w:r w:rsidRPr="009062DC">
          <w:rPr>
            <w:rFonts w:ascii="iCiel Avenir LT Std 35 Light" w:hAnsi="iCiel Avenir LT Std 35 Light" w:cs="Calibri"/>
            <w:i/>
            <w:iCs/>
            <w:sz w:val="22"/>
            <w:szCs w:val="22"/>
            <w:lang w:val="en-GB"/>
          </w:rPr>
          <w:t>ể</w:t>
        </w:r>
        <w:r w:rsidRPr="009062DC">
          <w:rPr>
            <w:rFonts w:ascii="iCiel Avenir LT Std 35 Light" w:hAnsi="iCiel Avenir LT Std 35 Light" w:cs="Arial"/>
            <w:i/>
            <w:iCs/>
            <w:sz w:val="22"/>
            <w:szCs w:val="22"/>
            <w:lang w:val="en-GB"/>
          </w:rPr>
          <w:t>u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vui l</w:t>
        </w:r>
        <w:r w:rsidRPr="009062DC">
          <w:rPr>
            <w:rFonts w:ascii="iCiel Avenir LT Std 35 Light" w:hAnsi="iCiel Avenir LT Std 35 Light" w:cs="Avenir Next LT Pro"/>
            <w:i/>
            <w:iCs/>
            <w:sz w:val="22"/>
            <w:szCs w:val="22"/>
            <w:lang w:val="en-GB"/>
          </w:rPr>
          <w:t>ò</w:t>
        </w:r>
        <w:r w:rsidRPr="009062DC">
          <w:rPr>
            <w:rFonts w:ascii="iCiel Avenir LT Std 35 Light" w:hAnsi="iCiel Avenir LT Std 35 Light" w:cs="Arial"/>
            <w:i/>
            <w:iCs/>
            <w:sz w:val="22"/>
            <w:szCs w:val="22"/>
            <w:lang w:val="en-GB"/>
          </w:rPr>
          <w:t>ng truy c</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o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 xml:space="preserve">ng </w:t>
        </w:r>
        <w:r w:rsidRPr="009062DC">
          <w:rPr>
            <w:rFonts w:ascii="iCiel Avenir LT Std 35 Light" w:hAnsi="iCiel Avenir LT Std 35 Light" w:cs="Calibri"/>
            <w:i/>
            <w:iCs/>
            <w:sz w:val="22"/>
            <w:szCs w:val="22"/>
            <w:lang w:val="en-GB"/>
          </w:rPr>
          <w:t>đườ</w:t>
        </w:r>
        <w:r w:rsidRPr="009062DC">
          <w:rPr>
            <w:rFonts w:ascii="iCiel Avenir LT Std 35 Light" w:hAnsi="iCiel Avenir LT Std 35 Light" w:cs="Arial"/>
            <w:i/>
            <w:iCs/>
            <w:sz w:val="22"/>
            <w:szCs w:val="22"/>
            <w:lang w:val="en-GB"/>
          </w:rPr>
          <w:t>ng link d</w:t>
        </w:r>
        <w:r w:rsidRPr="009062DC">
          <w:rPr>
            <w:rFonts w:ascii="iCiel Avenir LT Std 35 Light" w:hAnsi="iCiel Avenir LT Std 35 Light" w:cs="Calibri"/>
            <w:i/>
            <w:iCs/>
            <w:sz w:val="22"/>
            <w:szCs w:val="22"/>
            <w:lang w:val="en-GB"/>
          </w:rPr>
          <w:t>ướ</w:t>
        </w:r>
        <w:r w:rsidRPr="009062DC">
          <w:rPr>
            <w:rFonts w:ascii="iCiel Avenir LT Std 35 Light" w:hAnsi="iCiel Avenir LT Std 35 Light" w:cs="Arial"/>
            <w:i/>
            <w:iCs/>
            <w:sz w:val="22"/>
            <w:szCs w:val="22"/>
            <w:lang w:val="en-GB"/>
          </w:rPr>
          <w:t xml:space="preserve">i </w:t>
        </w:r>
        <w:r w:rsidRPr="009062DC">
          <w:rPr>
            <w:rFonts w:ascii="iCiel Avenir LT Std 35 Light" w:hAnsi="iCiel Avenir LT Std 35 Light" w:cs="Calibri"/>
            <w:i/>
            <w:iCs/>
            <w:sz w:val="22"/>
            <w:szCs w:val="22"/>
            <w:lang w:val="en-GB"/>
          </w:rPr>
          <w:t>đ</w:t>
        </w:r>
        <w:r w:rsidRPr="009062DC">
          <w:rPr>
            <w:rFonts w:ascii="iCiel Avenir LT Std 35 Light" w:hAnsi="iCiel Avenir LT Std 35 Light" w:cs="Avenir LT Std 35 Light"/>
            <w:i/>
            <w:iCs/>
            <w:sz w:val="22"/>
            <w:szCs w:val="22"/>
            <w:lang w:val="en-GB"/>
          </w:rPr>
          <w:t>â</w:t>
        </w:r>
        <w:r w:rsidRPr="009062DC">
          <w:rPr>
            <w:rFonts w:ascii="iCiel Avenir LT Std 35 Light" w:hAnsi="iCiel Avenir LT Std 35 Light" w:cs="Arial"/>
            <w:i/>
            <w:iCs/>
            <w:sz w:val="22"/>
            <w:szCs w:val="22"/>
            <w:lang w:val="en-GB"/>
          </w:rPr>
          <w:t xml:space="preserve">y </w:t>
        </w:r>
        <w:r w:rsidRPr="009062DC">
          <w:rPr>
            <w:rFonts w:ascii="iCiel Avenir LT Std 35 Light" w:hAnsi="iCiel Avenir LT Std 35 Light" w:cs="Calibri"/>
            <w:i/>
            <w:iCs/>
            <w:sz w:val="22"/>
            <w:szCs w:val="22"/>
            <w:lang w:val="en-GB"/>
          </w:rPr>
          <w:t>để</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th</w:t>
        </w:r>
        <w:r w:rsidRPr="009062DC">
          <w:rPr>
            <w:rFonts w:ascii="iCiel Avenir LT Std 35 Light" w:hAnsi="iCiel Avenir LT Std 35 Light" w:cs="Calibri"/>
            <w:i/>
            <w:iCs/>
            <w:sz w:val="22"/>
            <w:szCs w:val="22"/>
            <w:lang w:val="en-GB"/>
          </w:rPr>
          <w:t>ể</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 xml:space="preserve">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ng th</w:t>
        </w:r>
        <w:r w:rsidRPr="009062DC">
          <w:rPr>
            <w:rFonts w:ascii="iCiel Avenir LT Std 35 Light" w:hAnsi="iCiel Avenir LT Std 35 Light" w:cs="Avenir Next LT Pro"/>
            <w:i/>
            <w:iCs/>
            <w:sz w:val="22"/>
            <w:szCs w:val="22"/>
            <w:lang w:val="en-GB"/>
          </w:rPr>
          <w:t>ô</w:t>
        </w:r>
        <w:r w:rsidRPr="009062DC">
          <w:rPr>
            <w:rFonts w:ascii="iCiel Avenir LT Std 35 Light" w:hAnsi="iCiel Avenir LT Std 35 Light" w:cs="Arial"/>
            <w:i/>
            <w:iCs/>
            <w:sz w:val="22"/>
            <w:szCs w:val="22"/>
            <w:lang w:val="en-GB"/>
          </w:rPr>
          <w:t>ng tin v</w:t>
        </w:r>
        <w:r w:rsidRPr="009062DC">
          <w:rPr>
            <w:rFonts w:ascii="iCiel Avenir LT Std 35 Light" w:hAnsi="iCiel Avenir LT Std 35 Light" w:cs="Calibri"/>
            <w:i/>
            <w:iCs/>
            <w:sz w:val="22"/>
            <w:szCs w:val="22"/>
            <w:lang w:val="en-GB"/>
          </w:rPr>
          <w:t>ớ</w:t>
        </w:r>
        <w:r w:rsidRPr="009062DC">
          <w:rPr>
            <w:rFonts w:ascii="iCiel Avenir LT Std 35 Light" w:hAnsi="iCiel Avenir LT Std 35 Light" w:cs="Arial"/>
            <w:i/>
            <w:iCs/>
            <w:sz w:val="22"/>
            <w:szCs w:val="22"/>
            <w:lang w:val="en-GB"/>
          </w:rPr>
          <w:t>i nh</w:t>
        </w:r>
        <w:r w:rsidRPr="009062DC">
          <w:rPr>
            <w:rFonts w:ascii="iCiel Avenir LT Std 35 Light" w:hAnsi="iCiel Avenir LT Std 35 Light" w:cs="Calibri"/>
            <w:i/>
            <w:iCs/>
            <w:sz w:val="22"/>
            <w:szCs w:val="22"/>
            <w:lang w:val="en-GB"/>
          </w:rPr>
          <w:t>ấ</w:t>
        </w:r>
        <w:r w:rsidRPr="009062DC">
          <w:rPr>
            <w:rFonts w:ascii="iCiel Avenir LT Std 35 Light" w:hAnsi="iCiel Avenir LT Std 35 Light" w:cs="Arial"/>
            <w:i/>
            <w:iCs/>
            <w:sz w:val="22"/>
            <w:szCs w:val="22"/>
            <w:lang w:val="en-GB"/>
          </w:rPr>
          <w:t>t v</w:t>
        </w:r>
        <w:r w:rsidRPr="009062DC">
          <w:rPr>
            <w:rFonts w:ascii="iCiel Avenir LT Std 35 Light" w:hAnsi="iCiel Avenir LT Std 35 Light" w:cs="Calibri"/>
            <w:i/>
            <w:iCs/>
            <w:sz w:val="22"/>
            <w:szCs w:val="22"/>
            <w:lang w:val="en-GB"/>
          </w:rPr>
          <w:t>ề</w:t>
        </w:r>
        <w:r w:rsidRPr="009062DC">
          <w:rPr>
            <w:rFonts w:ascii="iCiel Avenir LT Std 35 Light" w:hAnsi="iCiel Avenir LT Std 35 Light" w:cs="Arial"/>
            <w:i/>
            <w:iCs/>
            <w:sz w:val="22"/>
            <w:szCs w:val="22"/>
            <w:lang w:val="en-GB"/>
          </w:rPr>
          <w:t xml:space="preserve"> nh</w:t>
        </w:r>
        <w:r w:rsidRPr="009062DC">
          <w:rPr>
            <w:rFonts w:ascii="iCiel Avenir LT Std 35 Light" w:hAnsi="iCiel Avenir LT Std 35 Light" w:cs="Calibri"/>
            <w:i/>
            <w:iCs/>
            <w:sz w:val="22"/>
            <w:szCs w:val="22"/>
            <w:lang w:val="en-GB"/>
          </w:rPr>
          <w:t>ữ</w:t>
        </w:r>
        <w:r w:rsidRPr="009062DC">
          <w:rPr>
            <w:rFonts w:ascii="iCiel Avenir LT Std 35 Light" w:hAnsi="iCiel Avenir LT Std 35 Light" w:cs="Arial"/>
            <w:i/>
            <w:iCs/>
            <w:sz w:val="22"/>
            <w:szCs w:val="22"/>
            <w:lang w:val="en-GB"/>
          </w:rPr>
          <w:t>ng c</w:t>
        </w:r>
        <w:r w:rsidRPr="009062DC">
          <w:rPr>
            <w:rFonts w:ascii="iCiel Avenir LT Std 35 Light" w:hAnsi="iCiel Avenir LT Std 35 Light" w:cs="Calibri"/>
            <w:i/>
            <w:iCs/>
            <w:sz w:val="22"/>
            <w:szCs w:val="22"/>
            <w:lang w:val="en-GB"/>
          </w:rPr>
          <w:t>ơ</w:t>
        </w:r>
        <w:r w:rsidRPr="009062DC">
          <w:rPr>
            <w:rFonts w:ascii="iCiel Avenir LT Std 35 Light" w:hAnsi="iCiel Avenir LT Std 35 Light" w:cs="Arial"/>
            <w:i/>
            <w:iCs/>
            <w:sz w:val="22"/>
            <w:szCs w:val="22"/>
            <w:lang w:val="en-GB"/>
          </w:rPr>
          <w:t xml:space="preserve">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c t</w:t>
        </w:r>
        <w:r w:rsidRPr="009062DC">
          <w:rPr>
            <w:rFonts w:ascii="iCiel Avenir LT Std 35 Light" w:hAnsi="iCiel Avenir LT Std 35 Light" w:cs="Calibri"/>
            <w:i/>
            <w:iCs/>
            <w:sz w:val="22"/>
            <w:szCs w:val="22"/>
            <w:lang w:val="en-GB"/>
          </w:rPr>
          <w:t>ậ</w:t>
        </w:r>
        <w:r w:rsidRPr="009062DC">
          <w:rPr>
            <w:rFonts w:ascii="iCiel Avenir LT Std 35 Light" w:hAnsi="iCiel Avenir LT Std 35 Light" w:cs="Arial"/>
            <w:i/>
            <w:iCs/>
            <w:sz w:val="22"/>
            <w:szCs w:val="22"/>
            <w:lang w:val="en-GB"/>
          </w:rPr>
          <w:t>p,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kh</w:t>
        </w:r>
        <w:r w:rsidRPr="009062DC">
          <w:rPr>
            <w:rFonts w:ascii="iCiel Avenir LT Std 35 Light" w:hAnsi="iCiel Avenir LT Std 35 Light" w:cs="Avenir Next LT Pro"/>
            <w:i/>
            <w:iCs/>
            <w:sz w:val="22"/>
            <w:szCs w:val="22"/>
            <w:lang w:val="en-GB"/>
          </w:rPr>
          <w:t>ó</w:t>
        </w:r>
        <w:r w:rsidRPr="009062DC">
          <w:rPr>
            <w:rFonts w:ascii="iCiel Avenir LT Std 35 Light" w:hAnsi="iCiel Avenir LT Std 35 Light" w:cs="Arial"/>
            <w:i/>
            <w:iCs/>
            <w:sz w:val="22"/>
            <w:szCs w:val="22"/>
            <w:lang w:val="en-GB"/>
          </w:rPr>
          <w:t>a h</w:t>
        </w:r>
        <w:r w:rsidRPr="009062DC">
          <w:rPr>
            <w:rFonts w:ascii="iCiel Avenir LT Std 35 Light" w:hAnsi="iCiel Avenir LT Std 35 Light" w:cs="Calibri"/>
            <w:i/>
            <w:iCs/>
            <w:sz w:val="22"/>
            <w:szCs w:val="22"/>
            <w:lang w:val="en-GB"/>
          </w:rPr>
          <w:t>ọ</w:t>
        </w:r>
        <w:r w:rsidRPr="009062DC">
          <w:rPr>
            <w:rFonts w:ascii="iCiel Avenir LT Std 35 Light" w:hAnsi="iCiel Avenir LT Std 35 Light" w:cs="Arial"/>
            <w:i/>
            <w:iCs/>
            <w:sz w:val="22"/>
            <w:szCs w:val="22"/>
            <w:lang w:val="en-GB"/>
          </w:rPr>
          <w:t>c ng</w:t>
        </w:r>
        <w:r w:rsidRPr="009062DC">
          <w:rPr>
            <w:rFonts w:ascii="iCiel Avenir LT Std 35 Light" w:hAnsi="iCiel Avenir LT Std 35 Light" w:cs="Calibri"/>
            <w:i/>
            <w:iCs/>
            <w:sz w:val="22"/>
            <w:szCs w:val="22"/>
            <w:lang w:val="en-GB"/>
          </w:rPr>
          <w:t>ắ</w:t>
        </w:r>
        <w:r w:rsidRPr="009062DC">
          <w:rPr>
            <w:rFonts w:ascii="iCiel Avenir LT Std 35 Light" w:hAnsi="iCiel Avenir LT Std 35 Light" w:cs="Arial"/>
            <w:i/>
            <w:iCs/>
            <w:sz w:val="22"/>
            <w:szCs w:val="22"/>
            <w:lang w:val="en-GB"/>
          </w:rPr>
          <w:t>n c</w:t>
        </w:r>
        <w:r w:rsidRPr="009062DC">
          <w:rPr>
            <w:rFonts w:ascii="iCiel Avenir LT Std 35 Light" w:hAnsi="iCiel Avenir LT Std 35 Light" w:cs="Calibri"/>
            <w:i/>
            <w:iCs/>
            <w:sz w:val="22"/>
            <w:szCs w:val="22"/>
            <w:lang w:val="en-GB"/>
          </w:rPr>
          <w:t>ũ</w:t>
        </w:r>
        <w:r w:rsidRPr="009062DC">
          <w:rPr>
            <w:rFonts w:ascii="iCiel Avenir LT Std 35 Light" w:hAnsi="iCiel Avenir LT Std 35 Light" w:cs="Arial"/>
            <w:i/>
            <w:iCs/>
            <w:sz w:val="22"/>
            <w:szCs w:val="22"/>
            <w:lang w:val="en-GB"/>
          </w:rPr>
          <w:t>ng nh</w:t>
        </w:r>
        <w:r w:rsidRPr="009062DC">
          <w:rPr>
            <w:rFonts w:ascii="iCiel Avenir LT Std 35 Light" w:hAnsi="iCiel Avenir LT Std 35 Light" w:cs="Calibri"/>
            <w:i/>
            <w:iCs/>
            <w:sz w:val="22"/>
            <w:szCs w:val="22"/>
            <w:lang w:val="en-GB"/>
          </w:rPr>
          <w:t>ư</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ho</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t </w:t>
        </w:r>
        <w:r w:rsidRPr="009062DC">
          <w:rPr>
            <w:rFonts w:ascii="iCiel Avenir LT Std 35 Light" w:hAnsi="iCiel Avenir LT Std 35 Light" w:cs="Calibri"/>
            <w:i/>
            <w:iCs/>
            <w:sz w:val="22"/>
            <w:szCs w:val="22"/>
            <w:lang w:val="en-GB"/>
          </w:rPr>
          <w:t>độ</w:t>
        </w:r>
        <w:r w:rsidRPr="009062DC">
          <w:rPr>
            <w:rFonts w:ascii="iCiel Avenir LT Std 35 Light" w:hAnsi="iCiel Avenir LT Std 35 Light" w:cs="Arial"/>
            <w:i/>
            <w:iCs/>
            <w:sz w:val="22"/>
            <w:szCs w:val="22"/>
            <w:lang w:val="en-GB"/>
          </w:rPr>
          <w:t>ng h</w:t>
        </w:r>
        <w:r w:rsidRPr="009062DC">
          <w:rPr>
            <w:rFonts w:ascii="iCiel Avenir LT Std 35 Light" w:hAnsi="iCiel Avenir LT Std 35 Light" w:cs="Calibri"/>
            <w:i/>
            <w:iCs/>
            <w:sz w:val="22"/>
            <w:szCs w:val="22"/>
            <w:lang w:val="en-GB"/>
          </w:rPr>
          <w:t>ướ</w:t>
        </w:r>
        <w:r w:rsidRPr="009062DC">
          <w:rPr>
            <w:rFonts w:ascii="iCiel Avenir LT Std 35 Light" w:hAnsi="iCiel Avenir LT Std 35 Light" w:cs="Arial"/>
            <w:i/>
            <w:iCs/>
            <w:sz w:val="22"/>
            <w:szCs w:val="22"/>
            <w:lang w:val="en-GB"/>
          </w:rPr>
          <w:t>ng nghi</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p, h</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i th</w:t>
        </w:r>
        <w:r w:rsidRPr="009062DC">
          <w:rPr>
            <w:rFonts w:ascii="iCiel Avenir LT Std 35 Light" w:hAnsi="iCiel Avenir LT Std 35 Light" w:cs="Calibri"/>
            <w:i/>
            <w:iCs/>
            <w:sz w:val="22"/>
            <w:szCs w:val="22"/>
            <w:lang w:val="en-GB"/>
          </w:rPr>
          <w:t>ả</w:t>
        </w:r>
        <w:r w:rsidRPr="009062DC">
          <w:rPr>
            <w:rFonts w:ascii="iCiel Avenir LT Std 35 Light" w:hAnsi="iCiel Avenir LT Std 35 Light" w:cs="Arial"/>
            <w:i/>
            <w:iCs/>
            <w:sz w:val="22"/>
            <w:szCs w:val="22"/>
            <w:lang w:val="en-GB"/>
          </w:rPr>
          <w:t>o kh</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ch m</w:t>
        </w:r>
        <w:r w:rsidRPr="009062DC">
          <w:rPr>
            <w:rFonts w:ascii="iCiel Avenir LT Std 35 Light" w:hAnsi="iCiel Avenir LT Std 35 Light" w:cs="Calibri"/>
            <w:i/>
            <w:iCs/>
            <w:sz w:val="22"/>
            <w:szCs w:val="22"/>
            <w:lang w:val="en-GB"/>
          </w:rPr>
          <w:t>ờ</w:t>
        </w:r>
        <w:r w:rsidRPr="009062DC">
          <w:rPr>
            <w:rFonts w:ascii="iCiel Avenir LT Std 35 Light" w:hAnsi="iCiel Avenir LT Std 35 Light" w:cs="Arial"/>
            <w:i/>
            <w:iCs/>
            <w:sz w:val="22"/>
            <w:szCs w:val="22"/>
            <w:lang w:val="en-GB"/>
          </w:rPr>
          <w:t>i v</w:t>
        </w:r>
        <w:r w:rsidRPr="009062DC">
          <w:rPr>
            <w:rFonts w:ascii="iCiel Avenir LT Std 35 Light" w:hAnsi="iCiel Avenir LT Std 35 Light" w:cs="Avenir Next LT Pro"/>
            <w:i/>
            <w:iCs/>
            <w:sz w:val="22"/>
            <w:szCs w:val="22"/>
            <w:lang w:val="en-GB"/>
          </w:rPr>
          <w:t>à</w:t>
        </w:r>
        <w:r w:rsidRPr="009062DC">
          <w:rPr>
            <w:rFonts w:ascii="iCiel Avenir LT Std 35 Light" w:hAnsi="iCiel Avenir LT Std 35 Light" w:cs="Arial"/>
            <w:i/>
            <w:iCs/>
            <w:sz w:val="22"/>
            <w:szCs w:val="22"/>
            <w:lang w:val="en-GB"/>
          </w:rPr>
          <w:t xml:space="preserve"> c</w:t>
        </w:r>
        <w:r w:rsidRPr="009062DC">
          <w:rPr>
            <w:rFonts w:ascii="iCiel Avenir LT Std 35 Light" w:hAnsi="iCiel Avenir LT Std 35 Light" w:cs="Avenir Next LT Pro"/>
            <w:i/>
            <w:iCs/>
            <w:sz w:val="22"/>
            <w:szCs w:val="22"/>
            <w:lang w:val="en-GB"/>
          </w:rPr>
          <w:t>á</w:t>
        </w:r>
        <w:r w:rsidRPr="009062DC">
          <w:rPr>
            <w:rFonts w:ascii="iCiel Avenir LT Std 35 Light" w:hAnsi="iCiel Avenir LT Std 35 Light" w:cs="Arial"/>
            <w:i/>
            <w:iCs/>
            <w:sz w:val="22"/>
            <w:szCs w:val="22"/>
            <w:lang w:val="en-GB"/>
          </w:rPr>
          <w:t>c cu</w:t>
        </w:r>
        <w:r w:rsidRPr="009062DC">
          <w:rPr>
            <w:rFonts w:ascii="iCiel Avenir LT Std 35 Light" w:hAnsi="iCiel Avenir LT Std 35 Light" w:cs="Calibri"/>
            <w:i/>
            <w:iCs/>
            <w:sz w:val="22"/>
            <w:szCs w:val="22"/>
            <w:lang w:val="en-GB"/>
          </w:rPr>
          <w:t>ộ</w:t>
        </w:r>
        <w:r w:rsidRPr="009062DC">
          <w:rPr>
            <w:rFonts w:ascii="iCiel Avenir LT Std 35 Light" w:hAnsi="iCiel Avenir LT Std 35 Light" w:cs="Arial"/>
            <w:i/>
            <w:iCs/>
            <w:sz w:val="22"/>
            <w:szCs w:val="22"/>
            <w:lang w:val="en-GB"/>
          </w:rPr>
          <w:t>c thi, s</w:t>
        </w:r>
        <w:r w:rsidRPr="009062DC">
          <w:rPr>
            <w:rFonts w:ascii="iCiel Avenir LT Std 35 Light" w:hAnsi="iCiel Avenir LT Std 35 Light" w:cs="Calibri"/>
            <w:i/>
            <w:iCs/>
            <w:sz w:val="22"/>
            <w:szCs w:val="22"/>
            <w:lang w:val="en-GB"/>
          </w:rPr>
          <w:t>ự</w:t>
        </w:r>
        <w:r w:rsidRPr="009062DC">
          <w:rPr>
            <w:rFonts w:ascii="iCiel Avenir LT Std 35 Light" w:hAnsi="iCiel Avenir LT Std 35 Light" w:cs="Arial"/>
            <w:i/>
            <w:iCs/>
            <w:sz w:val="22"/>
            <w:szCs w:val="22"/>
            <w:lang w:val="en-GB"/>
          </w:rPr>
          <w:t xml:space="preserve"> ki</w:t>
        </w:r>
        <w:r w:rsidRPr="009062DC">
          <w:rPr>
            <w:rFonts w:ascii="iCiel Avenir LT Std 35 Light" w:hAnsi="iCiel Avenir LT Std 35 Light" w:cs="Calibri"/>
            <w:i/>
            <w:iCs/>
            <w:sz w:val="22"/>
            <w:szCs w:val="22"/>
            <w:lang w:val="en-GB"/>
          </w:rPr>
          <w:t>ệ</w:t>
        </w:r>
        <w:r w:rsidRPr="009062DC">
          <w:rPr>
            <w:rFonts w:ascii="iCiel Avenir LT Std 35 Light" w:hAnsi="iCiel Avenir LT Std 35 Light" w:cs="Arial"/>
            <w:i/>
            <w:iCs/>
            <w:sz w:val="22"/>
            <w:szCs w:val="22"/>
            <w:lang w:val="en-GB"/>
          </w:rPr>
          <w:t>n t</w:t>
        </w:r>
        <w:r w:rsidRPr="009062DC">
          <w:rPr>
            <w:rFonts w:ascii="iCiel Avenir LT Std 35 Light" w:hAnsi="iCiel Avenir LT Std 35 Light" w:cs="Calibri"/>
            <w:i/>
            <w:iCs/>
            <w:sz w:val="22"/>
            <w:szCs w:val="22"/>
            <w:lang w:val="en-GB"/>
          </w:rPr>
          <w:t>ạ</w:t>
        </w:r>
        <w:r w:rsidRPr="009062DC">
          <w:rPr>
            <w:rFonts w:ascii="iCiel Avenir LT Std 35 Light" w:hAnsi="iCiel Avenir LT Std 35 Light" w:cs="Arial"/>
            <w:i/>
            <w:iCs/>
            <w:sz w:val="22"/>
            <w:szCs w:val="22"/>
            <w:lang w:val="en-GB"/>
          </w:rPr>
          <w:t xml:space="preserve">i BUV: </w:t>
        </w:r>
      </w:ins>
    </w:p>
    <w:p w14:paraId="227D4E78" w14:textId="77777777" w:rsidR="006E631B" w:rsidRDefault="006E631B" w:rsidP="006E631B">
      <w:pPr>
        <w:tabs>
          <w:tab w:val="left" w:pos="630"/>
          <w:tab w:val="left" w:pos="1080"/>
        </w:tabs>
        <w:rPr>
          <w:ins w:id="9118" w:author="An Tran, ACA (BUV)" w:date="2024-09-12T11:05:00Z" w16du:dateUtc="2024-09-12T04:05:00Z"/>
          <w:rStyle w:val="Hyperlink"/>
          <w:rFonts w:ascii="iCiel Avenir LT Std 35 Light" w:hAnsi="iCiel Avenir LT Std 35 Light" w:cs="Arial"/>
          <w:i/>
          <w:iCs/>
          <w:sz w:val="22"/>
          <w:szCs w:val="22"/>
          <w:lang w:val="en-GB"/>
        </w:rPr>
      </w:pPr>
      <w:ins w:id="9119" w:author="An Tran, ACA (BUV)" w:date="2024-09-12T11:05:00Z" w16du:dateUtc="2024-09-12T04:05:00Z">
        <w:r w:rsidRPr="009062DC">
          <w:rPr>
            <w:rFonts w:ascii="iCiel Avenir LT Std 35 Light" w:hAnsi="iCiel Avenir LT Std 35 Light" w:cs="Arial"/>
            <w:i/>
            <w:iCs/>
            <w:sz w:val="22"/>
            <w:szCs w:val="22"/>
            <w:lang w:val="en-GB"/>
          </w:rPr>
          <w:t xml:space="preserve">BUV Careers Services: </w:t>
        </w:r>
        <w:r>
          <w:fldChar w:fldCharType="begin"/>
        </w:r>
        <w:r>
          <w:instrText>HYPERLINK "https://www.facebook.com/buvcareer"</w:instrText>
        </w:r>
        <w:r>
          <w:fldChar w:fldCharType="separate"/>
        </w:r>
        <w:r w:rsidRPr="009062DC">
          <w:rPr>
            <w:rStyle w:val="Hyperlink"/>
            <w:rFonts w:ascii="iCiel Avenir LT Std 35 Light" w:hAnsi="iCiel Avenir LT Std 35 Light" w:cs="Arial"/>
            <w:i/>
            <w:iCs/>
            <w:sz w:val="22"/>
            <w:szCs w:val="22"/>
            <w:lang w:val="en-GB"/>
          </w:rPr>
          <w:t>https://www.facebook.com/buvcareer</w:t>
        </w:r>
        <w:r>
          <w:rPr>
            <w:rStyle w:val="Hyperlink"/>
            <w:rFonts w:ascii="iCiel Avenir LT Std 35 Light" w:hAnsi="iCiel Avenir LT Std 35 Light" w:cs="Arial"/>
            <w:i/>
            <w:iCs/>
            <w:sz w:val="22"/>
            <w:szCs w:val="22"/>
            <w:lang w:val="en-GB"/>
          </w:rPr>
          <w:fldChar w:fldCharType="end"/>
        </w:r>
      </w:ins>
    </w:p>
    <w:p w14:paraId="3C3810D5" w14:textId="77777777" w:rsidR="006E631B" w:rsidRPr="006D0122" w:rsidRDefault="006E631B" w:rsidP="006E631B">
      <w:pPr>
        <w:pStyle w:val="ListParagraph"/>
        <w:tabs>
          <w:tab w:val="left" w:pos="630"/>
          <w:tab w:val="left" w:pos="1080"/>
        </w:tabs>
        <w:ind w:firstLine="0"/>
        <w:rPr>
          <w:ins w:id="9120" w:author="An Tran, ACA (BUV)" w:date="2024-09-12T11:05:00Z" w16du:dateUtc="2024-09-12T04:05:00Z"/>
          <w:rStyle w:val="Hyperlink"/>
          <w:rFonts w:ascii="iCiel Avenir LT Std 35 Light" w:hAnsi="iCiel Avenir LT Std 35 Light" w:cs="Arial"/>
          <w:sz w:val="22"/>
          <w:szCs w:val="22"/>
        </w:rPr>
      </w:pPr>
      <w:ins w:id="9121" w:author="An Tran, ACA (BUV)" w:date="2024-09-12T11:05:00Z" w16du:dateUtc="2024-09-12T04:05:00Z">
        <w:r w:rsidRPr="006D0122">
          <w:rPr>
            <w:rFonts w:ascii="iCiel Avenir LT Std 35 Light" w:hAnsi="iCiel Avenir LT Std 35 Light" w:cs="Arial"/>
            <w:sz w:val="22"/>
            <w:szCs w:val="22"/>
          </w:rPr>
          <w:t>BUV Career Center Platform</w:t>
        </w:r>
        <w:r w:rsidRPr="006D0122">
          <w:rPr>
            <w:rFonts w:ascii="iCiel Avenir LT Std 35 Light" w:hAnsi="iCiel Avenir LT Std 35 Light" w:cs="Arial"/>
            <w:noProof/>
            <w:sz w:val="22"/>
            <w:szCs w:val="22"/>
          </w:rPr>
          <w:t>:</w:t>
        </w:r>
        <w:r w:rsidRPr="006D0122">
          <w:rPr>
            <w:rFonts w:ascii="iCiel Avenir LT Std 35 Light" w:hAnsi="iCiel Avenir LT Std 35 Light" w:cs="Arial"/>
            <w:i/>
            <w:iCs/>
            <w:noProof/>
            <w:sz w:val="22"/>
            <w:szCs w:val="22"/>
          </w:rPr>
          <w:t xml:space="preserve"> </w:t>
        </w:r>
        <w:r>
          <w:fldChar w:fldCharType="begin"/>
        </w:r>
        <w:r>
          <w:instrText>HYPERLINK "https://student.buv.edu.vn/"</w:instrText>
        </w:r>
        <w:r>
          <w:fldChar w:fldCharType="separate"/>
        </w:r>
        <w:r>
          <w:fldChar w:fldCharType="begin"/>
        </w:r>
        <w:r>
          <w:instrText>HYPERLINK "https://buv.careercentre.me/welcome/British-University-Vietnam"</w:instrText>
        </w:r>
        <w:r>
          <w:fldChar w:fldCharType="separate"/>
        </w:r>
        <w:r w:rsidRPr="006D0122">
          <w:rPr>
            <w:rStyle w:val="Hyperlink"/>
            <w:rFonts w:ascii="iCiel Avenir LT Std 35 Light" w:hAnsi="iCiel Avenir LT Std 35 Light" w:cs="Arial"/>
            <w:noProof/>
            <w:sz w:val="22"/>
            <w:szCs w:val="22"/>
            <w:lang w:val="en-GB"/>
          </w:rPr>
          <w:t>https://buv.careercentre.me/welcome/British-University-Vietnam</w:t>
        </w:r>
        <w:r>
          <w:rPr>
            <w:rStyle w:val="Hyperlink"/>
            <w:rFonts w:ascii="iCiel Avenir LT Std 35 Light" w:hAnsi="iCiel Avenir LT Std 35 Light" w:cs="Arial"/>
            <w:noProof/>
            <w:sz w:val="22"/>
            <w:szCs w:val="22"/>
            <w:lang w:val="en-GB"/>
          </w:rPr>
          <w:fldChar w:fldCharType="end"/>
        </w:r>
        <w:r w:rsidRPr="006D0122">
          <w:rPr>
            <w:rStyle w:val="Hyperlink"/>
            <w:rFonts w:ascii="iCiel Avenir LT Std 35 Light" w:hAnsi="iCiel Avenir LT Std 35 Light" w:cs="Arial"/>
            <w:i/>
            <w:iCs/>
            <w:noProof/>
            <w:sz w:val="22"/>
            <w:szCs w:val="22"/>
            <w:lang w:val="en-GB"/>
          </w:rPr>
          <w:t>/</w:t>
        </w:r>
        <w:r>
          <w:rPr>
            <w:rStyle w:val="Hyperlink"/>
            <w:rFonts w:ascii="iCiel Avenir LT Std 35 Light" w:hAnsi="iCiel Avenir LT Std 35 Light" w:cs="Arial"/>
            <w:i/>
            <w:iCs/>
            <w:noProof/>
            <w:sz w:val="22"/>
            <w:szCs w:val="22"/>
            <w:lang w:val="en-GB"/>
          </w:rPr>
          <w:fldChar w:fldCharType="end"/>
        </w:r>
      </w:ins>
    </w:p>
    <w:p w14:paraId="4DEAA0E8" w14:textId="77777777" w:rsidR="006E631B" w:rsidRPr="009062DC" w:rsidRDefault="006E631B" w:rsidP="006E631B">
      <w:pPr>
        <w:tabs>
          <w:tab w:val="left" w:pos="630"/>
          <w:tab w:val="left" w:pos="1080"/>
        </w:tabs>
        <w:rPr>
          <w:ins w:id="9122" w:author="An Tran, ACA (BUV)" w:date="2024-09-12T11:05:00Z" w16du:dateUtc="2024-09-12T04:05:00Z"/>
          <w:rFonts w:ascii="iCiel Avenir LT Std 35 Light" w:hAnsi="iCiel Avenir LT Std 35 Light" w:cs="Arial"/>
          <w:i/>
          <w:iCs/>
          <w:sz w:val="22"/>
          <w:szCs w:val="22"/>
          <w:lang w:val="en-GB"/>
        </w:rPr>
      </w:pPr>
      <w:ins w:id="9123" w:author="An Tran, ACA (BUV)" w:date="2024-09-12T11:05:00Z" w16du:dateUtc="2024-09-12T04:05:00Z">
        <w:r w:rsidRPr="009062DC">
          <w:rPr>
            <w:rFonts w:ascii="iCiel Avenir LT Std 35 Light" w:hAnsi="iCiel Avenir LT Std 35 Light" w:cs="Arial"/>
            <w:i/>
            <w:iCs/>
            <w:sz w:val="22"/>
            <w:szCs w:val="22"/>
            <w:lang w:val="en-GB"/>
          </w:rPr>
          <w:t xml:space="preserve">BUV Student Community: </w:t>
        </w:r>
        <w:r>
          <w:fldChar w:fldCharType="begin"/>
        </w:r>
        <w:r>
          <w:instrText>HYPERLINK "https://www.facebook.com/buvstudentcommunity"</w:instrText>
        </w:r>
        <w:r>
          <w:fldChar w:fldCharType="separate"/>
        </w:r>
        <w:r w:rsidRPr="009062DC">
          <w:rPr>
            <w:rStyle w:val="Hyperlink"/>
            <w:rFonts w:ascii="iCiel Avenir LT Std 35 Light" w:hAnsi="iCiel Avenir LT Std 35 Light" w:cs="Arial"/>
            <w:i/>
            <w:iCs/>
            <w:sz w:val="22"/>
            <w:szCs w:val="22"/>
            <w:lang w:val="en-GB"/>
          </w:rPr>
          <w:t>https://www.facebook.com/buvstudentcommunity</w:t>
        </w:r>
        <w:r>
          <w:rPr>
            <w:rStyle w:val="Hyperlink"/>
            <w:rFonts w:ascii="iCiel Avenir LT Std 35 Light" w:hAnsi="iCiel Avenir LT Std 35 Light" w:cs="Arial"/>
            <w:i/>
            <w:iCs/>
            <w:sz w:val="22"/>
            <w:szCs w:val="22"/>
            <w:lang w:val="en-GB"/>
          </w:rPr>
          <w:fldChar w:fldCharType="end"/>
        </w:r>
        <w:r w:rsidRPr="009062DC">
          <w:rPr>
            <w:rFonts w:ascii="iCiel Avenir LT Std 35 Light" w:hAnsi="iCiel Avenir LT Std 35 Light" w:cs="Arial"/>
            <w:i/>
            <w:iCs/>
            <w:sz w:val="22"/>
            <w:szCs w:val="22"/>
            <w:lang w:val="en-GB"/>
          </w:rPr>
          <w:t xml:space="preserve"> </w:t>
        </w:r>
      </w:ins>
    </w:p>
    <w:p w14:paraId="3D2BC2D7" w14:textId="77777777" w:rsidR="006E631B" w:rsidRPr="009062DC" w:rsidRDefault="006E631B" w:rsidP="006E631B">
      <w:pPr>
        <w:tabs>
          <w:tab w:val="left" w:pos="630"/>
          <w:tab w:val="left" w:pos="1080"/>
        </w:tabs>
        <w:rPr>
          <w:ins w:id="9124" w:author="An Tran, ACA (BUV)" w:date="2024-09-12T11:05:00Z" w16du:dateUtc="2024-09-12T04:05:00Z"/>
          <w:rFonts w:ascii="iCiel Avenir LT Std 35 Light" w:hAnsi="iCiel Avenir LT Std 35 Light" w:cs="Arial"/>
          <w:i/>
          <w:iCs/>
          <w:sz w:val="22"/>
          <w:szCs w:val="22"/>
          <w:lang w:val="en-GB"/>
        </w:rPr>
      </w:pPr>
      <w:ins w:id="9125" w:author="An Tran, ACA (BUV)" w:date="2024-09-12T11:05:00Z" w16du:dateUtc="2024-09-12T04:05:00Z">
        <w:r w:rsidRPr="009062DC">
          <w:rPr>
            <w:rFonts w:ascii="iCiel Avenir LT Std 35 Light" w:hAnsi="iCiel Avenir LT Std 35 Light" w:cs="Arial"/>
            <w:i/>
            <w:iCs/>
            <w:sz w:val="22"/>
            <w:szCs w:val="22"/>
            <w:lang w:val="en-GB"/>
          </w:rPr>
          <w:t xml:space="preserve">BUV Student Life: </w:t>
        </w:r>
        <w:r>
          <w:fldChar w:fldCharType="begin"/>
        </w:r>
        <w:r>
          <w:instrText>HYPERLINK "https://www.facebook.com/buvstudentlife"</w:instrText>
        </w:r>
        <w:r>
          <w:fldChar w:fldCharType="separate"/>
        </w:r>
        <w:r w:rsidRPr="009062DC">
          <w:rPr>
            <w:rStyle w:val="Hyperlink"/>
            <w:rFonts w:ascii="iCiel Avenir LT Std 35 Light" w:hAnsi="iCiel Avenir LT Std 35 Light" w:cs="Arial"/>
            <w:i/>
            <w:iCs/>
            <w:sz w:val="22"/>
            <w:szCs w:val="22"/>
            <w:lang w:val="en-GB"/>
          </w:rPr>
          <w:t>https://www.facebook.com/buvstudentlife</w:t>
        </w:r>
        <w:r>
          <w:rPr>
            <w:rStyle w:val="Hyperlink"/>
            <w:rFonts w:ascii="iCiel Avenir LT Std 35 Light" w:hAnsi="iCiel Avenir LT Std 35 Light" w:cs="Arial"/>
            <w:i/>
            <w:iCs/>
            <w:sz w:val="22"/>
            <w:szCs w:val="22"/>
            <w:lang w:val="en-GB"/>
          </w:rPr>
          <w:fldChar w:fldCharType="end"/>
        </w:r>
        <w:r w:rsidRPr="009062DC">
          <w:rPr>
            <w:rFonts w:ascii="iCiel Avenir LT Std 35 Light" w:hAnsi="iCiel Avenir LT Std 35 Light" w:cs="Arial"/>
            <w:i/>
            <w:iCs/>
            <w:sz w:val="22"/>
            <w:szCs w:val="22"/>
            <w:lang w:val="en-GB"/>
          </w:rPr>
          <w:t xml:space="preserve"> </w:t>
        </w:r>
      </w:ins>
    </w:p>
    <w:p w14:paraId="52DE94C9" w14:textId="77777777" w:rsidR="006E631B" w:rsidRPr="009062DC" w:rsidRDefault="006E631B" w:rsidP="006E631B">
      <w:pPr>
        <w:tabs>
          <w:tab w:val="left" w:pos="630"/>
          <w:tab w:val="left" w:pos="1080"/>
        </w:tabs>
        <w:rPr>
          <w:ins w:id="9126" w:author="An Tran, ACA (BUV)" w:date="2024-09-12T11:05:00Z" w16du:dateUtc="2024-09-12T04:05:00Z"/>
          <w:rFonts w:ascii="iCiel Avenir LT Std 35 Light" w:hAnsi="iCiel Avenir LT Std 35 Light" w:cs="Arial"/>
          <w:i/>
          <w:iCs/>
          <w:color w:val="FF0000"/>
          <w:sz w:val="22"/>
          <w:szCs w:val="22"/>
          <w:lang w:val="vi-VN"/>
        </w:rPr>
      </w:pPr>
      <w:ins w:id="9127" w:author="An Tran, ACA (BUV)" w:date="2024-09-12T11:05:00Z" w16du:dateUtc="2024-09-12T04:05:00Z">
        <w:r w:rsidRPr="004D4A16">
          <w:rPr>
            <w:rFonts w:ascii="iCiel Avenir LT Std 35 Light" w:hAnsi="iCiel Avenir LT Std 35 Light" w:cs="Arial"/>
            <w:i/>
            <w:iCs/>
            <w:sz w:val="22"/>
            <w:szCs w:val="22"/>
            <w:lang w:val="vi-VN"/>
          </w:rPr>
          <w:t>BUV Student Wellbeing:</w:t>
        </w:r>
        <w:r w:rsidRPr="009062DC">
          <w:rPr>
            <w:rFonts w:ascii="iCiel Avenir LT Std 35 Light" w:hAnsi="iCiel Avenir LT Std 35 Light" w:cs="Arial"/>
            <w:i/>
            <w:iCs/>
            <w:color w:val="FF0000"/>
            <w:sz w:val="22"/>
            <w:szCs w:val="22"/>
            <w:lang w:val="vi-VN"/>
          </w:rPr>
          <w:t xml:space="preserve"> </w:t>
        </w:r>
        <w:r>
          <w:fldChar w:fldCharType="begin"/>
        </w:r>
        <w:r>
          <w:instrText>HYPERLINK "https://www.facebook.com/BUVstudentWELLBEING"</w:instrText>
        </w:r>
        <w:r>
          <w:fldChar w:fldCharType="separate"/>
        </w:r>
        <w:r w:rsidRPr="004D4A16">
          <w:rPr>
            <w:rStyle w:val="Hyperlink"/>
            <w:rFonts w:ascii="iCiel Avenir LT Std 35 Light" w:hAnsi="iCiel Avenir LT Std 35 Light" w:cs="Arial"/>
            <w:i/>
            <w:iCs/>
            <w:sz w:val="22"/>
            <w:szCs w:val="22"/>
            <w:lang w:val="en-GB"/>
          </w:rPr>
          <w:t>https://www.facebook.com/BUVstudentWELLBEING</w:t>
        </w:r>
        <w:r>
          <w:rPr>
            <w:rStyle w:val="Hyperlink"/>
            <w:rFonts w:ascii="iCiel Avenir LT Std 35 Light" w:hAnsi="iCiel Avenir LT Std 35 Light" w:cs="Arial"/>
            <w:i/>
            <w:iCs/>
            <w:sz w:val="22"/>
            <w:szCs w:val="22"/>
            <w:lang w:val="en-GB"/>
          </w:rPr>
          <w:fldChar w:fldCharType="end"/>
        </w:r>
      </w:ins>
    </w:p>
    <w:p w14:paraId="3FFEC553" w14:textId="77777777" w:rsidR="006E631B" w:rsidRPr="00EC18E1" w:rsidRDefault="006E631B" w:rsidP="006E631B">
      <w:pPr>
        <w:tabs>
          <w:tab w:val="left" w:pos="630"/>
          <w:tab w:val="left" w:pos="1080"/>
        </w:tabs>
        <w:ind w:firstLine="0"/>
        <w:rPr>
          <w:ins w:id="9128" w:author="An Tran, ACA (BUV)" w:date="2024-09-12T11:05:00Z" w16du:dateUtc="2024-09-12T04:05:00Z"/>
          <w:rFonts w:ascii="iCiel Avenir LT Std 35 Light" w:hAnsi="iCiel Avenir LT Std 35 Light" w:cs="Arial"/>
          <w:i/>
          <w:iCs/>
          <w:sz w:val="22"/>
          <w:szCs w:val="22"/>
          <w:lang w:val="vi-VN"/>
        </w:rPr>
      </w:pPr>
      <w:ins w:id="9129" w:author="An Tran, ACA (BUV)" w:date="2024-09-12T11:05:00Z" w16du:dateUtc="2024-09-12T04:05:00Z">
        <w:r w:rsidRPr="00EC18E1">
          <w:rPr>
            <w:rFonts w:ascii="iCiel Avenir LT Std 35 Light" w:hAnsi="iCiel Avenir LT Std 35 Light" w:cs="Arial"/>
            <w:i/>
            <w:iCs/>
            <w:sz w:val="22"/>
            <w:szCs w:val="22"/>
            <w:lang w:val="vi-VN"/>
          </w:rPr>
          <w:t xml:space="preserve">Hàng tháng, </w:t>
        </w:r>
        <w:r w:rsidRPr="004D4A16">
          <w:rPr>
            <w:rFonts w:ascii="iCiel Avenir LT Std 35 Light" w:hAnsi="iCiel Avenir LT Std 35 Light" w:cs="Arial"/>
            <w:i/>
            <w:iCs/>
            <w:sz w:val="22"/>
            <w:szCs w:val="22"/>
            <w:lang w:val="vi-VN"/>
          </w:rPr>
          <w:t>Ban Công tác và Phát tri</w:t>
        </w:r>
        <w:r w:rsidRPr="004D4A16">
          <w:rPr>
            <w:rFonts w:ascii="iCiel Avenir LT Std 35 Light" w:hAnsi="iCiel Avenir LT Std 35 Light" w:cs="Calibri"/>
            <w:i/>
            <w:iCs/>
            <w:sz w:val="22"/>
            <w:szCs w:val="22"/>
            <w:lang w:val="vi-VN"/>
          </w:rPr>
          <w:t>ể</w:t>
        </w:r>
        <w:r w:rsidRPr="004D4A16">
          <w:rPr>
            <w:rFonts w:ascii="iCiel Avenir LT Std 35 Light" w:hAnsi="iCiel Avenir LT Std 35 Light" w:cs="Arial"/>
            <w:i/>
            <w:iCs/>
            <w:sz w:val="22"/>
            <w:szCs w:val="22"/>
            <w:lang w:val="vi-VN"/>
          </w:rPr>
          <w:t>n Sinh vi</w:t>
        </w:r>
        <w:r w:rsidRPr="004D4A16">
          <w:rPr>
            <w:rFonts w:ascii="iCiel Avenir LT Std 35 Light" w:hAnsi="iCiel Avenir LT Std 35 Light" w:cs="Avenir LT Std 35 Light"/>
            <w:i/>
            <w:iCs/>
            <w:sz w:val="22"/>
            <w:szCs w:val="22"/>
            <w:lang w:val="vi-VN"/>
          </w:rPr>
          <w:t>ê</w:t>
        </w:r>
        <w:r w:rsidRPr="004D4A16">
          <w:rPr>
            <w:rFonts w:ascii="iCiel Avenir LT Std 35 Light" w:hAnsi="iCiel Avenir LT Std 35 Light" w:cs="Arial"/>
            <w:i/>
            <w:iCs/>
            <w:sz w:val="22"/>
            <w:szCs w:val="22"/>
            <w:lang w:val="vi-VN"/>
          </w:rPr>
          <w:t xml:space="preserve">n </w:t>
        </w:r>
        <w:r w:rsidRPr="00EC18E1">
          <w:rPr>
            <w:rFonts w:ascii="iCiel Avenir LT Std 35 Light" w:hAnsi="iCiel Avenir LT Std 35 Light" w:cs="Arial"/>
            <w:i/>
            <w:iCs/>
            <w:sz w:val="22"/>
            <w:szCs w:val="22"/>
            <w:lang w:val="vi-VN"/>
          </w:rPr>
          <w:t>c</w:t>
        </w:r>
        <w:r w:rsidRPr="00EC18E1">
          <w:rPr>
            <w:rFonts w:ascii="iCiel Avenir LT Std 35 Light" w:hAnsi="iCiel Avenir LT Std 35 Light" w:cs="Calibri"/>
            <w:i/>
            <w:iCs/>
            <w:sz w:val="22"/>
            <w:szCs w:val="22"/>
            <w:lang w:val="vi-VN"/>
          </w:rPr>
          <w:t>ũ</w:t>
        </w:r>
        <w:r w:rsidRPr="00EC18E1">
          <w:rPr>
            <w:rFonts w:ascii="iCiel Avenir LT Std 35 Light" w:hAnsi="iCiel Avenir LT Std 35 Light" w:cs="Arial"/>
            <w:i/>
            <w:iCs/>
            <w:sz w:val="22"/>
            <w:szCs w:val="22"/>
            <w:lang w:val="vi-VN"/>
          </w:rPr>
          <w:t>ng g</w:t>
        </w:r>
        <w:r w:rsidRPr="00EC18E1">
          <w:rPr>
            <w:rFonts w:ascii="iCiel Avenir LT Std 35 Light" w:hAnsi="iCiel Avenir LT Std 35 Light" w:cs="Calibri"/>
            <w:i/>
            <w:iCs/>
            <w:sz w:val="22"/>
            <w:szCs w:val="22"/>
            <w:lang w:val="vi-VN"/>
          </w:rPr>
          <w:t>ử</w:t>
        </w:r>
        <w:r w:rsidRPr="00EC18E1">
          <w:rPr>
            <w:rFonts w:ascii="iCiel Avenir LT Std 35 Light" w:hAnsi="iCiel Avenir LT Std 35 Light" w:cs="Arial"/>
            <w:i/>
            <w:iCs/>
            <w:sz w:val="22"/>
            <w:szCs w:val="22"/>
            <w:lang w:val="vi-VN"/>
          </w:rPr>
          <w:t>i ra B</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 tin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Newsletter nh</w:t>
        </w:r>
        <w:r w:rsidRPr="00EC18E1">
          <w:rPr>
            <w:rFonts w:ascii="iCiel Avenir LT Std 35 Light" w:hAnsi="iCiel Avenir LT Std 35 Light" w:cs="Calibri"/>
            <w:i/>
            <w:iCs/>
            <w:sz w:val="22"/>
            <w:szCs w:val="22"/>
            <w:lang w:val="vi-VN"/>
          </w:rPr>
          <w:t>ằ</w:t>
        </w:r>
        <w:r w:rsidRPr="00EC18E1">
          <w:rPr>
            <w:rFonts w:ascii="iCiel Avenir LT Std 35 Light" w:hAnsi="iCiel Avenir LT Std 35 Light" w:cs="Arial"/>
            <w:i/>
            <w:iCs/>
            <w:sz w:val="22"/>
            <w:szCs w:val="22"/>
            <w:lang w:val="vi-VN"/>
          </w:rPr>
          <w:t>m gi</w:t>
        </w:r>
        <w:r w:rsidRPr="00EC18E1">
          <w:rPr>
            <w:rFonts w:ascii="iCiel Avenir LT Std 35 Light" w:hAnsi="iCiel Avenir LT Std 35 Light" w:cs="Avenir Next LT Pro"/>
            <w:i/>
            <w:iCs/>
            <w:sz w:val="22"/>
            <w:szCs w:val="22"/>
            <w:lang w:val="vi-VN"/>
          </w:rPr>
          <w:t>ú</w:t>
        </w:r>
        <w:r w:rsidRPr="00EC18E1">
          <w:rPr>
            <w:rFonts w:ascii="iCiel Avenir LT Std 35 Light" w:hAnsi="iCiel Avenir LT Std 35 Light" w:cs="Arial"/>
            <w:i/>
            <w:iCs/>
            <w:sz w:val="22"/>
            <w:szCs w:val="22"/>
            <w:lang w:val="vi-VN"/>
          </w:rPr>
          <w:t>p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ụ</w:t>
        </w:r>
        <w:r w:rsidRPr="00EC18E1">
          <w:rPr>
            <w:rFonts w:ascii="iCiel Avenir LT Std 35 Light" w:hAnsi="iCiel Avenir LT Std 35 Light" w:cs="Arial"/>
            <w:i/>
            <w:iCs/>
            <w:sz w:val="22"/>
            <w:szCs w:val="22"/>
            <w:lang w:val="vi-VN"/>
          </w:rPr>
          <w:t xml:space="preserve"> huynh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v</w:t>
        </w:r>
        <w:r w:rsidRPr="00EC18E1">
          <w:rPr>
            <w:rFonts w:ascii="iCiel Avenir LT Std 35 Light" w:hAnsi="iCiel Avenir LT Std 35 Light" w:cs="Calibri"/>
            <w:i/>
            <w:iCs/>
            <w:sz w:val="22"/>
            <w:szCs w:val="22"/>
            <w:lang w:val="vi-VN"/>
          </w:rPr>
          <w:t>ề</w:t>
        </w:r>
        <w:r w:rsidRPr="00EC18E1">
          <w:rPr>
            <w:rFonts w:ascii="iCiel Avenir LT Std 35 Light" w:hAnsi="iCiel Avenir LT Std 35 Light" w:cs="Arial"/>
            <w:i/>
            <w:iCs/>
            <w:sz w:val="22"/>
            <w:szCs w:val="22"/>
            <w:lang w:val="vi-VN"/>
          </w:rPr>
          <w:t xml:space="preserve"> nh</w:t>
        </w:r>
        <w:r w:rsidRPr="00EC18E1">
          <w:rPr>
            <w:rFonts w:ascii="iCiel Avenir LT Std 35 Light" w:hAnsi="iCiel Avenir LT Std 35 Light" w:cs="Calibri"/>
            <w:i/>
            <w:iCs/>
            <w:sz w:val="22"/>
            <w:szCs w:val="22"/>
            <w:lang w:val="vi-VN"/>
          </w:rPr>
          <w:t>ữ</w:t>
        </w:r>
        <w:r w:rsidRPr="00EC18E1">
          <w:rPr>
            <w:rFonts w:ascii="iCiel Avenir LT Std 35 Light" w:hAnsi="iCiel Avenir LT Std 35 Light" w:cs="Arial"/>
            <w:i/>
            <w:iCs/>
            <w:sz w:val="22"/>
            <w:szCs w:val="22"/>
            <w:lang w:val="vi-VN"/>
          </w:rPr>
          <w:t>ng ho</w:t>
        </w:r>
        <w:r w:rsidRPr="00EC18E1">
          <w:rPr>
            <w:rFonts w:ascii="iCiel Avenir LT Std 35 Light" w:hAnsi="iCiel Avenir LT Std 35 Light" w:cs="Calibri"/>
            <w:i/>
            <w:iCs/>
            <w:sz w:val="22"/>
            <w:szCs w:val="22"/>
            <w:lang w:val="vi-VN"/>
          </w:rPr>
          <w:t>ạ</w:t>
        </w:r>
        <w:r w:rsidRPr="00EC18E1">
          <w:rPr>
            <w:rFonts w:ascii="iCiel Avenir LT Std 35 Light" w:hAnsi="iCiel Avenir LT Std 35 Light" w:cs="Arial"/>
            <w:i/>
            <w:iCs/>
            <w:sz w:val="22"/>
            <w:szCs w:val="22"/>
            <w:lang w:val="vi-VN"/>
          </w:rPr>
          <w:t xml:space="preserve">t </w:t>
        </w:r>
        <w:r w:rsidRPr="00EC18E1">
          <w:rPr>
            <w:rFonts w:ascii="iCiel Avenir LT Std 35 Light" w:hAnsi="iCiel Avenir LT Std 35 Light" w:cs="Calibri"/>
            <w:i/>
            <w:iCs/>
            <w:sz w:val="22"/>
            <w:szCs w:val="22"/>
            <w:lang w:val="vi-VN"/>
          </w:rPr>
          <w:t>độ</w:t>
        </w:r>
        <w:r w:rsidRPr="00EC18E1">
          <w:rPr>
            <w:rFonts w:ascii="iCiel Avenir LT Std 35 Light" w:hAnsi="iCiel Avenir LT Std 35 Light" w:cs="Arial"/>
            <w:i/>
            <w:iCs/>
            <w:sz w:val="22"/>
            <w:szCs w:val="22"/>
            <w:lang w:val="vi-VN"/>
          </w:rPr>
          <w:t xml:space="preserve">ng </w:t>
        </w:r>
        <w:r w:rsidRPr="00EC18E1">
          <w:rPr>
            <w:rFonts w:ascii="iCiel Avenir LT Std 35 Light" w:hAnsi="iCiel Avenir LT Std 35 Light" w:cs="Calibri"/>
            <w:i/>
            <w:iCs/>
            <w:sz w:val="22"/>
            <w:szCs w:val="22"/>
            <w:lang w:val="vi-VN"/>
          </w:rPr>
          <w:t>đ</w:t>
        </w:r>
        <w:r w:rsidRPr="00EC18E1">
          <w:rPr>
            <w:rFonts w:ascii="iCiel Avenir LT Std 35 Light" w:hAnsi="iCiel Avenir LT Std 35 Light" w:cs="Arial"/>
            <w:i/>
            <w:iCs/>
            <w:sz w:val="22"/>
            <w:szCs w:val="22"/>
            <w:lang w:val="vi-VN"/>
          </w:rPr>
          <w:t>ang di</w:t>
        </w:r>
        <w:r w:rsidRPr="00EC18E1">
          <w:rPr>
            <w:rFonts w:ascii="iCiel Avenir LT Std 35 Light" w:hAnsi="iCiel Avenir LT Std 35 Light" w:cs="Calibri"/>
            <w:i/>
            <w:iCs/>
            <w:sz w:val="22"/>
            <w:szCs w:val="22"/>
            <w:lang w:val="vi-VN"/>
          </w:rPr>
          <w:t>ễ</w:t>
        </w:r>
        <w:r w:rsidRPr="00EC18E1">
          <w:rPr>
            <w:rFonts w:ascii="iCiel Avenir LT Std 35 Light" w:hAnsi="iCiel Avenir LT Std 35 Light" w:cs="Arial"/>
            <w:i/>
            <w:iCs/>
            <w:sz w:val="22"/>
            <w:szCs w:val="22"/>
            <w:lang w:val="vi-VN"/>
          </w:rPr>
          <w:t>n ra, nh</w:t>
        </w:r>
        <w:r w:rsidRPr="00EC18E1">
          <w:rPr>
            <w:rFonts w:ascii="iCiel Avenir LT Std 35 Light" w:hAnsi="iCiel Avenir LT Std 35 Light" w:cs="Calibri"/>
            <w:i/>
            <w:iCs/>
            <w:sz w:val="22"/>
            <w:szCs w:val="22"/>
            <w:lang w:val="vi-VN"/>
          </w:rPr>
          <w:t>ữ</w:t>
        </w:r>
        <w:r w:rsidRPr="00EC18E1">
          <w:rPr>
            <w:rFonts w:ascii="iCiel Avenir LT Std 35 Light" w:hAnsi="iCiel Avenir LT Std 35 Light" w:cs="Arial"/>
            <w:i/>
            <w:iCs/>
            <w:sz w:val="22"/>
            <w:szCs w:val="22"/>
            <w:lang w:val="vi-VN"/>
          </w:rPr>
          <w:t>ng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quan tr</w:t>
        </w:r>
        <w:r w:rsidRPr="00EC18E1">
          <w:rPr>
            <w:rFonts w:ascii="iCiel Avenir LT Std 35 Light" w:hAnsi="iCiel Avenir LT Std 35 Light" w:cs="Calibri"/>
            <w:i/>
            <w:iCs/>
            <w:sz w:val="22"/>
            <w:szCs w:val="22"/>
            <w:lang w:val="vi-VN"/>
          </w:rPr>
          <w:t>ọ</w:t>
        </w:r>
        <w:r w:rsidRPr="00EC18E1">
          <w:rPr>
            <w:rFonts w:ascii="iCiel Avenir LT Std 35 Light" w:hAnsi="iCiel Avenir LT Std 35 Light" w:cs="Arial"/>
            <w:i/>
            <w:iCs/>
            <w:sz w:val="22"/>
            <w:szCs w:val="22"/>
            <w:lang w:val="vi-VN"/>
          </w:rPr>
          <w:t xml:space="preserve">ng </w:t>
        </w:r>
        <w:r w:rsidRPr="00EC18E1">
          <w:rPr>
            <w:rFonts w:ascii="iCiel Avenir LT Std 35 Light" w:hAnsi="iCiel Avenir LT Std 35 Light" w:cs="Calibri"/>
            <w:i/>
            <w:iCs/>
            <w:sz w:val="22"/>
            <w:szCs w:val="22"/>
            <w:lang w:val="vi-VN"/>
          </w:rPr>
          <w:t>để</w:t>
        </w:r>
        <w:r w:rsidRPr="00EC18E1">
          <w:rPr>
            <w:rFonts w:ascii="iCiel Avenir LT Std 35 Light" w:hAnsi="iCiel Avenir LT Std 35 Light" w:cs="Arial"/>
            <w:i/>
            <w:iCs/>
            <w:sz w:val="22"/>
            <w:szCs w:val="22"/>
            <w:lang w:val="vi-VN"/>
          </w:rPr>
          <w:t xml:space="preserve"> c</w:t>
        </w:r>
        <w:r w:rsidRPr="00EC18E1">
          <w:rPr>
            <w:rFonts w:ascii="iCiel Avenir LT Std 35 Light" w:hAnsi="iCiel Avenir LT Std 35 Light" w:cs="Avenir Next LT Pro"/>
            <w:i/>
            <w:iCs/>
            <w:sz w:val="22"/>
            <w:szCs w:val="22"/>
            <w:lang w:val="vi-VN"/>
          </w:rPr>
          <w:t>ó</w:t>
        </w:r>
        <w:r w:rsidRPr="00EC18E1">
          <w:rPr>
            <w:rFonts w:ascii="iCiel Avenir LT Std 35 Light" w:hAnsi="iCiel Avenir LT Std 35 Light" w:cs="Arial"/>
            <w:i/>
            <w:iCs/>
            <w:sz w:val="22"/>
            <w:szCs w:val="22"/>
            <w:lang w:val="vi-VN"/>
          </w:rPr>
          <w:t xml:space="preserve"> </w:t>
        </w:r>
        <w:r w:rsidRPr="00EC18E1">
          <w:rPr>
            <w:rFonts w:ascii="iCiel Avenir LT Std 35 Light" w:hAnsi="iCiel Avenir LT Std 35 Light" w:cs="Calibri"/>
            <w:i/>
            <w:iCs/>
            <w:sz w:val="22"/>
            <w:szCs w:val="22"/>
            <w:lang w:val="vi-VN"/>
          </w:rPr>
          <w:t>đượ</w:t>
        </w:r>
        <w:r w:rsidRPr="00EC18E1">
          <w:rPr>
            <w:rFonts w:ascii="iCiel Avenir LT Std 35 Light" w:hAnsi="iCiel Avenir LT Std 35 Light" w:cs="Arial"/>
            <w:i/>
            <w:iCs/>
            <w:sz w:val="22"/>
            <w:szCs w:val="22"/>
            <w:lang w:val="vi-VN"/>
          </w:rPr>
          <w:t>c h</w:t>
        </w:r>
        <w:r w:rsidRPr="00EC18E1">
          <w:rPr>
            <w:rFonts w:ascii="iCiel Avenir LT Std 35 Light" w:hAnsi="iCiel Avenir LT Std 35 Light" w:cs="Avenir Next LT Pro"/>
            <w:i/>
            <w:iCs/>
            <w:sz w:val="22"/>
            <w:szCs w:val="22"/>
            <w:lang w:val="vi-VN"/>
          </w:rPr>
          <w:t>ì</w:t>
        </w:r>
        <w:r w:rsidRPr="00EC18E1">
          <w:rPr>
            <w:rFonts w:ascii="iCiel Avenir LT Std 35 Light" w:hAnsi="iCiel Avenir LT Std 35 Light" w:cs="Arial"/>
            <w:i/>
            <w:iCs/>
            <w:sz w:val="22"/>
            <w:szCs w:val="22"/>
            <w:lang w:val="vi-VN"/>
          </w:rPr>
          <w:t>nh dung to</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n c</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nh v</w:t>
        </w:r>
        <w:r w:rsidRPr="00EC18E1">
          <w:rPr>
            <w:rFonts w:ascii="iCiel Avenir LT Std 35 Light" w:hAnsi="iCiel Avenir LT Std 35 Light" w:cs="Calibri"/>
            <w:i/>
            <w:iCs/>
            <w:sz w:val="22"/>
            <w:szCs w:val="22"/>
            <w:lang w:val="vi-VN"/>
          </w:rPr>
          <w:t>ề</w:t>
        </w:r>
        <w:r w:rsidRPr="00EC18E1">
          <w:rPr>
            <w:rFonts w:ascii="iCiel Avenir LT Std 35 Light" w:hAnsi="iCiel Avenir LT Std 35 Light" w:cs="Arial"/>
            <w:i/>
            <w:iCs/>
            <w:sz w:val="22"/>
            <w:szCs w:val="22"/>
            <w:lang w:val="vi-VN"/>
          </w:rPr>
          <w:t xml:space="preserve"> ho</w:t>
        </w:r>
        <w:r w:rsidRPr="00EC18E1">
          <w:rPr>
            <w:rFonts w:ascii="iCiel Avenir LT Std 35 Light" w:hAnsi="iCiel Avenir LT Std 35 Light" w:cs="Calibri"/>
            <w:i/>
            <w:iCs/>
            <w:sz w:val="22"/>
            <w:szCs w:val="22"/>
            <w:lang w:val="vi-VN"/>
          </w:rPr>
          <w:t>ạ</w:t>
        </w:r>
        <w:r w:rsidRPr="00EC18E1">
          <w:rPr>
            <w:rFonts w:ascii="iCiel Avenir LT Std 35 Light" w:hAnsi="iCiel Avenir LT Std 35 Light" w:cs="Arial"/>
            <w:i/>
            <w:iCs/>
            <w:sz w:val="22"/>
            <w:szCs w:val="22"/>
            <w:lang w:val="vi-VN"/>
          </w:rPr>
          <w:t xml:space="preserve">t </w:t>
        </w:r>
        <w:r w:rsidRPr="00EC18E1">
          <w:rPr>
            <w:rFonts w:ascii="iCiel Avenir LT Std 35 Light" w:hAnsi="iCiel Avenir LT Std 35 Light" w:cs="Calibri"/>
            <w:i/>
            <w:iCs/>
            <w:sz w:val="22"/>
            <w:szCs w:val="22"/>
            <w:lang w:val="vi-VN"/>
          </w:rPr>
          <w:t>độ</w:t>
        </w:r>
        <w:r w:rsidRPr="00EC18E1">
          <w:rPr>
            <w:rFonts w:ascii="iCiel Avenir LT Std 35 Light" w:hAnsi="iCiel Avenir LT Std 35 Light" w:cs="Arial"/>
            <w:i/>
            <w:iCs/>
            <w:sz w:val="22"/>
            <w:szCs w:val="22"/>
            <w:lang w:val="vi-VN"/>
          </w:rPr>
          <w:t>ng c</w:t>
        </w:r>
        <w:r w:rsidRPr="00EC18E1">
          <w:rPr>
            <w:rFonts w:ascii="iCiel Avenir LT Std 35 Light" w:hAnsi="iCiel Avenir LT Std 35 Light" w:cs="Calibri"/>
            <w:i/>
            <w:iCs/>
            <w:sz w:val="22"/>
            <w:szCs w:val="22"/>
            <w:lang w:val="vi-VN"/>
          </w:rPr>
          <w:t>ủ</w:t>
        </w:r>
        <w:r w:rsidRPr="00EC18E1">
          <w:rPr>
            <w:rFonts w:ascii="iCiel Avenir LT Std 35 Light" w:hAnsi="iCiel Avenir LT Std 35 Light" w:cs="Arial"/>
            <w:i/>
            <w:iCs/>
            <w:sz w:val="22"/>
            <w:szCs w:val="22"/>
            <w:lang w:val="vi-VN"/>
          </w:rPr>
          <w:t>a nh</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 xml:space="preserve"> tr</w:t>
        </w:r>
        <w:r w:rsidRPr="00EC18E1">
          <w:rPr>
            <w:rFonts w:ascii="iCiel Avenir LT Std 35 Light" w:hAnsi="iCiel Avenir LT Std 35 Light" w:cs="Calibri"/>
            <w:i/>
            <w:iCs/>
            <w:sz w:val="22"/>
            <w:szCs w:val="22"/>
            <w:lang w:val="vi-VN"/>
          </w:rPr>
          <w:t>ườ</w:t>
        </w:r>
        <w:r w:rsidRPr="00EC18E1">
          <w:rPr>
            <w:rFonts w:ascii="iCiel Avenir LT Std 35 Light" w:hAnsi="iCiel Avenir LT Std 35 Light" w:cs="Arial"/>
            <w:i/>
            <w:iCs/>
            <w:sz w:val="22"/>
            <w:szCs w:val="22"/>
            <w:lang w:val="vi-VN"/>
          </w:rPr>
          <w:t>ng. N</w:t>
        </w:r>
        <w:r w:rsidRPr="00EC18E1">
          <w:rPr>
            <w:rFonts w:ascii="iCiel Avenir LT Std 35 Light" w:hAnsi="iCiel Avenir LT Std 35 Light" w:cs="Calibri"/>
            <w:i/>
            <w:iCs/>
            <w:sz w:val="22"/>
            <w:szCs w:val="22"/>
            <w:lang w:val="vi-VN"/>
          </w:rPr>
          <w:t>ế</w:t>
        </w:r>
        <w:r w:rsidRPr="00EC18E1">
          <w:rPr>
            <w:rFonts w:ascii="iCiel Avenir LT Std 35 Light" w:hAnsi="iCiel Avenir LT Std 35 Light" w:cs="Arial"/>
            <w:i/>
            <w:iCs/>
            <w:sz w:val="22"/>
            <w:szCs w:val="22"/>
            <w:lang w:val="vi-VN"/>
          </w:rPr>
          <w:t>u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ụ</w:t>
        </w:r>
        <w:r w:rsidRPr="00EC18E1">
          <w:rPr>
            <w:rFonts w:ascii="iCiel Avenir LT Std 35 Light" w:hAnsi="iCiel Avenir LT Std 35 Light" w:cs="Arial"/>
            <w:i/>
            <w:iCs/>
            <w:sz w:val="22"/>
            <w:szCs w:val="22"/>
            <w:lang w:val="vi-VN"/>
          </w:rPr>
          <w:t xml:space="preserve"> huynh và sinh viên có nhu c</w:t>
        </w:r>
        <w:r w:rsidRPr="00EC18E1">
          <w:rPr>
            <w:rFonts w:ascii="iCiel Avenir LT Std 35 Light" w:hAnsi="iCiel Avenir LT Std 35 Light" w:cs="Calibri"/>
            <w:i/>
            <w:iCs/>
            <w:sz w:val="22"/>
            <w:szCs w:val="22"/>
            <w:lang w:val="vi-VN"/>
          </w:rPr>
          <w:t>ầ</w:t>
        </w:r>
        <w:r w:rsidRPr="00EC18E1">
          <w:rPr>
            <w:rFonts w:ascii="iCiel Avenir LT Std 35 Light" w:hAnsi="iCiel Avenir LT Std 35 Light" w:cs="Arial"/>
            <w:i/>
            <w:iCs/>
            <w:sz w:val="22"/>
            <w:szCs w:val="22"/>
            <w:lang w:val="vi-VN"/>
          </w:rPr>
          <w:t xml:space="preserve">u </w:t>
        </w:r>
        <w:r w:rsidRPr="00EC18E1">
          <w:rPr>
            <w:rFonts w:ascii="iCiel Avenir LT Std 35 Light" w:hAnsi="iCiel Avenir LT Std 35 Light" w:cs="Calibri"/>
            <w:i/>
            <w:iCs/>
            <w:sz w:val="22"/>
            <w:szCs w:val="22"/>
            <w:lang w:val="vi-VN"/>
          </w:rPr>
          <w:t>đượ</w:t>
        </w:r>
        <w:r w:rsidRPr="00EC18E1">
          <w:rPr>
            <w:rFonts w:ascii="iCiel Avenir LT Std 35 Light" w:hAnsi="iCiel Avenir LT Std 35 Light" w:cs="Arial"/>
            <w:i/>
            <w:iCs/>
            <w:sz w:val="22"/>
            <w:szCs w:val="22"/>
            <w:lang w:val="vi-VN"/>
          </w:rPr>
          <w:t>c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b</w:t>
        </w:r>
        <w:r w:rsidRPr="00EC18E1">
          <w:rPr>
            <w:rFonts w:ascii="iCiel Avenir LT Std 35 Light" w:hAnsi="iCiel Avenir LT Std 35 Light" w:cs="Calibri"/>
            <w:i/>
            <w:iCs/>
            <w:sz w:val="22"/>
            <w:szCs w:val="22"/>
            <w:lang w:val="vi-VN"/>
          </w:rPr>
          <w:t>ả</w:t>
        </w:r>
        <w:r w:rsidRPr="00EC18E1">
          <w:rPr>
            <w:rFonts w:ascii="iCiel Avenir LT Std 35 Light" w:hAnsi="iCiel Avenir LT Std 35 Light" w:cs="Arial"/>
            <w:i/>
            <w:iCs/>
            <w:sz w:val="22"/>
            <w:szCs w:val="22"/>
            <w:lang w:val="vi-VN"/>
          </w:rPr>
          <w:t>n tin h</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ng th</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ng, vui l</w:t>
        </w:r>
        <w:r w:rsidRPr="00EC18E1">
          <w:rPr>
            <w:rFonts w:ascii="iCiel Avenir LT Std 35 Light" w:hAnsi="iCiel Avenir LT Std 35 Light" w:cs="Avenir Next LT Pro"/>
            <w:i/>
            <w:iCs/>
            <w:sz w:val="22"/>
            <w:szCs w:val="22"/>
            <w:lang w:val="vi-VN"/>
          </w:rPr>
          <w:t>ò</w:t>
        </w:r>
        <w:r w:rsidRPr="00EC18E1">
          <w:rPr>
            <w:rFonts w:ascii="iCiel Avenir LT Std 35 Light" w:hAnsi="iCiel Avenir LT Std 35 Light" w:cs="Arial"/>
            <w:i/>
            <w:iCs/>
            <w:sz w:val="22"/>
            <w:szCs w:val="22"/>
            <w:lang w:val="vi-VN"/>
          </w:rPr>
          <w:t>ng cung c</w:t>
        </w:r>
        <w:r w:rsidRPr="00EC18E1">
          <w:rPr>
            <w:rFonts w:ascii="iCiel Avenir LT Std 35 Light" w:hAnsi="iCiel Avenir LT Std 35 Light" w:cs="Calibri"/>
            <w:i/>
            <w:iCs/>
            <w:sz w:val="22"/>
            <w:szCs w:val="22"/>
            <w:lang w:val="vi-VN"/>
          </w:rPr>
          <w:t>ấ</w:t>
        </w:r>
        <w:r w:rsidRPr="00EC18E1">
          <w:rPr>
            <w:rFonts w:ascii="iCiel Avenir LT Std 35 Light" w:hAnsi="iCiel Avenir LT Std 35 Light" w:cs="Arial"/>
            <w:i/>
            <w:iCs/>
            <w:sz w:val="22"/>
            <w:szCs w:val="22"/>
            <w:lang w:val="vi-VN"/>
          </w:rPr>
          <w:t xml:space="preserve">p </w:t>
        </w:r>
        <w:r w:rsidRPr="00EC18E1">
          <w:rPr>
            <w:rFonts w:ascii="iCiel Avenir LT Std 35 Light" w:hAnsi="iCiel Avenir LT Std 35 Light" w:cs="Calibri"/>
            <w:i/>
            <w:iCs/>
            <w:sz w:val="22"/>
            <w:szCs w:val="22"/>
            <w:lang w:val="vi-VN"/>
          </w:rPr>
          <w:t>đị</w:t>
        </w:r>
        <w:r w:rsidRPr="00EC18E1">
          <w:rPr>
            <w:rFonts w:ascii="iCiel Avenir LT Std 35 Light" w:hAnsi="iCiel Avenir LT Std 35 Light" w:cs="Arial"/>
            <w:i/>
            <w:iCs/>
            <w:sz w:val="22"/>
            <w:szCs w:val="22"/>
            <w:lang w:val="vi-VN"/>
          </w:rPr>
          <w:t>a ch</w:t>
        </w:r>
        <w:r w:rsidRPr="00EC18E1">
          <w:rPr>
            <w:rFonts w:ascii="iCiel Avenir LT Std 35 Light" w:hAnsi="iCiel Avenir LT Std 35 Light" w:cs="Calibri"/>
            <w:i/>
            <w:iCs/>
            <w:sz w:val="22"/>
            <w:szCs w:val="22"/>
            <w:lang w:val="vi-VN"/>
          </w:rPr>
          <w:t>ỉ</w:t>
        </w:r>
        <w:r w:rsidRPr="00EC18E1">
          <w:rPr>
            <w:rFonts w:ascii="iCiel Avenir LT Std 35 Light" w:hAnsi="iCiel Avenir LT Std 35 Light" w:cs="Arial"/>
            <w:i/>
            <w:iCs/>
            <w:sz w:val="22"/>
            <w:szCs w:val="22"/>
            <w:lang w:val="vi-VN"/>
          </w:rPr>
          <w:t xml:space="preserve"> email c</w:t>
        </w:r>
        <w:r w:rsidRPr="00EC18E1">
          <w:rPr>
            <w:rFonts w:ascii="iCiel Avenir LT Std 35 Light" w:hAnsi="iCiel Avenir LT Std 35 Light" w:cs="Calibri"/>
            <w:i/>
            <w:iCs/>
            <w:sz w:val="22"/>
            <w:szCs w:val="22"/>
            <w:lang w:val="vi-VN"/>
          </w:rPr>
          <w:t>ủ</w:t>
        </w:r>
        <w:r w:rsidRPr="00EC18E1">
          <w:rPr>
            <w:rFonts w:ascii="iCiel Avenir LT Std 35 Light" w:hAnsi="iCiel Avenir LT Std 35 Light" w:cs="Arial"/>
            <w:i/>
            <w:iCs/>
            <w:sz w:val="22"/>
            <w:szCs w:val="22"/>
            <w:lang w:val="vi-VN"/>
          </w:rPr>
          <w:t>a qu</w:t>
        </w:r>
        <w:r w:rsidRPr="00EC18E1">
          <w:rPr>
            <w:rFonts w:ascii="iCiel Avenir LT Std 35 Light" w:hAnsi="iCiel Avenir LT Std 35 Light" w:cs="Avenir Next LT Pro"/>
            <w:i/>
            <w:iCs/>
            <w:sz w:val="22"/>
            <w:szCs w:val="22"/>
            <w:lang w:val="vi-VN"/>
          </w:rPr>
          <w:t>ý</w:t>
        </w:r>
        <w:r w:rsidRPr="00EC18E1">
          <w:rPr>
            <w:rFonts w:ascii="iCiel Avenir LT Std 35 Light" w:hAnsi="iCiel Avenir LT Std 35 Light" w:cs="Arial"/>
            <w:i/>
            <w:iCs/>
            <w:sz w:val="22"/>
            <w:szCs w:val="22"/>
            <w:lang w:val="vi-VN"/>
          </w:rPr>
          <w:t xml:space="preserve"> v</w:t>
        </w:r>
        <w:r w:rsidRPr="00EC18E1">
          <w:rPr>
            <w:rFonts w:ascii="iCiel Avenir LT Std 35 Light" w:hAnsi="iCiel Avenir LT Std 35 Light" w:cs="Calibri"/>
            <w:i/>
            <w:iCs/>
            <w:sz w:val="22"/>
            <w:szCs w:val="22"/>
            <w:lang w:val="vi-VN"/>
          </w:rPr>
          <w:t>ị</w:t>
        </w:r>
        <w:r w:rsidRPr="00EC18E1">
          <w:rPr>
            <w:rFonts w:ascii="iCiel Avenir LT Std 35 Light" w:hAnsi="iCiel Avenir LT Std 35 Light" w:cs="Arial"/>
            <w:i/>
            <w:iCs/>
            <w:sz w:val="22"/>
            <w:szCs w:val="22"/>
            <w:lang w:val="vi-VN"/>
          </w:rPr>
          <w:t xml:space="preserve"> t</w:t>
        </w:r>
        <w:r w:rsidRPr="00EC18E1">
          <w:rPr>
            <w:rFonts w:ascii="iCiel Avenir LT Std 35 Light" w:hAnsi="iCiel Avenir LT Std 35 Light" w:cs="Calibri"/>
            <w:i/>
            <w:iCs/>
            <w:sz w:val="22"/>
            <w:szCs w:val="22"/>
            <w:lang w:val="vi-VN"/>
          </w:rPr>
          <w:t>ớ</w:t>
        </w:r>
        <w:r w:rsidRPr="00EC18E1">
          <w:rPr>
            <w:rFonts w:ascii="iCiel Avenir LT Std 35 Light" w:hAnsi="iCiel Avenir LT Std 35 Light" w:cs="Arial"/>
            <w:i/>
            <w:iCs/>
            <w:sz w:val="22"/>
            <w:szCs w:val="22"/>
            <w:lang w:val="vi-VN"/>
          </w:rPr>
          <w:t>i B</w:t>
        </w:r>
        <w:r w:rsidRPr="00EC18E1">
          <w:rPr>
            <w:rFonts w:ascii="iCiel Avenir LT Std 35 Light" w:hAnsi="iCiel Avenir LT Std 35 Light" w:cs="Calibri"/>
            <w:i/>
            <w:iCs/>
            <w:sz w:val="22"/>
            <w:szCs w:val="22"/>
            <w:lang w:val="vi-VN"/>
          </w:rPr>
          <w:t>ộ</w:t>
        </w:r>
        <w:r w:rsidRPr="00EC18E1">
          <w:rPr>
            <w:rFonts w:ascii="iCiel Avenir LT Std 35 Light" w:hAnsi="iCiel Avenir LT Std 35 Light" w:cs="Arial"/>
            <w:i/>
            <w:iCs/>
            <w:sz w:val="22"/>
            <w:szCs w:val="22"/>
            <w:lang w:val="vi-VN"/>
          </w:rPr>
          <w:t xml:space="preserve"> ph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Sinh viên (</w:t>
        </w:r>
        <w:r>
          <w:fldChar w:fldCharType="begin"/>
        </w:r>
        <w:r>
          <w:instrText>HYPERLINK "mailto:studentservice@buv.edu.vn"</w:instrText>
        </w:r>
        <w:r>
          <w:fldChar w:fldCharType="separate"/>
        </w:r>
        <w:r w:rsidRPr="00EC18E1">
          <w:rPr>
            <w:rStyle w:val="Hyperlink"/>
            <w:rFonts w:ascii="iCiel Avenir LT Std 35 Light" w:hAnsi="iCiel Avenir LT Std 35 Light" w:cs="Arial"/>
            <w:i/>
            <w:iCs/>
            <w:sz w:val="22"/>
            <w:szCs w:val="22"/>
            <w:lang w:val="vi-VN"/>
          </w:rPr>
          <w:t>studentservice@buv.edu.vn</w:t>
        </w:r>
        <w:r>
          <w:rPr>
            <w:rStyle w:val="Hyperlink"/>
            <w:rFonts w:ascii="iCiel Avenir LT Std 35 Light" w:hAnsi="iCiel Avenir LT Std 35 Light" w:cs="Arial"/>
            <w:i/>
            <w:iCs/>
            <w:sz w:val="22"/>
            <w:szCs w:val="22"/>
            <w:lang w:val="vi-VN"/>
          </w:rPr>
          <w:fldChar w:fldCharType="end"/>
        </w:r>
        <w:r w:rsidRPr="00EC18E1">
          <w:rPr>
            <w:rFonts w:ascii="iCiel Avenir LT Std 35 Light" w:hAnsi="iCiel Avenir LT Std 35 Light" w:cs="Arial"/>
            <w:i/>
            <w:iCs/>
            <w:sz w:val="22"/>
            <w:szCs w:val="22"/>
            <w:lang w:val="vi-VN"/>
          </w:rPr>
          <w:t xml:space="preserve">) </w:t>
        </w:r>
        <w:r w:rsidRPr="00EC18E1">
          <w:rPr>
            <w:rFonts w:ascii="iCiel Avenir LT Std 35 Light" w:hAnsi="iCiel Avenir LT Std 35 Light" w:cs="Calibri"/>
            <w:i/>
            <w:iCs/>
            <w:sz w:val="22"/>
            <w:szCs w:val="22"/>
            <w:lang w:val="vi-VN"/>
          </w:rPr>
          <w:t>để</w:t>
        </w:r>
        <w:r w:rsidRPr="00EC18E1">
          <w:rPr>
            <w:rFonts w:ascii="iCiel Avenir LT Std 35 Light" w:hAnsi="iCiel Avenir LT Std 35 Light" w:cs="Arial"/>
            <w:i/>
            <w:iCs/>
            <w:sz w:val="22"/>
            <w:szCs w:val="22"/>
            <w:lang w:val="vi-VN"/>
          </w:rPr>
          <w:t xml:space="preserve">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n c</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p nh</w:t>
        </w:r>
        <w:r w:rsidRPr="00EC18E1">
          <w:rPr>
            <w:rFonts w:ascii="iCiel Avenir LT Std 35 Light" w:hAnsi="iCiel Avenir LT Std 35 Light" w:cs="Calibri"/>
            <w:i/>
            <w:iCs/>
            <w:sz w:val="22"/>
            <w:szCs w:val="22"/>
            <w:lang w:val="vi-VN"/>
          </w:rPr>
          <w:t>ậ</w:t>
        </w:r>
        <w:r w:rsidRPr="00EC18E1">
          <w:rPr>
            <w:rFonts w:ascii="iCiel Avenir LT Std 35 Light" w:hAnsi="iCiel Avenir LT Std 35 Light" w:cs="Arial"/>
            <w:i/>
            <w:iCs/>
            <w:sz w:val="22"/>
            <w:szCs w:val="22"/>
            <w:lang w:val="vi-VN"/>
          </w:rPr>
          <w:t>t v</w:t>
        </w:r>
        <w:r w:rsidRPr="00EC18E1">
          <w:rPr>
            <w:rFonts w:ascii="iCiel Avenir LT Std 35 Light" w:hAnsi="iCiel Avenir LT Std 35 Light" w:cs="Avenir Next LT Pro"/>
            <w:i/>
            <w:iCs/>
            <w:sz w:val="22"/>
            <w:szCs w:val="22"/>
            <w:lang w:val="vi-VN"/>
          </w:rPr>
          <w:t>à</w:t>
        </w:r>
        <w:r w:rsidRPr="00EC18E1">
          <w:rPr>
            <w:rFonts w:ascii="iCiel Avenir LT Std 35 Light" w:hAnsi="iCiel Avenir LT Std 35 Light" w:cs="Arial"/>
            <w:i/>
            <w:iCs/>
            <w:sz w:val="22"/>
            <w:szCs w:val="22"/>
            <w:lang w:val="vi-VN"/>
          </w:rPr>
          <w:t xml:space="preserve"> c</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c th</w:t>
        </w:r>
        <w:r w:rsidRPr="00EC18E1">
          <w:rPr>
            <w:rFonts w:ascii="iCiel Avenir LT Std 35 Light" w:hAnsi="iCiel Avenir LT Std 35 Light" w:cs="Avenir Next LT Pro"/>
            <w:i/>
            <w:iCs/>
            <w:sz w:val="22"/>
            <w:szCs w:val="22"/>
            <w:lang w:val="vi-VN"/>
          </w:rPr>
          <w:t>ô</w:t>
        </w:r>
        <w:r w:rsidRPr="00EC18E1">
          <w:rPr>
            <w:rFonts w:ascii="iCiel Avenir LT Std 35 Light" w:hAnsi="iCiel Avenir LT Std 35 Light" w:cs="Arial"/>
            <w:i/>
            <w:iCs/>
            <w:sz w:val="22"/>
            <w:szCs w:val="22"/>
            <w:lang w:val="vi-VN"/>
          </w:rPr>
          <w:t>ng tin kh</w:t>
        </w:r>
        <w:r w:rsidRPr="00EC18E1">
          <w:rPr>
            <w:rFonts w:ascii="iCiel Avenir LT Std 35 Light" w:hAnsi="iCiel Avenir LT Std 35 Light" w:cs="Avenir Next LT Pro"/>
            <w:i/>
            <w:iCs/>
            <w:sz w:val="22"/>
            <w:szCs w:val="22"/>
            <w:lang w:val="vi-VN"/>
          </w:rPr>
          <w:t>á</w:t>
        </w:r>
        <w:r w:rsidRPr="00EC18E1">
          <w:rPr>
            <w:rFonts w:ascii="iCiel Avenir LT Std 35 Light" w:hAnsi="iCiel Avenir LT Std 35 Light" w:cs="Arial"/>
            <w:i/>
            <w:iCs/>
            <w:sz w:val="22"/>
            <w:szCs w:val="22"/>
            <w:lang w:val="vi-VN"/>
          </w:rPr>
          <w:t>c.</w:t>
        </w:r>
      </w:ins>
    </w:p>
    <w:p w14:paraId="2BE4E6FB" w14:textId="77777777" w:rsidR="006E631B" w:rsidRPr="00EC18E1" w:rsidRDefault="006E631B" w:rsidP="006E631B">
      <w:pPr>
        <w:tabs>
          <w:tab w:val="left" w:pos="630"/>
          <w:tab w:val="left" w:pos="1080"/>
        </w:tabs>
        <w:ind w:firstLine="0"/>
        <w:rPr>
          <w:ins w:id="9130" w:author="An Tran, ACA (BUV)" w:date="2024-09-12T11:05:00Z" w16du:dateUtc="2024-09-12T04:05:00Z"/>
          <w:rFonts w:ascii="iCiel Avenir LT Std 35 Light" w:hAnsi="iCiel Avenir LT Std 35 Light" w:cs="Arial"/>
          <w:i/>
          <w:iCs/>
          <w:sz w:val="22"/>
          <w:szCs w:val="22"/>
          <w:lang w:val="vi-VN"/>
        </w:rPr>
      </w:pPr>
      <w:ins w:id="9131" w:author="An Tran, ACA (BUV)" w:date="2024-09-12T11:05:00Z" w16du:dateUtc="2024-09-12T04:05:00Z">
        <w:r w:rsidRPr="00EC18E1">
          <w:rPr>
            <w:rFonts w:ascii="iCiel Avenir LT Std 35 Light" w:hAnsi="iCiel Avenir LT Std 35 Light" w:cs="Arial"/>
            <w:i/>
            <w:iCs/>
            <w:sz w:val="22"/>
            <w:szCs w:val="22"/>
            <w:lang w:val="vi-VN"/>
          </w:rPr>
          <w:t xml:space="preserve">Ngoài ra, để nắm được tất cả thông tin về các hoạt động và dịch vụ từ ban Công tác và Phát triển Sinh Viên, sinh viên có thể truy cập trang Canvas, phần “Course" có tên "Student Engagement": </w:t>
        </w:r>
        <w:r>
          <w:fldChar w:fldCharType="begin"/>
        </w:r>
        <w:r>
          <w:instrText>HYPERLINK "https://buv.instructure.com/courses/334"</w:instrText>
        </w:r>
        <w:r>
          <w:fldChar w:fldCharType="separate"/>
        </w:r>
        <w:r w:rsidRPr="00EC18E1">
          <w:rPr>
            <w:rStyle w:val="Hyperlink"/>
            <w:rFonts w:ascii="iCiel Avenir LT Std 35 Light" w:hAnsi="iCiel Avenir LT Std 35 Light" w:cs="Arial"/>
            <w:i/>
            <w:iCs/>
            <w:sz w:val="22"/>
            <w:szCs w:val="22"/>
            <w:lang w:val="vi-VN"/>
          </w:rPr>
          <w:t>https://buv.instructure.com/courses/334</w:t>
        </w:r>
        <w:r>
          <w:rPr>
            <w:rStyle w:val="Hyperlink"/>
            <w:rFonts w:ascii="iCiel Avenir LT Std 35 Light" w:hAnsi="iCiel Avenir LT Std 35 Light" w:cs="Arial"/>
            <w:i/>
            <w:iCs/>
            <w:sz w:val="22"/>
            <w:szCs w:val="22"/>
            <w:lang w:val="vi-VN"/>
          </w:rPr>
          <w:fldChar w:fldCharType="end"/>
        </w:r>
        <w:r w:rsidRPr="00EC18E1">
          <w:rPr>
            <w:rFonts w:ascii="iCiel Avenir LT Std 35 Light" w:hAnsi="iCiel Avenir LT Std 35 Light" w:cs="Arial"/>
            <w:i/>
            <w:iCs/>
            <w:sz w:val="22"/>
            <w:szCs w:val="22"/>
            <w:lang w:val="vi-VN"/>
          </w:rPr>
          <w:t xml:space="preserve">. </w:t>
        </w:r>
      </w:ins>
    </w:p>
    <w:p w14:paraId="077DFF42" w14:textId="77777777" w:rsidR="006E631B" w:rsidRPr="009062DC" w:rsidRDefault="006E631B" w:rsidP="006E631B">
      <w:pPr>
        <w:tabs>
          <w:tab w:val="left" w:pos="630"/>
          <w:tab w:val="left" w:pos="1080"/>
        </w:tabs>
        <w:ind w:firstLine="0"/>
        <w:rPr>
          <w:ins w:id="9132" w:author="An Tran, ACA (BUV)" w:date="2024-09-12T11:05:00Z" w16du:dateUtc="2024-09-12T04:05:00Z"/>
          <w:rFonts w:ascii="iCiel Avenir LT Std 35 Light" w:hAnsi="iCiel Avenir LT Std 35 Light" w:cs="Arial"/>
          <w:i/>
          <w:iCs/>
          <w:sz w:val="22"/>
          <w:szCs w:val="22"/>
          <w:lang w:val="en-GB"/>
        </w:rPr>
      </w:pPr>
      <w:ins w:id="9133" w:author="An Tran, ACA (BUV)" w:date="2024-09-12T11:05:00Z" w16du:dateUtc="2024-09-12T04:05:00Z">
        <w:r w:rsidRPr="00EC18E1">
          <w:rPr>
            <w:rFonts w:ascii="iCiel Avenir LT Std 35 Light" w:hAnsi="iCiel Avenir LT Std 35 Light" w:cs="Arial"/>
            <w:i/>
            <w:iCs/>
            <w:sz w:val="22"/>
            <w:szCs w:val="22"/>
            <w:lang w:val="vi-VN"/>
          </w:rPr>
          <w: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t>
        </w:r>
      </w:ins>
    </w:p>
    <w:p w14:paraId="07B632D0" w14:textId="77777777" w:rsidR="006E631B" w:rsidRPr="009062DC" w:rsidRDefault="006E631B" w:rsidP="006E631B">
      <w:pPr>
        <w:pStyle w:val="Question"/>
        <w:numPr>
          <w:ilvl w:val="0"/>
          <w:numId w:val="7"/>
        </w:numPr>
        <w:tabs>
          <w:tab w:val="left" w:pos="630"/>
          <w:tab w:val="left" w:pos="1260"/>
        </w:tabs>
        <w:spacing w:line="400" w:lineRule="exact"/>
        <w:ind w:left="0" w:firstLine="720"/>
        <w:rPr>
          <w:ins w:id="9134" w:author="An Tran, ACA (BUV)" w:date="2024-09-12T11:05:00Z" w16du:dateUtc="2024-09-12T04:05:00Z"/>
          <w:rFonts w:cs="Arial"/>
          <w:b w:val="0"/>
          <w:i/>
          <w:iCs/>
          <w:szCs w:val="22"/>
          <w:lang w:val="en-GB"/>
        </w:rPr>
      </w:pPr>
      <w:bookmarkStart w:id="9135" w:name="_Toc149054263"/>
      <w:bookmarkStart w:id="9136" w:name="_Toc177025944"/>
      <w:bookmarkStart w:id="9137" w:name="_Toc177146665"/>
      <w:ins w:id="9138" w:author="An Tran, ACA (BUV)" w:date="2024-09-12T11:05:00Z" w16du:dateUtc="2024-09-12T04:05:00Z">
        <w:r w:rsidRPr="009062DC">
          <w:rPr>
            <w:rFonts w:cs="Arial"/>
            <w:szCs w:val="22"/>
            <w:lang w:val="en-GB"/>
          </w:rPr>
          <w:t xml:space="preserve">What is the point of going for an internship which is not relevant to student’s major? / </w:t>
        </w:r>
        <w:r w:rsidRPr="009062DC">
          <w:rPr>
            <w:rFonts w:cs="Arial"/>
            <w:i/>
            <w:iCs/>
            <w:szCs w:val="22"/>
            <w:lang w:val="en-GB"/>
          </w:rPr>
          <w:t>N</w:t>
        </w:r>
        <w:r w:rsidRPr="009062DC">
          <w:rPr>
            <w:rFonts w:cs="Calibri"/>
            <w:i/>
            <w:iCs/>
            <w:szCs w:val="22"/>
            <w:lang w:val="en-GB"/>
          </w:rPr>
          <w:t>ế</w:t>
        </w:r>
        <w:r w:rsidRPr="009062DC">
          <w:rPr>
            <w:rFonts w:cs="Arial"/>
            <w:i/>
            <w:iCs/>
            <w:szCs w:val="22"/>
            <w:lang w:val="en-GB"/>
          </w:rPr>
          <w:t xml:space="preserve">u sinh viên </w:t>
        </w:r>
        <w:r w:rsidRPr="009062DC">
          <w:rPr>
            <w:rFonts w:cs="Calibri"/>
            <w:i/>
            <w:iCs/>
            <w:szCs w:val="22"/>
            <w:lang w:val="en-GB"/>
          </w:rPr>
          <w:t>đ</w:t>
        </w:r>
        <w:r w:rsidRPr="009062DC">
          <w:rPr>
            <w:rFonts w:cs="Arial"/>
            <w:i/>
            <w:iCs/>
            <w:szCs w:val="22"/>
            <w:lang w:val="en-GB"/>
          </w:rPr>
          <w:t>i th</w:t>
        </w:r>
        <w:r w:rsidRPr="009062DC">
          <w:rPr>
            <w:rFonts w:cs="Calibri"/>
            <w:i/>
            <w:iCs/>
            <w:szCs w:val="22"/>
            <w:lang w:val="en-GB"/>
          </w:rPr>
          <w:t>ự</w:t>
        </w:r>
        <w:r w:rsidRPr="009062DC">
          <w:rPr>
            <w:rFonts w:cs="Arial"/>
            <w:i/>
            <w:iCs/>
            <w:szCs w:val="22"/>
            <w:lang w:val="en-GB"/>
          </w:rPr>
          <w:t>c t</w:t>
        </w:r>
        <w:r w:rsidRPr="009062DC">
          <w:rPr>
            <w:rFonts w:cs="Calibri"/>
            <w:i/>
            <w:iCs/>
            <w:szCs w:val="22"/>
            <w:lang w:val="en-GB"/>
          </w:rPr>
          <w:t>ậ</w:t>
        </w:r>
        <w:r w:rsidRPr="009062DC">
          <w:rPr>
            <w:rFonts w:cs="Arial"/>
            <w:i/>
            <w:iCs/>
            <w:szCs w:val="22"/>
            <w:lang w:val="en-GB"/>
          </w:rPr>
          <w:t>p trong m</w:t>
        </w:r>
        <w:r w:rsidRPr="009062DC">
          <w:rPr>
            <w:rFonts w:cs="Calibri"/>
            <w:i/>
            <w:iCs/>
            <w:szCs w:val="22"/>
            <w:lang w:val="en-GB"/>
          </w:rPr>
          <w:t>ả</w:t>
        </w:r>
        <w:r w:rsidRPr="009062DC">
          <w:rPr>
            <w:rFonts w:cs="Arial"/>
            <w:i/>
            <w:iCs/>
            <w:szCs w:val="22"/>
            <w:lang w:val="en-GB"/>
          </w:rPr>
          <w:t>ng không liên quan t</w:t>
        </w:r>
        <w:r w:rsidRPr="009062DC">
          <w:rPr>
            <w:rFonts w:cs="Calibri"/>
            <w:i/>
            <w:iCs/>
            <w:szCs w:val="22"/>
            <w:lang w:val="en-GB"/>
          </w:rPr>
          <w:t>ớ</w:t>
        </w:r>
        <w:r w:rsidRPr="009062DC">
          <w:rPr>
            <w:rFonts w:cs="Arial"/>
            <w:i/>
            <w:iCs/>
            <w:szCs w:val="22"/>
            <w:lang w:val="en-GB"/>
          </w:rPr>
          <w:t>i ngành h</w:t>
        </w:r>
        <w:r w:rsidRPr="009062DC">
          <w:rPr>
            <w:rFonts w:cs="Calibri"/>
            <w:i/>
            <w:iCs/>
            <w:szCs w:val="22"/>
            <w:lang w:val="en-GB"/>
          </w:rPr>
          <w:t>ọ</w:t>
        </w:r>
        <w:r w:rsidRPr="009062DC">
          <w:rPr>
            <w:rFonts w:cs="Arial"/>
            <w:i/>
            <w:iCs/>
            <w:szCs w:val="22"/>
            <w:lang w:val="en-GB"/>
          </w:rPr>
          <w:t>c thì có tác d</w:t>
        </w:r>
        <w:r w:rsidRPr="009062DC">
          <w:rPr>
            <w:rFonts w:cs="Calibri"/>
            <w:i/>
            <w:iCs/>
            <w:szCs w:val="22"/>
            <w:lang w:val="en-GB"/>
          </w:rPr>
          <w:t>ụ</w:t>
        </w:r>
        <w:r w:rsidRPr="009062DC">
          <w:rPr>
            <w:rFonts w:cs="Arial"/>
            <w:i/>
            <w:iCs/>
            <w:szCs w:val="22"/>
            <w:lang w:val="en-GB"/>
          </w:rPr>
          <w:t>ng gì?</w:t>
        </w:r>
        <w:bookmarkEnd w:id="9135"/>
        <w:bookmarkEnd w:id="9136"/>
        <w:bookmarkEnd w:id="9137"/>
      </w:ins>
    </w:p>
    <w:p w14:paraId="73C81300" w14:textId="77777777" w:rsidR="006E631B" w:rsidRPr="009062DC" w:rsidRDefault="006E631B" w:rsidP="006E631B">
      <w:pPr>
        <w:pStyle w:val="ListParagraph"/>
        <w:tabs>
          <w:tab w:val="left" w:pos="630"/>
          <w:tab w:val="left" w:pos="720"/>
          <w:tab w:val="left" w:pos="1080"/>
        </w:tabs>
        <w:ind w:left="0"/>
        <w:contextualSpacing w:val="0"/>
        <w:rPr>
          <w:ins w:id="9139" w:author="An Tran, ACA (BUV)" w:date="2024-09-12T11:05:00Z" w16du:dateUtc="2024-09-12T04:05:00Z"/>
          <w:rFonts w:ascii="iCiel Avenir LT Std 35 Light" w:hAnsi="iCiel Avenir LT Std 35 Light" w:cs="Arial"/>
          <w:b/>
          <w:bCs/>
          <w:sz w:val="22"/>
          <w:szCs w:val="22"/>
          <w:u w:val="single"/>
          <w:lang w:val="en-GB"/>
        </w:rPr>
      </w:pPr>
      <w:ins w:id="9140" w:author="An Tran, ACA (BUV)" w:date="2024-09-12T11:05:00Z" w16du:dateUtc="2024-09-12T04:05:00Z">
        <w:r w:rsidRPr="009062DC">
          <w:rPr>
            <w:rFonts w:ascii="iCiel Avenir LT Std 35 Light" w:hAnsi="iCiel Avenir LT Std 35 Light" w:cs="Arial"/>
            <w:b/>
            <w:bCs/>
            <w:sz w:val="22"/>
            <w:szCs w:val="22"/>
            <w:u w:val="single"/>
            <w:lang w:val="en-GB"/>
          </w:rPr>
          <w:t xml:space="preserve">Answer / </w:t>
        </w:r>
        <w:r w:rsidRPr="009062DC">
          <w:rPr>
            <w:rFonts w:ascii="iCiel Avenir LT Std 35 Light" w:hAnsi="iCiel Avenir LT Std 35 Light" w:cs="Arial"/>
            <w:b/>
            <w:bCs/>
            <w:i/>
            <w:iCs/>
            <w:sz w:val="22"/>
            <w:szCs w:val="22"/>
            <w:u w:val="single"/>
            <w:lang w:val="en-GB"/>
          </w:rPr>
          <w:t>Câu tr</w:t>
        </w:r>
        <w:r w:rsidRPr="009062DC">
          <w:rPr>
            <w:rFonts w:ascii="iCiel Avenir LT Std 35 Light" w:hAnsi="iCiel Avenir LT Std 35 Light" w:cs="Calibri"/>
            <w:b/>
            <w:bCs/>
            <w:i/>
            <w:iCs/>
            <w:sz w:val="22"/>
            <w:szCs w:val="22"/>
            <w:u w:val="single"/>
            <w:lang w:val="en-GB"/>
          </w:rPr>
          <w:t>ả</w:t>
        </w:r>
        <w:r w:rsidRPr="009062DC">
          <w:rPr>
            <w:rFonts w:ascii="iCiel Avenir LT Std 35 Light" w:hAnsi="iCiel Avenir LT Std 35 Light" w:cs="Arial"/>
            <w:b/>
            <w:bCs/>
            <w:i/>
            <w:iCs/>
            <w:sz w:val="22"/>
            <w:szCs w:val="22"/>
            <w:u w:val="single"/>
            <w:lang w:val="en-GB"/>
          </w:rPr>
          <w:t xml:space="preserve"> l</w:t>
        </w:r>
        <w:r w:rsidRPr="009062DC">
          <w:rPr>
            <w:rFonts w:ascii="iCiel Avenir LT Std 35 Light" w:hAnsi="iCiel Avenir LT Std 35 Light" w:cs="Calibri"/>
            <w:b/>
            <w:bCs/>
            <w:i/>
            <w:iCs/>
            <w:sz w:val="22"/>
            <w:szCs w:val="22"/>
            <w:u w:val="single"/>
            <w:lang w:val="en-GB"/>
          </w:rPr>
          <w:t>ờ</w:t>
        </w:r>
        <w:r w:rsidRPr="009062DC">
          <w:rPr>
            <w:rFonts w:ascii="iCiel Avenir LT Std 35 Light" w:hAnsi="iCiel Avenir LT Std 35 Light" w:cs="Arial"/>
            <w:b/>
            <w:bCs/>
            <w:i/>
            <w:iCs/>
            <w:sz w:val="22"/>
            <w:szCs w:val="22"/>
            <w:u w:val="single"/>
            <w:lang w:val="en-GB"/>
          </w:rPr>
          <w:t>i</w:t>
        </w:r>
        <w:r w:rsidRPr="009062DC">
          <w:rPr>
            <w:rFonts w:ascii="iCiel Avenir LT Std 35 Light" w:hAnsi="iCiel Avenir LT Std 35 Light" w:cs="Arial"/>
            <w:b/>
            <w:bCs/>
            <w:sz w:val="22"/>
            <w:szCs w:val="22"/>
            <w:u w:val="single"/>
            <w:lang w:val="en-GB"/>
          </w:rPr>
          <w:t>:</w:t>
        </w:r>
      </w:ins>
    </w:p>
    <w:p w14:paraId="5D8DE51A" w14:textId="77777777" w:rsidR="006E631B" w:rsidRPr="00B444DF" w:rsidRDefault="006E631B" w:rsidP="006E631B">
      <w:pPr>
        <w:tabs>
          <w:tab w:val="left" w:pos="630"/>
          <w:tab w:val="left" w:pos="1080"/>
        </w:tabs>
        <w:ind w:firstLine="0"/>
        <w:rPr>
          <w:ins w:id="9141" w:author="An Tran, ACA (BUV)" w:date="2024-09-12T11:05:00Z" w16du:dateUtc="2024-09-12T04:05:00Z"/>
          <w:rFonts w:ascii="iCiel Avenir LT Std 35 Light" w:hAnsi="iCiel Avenir LT Std 35 Light" w:cs="Arial"/>
          <w:sz w:val="22"/>
          <w:szCs w:val="22"/>
        </w:rPr>
      </w:pPr>
      <w:ins w:id="9142" w:author="An Tran, ACA (BUV)" w:date="2024-09-12T11:05:00Z" w16du:dateUtc="2024-09-12T04:05:00Z">
        <w:r w:rsidRPr="00B444DF">
          <w:rPr>
            <w:rFonts w:ascii="iCiel Avenir LT Std 35 Light" w:hAnsi="iCiel Avenir LT Std 35 Light" w:cs="Arial"/>
            <w:sz w:val="22"/>
            <w:szCs w:val="22"/>
          </w:rPr>
          <w:t xml:space="preserve">Going for an internship is not only about enhancing specialised skills and knowledge, but also about exploring what is available and waiting for them in the labour market. On the one hand, an internship helps students to familiarize themselves with working life, learning business </w:t>
        </w:r>
        <w:proofErr w:type="gramStart"/>
        <w:r w:rsidRPr="00B444DF">
          <w:rPr>
            <w:rFonts w:ascii="iCiel Avenir LT Std 35 Light" w:hAnsi="iCiel Avenir LT Std 35 Light" w:cs="Arial"/>
            <w:sz w:val="22"/>
            <w:szCs w:val="22"/>
          </w:rPr>
          <w:t>etiquettes</w:t>
        </w:r>
        <w:proofErr w:type="gramEnd"/>
        <w:r w:rsidRPr="00B444DF">
          <w:rPr>
            <w:rFonts w:ascii="iCiel Avenir LT Std 35 Light" w:hAnsi="iCiel Avenir LT Std 35 Light" w:cs="Arial"/>
            <w:sz w:val="22"/>
            <w:szCs w:val="22"/>
          </w:rPr>
          <w:t xml:space="preserve"> and workplace skills. On the other hand, the student can try out different roles in different industries and in different organisations’ scales to reaffirm what they are good at, what motivates them most at work, or what they want to avoid in their career. We believe that our students, after completing internships in diverse </w:t>
        </w:r>
        <w:proofErr w:type="gramStart"/>
        <w:r w:rsidRPr="00B444DF">
          <w:rPr>
            <w:rFonts w:ascii="iCiel Avenir LT Std 35 Light" w:hAnsi="iCiel Avenir LT Std 35 Light" w:cs="Arial"/>
            <w:sz w:val="22"/>
            <w:szCs w:val="22"/>
          </w:rPr>
          <w:t>areas</w:t>
        </w:r>
        <w:proofErr w:type="gramEnd"/>
        <w:r w:rsidRPr="00B444DF">
          <w:rPr>
            <w:rFonts w:ascii="iCiel Avenir LT Std 35 Light" w:hAnsi="iCiel Avenir LT Std 35 Light" w:cs="Arial"/>
            <w:sz w:val="22"/>
            <w:szCs w:val="22"/>
          </w:rPr>
          <w:t xml:space="preserve"> have been equipped with a wide range of experience and be more certain in their future career decisions.</w:t>
        </w:r>
      </w:ins>
    </w:p>
    <w:p w14:paraId="279B0B43" w14:textId="77777777" w:rsidR="006E631B" w:rsidRDefault="006E631B" w:rsidP="006E631B">
      <w:pPr>
        <w:tabs>
          <w:tab w:val="left" w:pos="630"/>
          <w:tab w:val="left" w:pos="1080"/>
        </w:tabs>
        <w:ind w:firstLine="0"/>
        <w:rPr>
          <w:ins w:id="9143" w:author="An Tran, ACA (BUV)" w:date="2024-09-12T11:05:00Z" w16du:dateUtc="2024-09-12T04:05:00Z"/>
          <w:rFonts w:ascii="iCiel Avenir LT Std 35 Light" w:hAnsi="iCiel Avenir LT Std 35 Light" w:cs="Arial"/>
          <w:sz w:val="22"/>
          <w:szCs w:val="22"/>
        </w:rPr>
      </w:pPr>
      <w:ins w:id="9144"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020BC3A3" w14:textId="77777777" w:rsidR="006E631B" w:rsidRPr="00B444DF" w:rsidRDefault="006E631B" w:rsidP="006E631B">
      <w:pPr>
        <w:tabs>
          <w:tab w:val="left" w:pos="630"/>
          <w:tab w:val="left" w:pos="1080"/>
        </w:tabs>
        <w:ind w:firstLine="0"/>
        <w:rPr>
          <w:ins w:id="9145" w:author="An Tran, ACA (BUV)" w:date="2024-09-12T11:05:00Z" w16du:dateUtc="2024-09-12T04:05:00Z"/>
          <w:rFonts w:ascii="iCiel Avenir LT Std 35 Light" w:hAnsi="iCiel Avenir LT Std 35 Light" w:cs="Arial"/>
          <w:sz w:val="22"/>
          <w:szCs w:val="22"/>
        </w:rPr>
      </w:pPr>
      <w:ins w:id="9146"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185D03D5" w14:textId="77777777" w:rsidR="006E631B" w:rsidRPr="00B444DF" w:rsidRDefault="006E631B" w:rsidP="006E631B">
      <w:pPr>
        <w:tabs>
          <w:tab w:val="left" w:pos="630"/>
          <w:tab w:val="left" w:pos="1080"/>
        </w:tabs>
        <w:ind w:firstLine="0"/>
        <w:rPr>
          <w:ins w:id="9147" w:author="An Tran, ACA (BUV)" w:date="2024-09-12T11:05:00Z" w16du:dateUtc="2024-09-12T04:05:00Z"/>
          <w:rFonts w:ascii="iCiel Avenir LT Std 35 Light" w:hAnsi="iCiel Avenir LT Std 35 Light" w:cs="Arial"/>
          <w:i/>
          <w:iCs/>
          <w:sz w:val="22"/>
          <w:szCs w:val="22"/>
        </w:rPr>
      </w:pPr>
      <w:ins w:id="9148" w:author="An Tran, ACA (BUV)" w:date="2024-09-12T11:05:00Z" w16du:dateUtc="2024-09-12T04:05:00Z">
        <w:r w:rsidRPr="00B444DF">
          <w:rPr>
            <w:rFonts w:ascii="iCiel Avenir LT Std 35 Light" w:hAnsi="iCiel Avenir LT Std 35 Light" w:cs="Arial"/>
            <w:i/>
            <w:iCs/>
            <w:sz w:val="22"/>
            <w:szCs w:val="22"/>
          </w:rPr>
          <w:t xml:space="preserve">Sinh viên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trau d</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m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t</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ch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đợ</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 xml:space="preserve">ng lao </w:t>
        </w:r>
        <w:r w:rsidRPr="00B444DF">
          <w:rPr>
            <w:rFonts w:ascii="iCiel Avenir LT Std 35 Light" w:hAnsi="iCiel Avenir LT Std 35 Light" w:cs="Calibri"/>
            <w:i/>
            <w:iCs/>
            <w:sz w:val="22"/>
            <w:szCs w:val="22"/>
          </w:rPr>
          <w:t>độ</w:t>
        </w:r>
        <w:r w:rsidRPr="00B444DF">
          <w:rPr>
            <w:rFonts w:ascii="iCiel Avenir LT Std 35 Light" w:hAnsi="iCiel Avenir LT Std 35 Light" w:cs="Arial"/>
            <w:i/>
            <w:iCs/>
            <w:sz w:val="22"/>
            <w:szCs w:val="22"/>
          </w:rPr>
          <w:t>ng.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quen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nghi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x</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d</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ă</w:t>
        </w:r>
        <w:r w:rsidRPr="00B444DF">
          <w:rPr>
            <w:rFonts w:ascii="iCiel Avenir LT Std 35 Light" w:hAnsi="iCiel Avenir LT Std 35 Light" w:cs="Arial"/>
            <w:i/>
            <w:iCs/>
            <w:sz w:val="22"/>
            <w:szCs w:val="22"/>
          </w:rPr>
          <w:t>n ph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m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d</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ch v</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hay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khác, sinh viên có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trong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quy m</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nhau, </w:t>
        </w:r>
        <w:r w:rsidRPr="00B444DF">
          <w:rPr>
            <w:rFonts w:ascii="iCiel Avenir LT Std 35 Light" w:hAnsi="iCiel Avenir LT Std 35 Light" w:cs="Calibri"/>
            <w:i/>
            <w:iCs/>
            <w:sz w:val="22"/>
            <w:szCs w:val="22"/>
          </w:rPr>
          <w:t>để</w:t>
        </w:r>
        <w:r w:rsidRPr="00B444DF">
          <w:rPr>
            <w:rFonts w:ascii="iCiel Avenir LT Std 35 Light" w:hAnsi="iCiel Avenir LT Std 35 Light" w:cs="Arial"/>
            <w:i/>
            <w:iCs/>
            <w:sz w:val="22"/>
            <w:szCs w:val="22"/>
          </w:rPr>
          <w:t xml:space="preserve"> x</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độ</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cho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hay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mu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 tr</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nh trong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tin t</w:t>
        </w:r>
        <w:r w:rsidRPr="00B444DF">
          <w:rPr>
            <w:rFonts w:ascii="iCiel Avenir LT Std 35 Light" w:hAnsi="iCiel Avenir LT Std 35 Light" w:cs="Calibri"/>
            <w:i/>
            <w:iCs/>
            <w:sz w:val="22"/>
            <w:szCs w:val="22"/>
          </w:rPr>
          <w:t>ưở</w:t>
        </w:r>
        <w:r w:rsidRPr="00B444DF">
          <w:rPr>
            <w:rFonts w:ascii="iCiel Avenir LT Std 35 Light" w:hAnsi="iCiel Avenir LT Std 35 Light" w:cs="Arial"/>
            <w:i/>
            <w:iCs/>
            <w:sz w:val="22"/>
            <w:szCs w:val="22"/>
          </w:rPr>
          <w:t>ng r</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sau khi ho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ng</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trang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m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t </w:t>
        </w:r>
        <w:r w:rsidRPr="00B444DF">
          <w:rPr>
            <w:rFonts w:ascii="iCiel Avenir LT Std 35 Light" w:hAnsi="iCiel Avenir LT Std 35 Light" w:cs="Calibri"/>
            <w:i/>
            <w:iCs/>
            <w:sz w:val="22"/>
            <w:szCs w:val="22"/>
          </w:rPr>
          <w:t>đị</w:t>
        </w:r>
        <w:r w:rsidRPr="00B444DF">
          <w:rPr>
            <w:rFonts w:ascii="iCiel Avenir LT Std 35 Light" w:hAnsi="iCiel Avenir LT Std 35 Light" w:cs="Arial"/>
            <w:i/>
            <w:iCs/>
            <w:sz w:val="22"/>
            <w:szCs w:val="22"/>
          </w:rPr>
          <w:t>nh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mình.</w:t>
        </w:r>
      </w:ins>
    </w:p>
    <w:p w14:paraId="4368BE06" w14:textId="77777777" w:rsidR="006E631B" w:rsidRPr="008F5DDF" w:rsidRDefault="006E631B" w:rsidP="006E631B">
      <w:pPr>
        <w:tabs>
          <w:tab w:val="left" w:pos="630"/>
          <w:tab w:val="left" w:pos="1080"/>
        </w:tabs>
        <w:ind w:firstLine="0"/>
        <w:rPr>
          <w:ins w:id="9149" w:author="An Tran, ACA (BUV)" w:date="2024-09-12T11:05:00Z" w16du:dateUtc="2024-09-12T04:05:00Z"/>
          <w:rFonts w:ascii="iCiel Avenir LT Std 35 Light" w:hAnsi="iCiel Avenir LT Std 35 Light" w:cs="Arial"/>
          <w:i/>
          <w:iCs/>
          <w:sz w:val="22"/>
          <w:szCs w:val="22"/>
        </w:rPr>
      </w:pPr>
      <w:ins w:id="9150"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244ECD24" w14:textId="77777777" w:rsidR="006E631B" w:rsidRPr="00AA0235" w:rsidRDefault="006E631B" w:rsidP="006E631B">
      <w:pPr>
        <w:tabs>
          <w:tab w:val="left" w:pos="630"/>
          <w:tab w:val="left" w:pos="1080"/>
        </w:tabs>
        <w:ind w:firstLine="0"/>
        <w:rPr>
          <w:ins w:id="9151" w:author="An Tran, ACA (BUV)" w:date="2024-09-12T11:05:00Z" w16du:dateUtc="2024-09-12T04:05:00Z"/>
          <w:rFonts w:ascii="iCiel Avenir LT Std 35 Light" w:hAnsi="iCiel Avenir LT Std 35 Light" w:cs="Arial"/>
          <w:i/>
          <w:iCs/>
          <w:sz w:val="22"/>
          <w:szCs w:val="22"/>
        </w:rPr>
      </w:pPr>
      <w:ins w:id="9152"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r>
          <w:rPr>
            <w:rFonts w:ascii="iCiel Avenir LT Std 35 Light" w:hAnsi="iCiel Avenir LT Std 35 Light" w:cs="Arial"/>
            <w:sz w:val="22"/>
            <w:szCs w:val="22"/>
          </w:rPr>
          <w:t xml:space="preserve"> </w:t>
        </w:r>
      </w:ins>
    </w:p>
    <w:p w14:paraId="7E209333" w14:textId="77777777" w:rsidR="006E631B" w:rsidRPr="004526AF" w:rsidRDefault="006E631B" w:rsidP="006E631B">
      <w:pPr>
        <w:pStyle w:val="Question"/>
        <w:numPr>
          <w:ilvl w:val="0"/>
          <w:numId w:val="7"/>
        </w:numPr>
        <w:tabs>
          <w:tab w:val="left" w:pos="630"/>
          <w:tab w:val="left" w:pos="1170"/>
        </w:tabs>
        <w:spacing w:line="400" w:lineRule="exact"/>
        <w:ind w:left="0" w:firstLine="720"/>
        <w:rPr>
          <w:ins w:id="9153" w:author="An Tran, ACA (BUV)" w:date="2024-09-12T11:05:00Z" w16du:dateUtc="2024-09-12T04:05:00Z"/>
          <w:rFonts w:cs="Arial"/>
          <w:b w:val="0"/>
          <w:szCs w:val="22"/>
        </w:rPr>
      </w:pPr>
      <w:bookmarkStart w:id="9154" w:name="_Toc149054264"/>
      <w:bookmarkStart w:id="9155" w:name="_Toc177025945"/>
      <w:bookmarkStart w:id="9156" w:name="_Toc177146666"/>
      <w:ins w:id="9157" w:author="An Tran, ACA (BUV)" w:date="2024-09-12T11:05:00Z" w16du:dateUtc="2024-09-12T04:05:00Z">
        <w:r w:rsidRPr="004526AF">
          <w:rPr>
            <w:rFonts w:cs="Arial"/>
            <w:szCs w:val="22"/>
          </w:rPr>
          <w:t xml:space="preserve">Does BUV have any solutions if students </w:t>
        </w:r>
        <w:r w:rsidRPr="004526AF">
          <w:rPr>
            <w:rFonts w:cs="Arial"/>
            <w:bCs/>
            <w:szCs w:val="22"/>
          </w:rPr>
          <w:t>cannot</w:t>
        </w:r>
        <w:r w:rsidRPr="004526AF">
          <w:rPr>
            <w:rFonts w:cs="Arial"/>
            <w:szCs w:val="22"/>
          </w:rPr>
          <w:t xml:space="preserve"> pass internship interviews many times? / </w:t>
        </w:r>
        <w:r w:rsidRPr="004526AF">
          <w:rPr>
            <w:rFonts w:cs="Arial"/>
            <w:i/>
            <w:iCs/>
            <w:szCs w:val="22"/>
          </w:rPr>
          <w:t>Nhà tr</w:t>
        </w:r>
        <w:r w:rsidRPr="004526AF">
          <w:rPr>
            <w:rFonts w:cs="Calibri"/>
            <w:i/>
            <w:iCs/>
            <w:szCs w:val="22"/>
          </w:rPr>
          <w:t>ườ</w:t>
        </w:r>
        <w:r w:rsidRPr="004526AF">
          <w:rPr>
            <w:rFonts w:cs="Arial"/>
            <w:i/>
            <w:iCs/>
            <w:szCs w:val="22"/>
          </w:rPr>
          <w:t>ng có ph</w:t>
        </w:r>
        <w:r w:rsidRPr="004526AF">
          <w:rPr>
            <w:rFonts w:cs="Calibri"/>
            <w:i/>
            <w:iCs/>
            <w:szCs w:val="22"/>
          </w:rPr>
          <w:t>ươ</w:t>
        </w:r>
        <w:r w:rsidRPr="004526AF">
          <w:rPr>
            <w:rFonts w:cs="Arial"/>
            <w:i/>
            <w:iCs/>
            <w:szCs w:val="22"/>
          </w:rPr>
          <w:t xml:space="preserve">ng </w:t>
        </w:r>
        <w:r w:rsidRPr="004526AF">
          <w:rPr>
            <w:rFonts w:cs="Avenir Next LT Pro"/>
            <w:i/>
            <w:iCs/>
            <w:szCs w:val="22"/>
          </w:rPr>
          <w:t>á</w:t>
        </w:r>
        <w:r w:rsidRPr="004526AF">
          <w:rPr>
            <w:rFonts w:cs="Arial"/>
            <w:i/>
            <w:iCs/>
            <w:szCs w:val="22"/>
          </w:rPr>
          <w:t>n g</w:t>
        </w:r>
        <w:r w:rsidRPr="004526AF">
          <w:rPr>
            <w:rFonts w:cs="Avenir Next LT Pro"/>
            <w:i/>
            <w:iCs/>
            <w:szCs w:val="22"/>
          </w:rPr>
          <w:t>ì</w:t>
        </w:r>
        <w:r w:rsidRPr="004526AF">
          <w:rPr>
            <w:rFonts w:cs="Arial"/>
            <w:i/>
            <w:iCs/>
            <w:szCs w:val="22"/>
          </w:rPr>
          <w:t xml:space="preserve"> n</w:t>
        </w:r>
        <w:r w:rsidRPr="004526AF">
          <w:rPr>
            <w:rFonts w:cs="Calibri"/>
            <w:i/>
            <w:iCs/>
            <w:szCs w:val="22"/>
          </w:rPr>
          <w:t>ế</w:t>
        </w:r>
        <w:r w:rsidRPr="004526AF">
          <w:rPr>
            <w:rFonts w:cs="Arial"/>
            <w:i/>
            <w:iCs/>
            <w:szCs w:val="22"/>
          </w:rPr>
          <w:t>u sinh viên liên t</w:t>
        </w:r>
        <w:r w:rsidRPr="004526AF">
          <w:rPr>
            <w:rFonts w:cs="Calibri"/>
            <w:i/>
            <w:iCs/>
            <w:szCs w:val="22"/>
          </w:rPr>
          <w:t>ụ</w:t>
        </w:r>
        <w:r w:rsidRPr="004526AF">
          <w:rPr>
            <w:rFonts w:cs="Arial"/>
            <w:i/>
            <w:iCs/>
            <w:szCs w:val="22"/>
          </w:rPr>
          <w:t>c không đ</w:t>
        </w:r>
        <w:r w:rsidRPr="004526AF">
          <w:rPr>
            <w:rFonts w:cs="Calibri"/>
            <w:i/>
            <w:iCs/>
            <w:szCs w:val="22"/>
          </w:rPr>
          <w:t>ỗ</w:t>
        </w:r>
        <w:r w:rsidRPr="004526AF">
          <w:rPr>
            <w:rFonts w:cs="Arial"/>
            <w:i/>
            <w:iCs/>
            <w:szCs w:val="22"/>
          </w:rPr>
          <w:t xml:space="preserve"> các vòng ph</w:t>
        </w:r>
        <w:r w:rsidRPr="004526AF">
          <w:rPr>
            <w:rFonts w:cs="Calibri"/>
            <w:i/>
            <w:iCs/>
            <w:szCs w:val="22"/>
          </w:rPr>
          <w:t>ỏ</w:t>
        </w:r>
        <w:r w:rsidRPr="004526AF">
          <w:rPr>
            <w:rFonts w:cs="Arial"/>
            <w:i/>
            <w:iCs/>
            <w:szCs w:val="22"/>
          </w:rPr>
          <w:t>ng v</w:t>
        </w:r>
        <w:r w:rsidRPr="004526AF">
          <w:rPr>
            <w:rFonts w:cs="Calibri"/>
            <w:i/>
            <w:iCs/>
            <w:szCs w:val="22"/>
          </w:rPr>
          <w:t>ấ</w:t>
        </w:r>
        <w:r w:rsidRPr="004526AF">
          <w:rPr>
            <w:rFonts w:cs="Arial"/>
            <w:i/>
            <w:iCs/>
            <w:szCs w:val="22"/>
          </w:rPr>
          <w:t>n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v</w:t>
        </w:r>
        <w:r w:rsidRPr="004526AF">
          <w:rPr>
            <w:rFonts w:cs="Calibri"/>
            <w:i/>
            <w:iCs/>
            <w:szCs w:val="22"/>
          </w:rPr>
          <w:t>ớ</w:t>
        </w:r>
        <w:r w:rsidRPr="004526AF">
          <w:rPr>
            <w:rFonts w:cs="Arial"/>
            <w:i/>
            <w:iCs/>
            <w:szCs w:val="22"/>
          </w:rPr>
          <w:t>i công ty?</w:t>
        </w:r>
        <w:bookmarkEnd w:id="9154"/>
        <w:bookmarkEnd w:id="9155"/>
        <w:bookmarkEnd w:id="9156"/>
      </w:ins>
    </w:p>
    <w:p w14:paraId="42BC036A" w14:textId="77777777" w:rsidR="006E631B" w:rsidRPr="004526AF" w:rsidRDefault="006E631B" w:rsidP="006E631B">
      <w:pPr>
        <w:pStyle w:val="ListParagraph"/>
        <w:tabs>
          <w:tab w:val="left" w:pos="630"/>
          <w:tab w:val="left" w:pos="720"/>
          <w:tab w:val="left" w:pos="1080"/>
        </w:tabs>
        <w:ind w:left="0"/>
        <w:contextualSpacing w:val="0"/>
        <w:rPr>
          <w:ins w:id="9158" w:author="An Tran, ACA (BUV)" w:date="2024-09-12T11:05:00Z" w16du:dateUtc="2024-09-12T04:05:00Z"/>
          <w:rFonts w:ascii="iCiel Avenir LT Std 35 Light" w:hAnsi="iCiel Avenir LT Std 35 Light" w:cs="Arial"/>
          <w:b/>
          <w:bCs/>
          <w:sz w:val="22"/>
          <w:szCs w:val="22"/>
          <w:u w:val="single"/>
        </w:rPr>
      </w:pPr>
      <w:ins w:id="9159"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41DBC4F6" w14:textId="77777777" w:rsidR="006E631B" w:rsidRPr="00B444DF" w:rsidRDefault="006E631B" w:rsidP="006E631B">
      <w:pPr>
        <w:tabs>
          <w:tab w:val="left" w:pos="630"/>
          <w:tab w:val="left" w:pos="1080"/>
        </w:tabs>
        <w:ind w:firstLine="0"/>
        <w:rPr>
          <w:ins w:id="9160" w:author="An Tran, ACA (BUV)" w:date="2024-09-12T11:05:00Z" w16du:dateUtc="2024-09-12T04:05:00Z"/>
          <w:rFonts w:ascii="iCiel Avenir LT Std 35 Light" w:hAnsi="iCiel Avenir LT Std 35 Light" w:cs="Arial"/>
          <w:sz w:val="22"/>
          <w:szCs w:val="22"/>
        </w:rPr>
      </w:pPr>
      <w:ins w:id="9161" w:author="An Tran, ACA (BUV)" w:date="2024-09-12T11:05:00Z" w16du:dateUtc="2024-09-12T04:05:00Z">
        <w:r w:rsidRPr="00B444DF">
          <w:rPr>
            <w:rFonts w:ascii="iCiel Avenir LT Std 35 Light" w:hAnsi="iCiel Avenir LT Std 35 Light" w:cs="Arial"/>
            <w:sz w:val="22"/>
            <w:szCs w:val="22"/>
          </w:rPr>
          <w: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t>
        </w:r>
      </w:ins>
    </w:p>
    <w:p w14:paraId="271FE7D6" w14:textId="77777777" w:rsidR="006E631B" w:rsidRPr="00B444DF" w:rsidRDefault="006E631B" w:rsidP="006E631B">
      <w:pPr>
        <w:tabs>
          <w:tab w:val="left" w:pos="630"/>
          <w:tab w:val="left" w:pos="1080"/>
        </w:tabs>
        <w:ind w:firstLine="0"/>
        <w:rPr>
          <w:ins w:id="9162" w:author="An Tran, ACA (BUV)" w:date="2024-09-12T11:05:00Z" w16du:dateUtc="2024-09-12T04:05:00Z"/>
          <w:rFonts w:ascii="iCiel Avenir LT Std 35 Light" w:hAnsi="iCiel Avenir LT Std 35 Light" w:cs="Arial"/>
          <w:sz w:val="22"/>
          <w:szCs w:val="22"/>
        </w:rPr>
      </w:pPr>
      <w:ins w:id="9163" w:author="An Tran, ACA (BUV)" w:date="2024-09-12T11:05:00Z" w16du:dateUtc="2024-09-12T04:05:00Z">
        <w:r w:rsidRPr="00B444DF">
          <w:rPr>
            <w:rFonts w:ascii="iCiel Avenir LT Std 35 Light" w:hAnsi="iCiel Avenir LT Std 35 Light" w:cs="Arial"/>
            <w:sz w:val="22"/>
            <w:szCs w:val="22"/>
          </w:rPr>
          <w:t xml:space="preserve"> In case a student cannot pass internship interviews multiple times, our Career Consultant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t>
        </w:r>
      </w:ins>
    </w:p>
    <w:p w14:paraId="0E0DC7C0" w14:textId="77777777" w:rsidR="006E631B" w:rsidRDefault="006E631B" w:rsidP="006E631B">
      <w:pPr>
        <w:tabs>
          <w:tab w:val="left" w:pos="630"/>
          <w:tab w:val="left" w:pos="1080"/>
        </w:tabs>
        <w:ind w:firstLine="0"/>
        <w:rPr>
          <w:ins w:id="9164" w:author="An Tran, ACA (BUV)" w:date="2024-09-12T11:05:00Z" w16du:dateUtc="2024-09-12T04:05:00Z"/>
          <w:rFonts w:ascii="iCiel Avenir LT Std 35 Light" w:hAnsi="iCiel Avenir LT Std 35 Light" w:cs="Arial"/>
          <w:sz w:val="22"/>
          <w:szCs w:val="22"/>
        </w:rPr>
      </w:pPr>
      <w:ins w:id="9165"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41B4BD68" w14:textId="77777777" w:rsidR="006E631B" w:rsidRPr="00B444DF" w:rsidRDefault="006E631B" w:rsidP="006E631B">
      <w:pPr>
        <w:tabs>
          <w:tab w:val="left" w:pos="630"/>
          <w:tab w:val="left" w:pos="1080"/>
        </w:tabs>
        <w:ind w:firstLine="0"/>
        <w:rPr>
          <w:ins w:id="9166" w:author="An Tran, ACA (BUV)" w:date="2024-09-12T11:05:00Z" w16du:dateUtc="2024-09-12T04:05:00Z"/>
          <w:rFonts w:ascii="iCiel Avenir LT Std 35 Light" w:hAnsi="iCiel Avenir LT Std 35 Light" w:cs="Arial"/>
          <w:sz w:val="22"/>
          <w:szCs w:val="22"/>
        </w:rPr>
      </w:pPr>
      <w:ins w:id="9167"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4DD32283" w14:textId="77777777" w:rsidR="006E631B" w:rsidRPr="00B444DF" w:rsidRDefault="006E631B" w:rsidP="006E631B">
      <w:pPr>
        <w:tabs>
          <w:tab w:val="left" w:pos="630"/>
          <w:tab w:val="left" w:pos="1080"/>
        </w:tabs>
        <w:ind w:firstLine="0"/>
        <w:rPr>
          <w:ins w:id="9168" w:author="An Tran, ACA (BUV)" w:date="2024-09-12T11:05:00Z" w16du:dateUtc="2024-09-12T04:05:00Z"/>
          <w:rFonts w:ascii="iCiel Avenir LT Std 35 Light" w:hAnsi="iCiel Avenir LT Std 35 Light" w:cs="Arial"/>
          <w:sz w:val="22"/>
          <w:szCs w:val="22"/>
        </w:rPr>
      </w:pPr>
    </w:p>
    <w:p w14:paraId="37DFCC5D" w14:textId="77777777" w:rsidR="006E631B" w:rsidRPr="00B444DF" w:rsidRDefault="006E631B" w:rsidP="006E631B">
      <w:pPr>
        <w:tabs>
          <w:tab w:val="left" w:pos="630"/>
          <w:tab w:val="left" w:pos="1080"/>
        </w:tabs>
        <w:ind w:firstLine="0"/>
        <w:rPr>
          <w:ins w:id="9169" w:author="An Tran, ACA (BUV)" w:date="2024-09-12T11:05:00Z" w16du:dateUtc="2024-09-12T04:05:00Z"/>
          <w:rFonts w:ascii="iCiel Avenir LT Std 35 Light" w:hAnsi="iCiel Avenir LT Std 35 Light" w:cs="Arial"/>
          <w:i/>
          <w:iCs/>
          <w:sz w:val="22"/>
          <w:szCs w:val="22"/>
        </w:rPr>
      </w:pPr>
      <w:ins w:id="9170" w:author="An Tran, ACA (BUV)" w:date="2024-09-12T11:05:00Z" w16du:dateUtc="2024-09-12T04:05:00Z">
        <w:r w:rsidRPr="00B444DF">
          <w:rPr>
            <w:rFonts w:ascii="iCiel Avenir LT Std 35 Light" w:hAnsi="iCiel Avenir LT Std 35 Light" w:cs="Arial"/>
            <w:i/>
            <w:iCs/>
            <w:sz w:val="22"/>
            <w:szCs w:val="22"/>
          </w:rPr>
          <w:t>Là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trong quy tr</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BUV d</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cho t</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sau t</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theo d</w:t>
        </w:r>
        <w:r w:rsidRPr="00B444DF">
          <w:rPr>
            <w:rFonts w:ascii="iCiel Avenir LT Std 35 Light" w:hAnsi="iCiel Avenir LT Std 35 Light" w:cs="Avenir Next LT Pro"/>
            <w:i/>
            <w:iCs/>
            <w:sz w:val="22"/>
            <w:szCs w:val="22"/>
          </w:rPr>
          <w:t>õ</w:t>
        </w:r>
        <w:r w:rsidRPr="00B444DF">
          <w:rPr>
            <w:rFonts w:ascii="iCiel Avenir LT Std 35 Light" w:hAnsi="iCiel Avenir LT Std 35 Light" w:cs="Arial"/>
            <w:i/>
            <w:iCs/>
            <w:sz w:val="22"/>
            <w:szCs w:val="22"/>
          </w:rPr>
          <w:t>i ph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truy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t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b</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mang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xây d</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o lu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ra gi</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t</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bu</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i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khi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chu</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n trong các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p theo. </w:t>
        </w:r>
      </w:ins>
    </w:p>
    <w:p w14:paraId="1FAFDE49" w14:textId="77777777" w:rsidR="006E631B" w:rsidRDefault="006E631B" w:rsidP="006E631B">
      <w:pPr>
        <w:tabs>
          <w:tab w:val="left" w:pos="630"/>
          <w:tab w:val="left" w:pos="1080"/>
        </w:tabs>
        <w:ind w:firstLine="0"/>
        <w:rPr>
          <w:ins w:id="9171" w:author="An Tran, ACA (BUV)" w:date="2024-09-12T11:05:00Z" w16du:dateUtc="2024-09-12T04:05:00Z"/>
          <w:rFonts w:ascii="iCiel Avenir LT Std 35 Light" w:hAnsi="iCiel Avenir LT Std 35 Light" w:cs="Arial"/>
          <w:i/>
          <w:iCs/>
          <w:sz w:val="22"/>
          <w:szCs w:val="22"/>
        </w:rPr>
      </w:pPr>
      <w:ins w:id="9172" w:author="An Tran, ACA (BUV)" w:date="2024-09-12T11:05:00Z" w16du:dateUtc="2024-09-12T04:05:00Z">
        <w:r w:rsidRPr="00B444DF">
          <w:rPr>
            <w:rFonts w:ascii="iCiel Avenir LT Std 35 Light" w:hAnsi="iCiel Avenir LT Std 35 Light" w:cs="Arial"/>
            <w:i/>
            <w:iCs/>
            <w:sz w:val="22"/>
            <w:szCs w:val="22"/>
          </w:rPr>
          <w:t>Trong tr</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sau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ng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chuyên viên Hướng nghiệp của trường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ng ng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n</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m ra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l</w:t>
        </w:r>
        <w:r w:rsidRPr="00B444DF">
          <w:rPr>
            <w:rFonts w:ascii="iCiel Avenir LT Std 35 Light" w:hAnsi="iCiel Avenir LT Std 35 Light" w:cs="Avenir Next LT Pro"/>
            <w:i/>
            <w:iCs/>
            <w:sz w:val="22"/>
            <w:szCs w:val="22"/>
          </w:rPr>
          <w:t>õ</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khi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g</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VD: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do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khi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p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1 l</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hay chi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a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ph</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n</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i chuy</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Chuy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gia T</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m l</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kh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e tinh th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y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w:t>
        </w:r>
      </w:ins>
    </w:p>
    <w:p w14:paraId="38EF4979" w14:textId="77777777" w:rsidR="006E631B" w:rsidRPr="00F52C7C" w:rsidRDefault="006E631B" w:rsidP="006E631B">
      <w:pPr>
        <w:tabs>
          <w:tab w:val="left" w:pos="630"/>
          <w:tab w:val="left" w:pos="1080"/>
        </w:tabs>
        <w:ind w:firstLine="0"/>
        <w:rPr>
          <w:ins w:id="9173" w:author="An Tran, ACA (BUV)" w:date="2024-09-12T11:05:00Z" w16du:dateUtc="2024-09-12T04:05:00Z"/>
          <w:rFonts w:ascii="iCiel Avenir LT Std 35 Light" w:hAnsi="iCiel Avenir LT Std 35 Light" w:cs="Arial"/>
          <w:i/>
          <w:iCs/>
          <w:sz w:val="22"/>
          <w:szCs w:val="22"/>
        </w:rPr>
      </w:pPr>
      <w:ins w:id="9174"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4EE26E37" w14:textId="77777777" w:rsidR="006E631B" w:rsidRPr="004526AF" w:rsidRDefault="006E631B" w:rsidP="006E631B">
      <w:pPr>
        <w:tabs>
          <w:tab w:val="left" w:pos="630"/>
          <w:tab w:val="left" w:pos="1080"/>
        </w:tabs>
        <w:ind w:firstLine="0"/>
        <w:rPr>
          <w:ins w:id="9175" w:author="An Tran, ACA (BUV)" w:date="2024-09-12T11:05:00Z" w16du:dateUtc="2024-09-12T04:05:00Z"/>
          <w:rFonts w:ascii="iCiel Avenir LT Std 35 Light" w:hAnsi="iCiel Avenir LT Std 35 Light" w:cs="Arial"/>
          <w:i/>
          <w:iCs/>
          <w:sz w:val="22"/>
          <w:szCs w:val="22"/>
        </w:rPr>
      </w:pPr>
      <w:ins w:id="9176"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ins>
    </w:p>
    <w:p w14:paraId="5FAB03DA" w14:textId="77777777" w:rsidR="006E631B" w:rsidRPr="004526AF" w:rsidRDefault="006E631B" w:rsidP="006E631B">
      <w:pPr>
        <w:pStyle w:val="Question"/>
        <w:numPr>
          <w:ilvl w:val="0"/>
          <w:numId w:val="7"/>
        </w:numPr>
        <w:tabs>
          <w:tab w:val="left" w:pos="630"/>
          <w:tab w:val="left" w:pos="1260"/>
        </w:tabs>
        <w:spacing w:line="400" w:lineRule="exact"/>
        <w:ind w:left="0" w:firstLine="720"/>
        <w:rPr>
          <w:ins w:id="9177" w:author="An Tran, ACA (BUV)" w:date="2024-09-12T11:05:00Z" w16du:dateUtc="2024-09-12T04:05:00Z"/>
          <w:rFonts w:cs="Arial"/>
          <w:b w:val="0"/>
          <w:i/>
          <w:iCs/>
          <w:szCs w:val="22"/>
        </w:rPr>
      </w:pPr>
      <w:bookmarkStart w:id="9178" w:name="_Toc177025946"/>
      <w:bookmarkStart w:id="9179" w:name="_Toc177146667"/>
      <w:bookmarkStart w:id="9180" w:name="_Toc149054265"/>
      <w:ins w:id="9181" w:author="An Tran, ACA (BUV)" w:date="2024-09-12T11:05:00Z" w16du:dateUtc="2024-09-12T04:05:00Z">
        <w:r w:rsidRPr="004526AF">
          <w:rPr>
            <w:rFonts w:cs="Arial"/>
            <w:szCs w:val="22"/>
          </w:rPr>
          <w:t xml:space="preserve">Are the internships that BUV support students paid or unpaid? / </w:t>
        </w:r>
        <w:r w:rsidRPr="004526AF">
          <w:rPr>
            <w:rFonts w:cs="Arial"/>
            <w:i/>
            <w:iCs/>
            <w:szCs w:val="22"/>
          </w:rPr>
          <w:t>Các c</w:t>
        </w:r>
        <w:r w:rsidRPr="004526AF">
          <w:rPr>
            <w:rFonts w:cs="Calibri"/>
            <w:i/>
            <w:iCs/>
            <w:szCs w:val="22"/>
          </w:rPr>
          <w:t>ơ</w:t>
        </w:r>
        <w:r w:rsidRPr="004526AF">
          <w:rPr>
            <w:rFonts w:cs="Arial"/>
            <w:i/>
            <w:iCs/>
            <w:szCs w:val="22"/>
          </w:rPr>
          <w:t xml:space="preserve"> h</w:t>
        </w:r>
        <w:r w:rsidRPr="004526AF">
          <w:rPr>
            <w:rFonts w:cs="Calibri"/>
            <w:i/>
            <w:iCs/>
            <w:szCs w:val="22"/>
          </w:rPr>
          <w:t>ộ</w:t>
        </w:r>
        <w:r w:rsidRPr="004526AF">
          <w:rPr>
            <w:rFonts w:cs="Arial"/>
            <w:i/>
            <w:iCs/>
            <w:szCs w:val="22"/>
          </w:rPr>
          <w:t>i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đ</w:t>
        </w:r>
        <w:r w:rsidRPr="004526AF">
          <w:rPr>
            <w:rFonts w:cs="Calibri"/>
            <w:i/>
            <w:iCs/>
            <w:szCs w:val="22"/>
          </w:rPr>
          <w:t>ượ</w:t>
        </w:r>
        <w:r w:rsidRPr="004526AF">
          <w:rPr>
            <w:rFonts w:cs="Arial"/>
            <w:i/>
            <w:iCs/>
            <w:szCs w:val="22"/>
          </w:rPr>
          <w:t>c cung c</w:t>
        </w:r>
        <w:r w:rsidRPr="004526AF">
          <w:rPr>
            <w:rFonts w:cs="Calibri"/>
            <w:i/>
            <w:iCs/>
            <w:szCs w:val="22"/>
          </w:rPr>
          <w:t>ấ</w:t>
        </w:r>
        <w:r w:rsidRPr="004526AF">
          <w:rPr>
            <w:rFonts w:cs="Arial"/>
            <w:i/>
            <w:iCs/>
            <w:szCs w:val="22"/>
          </w:rPr>
          <w:t>p t</w:t>
        </w:r>
        <w:r w:rsidRPr="004526AF">
          <w:rPr>
            <w:rFonts w:cs="Calibri"/>
            <w:i/>
            <w:iCs/>
            <w:szCs w:val="22"/>
          </w:rPr>
          <w:t>ạ</w:t>
        </w:r>
        <w:r w:rsidRPr="004526AF">
          <w:rPr>
            <w:rFonts w:cs="Arial"/>
            <w:i/>
            <w:iCs/>
            <w:szCs w:val="22"/>
          </w:rPr>
          <w:t>i BUV có ph</w:t>
        </w:r>
        <w:r w:rsidRPr="004526AF">
          <w:rPr>
            <w:rFonts w:cs="Calibri"/>
            <w:i/>
            <w:iCs/>
            <w:szCs w:val="22"/>
          </w:rPr>
          <w:t>ụ</w:t>
        </w:r>
        <w:r w:rsidRPr="004526AF">
          <w:rPr>
            <w:rFonts w:cs="Arial"/>
            <w:i/>
            <w:iCs/>
            <w:szCs w:val="22"/>
          </w:rPr>
          <w:t xml:space="preserve"> c</w:t>
        </w:r>
        <w:r w:rsidRPr="004526AF">
          <w:rPr>
            <w:rFonts w:cs="Calibri"/>
            <w:i/>
            <w:iCs/>
            <w:szCs w:val="22"/>
          </w:rPr>
          <w:t>ấ</w:t>
        </w:r>
        <w:r w:rsidRPr="004526AF">
          <w:rPr>
            <w:rFonts w:cs="Arial"/>
            <w:i/>
            <w:iCs/>
            <w:szCs w:val="22"/>
          </w:rPr>
          <w:t>p hay không?</w:t>
        </w:r>
        <w:bookmarkEnd w:id="9178"/>
        <w:bookmarkEnd w:id="9179"/>
        <w:r w:rsidRPr="004526AF">
          <w:rPr>
            <w:rFonts w:cs="Arial"/>
            <w:i/>
            <w:iCs/>
            <w:szCs w:val="22"/>
          </w:rPr>
          <w:t xml:space="preserve"> </w:t>
        </w:r>
        <w:bookmarkEnd w:id="9180"/>
      </w:ins>
    </w:p>
    <w:p w14:paraId="3EBFB429" w14:textId="77777777" w:rsidR="006E631B" w:rsidRPr="004526AF" w:rsidRDefault="006E631B" w:rsidP="006E631B">
      <w:pPr>
        <w:pStyle w:val="ListParagraph"/>
        <w:tabs>
          <w:tab w:val="left" w:pos="630"/>
          <w:tab w:val="left" w:pos="720"/>
          <w:tab w:val="left" w:pos="1080"/>
        </w:tabs>
        <w:ind w:left="0"/>
        <w:contextualSpacing w:val="0"/>
        <w:rPr>
          <w:ins w:id="9182" w:author="An Tran, ACA (BUV)" w:date="2024-09-12T11:05:00Z" w16du:dateUtc="2024-09-12T04:05:00Z"/>
          <w:rFonts w:ascii="iCiel Avenir LT Std 35 Light" w:hAnsi="iCiel Avenir LT Std 35 Light" w:cs="Arial"/>
          <w:b/>
          <w:bCs/>
          <w:sz w:val="22"/>
          <w:szCs w:val="22"/>
          <w:u w:val="single"/>
        </w:rPr>
      </w:pPr>
      <w:ins w:id="9183"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5B6F6D4C" w14:textId="77777777" w:rsidR="006E631B" w:rsidRPr="00B444DF" w:rsidRDefault="006E631B" w:rsidP="006E631B">
      <w:pPr>
        <w:tabs>
          <w:tab w:val="left" w:pos="630"/>
          <w:tab w:val="left" w:pos="1080"/>
        </w:tabs>
        <w:ind w:firstLine="0"/>
        <w:rPr>
          <w:ins w:id="9184" w:author="An Tran, ACA (BUV)" w:date="2024-09-12T11:05:00Z" w16du:dateUtc="2024-09-12T04:05:00Z"/>
          <w:rFonts w:ascii="iCiel Avenir LT Std 35 Light" w:hAnsi="iCiel Avenir LT Std 35 Light" w:cs="Arial"/>
          <w:sz w:val="22"/>
          <w:szCs w:val="22"/>
        </w:rPr>
      </w:pPr>
      <w:ins w:id="9185" w:author="An Tran, ACA (BUV)" w:date="2024-09-12T11:05:00Z" w16du:dateUtc="2024-09-12T04:05:00Z">
        <w:r w:rsidRPr="00B444DF">
          <w:rPr>
            <w:rFonts w:ascii="iCiel Avenir LT Std 35 Light" w:hAnsi="iCiel Avenir LT Std 35 Light" w:cs="Arial"/>
            <w:sz w:val="22"/>
            <w:szCs w:val="22"/>
          </w:rPr>
          <w: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t>
        </w:r>
      </w:ins>
    </w:p>
    <w:p w14:paraId="5CC0E5BB" w14:textId="77777777" w:rsidR="006E631B" w:rsidRPr="00B444DF" w:rsidRDefault="006E631B" w:rsidP="006E631B">
      <w:pPr>
        <w:tabs>
          <w:tab w:val="left" w:pos="630"/>
          <w:tab w:val="left" w:pos="1080"/>
        </w:tabs>
        <w:ind w:firstLine="0"/>
        <w:rPr>
          <w:ins w:id="9186" w:author="An Tran, ACA (BUV)" w:date="2024-09-12T11:05:00Z" w16du:dateUtc="2024-09-12T04:05:00Z"/>
          <w:rFonts w:ascii="iCiel Avenir LT Std 35 Light" w:hAnsi="iCiel Avenir LT Std 35 Light" w:cs="Arial"/>
          <w:sz w:val="22"/>
          <w:szCs w:val="22"/>
        </w:rPr>
      </w:pPr>
      <w:ins w:id="9187" w:author="An Tran, ACA (BUV)" w:date="2024-09-12T11:05:00Z" w16du:dateUtc="2024-09-12T04:05:00Z">
        <w:r w:rsidRPr="00B444DF">
          <w:rPr>
            <w:rFonts w:ascii="iCiel Avenir LT Std 35 Light" w:hAnsi="iCiel Avenir LT Std 35 Light" w:cs="Arial"/>
            <w:sz w:val="22"/>
            <w:szCs w:val="22"/>
          </w:rPr>
          <w: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 but still, it is important that students remain aware of their rights and do not let anyone take advantage of them. The Career Services &amp; Industry Relations Team are always available for advice if students feel unsure anytime.</w:t>
        </w:r>
      </w:ins>
    </w:p>
    <w:p w14:paraId="6F3A3110" w14:textId="77777777" w:rsidR="006E631B" w:rsidRDefault="006E631B" w:rsidP="006E631B">
      <w:pPr>
        <w:tabs>
          <w:tab w:val="left" w:pos="630"/>
          <w:tab w:val="left" w:pos="1080"/>
        </w:tabs>
        <w:ind w:firstLine="0"/>
        <w:rPr>
          <w:ins w:id="9188" w:author="An Tran, ACA (BUV)" w:date="2024-09-12T11:05:00Z" w16du:dateUtc="2024-09-12T04:05:00Z"/>
          <w:rFonts w:ascii="iCiel Avenir LT Std 35 Light" w:hAnsi="iCiel Avenir LT Std 35 Light" w:cs="Arial"/>
          <w:sz w:val="22"/>
          <w:szCs w:val="22"/>
        </w:rPr>
      </w:pPr>
      <w:ins w:id="9189"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267935DD" w14:textId="77777777" w:rsidR="006E631B" w:rsidRPr="00B444DF" w:rsidRDefault="006E631B" w:rsidP="006E631B">
      <w:pPr>
        <w:tabs>
          <w:tab w:val="left" w:pos="630"/>
          <w:tab w:val="left" w:pos="1080"/>
        </w:tabs>
        <w:ind w:firstLine="0"/>
        <w:rPr>
          <w:ins w:id="9190" w:author="An Tran, ACA (BUV)" w:date="2024-09-12T11:05:00Z" w16du:dateUtc="2024-09-12T04:05:00Z"/>
          <w:rFonts w:ascii="iCiel Avenir LT Std 35 Light" w:hAnsi="iCiel Avenir LT Std 35 Light" w:cs="Arial"/>
          <w:sz w:val="22"/>
          <w:szCs w:val="22"/>
        </w:rPr>
      </w:pPr>
      <w:ins w:id="9191"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13142D4A" w14:textId="77777777" w:rsidR="006E631B" w:rsidRPr="00B444DF" w:rsidRDefault="006E631B" w:rsidP="006E631B">
      <w:pPr>
        <w:tabs>
          <w:tab w:val="left" w:pos="630"/>
          <w:tab w:val="left" w:pos="1080"/>
        </w:tabs>
        <w:ind w:firstLine="0"/>
        <w:rPr>
          <w:ins w:id="9192" w:author="An Tran, ACA (BUV)" w:date="2024-09-12T11:05:00Z" w16du:dateUtc="2024-09-12T04:05:00Z"/>
          <w:rFonts w:ascii="iCiel Avenir LT Std 35 Light" w:hAnsi="iCiel Avenir LT Std 35 Light" w:cs="Arial"/>
          <w:sz w:val="22"/>
          <w:szCs w:val="22"/>
        </w:rPr>
      </w:pPr>
      <w:ins w:id="9193" w:author="An Tran, ACA (BUV)" w:date="2024-09-12T11:05:00Z" w16du:dateUtc="2024-09-12T04:05:00Z">
        <w:r w:rsidRPr="00B444DF">
          <w:rPr>
            <w:rFonts w:ascii="iCiel Avenir LT Std 35 Light" w:hAnsi="iCiel Avenir LT Std 35 Light" w:cs="Arial"/>
            <w:i/>
            <w:iCs/>
            <w:sz w:val="22"/>
            <w:szCs w:val="22"/>
          </w:rPr>
          <w:t xml:space="preserve"> Các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BUV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t</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y theo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s</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Trong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sinh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kho</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đí</w:t>
        </w:r>
        <w:r w:rsidRPr="00B444DF">
          <w:rPr>
            <w:rFonts w:ascii="iCiel Avenir LT Std 35 Light" w:hAnsi="iCiel Avenir LT Std 35 Light" w:cs="Arial"/>
            <w:i/>
            <w:iCs/>
            <w:sz w:val="22"/>
            <w:szCs w:val="22"/>
          </w:rPr>
          <w:t>ch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x</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 xml:space="preserve">ng xe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ho</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a tr</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cho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a tr</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thay vì 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c bi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y</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u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cao,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g</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m</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hay l</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cho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Tuy nhiên,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kho</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n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xml:space="preserve"> hay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ngh</w:t>
        </w:r>
        <w:r w:rsidRPr="00B444DF">
          <w:rPr>
            <w:rFonts w:ascii="iCiel Avenir LT Std 35 Light" w:hAnsi="iCiel Avenir LT Std 35 Light" w:cs="Avenir Next LT Pro"/>
            <w:i/>
            <w:iCs/>
            <w:sz w:val="22"/>
            <w:szCs w:val="22"/>
          </w:rPr>
          <w:t>ĩ</w:t>
        </w:r>
        <w:r w:rsidRPr="00B444DF">
          <w:rPr>
            <w:rFonts w:ascii="iCiel Avenir LT Std 35 Light" w:hAnsi="iCiel Avenir LT Std 35 Light" w:cs="Arial"/>
            <w:i/>
            <w:iCs/>
            <w:sz w:val="22"/>
            <w:szCs w:val="22"/>
          </w:rPr>
          <w:t>a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coi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hi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lao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Thay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y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ch</w:t>
        </w:r>
        <w:r w:rsidRPr="00B444DF">
          <w:rPr>
            <w:rFonts w:ascii="iCiel Avenir LT Std 35 Light" w:hAnsi="iCiel Avenir LT Std 35 Light" w:cs="Calibri"/>
            <w:i/>
            <w:iCs/>
            <w:sz w:val="22"/>
            <w:szCs w:val="22"/>
          </w:rPr>
          <w:t>ỉ</w:t>
        </w:r>
        <w:r w:rsidRPr="00B444DF">
          <w:rPr>
            <w:rFonts w:ascii="iCiel Avenir LT Std 35 Light" w:hAnsi="iCiel Avenir LT Std 35 Light" w:cs="Arial"/>
            <w:i/>
            <w:iCs/>
            <w:sz w:val="22"/>
            <w:szCs w:val="22"/>
          </w:rPr>
          <w:t xml:space="preserve"> d</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trong khi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t ch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g</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bao 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m laptop/m</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y t</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tho</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 ph</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ng ph</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m; b</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a </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 theo ca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r</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i ro khi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sinh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ch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a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trong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ins>
    </w:p>
    <w:p w14:paraId="081A26BC" w14:textId="77777777" w:rsidR="006E631B" w:rsidRPr="00B444DF" w:rsidRDefault="006E631B" w:rsidP="006E631B">
      <w:pPr>
        <w:tabs>
          <w:tab w:val="left" w:pos="630"/>
          <w:tab w:val="left" w:pos="1080"/>
        </w:tabs>
        <w:ind w:firstLine="0"/>
        <w:rPr>
          <w:ins w:id="9194" w:author="An Tran, ACA (BUV)" w:date="2024-09-12T11:05:00Z" w16du:dateUtc="2024-09-12T04:05:00Z"/>
          <w:rFonts w:ascii="iCiel Avenir LT Std 35 Light" w:hAnsi="iCiel Avenir LT Std 35 Light" w:cs="Arial"/>
          <w:i/>
          <w:iCs/>
          <w:sz w:val="22"/>
          <w:szCs w:val="22"/>
        </w:rPr>
      </w:pPr>
      <w:ins w:id="9195" w:author="An Tran, ACA (BUV)" w:date="2024-09-12T11:05:00Z" w16du:dateUtc="2024-09-12T04:05:00Z">
        <w:r w:rsidRPr="00B444DF">
          <w:rPr>
            <w:rFonts w:ascii="iCiel Avenir LT Std 35 Light" w:hAnsi="iCiel Avenir LT Std 35 Light" w:cs="Arial"/>
            <w:i/>
            <w:iCs/>
            <w:sz w:val="22"/>
            <w:szCs w:val="22"/>
          </w:rPr>
          <w:t>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p l</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nh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chi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 xml:space="preserve"> cu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i khuy</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thu nh</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m </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trong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thay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o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ẩ</w:t>
        </w:r>
        <w:r w:rsidRPr="00B444DF">
          <w:rPr>
            <w:rFonts w:ascii="iCiel Avenir LT Std 35 Light" w:hAnsi="iCiel Avenir LT Std 35 Light" w:cs="Arial"/>
            <w:i/>
            <w:iCs/>
            <w:sz w:val="22"/>
            <w:szCs w:val="22"/>
          </w:rPr>
          <w:t>y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quan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tr</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qu</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k</w:t>
        </w:r>
        <w:r w:rsidRPr="00B444DF">
          <w:rPr>
            <w:rFonts w:ascii="iCiel Avenir LT Std 35 Light" w:hAnsi="iCiel Avenir LT Std 35 Light" w:cs="Calibri"/>
            <w:i/>
            <w:iCs/>
            <w:sz w:val="22"/>
            <w:szCs w:val="22"/>
          </w:rPr>
          <w:t>ỹ</w:t>
        </w:r>
        <w:r w:rsidRPr="00B444DF">
          <w:rPr>
            <w:rFonts w:ascii="iCiel Avenir LT Std 35 Light" w:hAnsi="iCiel Avenir LT Std 35 Light" w:cs="Arial"/>
            <w:i/>
            <w:iCs/>
            <w:sz w:val="22"/>
            <w:szCs w:val="22"/>
          </w:rPr>
          <w:t xml:space="preserve"> n</w:t>
        </w:r>
        <w:r w:rsidRPr="00B444DF">
          <w:rPr>
            <w:rFonts w:ascii="iCiel Avenir LT Std 35 Light" w:hAnsi="iCiel Avenir LT Std 35 Light" w:cs="Avenir Next LT Pro"/>
            <w:i/>
            <w:iCs/>
            <w:sz w:val="22"/>
            <w:szCs w:val="22"/>
          </w:rPr>
          <w:t>ă</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ặ</w:t>
        </w:r>
        <w:r w:rsidRPr="00B444DF">
          <w:rPr>
            <w:rFonts w:ascii="iCiel Avenir LT Std 35 Light" w:hAnsi="iCiel Avenir LT Std 35 Light" w:cs="Arial"/>
            <w:i/>
            <w:iCs/>
            <w:sz w:val="22"/>
            <w:szCs w:val="22"/>
          </w:rPr>
          <w:t>t n</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m</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ng cho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i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u ti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nh c</w:t>
        </w:r>
        <w:r w:rsidRPr="00B444DF">
          <w:rPr>
            <w:rFonts w:ascii="iCiel Avenir LT Std 35 Light" w:hAnsi="iCiel Avenir LT Std 35 Light" w:cs="Calibri"/>
            <w:i/>
            <w:iCs/>
            <w:sz w:val="22"/>
            <w:szCs w:val="22"/>
          </w:rPr>
          <w:t>ử</w:t>
        </w:r>
        <w:r w:rsidRPr="00B444DF">
          <w:rPr>
            <w:rFonts w:ascii="iCiel Avenir LT Std 35 Light" w:hAnsi="iCiel Avenir LT Std 35 Light" w:cs="Arial"/>
            <w:i/>
            <w:iCs/>
            <w:sz w:val="22"/>
            <w:szCs w:val="22"/>
          </w:rPr>
          <w:t>a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Tuy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mang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r</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ch cho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quan tr</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ng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ượ</w:t>
        </w:r>
        <w:r w:rsidRPr="00B444DF">
          <w:rPr>
            <w:rFonts w:ascii="iCiel Avenir LT Std 35 Light" w:hAnsi="iCiel Avenir LT Std 35 Light" w:cs="Arial"/>
            <w:i/>
            <w:iCs/>
            <w:sz w:val="22"/>
            <w:szCs w:val="22"/>
          </w:rPr>
          <w:t>c quy</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ng</w:t>
        </w:r>
        <w:r w:rsidRPr="00B444DF">
          <w:rPr>
            <w:rFonts w:ascii="iCiel Avenir LT Std 35 Light" w:hAnsi="iCiel Avenir LT Std 35 Light" w:cs="Avenir Next LT Pro"/>
            <w:i/>
            <w:iCs/>
            <w:sz w:val="22"/>
            <w:szCs w:val="22"/>
          </w:rPr>
          <w:t>ũ</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lu</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ẵ</w:t>
        </w:r>
        <w:r w:rsidRPr="00B444DF">
          <w:rPr>
            <w:rFonts w:ascii="iCiel Avenir LT Std 35 Light" w:hAnsi="iCiel Avenir LT Std 35 Light" w:cs="Arial"/>
            <w:i/>
            <w:iCs/>
            <w:sz w:val="22"/>
            <w:szCs w:val="22"/>
          </w:rPr>
          <w:t>n s</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ng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n b</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t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c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em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m th</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y kh</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c ch</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n s</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ỡ</w:t>
        </w:r>
        <w:r w:rsidRPr="00B444DF">
          <w:rPr>
            <w:rFonts w:ascii="iCiel Avenir LT Std 35 Light" w:hAnsi="iCiel Avenir LT Std 35 Light" w:cs="Arial"/>
            <w:i/>
            <w:iCs/>
            <w:sz w:val="22"/>
            <w:szCs w:val="22"/>
          </w:rPr>
          <w:t xml:space="preserve">.  </w:t>
        </w:r>
      </w:ins>
    </w:p>
    <w:p w14:paraId="6E4CAC46" w14:textId="77777777" w:rsidR="006E631B" w:rsidRPr="00F52C7C" w:rsidRDefault="006E631B" w:rsidP="006E631B">
      <w:pPr>
        <w:tabs>
          <w:tab w:val="left" w:pos="630"/>
          <w:tab w:val="left" w:pos="1080"/>
        </w:tabs>
        <w:ind w:firstLine="0"/>
        <w:rPr>
          <w:ins w:id="9196" w:author="An Tran, ACA (BUV)" w:date="2024-09-12T11:05:00Z" w16du:dateUtc="2024-09-12T04:05:00Z"/>
          <w:rFonts w:ascii="iCiel Avenir LT Std 35 Light" w:hAnsi="iCiel Avenir LT Std 35 Light" w:cs="Arial"/>
          <w:i/>
          <w:iCs/>
          <w:sz w:val="22"/>
          <w:szCs w:val="22"/>
        </w:rPr>
      </w:pPr>
      <w:ins w:id="9197"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0E79D931" w14:textId="77777777" w:rsidR="006E631B" w:rsidRPr="004526AF" w:rsidRDefault="006E631B" w:rsidP="006E631B">
      <w:pPr>
        <w:tabs>
          <w:tab w:val="left" w:pos="630"/>
          <w:tab w:val="left" w:pos="1080"/>
        </w:tabs>
        <w:ind w:firstLine="0"/>
        <w:rPr>
          <w:ins w:id="9198" w:author="An Tran, ACA (BUV)" w:date="2024-09-12T11:05:00Z" w16du:dateUtc="2024-09-12T04:05:00Z"/>
          <w:rFonts w:ascii="iCiel Avenir LT Std 35 Light" w:hAnsi="iCiel Avenir LT Std 35 Light" w:cs="Arial"/>
          <w:i/>
          <w:iCs/>
          <w:sz w:val="22"/>
          <w:szCs w:val="22"/>
        </w:rPr>
      </w:pPr>
      <w:ins w:id="9199"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4526AF">
          <w:rPr>
            <w:rFonts w:ascii="iCiel Avenir LT Std 35 Light" w:hAnsi="iCiel Avenir LT Std 35 Light" w:cs="Arial"/>
            <w:i/>
            <w:iCs/>
            <w:sz w:val="22"/>
            <w:szCs w:val="22"/>
          </w:rPr>
          <w:t xml:space="preserve">  </w:t>
        </w:r>
      </w:ins>
    </w:p>
    <w:p w14:paraId="738DE5AB" w14:textId="77777777" w:rsidR="006E631B" w:rsidRPr="004526AF" w:rsidRDefault="006E631B" w:rsidP="006E631B">
      <w:pPr>
        <w:pStyle w:val="Question"/>
        <w:numPr>
          <w:ilvl w:val="0"/>
          <w:numId w:val="7"/>
        </w:numPr>
        <w:tabs>
          <w:tab w:val="left" w:pos="630"/>
          <w:tab w:val="left" w:pos="1260"/>
        </w:tabs>
        <w:spacing w:line="400" w:lineRule="exact"/>
        <w:ind w:left="0" w:firstLine="720"/>
        <w:rPr>
          <w:ins w:id="9200" w:author="An Tran, ACA (BUV)" w:date="2024-09-12T11:05:00Z" w16du:dateUtc="2024-09-12T04:05:00Z"/>
          <w:rFonts w:cs="Arial"/>
          <w:b w:val="0"/>
          <w:i/>
          <w:iCs/>
          <w:szCs w:val="22"/>
        </w:rPr>
      </w:pPr>
      <w:ins w:id="9201" w:author="An Tran, ACA (BUV)" w:date="2024-09-12T11:05:00Z" w16du:dateUtc="2024-09-12T04:05:00Z">
        <w:r w:rsidRPr="004526AF">
          <w:rPr>
            <w:rFonts w:cs="Arial"/>
            <w:szCs w:val="22"/>
          </w:rPr>
          <w:t xml:space="preserve"> </w:t>
        </w:r>
        <w:bookmarkStart w:id="9202" w:name="_Toc149054266"/>
        <w:bookmarkStart w:id="9203" w:name="_Toc177025947"/>
        <w:bookmarkStart w:id="9204" w:name="_Toc177146668"/>
        <w:r w:rsidRPr="004526AF">
          <w:rPr>
            <w:rFonts w:cs="Arial"/>
            <w:szCs w:val="22"/>
          </w:rPr>
          <w:t xml:space="preserve">How does BUV evaluate students’ internship? Is any post-internship report required from students to prove they have done it? / </w:t>
        </w:r>
        <w:r w:rsidRPr="004526AF">
          <w:rPr>
            <w:rFonts w:cs="Arial"/>
            <w:i/>
            <w:iCs/>
            <w:szCs w:val="22"/>
          </w:rPr>
          <w:t>Nhà tr</w:t>
        </w:r>
        <w:r w:rsidRPr="004526AF">
          <w:rPr>
            <w:rFonts w:cs="Calibri"/>
            <w:i/>
            <w:iCs/>
            <w:szCs w:val="22"/>
          </w:rPr>
          <w:t>ườ</w:t>
        </w:r>
        <w:r w:rsidRPr="004526AF">
          <w:rPr>
            <w:rFonts w:cs="Arial"/>
            <w:i/>
            <w:iCs/>
            <w:szCs w:val="22"/>
          </w:rPr>
          <w:t>ng đánh giá k</w:t>
        </w:r>
        <w:r w:rsidRPr="004526AF">
          <w:rPr>
            <w:rFonts w:cs="Calibri"/>
            <w:i/>
            <w:iCs/>
            <w:szCs w:val="22"/>
          </w:rPr>
          <w:t>ế</w:t>
        </w:r>
        <w:r w:rsidRPr="004526AF">
          <w:rPr>
            <w:rFonts w:cs="Arial"/>
            <w:i/>
            <w:iCs/>
            <w:szCs w:val="22"/>
          </w:rPr>
          <w:t>t qu</w:t>
        </w:r>
        <w:r w:rsidRPr="004526AF">
          <w:rPr>
            <w:rFonts w:cs="Calibri"/>
            <w:i/>
            <w:iCs/>
            <w:szCs w:val="22"/>
          </w:rPr>
          <w:t>ả</w:t>
        </w:r>
        <w:r w:rsidRPr="004526AF">
          <w:rPr>
            <w:rFonts w:cs="Arial"/>
            <w:i/>
            <w:iCs/>
            <w:szCs w:val="22"/>
          </w:rPr>
          <w:t xml:space="preserve">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c</w:t>
        </w:r>
        <w:r w:rsidRPr="004526AF">
          <w:rPr>
            <w:rFonts w:cs="Calibri"/>
            <w:i/>
            <w:iCs/>
            <w:szCs w:val="22"/>
          </w:rPr>
          <w:t>ủ</w:t>
        </w:r>
        <w:r w:rsidRPr="004526AF">
          <w:rPr>
            <w:rFonts w:cs="Arial"/>
            <w:i/>
            <w:iCs/>
            <w:szCs w:val="22"/>
          </w:rPr>
          <w:t>a sinh viên th</w:t>
        </w:r>
        <w:r w:rsidRPr="004526AF">
          <w:rPr>
            <w:rFonts w:cs="Calibri"/>
            <w:i/>
            <w:iCs/>
            <w:szCs w:val="22"/>
          </w:rPr>
          <w:t>ế</w:t>
        </w:r>
        <w:r w:rsidRPr="004526AF">
          <w:rPr>
            <w:rFonts w:cs="Arial"/>
            <w:i/>
            <w:iCs/>
            <w:szCs w:val="22"/>
          </w:rPr>
          <w:t xml:space="preserve"> nào? Nhà tr</w:t>
        </w:r>
        <w:r w:rsidRPr="004526AF">
          <w:rPr>
            <w:rFonts w:cs="Calibri"/>
            <w:i/>
            <w:iCs/>
            <w:szCs w:val="22"/>
          </w:rPr>
          <w:t>ườ</w:t>
        </w:r>
        <w:r w:rsidRPr="004526AF">
          <w:rPr>
            <w:rFonts w:cs="Arial"/>
            <w:i/>
            <w:iCs/>
            <w:szCs w:val="22"/>
          </w:rPr>
          <w:t>ng có yêu c</w:t>
        </w:r>
        <w:r w:rsidRPr="004526AF">
          <w:rPr>
            <w:rFonts w:cs="Calibri"/>
            <w:i/>
            <w:iCs/>
            <w:szCs w:val="22"/>
          </w:rPr>
          <w:t>ầ</w:t>
        </w:r>
        <w:r w:rsidRPr="004526AF">
          <w:rPr>
            <w:rFonts w:cs="Arial"/>
            <w:i/>
            <w:iCs/>
            <w:szCs w:val="22"/>
          </w:rPr>
          <w:t>u báo cáo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cu</w:t>
        </w:r>
        <w:r w:rsidRPr="004526AF">
          <w:rPr>
            <w:rFonts w:cs="Calibri"/>
            <w:i/>
            <w:iCs/>
            <w:szCs w:val="22"/>
          </w:rPr>
          <w:t>ố</w:t>
        </w:r>
        <w:r w:rsidRPr="004526AF">
          <w:rPr>
            <w:rFonts w:cs="Arial"/>
            <w:i/>
            <w:iCs/>
            <w:szCs w:val="22"/>
          </w:rPr>
          <w:t>i k</w:t>
        </w:r>
        <w:r w:rsidRPr="004526AF">
          <w:rPr>
            <w:rFonts w:cs="Calibri"/>
            <w:i/>
            <w:iCs/>
            <w:szCs w:val="22"/>
          </w:rPr>
          <w:t>ỳ</w:t>
        </w:r>
        <w:r w:rsidRPr="004526AF">
          <w:rPr>
            <w:rFonts w:cs="Arial"/>
            <w:i/>
            <w:iCs/>
            <w:szCs w:val="22"/>
          </w:rPr>
          <w:t xml:space="preserve"> t</w:t>
        </w:r>
        <w:r w:rsidRPr="004526AF">
          <w:rPr>
            <w:rFonts w:cs="Calibri"/>
            <w:i/>
            <w:iCs/>
            <w:szCs w:val="22"/>
          </w:rPr>
          <w:t>ừ</w:t>
        </w:r>
        <w:r w:rsidRPr="004526AF">
          <w:rPr>
            <w:rFonts w:cs="Arial"/>
            <w:i/>
            <w:iCs/>
            <w:szCs w:val="22"/>
          </w:rPr>
          <w:t xml:space="preserve"> sinh viên đ</w:t>
        </w:r>
        <w:r w:rsidRPr="004526AF">
          <w:rPr>
            <w:rFonts w:cs="Calibri"/>
            <w:i/>
            <w:iCs/>
            <w:szCs w:val="22"/>
          </w:rPr>
          <w:t>ể</w:t>
        </w:r>
        <w:r w:rsidRPr="004526AF">
          <w:rPr>
            <w:rFonts w:cs="Arial"/>
            <w:i/>
            <w:iCs/>
            <w:szCs w:val="22"/>
          </w:rPr>
          <w:t xml:space="preserve"> có b</w:t>
        </w:r>
        <w:r w:rsidRPr="004526AF">
          <w:rPr>
            <w:rFonts w:cs="Calibri"/>
            <w:i/>
            <w:iCs/>
            <w:szCs w:val="22"/>
          </w:rPr>
          <w:t>ằ</w:t>
        </w:r>
        <w:r w:rsidRPr="004526AF">
          <w:rPr>
            <w:rFonts w:cs="Arial"/>
            <w:i/>
            <w:iCs/>
            <w:szCs w:val="22"/>
          </w:rPr>
          <w:t>ng ch</w:t>
        </w:r>
        <w:r w:rsidRPr="004526AF">
          <w:rPr>
            <w:rFonts w:cs="Calibri"/>
            <w:i/>
            <w:iCs/>
            <w:szCs w:val="22"/>
          </w:rPr>
          <w:t>ứ</w:t>
        </w:r>
        <w:r w:rsidRPr="004526AF">
          <w:rPr>
            <w:rFonts w:cs="Arial"/>
            <w:i/>
            <w:iCs/>
            <w:szCs w:val="22"/>
          </w:rPr>
          <w:t>ng đã hoàn thành th</w:t>
        </w:r>
        <w:r w:rsidRPr="004526AF">
          <w:rPr>
            <w:rFonts w:cs="Calibri"/>
            <w:i/>
            <w:iCs/>
            <w:szCs w:val="22"/>
          </w:rPr>
          <w:t>ự</w:t>
        </w:r>
        <w:r w:rsidRPr="004526AF">
          <w:rPr>
            <w:rFonts w:cs="Arial"/>
            <w:i/>
            <w:iCs/>
            <w:szCs w:val="22"/>
          </w:rPr>
          <w:t>c t</w:t>
        </w:r>
        <w:r w:rsidRPr="004526AF">
          <w:rPr>
            <w:rFonts w:cs="Calibri"/>
            <w:i/>
            <w:iCs/>
            <w:szCs w:val="22"/>
          </w:rPr>
          <w:t>ậ</w:t>
        </w:r>
        <w:r w:rsidRPr="004526AF">
          <w:rPr>
            <w:rFonts w:cs="Arial"/>
            <w:i/>
            <w:iCs/>
            <w:szCs w:val="22"/>
          </w:rPr>
          <w:t>p không?</w:t>
        </w:r>
        <w:bookmarkEnd w:id="9202"/>
        <w:bookmarkEnd w:id="9203"/>
        <w:bookmarkEnd w:id="9204"/>
      </w:ins>
    </w:p>
    <w:p w14:paraId="25B0CC28" w14:textId="77777777" w:rsidR="006E631B" w:rsidRPr="004526AF" w:rsidRDefault="006E631B" w:rsidP="006E631B">
      <w:pPr>
        <w:pStyle w:val="ListParagraph"/>
        <w:tabs>
          <w:tab w:val="left" w:pos="630"/>
          <w:tab w:val="left" w:pos="720"/>
          <w:tab w:val="left" w:pos="1080"/>
        </w:tabs>
        <w:ind w:left="0"/>
        <w:contextualSpacing w:val="0"/>
        <w:rPr>
          <w:ins w:id="9205" w:author="An Tran, ACA (BUV)" w:date="2024-09-12T11:05:00Z" w16du:dateUtc="2024-09-12T04:05:00Z"/>
          <w:rFonts w:ascii="iCiel Avenir LT Std 35 Light" w:hAnsi="iCiel Avenir LT Std 35 Light" w:cs="Arial"/>
          <w:b/>
          <w:bCs/>
          <w:sz w:val="22"/>
          <w:szCs w:val="22"/>
          <w:u w:val="single"/>
        </w:rPr>
      </w:pPr>
      <w:ins w:id="9206" w:author="An Tran, ACA (BUV)" w:date="2024-09-12T11:05:00Z" w16du:dateUtc="2024-09-12T04:05:00Z">
        <w:r w:rsidRPr="004526AF">
          <w:rPr>
            <w:rFonts w:ascii="iCiel Avenir LT Std 35 Light" w:hAnsi="iCiel Avenir LT Std 35 Light" w:cs="Arial"/>
            <w:b/>
            <w:bCs/>
            <w:sz w:val="22"/>
            <w:szCs w:val="22"/>
            <w:u w:val="single"/>
          </w:rPr>
          <w:t xml:space="preserve">Answer / </w:t>
        </w:r>
        <w:r w:rsidRPr="004526AF">
          <w:rPr>
            <w:rFonts w:ascii="iCiel Avenir LT Std 35 Light" w:hAnsi="iCiel Avenir LT Std 35 Light" w:cs="Arial"/>
            <w:b/>
            <w:bCs/>
            <w:i/>
            <w:iCs/>
            <w:sz w:val="22"/>
            <w:szCs w:val="22"/>
            <w:u w:val="single"/>
          </w:rPr>
          <w:t>Câu tr</w:t>
        </w:r>
        <w:r w:rsidRPr="004526AF">
          <w:rPr>
            <w:rFonts w:ascii="iCiel Avenir LT Std 35 Light" w:hAnsi="iCiel Avenir LT Std 35 Light" w:cs="Calibri"/>
            <w:b/>
            <w:bCs/>
            <w:i/>
            <w:iCs/>
            <w:sz w:val="22"/>
            <w:szCs w:val="22"/>
            <w:u w:val="single"/>
          </w:rPr>
          <w:t>ả</w:t>
        </w:r>
        <w:r w:rsidRPr="004526AF">
          <w:rPr>
            <w:rFonts w:ascii="iCiel Avenir LT Std 35 Light" w:hAnsi="iCiel Avenir LT Std 35 Light" w:cs="Arial"/>
            <w:b/>
            <w:bCs/>
            <w:i/>
            <w:iCs/>
            <w:sz w:val="22"/>
            <w:szCs w:val="22"/>
            <w:u w:val="single"/>
          </w:rPr>
          <w:t xml:space="preserve"> l</w:t>
        </w:r>
        <w:r w:rsidRPr="004526AF">
          <w:rPr>
            <w:rFonts w:ascii="iCiel Avenir LT Std 35 Light" w:hAnsi="iCiel Avenir LT Std 35 Light" w:cs="Calibri"/>
            <w:b/>
            <w:bCs/>
            <w:i/>
            <w:iCs/>
            <w:sz w:val="22"/>
            <w:szCs w:val="22"/>
            <w:u w:val="single"/>
          </w:rPr>
          <w:t>ờ</w:t>
        </w:r>
        <w:r w:rsidRPr="004526AF">
          <w:rPr>
            <w:rFonts w:ascii="iCiel Avenir LT Std 35 Light" w:hAnsi="iCiel Avenir LT Std 35 Light" w:cs="Arial"/>
            <w:b/>
            <w:bCs/>
            <w:i/>
            <w:iCs/>
            <w:sz w:val="22"/>
            <w:szCs w:val="22"/>
            <w:u w:val="single"/>
          </w:rPr>
          <w:t>i</w:t>
        </w:r>
        <w:r w:rsidRPr="004526AF">
          <w:rPr>
            <w:rFonts w:ascii="iCiel Avenir LT Std 35 Light" w:hAnsi="iCiel Avenir LT Std 35 Light" w:cs="Arial"/>
            <w:b/>
            <w:bCs/>
            <w:sz w:val="22"/>
            <w:szCs w:val="22"/>
            <w:u w:val="single"/>
          </w:rPr>
          <w:t>:</w:t>
        </w:r>
      </w:ins>
    </w:p>
    <w:p w14:paraId="0A94D7E7" w14:textId="77777777" w:rsidR="006E631B" w:rsidRPr="00B444DF" w:rsidRDefault="006E631B" w:rsidP="006E631B">
      <w:pPr>
        <w:tabs>
          <w:tab w:val="left" w:pos="630"/>
          <w:tab w:val="left" w:pos="1080"/>
        </w:tabs>
        <w:ind w:firstLine="0"/>
        <w:rPr>
          <w:ins w:id="9207" w:author="An Tran, ACA (BUV)" w:date="2024-09-12T11:05:00Z" w16du:dateUtc="2024-09-12T04:05:00Z"/>
          <w:rFonts w:ascii="iCiel Avenir LT Std 35 Light" w:hAnsi="iCiel Avenir LT Std 35 Light" w:cs="Arial"/>
          <w:sz w:val="22"/>
          <w:szCs w:val="22"/>
        </w:rPr>
      </w:pPr>
      <w:ins w:id="9208" w:author="An Tran, ACA (BUV)" w:date="2024-09-12T11:05:00Z" w16du:dateUtc="2024-09-12T04:05:00Z">
        <w:r w:rsidRPr="00B444DF">
          <w:rPr>
            <w:rFonts w:ascii="iCiel Avenir LT Std 35 Light" w:hAnsi="iCiel Avenir LT Std 35 Light" w:cs="Arial"/>
            <w:sz w:val="22"/>
            <w:szCs w:val="22"/>
          </w:rPr>
          <w:t xml:space="preserve">We encourage students to take professional experience in order to create a real-life learning experience from which they can reflect on what they have done well, what they should improve, and their next steps in their career exploration journey. </w:t>
        </w:r>
      </w:ins>
    </w:p>
    <w:p w14:paraId="0B2B6355" w14:textId="77777777" w:rsidR="006E631B" w:rsidRPr="00B444DF" w:rsidRDefault="006E631B" w:rsidP="006E631B">
      <w:pPr>
        <w:tabs>
          <w:tab w:val="left" w:pos="630"/>
          <w:tab w:val="left" w:pos="1080"/>
        </w:tabs>
        <w:ind w:firstLine="0"/>
        <w:rPr>
          <w:ins w:id="9209" w:author="An Tran, ACA (BUV)" w:date="2024-09-12T11:05:00Z" w16du:dateUtc="2024-09-12T04:05:00Z"/>
          <w:rFonts w:ascii="iCiel Avenir LT Std 35 Light" w:hAnsi="iCiel Avenir LT Std 35 Light" w:cs="Arial"/>
          <w:sz w:val="22"/>
          <w:szCs w:val="22"/>
        </w:rPr>
      </w:pPr>
      <w:ins w:id="9210" w:author="An Tran, ACA (BUV)" w:date="2024-09-12T11:05:00Z" w16du:dateUtc="2024-09-12T04:05:00Z">
        <w:r w:rsidRPr="00B444DF">
          <w:rPr>
            <w:rFonts w:ascii="iCiel Avenir LT Std 35 Light" w:hAnsi="iCiel Avenir LT Std 35 Light" w:cs="Arial"/>
            <w:sz w:val="22"/>
            <w:szCs w:val="22"/>
          </w:rPr>
          <w:t xml:space="preserve">We have different processes and requirements for different professional experience options. </w:t>
        </w:r>
      </w:ins>
    </w:p>
    <w:p w14:paraId="1A8E6004" w14:textId="77777777" w:rsidR="006E631B" w:rsidRPr="008F5DDF" w:rsidRDefault="006E631B" w:rsidP="006E631B">
      <w:pPr>
        <w:pStyle w:val="ListParagraph"/>
        <w:numPr>
          <w:ilvl w:val="0"/>
          <w:numId w:val="45"/>
        </w:numPr>
        <w:rPr>
          <w:ins w:id="9211" w:author="An Tran, ACA (BUV)" w:date="2024-09-12T11:05:00Z" w16du:dateUtc="2024-09-12T04:05:00Z"/>
          <w:rFonts w:ascii="iCiel Avenir LT Std 35 Light" w:hAnsi="iCiel Avenir LT Std 35 Light" w:cs="Arial"/>
          <w:sz w:val="22"/>
          <w:szCs w:val="22"/>
        </w:rPr>
      </w:pPr>
      <w:ins w:id="9212" w:author="An Tran, ACA (BUV)" w:date="2024-09-12T11:05:00Z" w16du:dateUtc="2024-09-12T04:05:00Z">
        <w:r w:rsidRPr="00B444DF">
          <w:rPr>
            <w:rFonts w:ascii="iCiel Avenir LT Std 35 Light" w:hAnsi="iCiel Avenir LT Std 35 Light" w:cs="Arial"/>
            <w:b/>
            <w:bCs/>
            <w:sz w:val="22"/>
            <w:szCs w:val="22"/>
          </w:rPr>
          <w:t>Part-time jobs; Internships; Work placements (Academic credited); Long-term community projects with verified NGOs, NPOs, social enterprises; Start-up incubation and acceleration</w:t>
        </w:r>
        <w:r w:rsidRPr="00B444DF">
          <w:rPr>
            <w:rFonts w:ascii="iCiel Avenir LT Std 35 Light" w:hAnsi="iCiel Avenir LT Std 35 Light" w:cs="Arial"/>
            <w:sz w:val="22"/>
            <w:szCs w:val="22"/>
          </w:rPr>
          <w:t xml:space="preserve">: students are required to get a </w:t>
        </w:r>
        <w:r w:rsidRPr="00B444DF">
          <w:rPr>
            <w:rFonts w:ascii="iCiel Avenir LT Std 35 Light" w:hAnsi="iCiel Avenir LT Std 35 Light" w:cs="Arial"/>
            <w:b/>
            <w:bCs/>
            <w:sz w:val="22"/>
            <w:szCs w:val="22"/>
          </w:rPr>
          <w:t>Professional Experience Evaluation Form</w:t>
        </w:r>
        <w:r w:rsidRPr="00B444DF">
          <w:rPr>
            <w:rFonts w:ascii="iCiel Avenir LT Std 35 Light" w:hAnsi="iCiel Avenir LT Std 35 Light" w:cs="Arial"/>
            <w:sz w:val="22"/>
            <w:szCs w:val="22"/>
          </w:rPr>
          <w:t xml:space="preserve"> endorsed by their Employer/ Supervisor. </w:t>
        </w:r>
        <w:r w:rsidRPr="008F5DDF">
          <w:rPr>
            <w:rFonts w:ascii="iCiel Avenir LT Std 35 Light" w:hAnsi="iCiel Avenir LT Std 35 Light"/>
            <w:color w:val="000000"/>
            <w:sz w:val="22"/>
            <w:szCs w:val="22"/>
          </w:rPr>
          <w:t xml:space="preserve">Please access the </w:t>
        </w:r>
        <w:r w:rsidRPr="008F5DDF">
          <w:rPr>
            <w:rFonts w:ascii="iCiel Avenir LT Std 35 Light" w:hAnsi="iCiel Avenir LT Std 35 Light"/>
            <w:color w:val="000000"/>
            <w:sz w:val="22"/>
            <w:szCs w:val="22"/>
          </w:rPr>
          <w:fldChar w:fldCharType="begin"/>
        </w:r>
        <w:r w:rsidRPr="008F5DDF">
          <w:rPr>
            <w:rFonts w:ascii="iCiel Avenir LT Std 35 Light" w:hAnsi="iCiel Avenir LT Std 35 Light"/>
            <w:color w:val="000000"/>
            <w:sz w:val="22"/>
            <w:szCs w:val="22"/>
          </w:rPr>
          <w:instrText>HYPERLINK "https://student.buv.edu.vn/evaluation" \o "https://student.buv.edu.vn/evaluation"</w:instrText>
        </w:r>
        <w:r w:rsidRPr="008F5DDF">
          <w:rPr>
            <w:rFonts w:ascii="iCiel Avenir LT Std 35 Light" w:hAnsi="iCiel Avenir LT Std 35 Light"/>
            <w:color w:val="000000"/>
            <w:sz w:val="22"/>
            <w:szCs w:val="22"/>
          </w:rPr>
        </w:r>
        <w:r w:rsidRPr="008F5DDF">
          <w:rPr>
            <w:rFonts w:ascii="iCiel Avenir LT Std 35 Light" w:hAnsi="iCiel Avenir LT Std 35 Light"/>
            <w:color w:val="000000"/>
            <w:sz w:val="22"/>
            <w:szCs w:val="22"/>
          </w:rPr>
          <w:fldChar w:fldCharType="separate"/>
        </w:r>
        <w:r w:rsidRPr="008F5DDF">
          <w:rPr>
            <w:rStyle w:val="Hyperlink"/>
            <w:rFonts w:ascii="iCiel Avenir LT Std 35 Light" w:hAnsi="iCiel Avenir LT Std 35 Light"/>
            <w:sz w:val="22"/>
            <w:szCs w:val="22"/>
          </w:rPr>
          <w:t>Student Portal/Student Experience/Internship Evaluation</w:t>
        </w:r>
        <w:r w:rsidRPr="008F5DDF">
          <w:rPr>
            <w:rFonts w:ascii="iCiel Avenir LT Std 35 Light" w:hAnsi="iCiel Avenir LT Std 35 Light"/>
            <w:color w:val="000000"/>
            <w:sz w:val="22"/>
            <w:szCs w:val="22"/>
          </w:rPr>
          <w:fldChar w:fldCharType="end"/>
        </w:r>
        <w:r w:rsidRPr="008F5DDF">
          <w:rPr>
            <w:rFonts w:ascii="iCiel Avenir LT Std 35 Light" w:hAnsi="iCiel Avenir LT Std 35 Light"/>
            <w:color w:val="000000"/>
            <w:sz w:val="22"/>
            <w:szCs w:val="22"/>
          </w:rPr>
          <w:t xml:space="preserve"> to create an online form and review the guidelines </w:t>
        </w:r>
        <w:r>
          <w:rPr>
            <w:rFonts w:ascii="iCiel Avenir LT Std 35 Light" w:hAnsi="iCiel Avenir LT Std 35 Light"/>
            <w:color w:val="000000"/>
            <w:sz w:val="22"/>
            <w:szCs w:val="22"/>
          </w:rPr>
          <w:t>below</w:t>
        </w:r>
        <w:r w:rsidRPr="008F5DDF">
          <w:rPr>
            <w:rFonts w:ascii="iCiel Avenir LT Std 35 Light" w:hAnsi="iCiel Avenir LT Std 35 Light"/>
            <w:color w:val="000000"/>
            <w:sz w:val="22"/>
            <w:szCs w:val="22"/>
          </w:rPr>
          <w:t xml:space="preserve"> to decide which method applies to your companies and complete the evaluation accordingly.</w:t>
        </w:r>
      </w:ins>
    </w:p>
    <w:p w14:paraId="63062C67" w14:textId="77777777" w:rsidR="006E631B" w:rsidRDefault="006E631B" w:rsidP="006E631B">
      <w:pPr>
        <w:pStyle w:val="ListParagraph"/>
        <w:ind w:firstLine="0"/>
        <w:rPr>
          <w:ins w:id="9213" w:author="An Tran, ACA (BUV)" w:date="2024-09-12T11:05:00Z" w16du:dateUtc="2024-09-12T04:05:00Z"/>
          <w:rFonts w:ascii="iCiel Avenir LT Std 35 Light" w:hAnsi="iCiel Avenir LT Std 35 Light" w:cs="Arial"/>
          <w:sz w:val="22"/>
          <w:szCs w:val="22"/>
        </w:rPr>
      </w:pPr>
    </w:p>
    <w:p w14:paraId="7EE25909" w14:textId="77777777" w:rsidR="006E631B" w:rsidRPr="008F5DDF" w:rsidRDefault="006E631B" w:rsidP="006E631B">
      <w:pPr>
        <w:pStyle w:val="ListParagraph"/>
        <w:numPr>
          <w:ilvl w:val="1"/>
          <w:numId w:val="45"/>
        </w:numPr>
        <w:rPr>
          <w:ins w:id="9214" w:author="An Tran, ACA (BUV)" w:date="2024-09-12T11:05:00Z" w16du:dateUtc="2024-09-12T04:05:00Z"/>
          <w:rFonts w:ascii="iCiel Avenir LT Std 35 Light" w:hAnsi="iCiel Avenir LT Std 35 Light" w:cs="Arial"/>
          <w:sz w:val="22"/>
          <w:szCs w:val="22"/>
        </w:rPr>
      </w:pPr>
      <w:ins w:id="9215" w:author="An Tran, ACA (BUV)" w:date="2024-09-12T11:05:00Z" w16du:dateUtc="2024-09-12T04:05:00Z">
        <w:r w:rsidRPr="00B20A9B">
          <w:rPr>
            <w:rFonts w:ascii="iCiel Avenir LT Std 35 Light" w:hAnsi="iCiel Avenir LT Std 35 Light" w:cs="Arial"/>
            <w:sz w:val="22"/>
            <w:szCs w:val="22"/>
          </w:rPr>
          <w:t xml:space="preserve">If </w:t>
        </w:r>
        <w:r>
          <w:rPr>
            <w:rFonts w:ascii="iCiel Avenir LT Std 35 Light" w:hAnsi="iCiel Avenir LT Std 35 Light" w:cs="Arial"/>
            <w:sz w:val="22"/>
            <w:szCs w:val="22"/>
          </w:rPr>
          <w:t xml:space="preserve">the employer/supervisor </w:t>
        </w:r>
        <w:r w:rsidRPr="00B20A9B">
          <w:rPr>
            <w:rFonts w:ascii="iCiel Avenir LT Std 35 Light" w:hAnsi="iCiel Avenir LT Std 35 Light" w:cs="Arial"/>
            <w:sz w:val="22"/>
            <w:szCs w:val="22"/>
          </w:rPr>
          <w:t>uses a corporate email domain (e.g., @buv.edu.vn, @</w:t>
        </w:r>
        <w:r>
          <w:rPr>
            <w:rFonts w:ascii="iCiel Avenir LT Std 35 Light" w:hAnsi="iCiel Avenir LT Std 35 Light" w:cs="Arial"/>
            <w:sz w:val="22"/>
            <w:szCs w:val="22"/>
          </w:rPr>
          <w:t>savills</w:t>
        </w:r>
        <w:r w:rsidRPr="00B20A9B">
          <w:rPr>
            <w:rFonts w:ascii="iCiel Avenir LT Std 35 Light" w:hAnsi="iCiel Avenir LT Std 35 Light" w:cs="Arial"/>
            <w:sz w:val="22"/>
            <w:szCs w:val="22"/>
          </w:rPr>
          <w:t xml:space="preserve">.com, etc.), </w:t>
        </w:r>
        <w:r>
          <w:rPr>
            <w:rFonts w:ascii="iCiel Avenir LT Std 35 Light" w:hAnsi="iCiel Avenir LT Std 35 Light" w:cs="Arial"/>
            <w:sz w:val="22"/>
            <w:szCs w:val="22"/>
          </w:rPr>
          <w:t>students</w:t>
        </w:r>
        <w:r w:rsidRPr="00B20A9B">
          <w:rPr>
            <w:rFonts w:ascii="iCiel Avenir LT Std 35 Light" w:hAnsi="iCiel Avenir LT Std 35 Light" w:cs="Arial"/>
            <w:sz w:val="22"/>
            <w:szCs w:val="22"/>
          </w:rPr>
          <w:t xml:space="preserve"> and </w:t>
        </w:r>
        <w:r>
          <w:rPr>
            <w:rFonts w:ascii="iCiel Avenir LT Std 35 Light" w:hAnsi="iCiel Avenir LT Std 35 Light" w:cs="Arial"/>
            <w:sz w:val="22"/>
            <w:szCs w:val="22"/>
          </w:rPr>
          <w:t xml:space="preserve">the employer/supervisor only </w:t>
        </w:r>
        <w:r w:rsidRPr="00B20A9B">
          <w:rPr>
            <w:rFonts w:ascii="iCiel Avenir LT Std 35 Light" w:hAnsi="iCiel Avenir LT Std 35 Light" w:cs="Arial"/>
            <w:sz w:val="22"/>
            <w:szCs w:val="22"/>
          </w:rPr>
          <w:t>need to fill out and submit the online form</w:t>
        </w:r>
        <w:r>
          <w:rPr>
            <w:rFonts w:ascii="iCiel Avenir LT Std 35 Light" w:hAnsi="iCiel Avenir LT Std 35 Light" w:cs="Arial"/>
            <w:sz w:val="22"/>
            <w:szCs w:val="22"/>
          </w:rPr>
          <w:t xml:space="preserve"> directly to the University on the system. No need to print the form and get signature and stamp on the printed form.</w:t>
        </w:r>
        <w:r w:rsidRPr="00B20A9B">
          <w:rPr>
            <w:rFonts w:ascii="iCiel Avenir LT Std 35 Light" w:hAnsi="iCiel Avenir LT Std 35 Light" w:cs="Arial"/>
            <w:sz w:val="22"/>
            <w:szCs w:val="22"/>
          </w:rPr>
          <w:t xml:space="preserve"> – </w:t>
        </w:r>
        <w:r w:rsidRPr="00B20A9B">
          <w:rPr>
            <w:rFonts w:ascii="iCiel Avenir LT Std 35 Light" w:hAnsi="iCiel Avenir LT Std 35 Light" w:cs="Arial"/>
            <w:sz w:val="22"/>
            <w:szCs w:val="22"/>
          </w:rPr>
          <w:fldChar w:fldCharType="begin"/>
        </w:r>
        <w:r w:rsidRPr="00B20A9B">
          <w:rPr>
            <w:rFonts w:ascii="iCiel Avenir LT Std 35 Light" w:hAnsi="iCiel Avenir LT Std 35 Light" w:cs="Arial"/>
            <w:sz w:val="22"/>
            <w:szCs w:val="22"/>
          </w:rPr>
          <w:instrText>HYPERLINK "https://buv.instructure.com/courses/334/files/436707?wrap=1"</w:instrText>
        </w:r>
        <w:r w:rsidRPr="00B20A9B">
          <w:rPr>
            <w:rFonts w:ascii="iCiel Avenir LT Std 35 Light" w:hAnsi="iCiel Avenir LT Std 35 Light" w:cs="Arial"/>
            <w:sz w:val="22"/>
            <w:szCs w:val="22"/>
          </w:rPr>
        </w:r>
        <w:r w:rsidRPr="00B20A9B">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 Corporate Email”</w:t>
        </w:r>
        <w:r w:rsidRPr="00B20A9B">
          <w:rPr>
            <w:rStyle w:val="Hyperlink"/>
            <w:rFonts w:ascii="iCiel Avenir LT Std 35 Light" w:hAnsi="iCiel Avenir LT Std 35 Light" w:cs="Arial"/>
            <w:sz w:val="22"/>
            <w:szCs w:val="22"/>
          </w:rPr>
          <w:t>.</w:t>
        </w:r>
        <w:r w:rsidRPr="00B20A9B">
          <w:rPr>
            <w:rFonts w:ascii="iCiel Avenir LT Std 35 Light" w:hAnsi="iCiel Avenir LT Std 35 Light" w:cs="Arial"/>
            <w:sz w:val="22"/>
            <w:szCs w:val="22"/>
          </w:rPr>
          <w:fldChar w:fldCharType="end"/>
        </w:r>
      </w:ins>
    </w:p>
    <w:p w14:paraId="4C7EA482" w14:textId="77777777" w:rsidR="006E631B" w:rsidRPr="008F5DDF" w:rsidRDefault="006E631B" w:rsidP="006E631B">
      <w:pPr>
        <w:pStyle w:val="ListParagraph"/>
        <w:numPr>
          <w:ilvl w:val="1"/>
          <w:numId w:val="45"/>
        </w:numPr>
        <w:rPr>
          <w:ins w:id="9216" w:author="An Tran, ACA (BUV)" w:date="2024-09-12T11:05:00Z" w16du:dateUtc="2024-09-12T04:05:00Z"/>
          <w:rFonts w:ascii="iCiel Avenir LT Std 35 Light" w:hAnsi="iCiel Avenir LT Std 35 Light" w:cs="Arial"/>
          <w:sz w:val="22"/>
          <w:szCs w:val="22"/>
        </w:rPr>
      </w:pPr>
      <w:ins w:id="9217" w:author="An Tran, ACA (BUV)" w:date="2024-09-12T11:05:00Z" w16du:dateUtc="2024-09-12T04:05:00Z">
        <w:r w:rsidRPr="008F5DDF">
          <w:rPr>
            <w:rFonts w:ascii="iCiel Avenir LT Std 35 Light" w:hAnsi="iCiel Avenir LT Std 35 Light" w:cs="Arial"/>
            <w:sz w:val="22"/>
            <w:szCs w:val="22"/>
          </w:rPr>
          <w:t xml:space="preserve">If </w:t>
        </w:r>
        <w:r>
          <w:rPr>
            <w:rFonts w:ascii="iCiel Avenir LT Std 35 Light" w:hAnsi="iCiel Avenir LT Std 35 Light" w:cs="Arial"/>
            <w:sz w:val="22"/>
            <w:szCs w:val="22"/>
          </w:rPr>
          <w:t xml:space="preserve">the employer/supervisor </w:t>
        </w:r>
        <w:r w:rsidRPr="008F5DDF">
          <w:rPr>
            <w:rFonts w:ascii="iCiel Avenir LT Std 35 Light" w:hAnsi="iCiel Avenir LT Std 35 Light" w:cs="Arial"/>
            <w:sz w:val="22"/>
            <w:szCs w:val="22"/>
          </w:rPr>
          <w:t xml:space="preserve">does not use a corporate email domain and instead uses a personal email (e.g., @gmail.com, @hotmail.com, </w:t>
        </w:r>
        <w:r>
          <w:rPr>
            <w:rFonts w:ascii="iCiel Avenir LT Std 35 Light" w:hAnsi="iCiel Avenir LT Std 35 Light" w:cs="Arial"/>
            <w:sz w:val="22"/>
            <w:szCs w:val="22"/>
          </w:rPr>
          <w:t xml:space="preserve">@yahoo.com.vn, @outlook.com, </w:t>
        </w:r>
        <w:r w:rsidRPr="008F5DDF">
          <w:rPr>
            <w:rFonts w:ascii="iCiel Avenir LT Std 35 Light" w:hAnsi="iCiel Avenir LT Std 35 Light" w:cs="Arial"/>
            <w:sz w:val="22"/>
            <w:szCs w:val="22"/>
          </w:rPr>
          <w:t xml:space="preserve">etc.), on top of the online form, you will need to </w:t>
        </w:r>
        <w:r>
          <w:rPr>
            <w:rFonts w:ascii="iCiel Avenir LT Std 35 Light" w:hAnsi="iCiel Avenir LT Std 35 Light" w:cs="Arial"/>
            <w:sz w:val="22"/>
            <w:szCs w:val="22"/>
          </w:rPr>
          <w:t xml:space="preserve">print the filled form and </w:t>
        </w:r>
        <w:r w:rsidRPr="008F5DDF">
          <w:rPr>
            <w:rFonts w:ascii="iCiel Avenir LT Std 35 Light" w:hAnsi="iCiel Avenir LT Std 35 Light" w:cs="Arial"/>
            <w:sz w:val="22"/>
            <w:szCs w:val="22"/>
          </w:rPr>
          <w:t xml:space="preserve">submit </w:t>
        </w:r>
        <w:r>
          <w:rPr>
            <w:rFonts w:ascii="iCiel Avenir LT Std 35 Light" w:hAnsi="iCiel Avenir LT Std 35 Light" w:cs="Arial"/>
            <w:sz w:val="22"/>
            <w:szCs w:val="22"/>
          </w:rPr>
          <w:t xml:space="preserve">the printed </w:t>
        </w:r>
        <w:r w:rsidRPr="008F5DDF">
          <w:rPr>
            <w:rFonts w:ascii="iCiel Avenir LT Std 35 Light" w:hAnsi="iCiel Avenir LT Std 35 Light" w:cs="Arial"/>
            <w:sz w:val="22"/>
            <w:szCs w:val="22"/>
          </w:rPr>
          <w:t xml:space="preserve">form with </w:t>
        </w:r>
        <w:r>
          <w:rPr>
            <w:rFonts w:ascii="iCiel Avenir LT Std 35 Light" w:hAnsi="iCiel Avenir LT Std 35 Light" w:cs="Arial"/>
            <w:sz w:val="22"/>
            <w:szCs w:val="22"/>
          </w:rPr>
          <w:t xml:space="preserve">the employer/supervisor’s </w:t>
        </w:r>
        <w:r w:rsidRPr="008F5DDF">
          <w:rPr>
            <w:rFonts w:ascii="iCiel Avenir LT Std 35 Light" w:hAnsi="iCiel Avenir LT Std 35 Light" w:cs="Arial"/>
            <w:sz w:val="22"/>
            <w:szCs w:val="22"/>
          </w:rPr>
          <w:t xml:space="preserve">signature and seal. –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"https://buv.instructure.com/courses/334/files/436708?wrap=1"</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without Corporate Email”</w:t>
        </w:r>
        <w:r w:rsidRPr="00B20A9B">
          <w:rPr>
            <w:rStyle w:val="Hyperlink"/>
            <w:rFonts w:ascii="iCiel Avenir LT Std 35 Light" w:hAnsi="iCiel Avenir LT Std 35 Light" w:cs="Arial"/>
            <w:sz w:val="22"/>
            <w:szCs w:val="22"/>
          </w:rPr>
          <w:t>.</w:t>
        </w:r>
        <w:r w:rsidRPr="008F5DDF">
          <w:rPr>
            <w:rFonts w:ascii="iCiel Avenir LT Std 35 Light" w:hAnsi="iCiel Avenir LT Std 35 Light" w:cs="Arial"/>
            <w:sz w:val="22"/>
            <w:szCs w:val="22"/>
          </w:rPr>
          <w:fldChar w:fldCharType="end"/>
        </w:r>
      </w:ins>
    </w:p>
    <w:p w14:paraId="3179DAFB" w14:textId="77777777" w:rsidR="006E631B" w:rsidRPr="00B444DF" w:rsidRDefault="006E631B" w:rsidP="006E631B">
      <w:pPr>
        <w:pStyle w:val="ListParagraph"/>
        <w:numPr>
          <w:ilvl w:val="0"/>
          <w:numId w:val="45"/>
        </w:numPr>
        <w:rPr>
          <w:ins w:id="9218" w:author="An Tran, ACA (BUV)" w:date="2024-09-12T11:05:00Z" w16du:dateUtc="2024-09-12T04:05:00Z"/>
          <w:rFonts w:ascii="iCiel Avenir LT Std 35 Light" w:hAnsi="iCiel Avenir LT Std 35 Light" w:cs="Arial"/>
          <w:sz w:val="22"/>
          <w:szCs w:val="22"/>
        </w:rPr>
      </w:pPr>
      <w:ins w:id="9219" w:author="An Tran, ACA (BUV)" w:date="2024-09-12T11:05:00Z" w16du:dateUtc="2024-09-12T04:05:00Z">
        <w:r w:rsidRPr="00B444DF">
          <w:rPr>
            <w:rFonts w:ascii="iCiel Avenir LT Std 35 Light" w:hAnsi="iCiel Avenir LT Std 35 Light" w:cs="Arial"/>
            <w:b/>
            <w:bCs/>
            <w:sz w:val="22"/>
            <w:szCs w:val="22"/>
          </w:rPr>
          <w:t>Running a business:</w:t>
        </w:r>
        <w:r w:rsidRPr="00B444DF">
          <w:rPr>
            <w:rFonts w:ascii="iCiel Avenir LT Std 35 Light" w:hAnsi="iCiel Avenir LT Std 35 Light" w:cs="Arial"/>
            <w:sz w:val="22"/>
            <w:szCs w:val="22"/>
          </w:rPr>
          <w:t xml:space="preserve"> Students are required to submit Business Registration Certificate and supporting evidence with their name on it, or an introduction letter from the Founder verifying that the student is one of the Co-founders/ key stakeholders of the business. </w:t>
        </w:r>
        <w:r>
          <w:rPr>
            <w:rFonts w:ascii="iCiel Avenir LT Std 35 Light" w:hAnsi="iCiel Avenir LT Std 35 Light" w:cs="Arial"/>
            <w:sz w:val="22"/>
            <w:szCs w:val="22"/>
          </w:rPr>
          <w:t xml:space="preserve">Please submit the required documents to </w:t>
        </w:r>
        <w:r w:rsidRPr="00B444DF">
          <w:rPr>
            <w:rFonts w:ascii="iCiel Avenir LT Std 35 Light" w:hAnsi="iCiel Avenir LT Std 35 Light" w:cs="Arial"/>
            <w:sz w:val="22"/>
            <w:szCs w:val="22"/>
          </w:rPr>
          <w:t xml:space="preserve">Career Services &amp; Industry Relations </w:t>
        </w:r>
        <w:r>
          <w:rPr>
            <w:rFonts w:ascii="iCiel Avenir LT Std 35 Light" w:hAnsi="iCiel Avenir LT Std 35 Light" w:cs="Arial"/>
            <w:sz w:val="22"/>
            <w:szCs w:val="22"/>
          </w:rPr>
          <w:t xml:space="preserve">(CSIR) via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"mailto:SE-Careers@buv.edu.vn"</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FF6AA1">
          <w:rPr>
            <w:rStyle w:val="Hyperlink"/>
            <w:rFonts w:ascii="iCiel Avenir LT Std 35 Light" w:hAnsi="iCiel Avenir LT Std 35 Light" w:cs="Arial"/>
            <w:sz w:val="22"/>
            <w:szCs w:val="22"/>
          </w:rPr>
          <w:t>SE-Careers@buv.edu.vn</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w:t>
        </w:r>
      </w:ins>
    </w:p>
    <w:p w14:paraId="2AD29B2A" w14:textId="77777777" w:rsidR="006E631B" w:rsidRPr="008F5DDF" w:rsidRDefault="006E631B" w:rsidP="006E631B">
      <w:pPr>
        <w:pStyle w:val="ListParagraph"/>
        <w:numPr>
          <w:ilvl w:val="0"/>
          <w:numId w:val="45"/>
        </w:numPr>
        <w:rPr>
          <w:ins w:id="9220" w:author="An Tran, ACA (BUV)" w:date="2024-09-12T11:05:00Z" w16du:dateUtc="2024-09-12T04:05:00Z"/>
          <w:b/>
          <w:bCs/>
        </w:rPr>
      </w:pPr>
      <w:ins w:id="9221" w:author="An Tran, ACA (BUV)" w:date="2024-09-12T11:05:00Z" w16du:dateUtc="2024-09-12T04:05:00Z">
        <w:r w:rsidRPr="008F5DDF">
          <w:rPr>
            <w:rFonts w:ascii="iCiel Avenir LT Std 35 Light" w:hAnsi="iCiel Avenir LT Std 35 Light" w:cs="Arial"/>
            <w:b/>
            <w:bCs/>
            <w:sz w:val="22"/>
            <w:szCs w:val="22"/>
          </w:rPr>
          <w:t>Submitting a personal professional portfolio (For EM students only):</w:t>
        </w:r>
        <w:r w:rsidRPr="008F5DDF">
          <w:rPr>
            <w:rFonts w:ascii="iCiel Avenir LT Std 35 Light" w:hAnsi="iCiel Avenir LT Std 35 Light" w:cs="Arial"/>
            <w:sz w:val="22"/>
            <w:szCs w:val="22"/>
          </w:rPr>
          <w:t xml:space="preserve"> For each event, an Event Support Evaluation Form from the event supervisor plus any documents, photos, videos, or other materials synthesised into a portfolio that demonstrate your contribution &amp; involvement. Please follow the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"https://buv.instructure.com/courses/334/files?preview=550267&amp;sort=created_at&amp;order=desc"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Event Support Evaluation (Prof Porfolio)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and submit the required documents to Career Services &amp; Industry Relations (CSIR) via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"mailto:SE-Careers@buv.edu.vn"</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SE-Careers@buv.edu.vn</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w:t>
        </w:r>
      </w:ins>
    </w:p>
    <w:p w14:paraId="6C9754C6" w14:textId="77777777" w:rsidR="006E631B" w:rsidRPr="008F5DDF" w:rsidRDefault="006E631B" w:rsidP="006E631B">
      <w:pPr>
        <w:pStyle w:val="ListParagraph"/>
        <w:numPr>
          <w:ilvl w:val="0"/>
          <w:numId w:val="45"/>
        </w:numPr>
        <w:rPr>
          <w:ins w:id="9222" w:author="An Tran, ACA (BUV)" w:date="2024-09-12T11:05:00Z" w16du:dateUtc="2024-09-12T04:05:00Z"/>
          <w:b/>
          <w:bCs/>
        </w:rPr>
      </w:pPr>
      <w:ins w:id="9223" w:author="An Tran, ACA (BUV)" w:date="2024-09-12T11:05:00Z" w16du:dateUtc="2024-09-12T04:05:00Z">
        <w:r w:rsidRPr="008F5DDF">
          <w:rPr>
            <w:rFonts w:ascii="iCiel Avenir LT Std 35 Light" w:hAnsi="iCiel Avenir LT Std 35 Light" w:cs="Arial"/>
            <w:b/>
            <w:bCs/>
            <w:sz w:val="22"/>
            <w:szCs w:val="22"/>
          </w:rPr>
          <w:t>Submitting a personal professional portfolio (For CS, CT, CGDP, CCP students only):</w:t>
        </w:r>
        <w:r w:rsidRPr="008F5DDF">
          <w:rPr>
            <w:rFonts w:ascii="iCiel Avenir LT Std 35 Light" w:hAnsi="iCiel Avenir LT Std 35 Light" w:cs="Arial"/>
            <w:sz w:val="22"/>
            <w:szCs w:val="22"/>
          </w:rPr>
          <w:t xml:space="preserve"> A personal portfolio with previous works that qualify for job applications AND a Portfolio Evaluation Form from a verified industry expert or an employer on the portfolio quality. Please follow the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"https://buv.instructure.com/courses/334/files?preview=550268&amp;sort=created_at&amp;order=desc"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Computing Portfolio Evaluation Submission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OR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"https://buv.instructure.com/courses/334/files?preview=550266&amp;sort=created_at&amp;order=desc"</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Creative Portfolio Evaluation Submission Process</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and submit the required documents to Career Services &amp; Industry Relations (CSIR) via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"mailto:SE-Careers@buv.edu.vn"</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CF56FB">
          <w:rPr>
            <w:rStyle w:val="Hyperlink"/>
            <w:rFonts w:ascii="iCiel Avenir LT Std 35 Light" w:hAnsi="iCiel Avenir LT Std 35 Light" w:cs="Arial"/>
            <w:sz w:val="22"/>
            <w:szCs w:val="22"/>
          </w:rPr>
          <w:t>SE-Careers@buv.edu.vn</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w:t>
        </w:r>
      </w:ins>
    </w:p>
    <w:p w14:paraId="049C2AD1" w14:textId="77777777" w:rsidR="006E631B" w:rsidRPr="00B444DF" w:rsidRDefault="006E631B" w:rsidP="006E631B">
      <w:pPr>
        <w:tabs>
          <w:tab w:val="left" w:pos="630"/>
          <w:tab w:val="left" w:pos="1080"/>
        </w:tabs>
        <w:ind w:firstLine="0"/>
        <w:rPr>
          <w:ins w:id="9224" w:author="An Tran, ACA (BUV)" w:date="2024-09-12T11:05:00Z" w16du:dateUtc="2024-09-12T04:05:00Z"/>
          <w:rFonts w:ascii="iCiel Avenir LT Std 35 Light" w:hAnsi="iCiel Avenir LT Std 35 Light" w:cs="Arial"/>
          <w:sz w:val="22"/>
          <w:szCs w:val="22"/>
        </w:rPr>
      </w:pPr>
      <w:ins w:id="9225" w:author="An Tran, ACA (BUV)" w:date="2024-09-12T11:05:00Z" w16du:dateUtc="2024-09-12T04:05:00Z">
        <w:r>
          <w:rPr>
            <w:rFonts w:ascii="iCiel Avenir LT Std 35 Light" w:hAnsi="iCiel Avenir LT Std 35 Light" w:cs="Arial"/>
            <w:sz w:val="22"/>
            <w:szCs w:val="22"/>
          </w:rPr>
          <w:t>After that, a</w:t>
        </w:r>
        <w:r w:rsidRPr="00B444DF">
          <w:rPr>
            <w:rFonts w:ascii="iCiel Avenir LT Std 35 Light" w:hAnsi="iCiel Avenir LT Std 35 Light" w:cs="Arial"/>
            <w:sz w:val="22"/>
            <w:szCs w:val="22"/>
          </w:rPr>
          <w:t xml:space="preserve">ll the submitted documents are: </w:t>
        </w:r>
      </w:ins>
    </w:p>
    <w:p w14:paraId="76234334" w14:textId="77777777" w:rsidR="006E631B" w:rsidRPr="00B444DF" w:rsidRDefault="006E631B" w:rsidP="006E631B">
      <w:pPr>
        <w:pStyle w:val="ListParagraph"/>
        <w:numPr>
          <w:ilvl w:val="0"/>
          <w:numId w:val="46"/>
        </w:numPr>
        <w:ind w:left="720"/>
        <w:rPr>
          <w:ins w:id="9226" w:author="An Tran, ACA (BUV)" w:date="2024-09-12T11:05:00Z" w16du:dateUtc="2024-09-12T04:05:00Z"/>
          <w:rFonts w:ascii="iCiel Avenir LT Std 35 Light" w:hAnsi="iCiel Avenir LT Std 35 Light" w:cs="Arial"/>
          <w:sz w:val="22"/>
          <w:szCs w:val="22"/>
        </w:rPr>
      </w:pPr>
      <w:ins w:id="9227" w:author="An Tran, ACA (BUV)" w:date="2024-09-12T11:05:00Z" w16du:dateUtc="2024-09-12T04:05:00Z">
        <w:r>
          <w:rPr>
            <w:rFonts w:ascii="iCiel Avenir LT Std 35 Light" w:hAnsi="iCiel Avenir LT Std 35 Light" w:cs="Arial"/>
            <w:sz w:val="22"/>
            <w:szCs w:val="22"/>
          </w:rPr>
          <w:t>R</w:t>
        </w:r>
        <w:r w:rsidRPr="00B444DF">
          <w:rPr>
            <w:rFonts w:ascii="iCiel Avenir LT Std 35 Light" w:hAnsi="iCiel Avenir LT Std 35 Light" w:cs="Arial"/>
            <w:sz w:val="22"/>
            <w:szCs w:val="22"/>
          </w:rPr>
          <w:t xml:space="preserve">eviewed by Career Services &amp; Industry Relations </w:t>
        </w:r>
        <w:r>
          <w:rPr>
            <w:rFonts w:ascii="iCiel Avenir LT Std 35 Light" w:hAnsi="iCiel Avenir LT Std 35 Light" w:cs="Arial"/>
            <w:sz w:val="22"/>
            <w:szCs w:val="22"/>
          </w:rPr>
          <w:t xml:space="preserve">(CSIR) </w:t>
        </w:r>
        <w:r w:rsidRPr="00B444DF">
          <w:rPr>
            <w:rFonts w:ascii="iCiel Avenir LT Std 35 Light" w:hAnsi="iCiel Avenir LT Std 35 Light" w:cs="Arial"/>
            <w:sz w:val="22"/>
            <w:szCs w:val="22"/>
          </w:rPr>
          <w:t>to record the students’ strengths and weaknesses and provide suitable career guidance for them.</w:t>
        </w:r>
      </w:ins>
    </w:p>
    <w:p w14:paraId="41D61355" w14:textId="77777777" w:rsidR="006E631B" w:rsidRPr="00B444DF" w:rsidRDefault="006E631B" w:rsidP="006E631B">
      <w:pPr>
        <w:pStyle w:val="ListParagraph"/>
        <w:numPr>
          <w:ilvl w:val="0"/>
          <w:numId w:val="46"/>
        </w:numPr>
        <w:ind w:left="720"/>
        <w:rPr>
          <w:ins w:id="9228" w:author="An Tran, ACA (BUV)" w:date="2024-09-12T11:05:00Z" w16du:dateUtc="2024-09-12T04:05:00Z"/>
          <w:rFonts w:ascii="iCiel Avenir LT Std 35 Light" w:hAnsi="iCiel Avenir LT Std 35 Light" w:cs="Arial"/>
          <w:sz w:val="22"/>
          <w:szCs w:val="22"/>
        </w:rPr>
      </w:pPr>
      <w:ins w:id="9229" w:author="An Tran, ACA (BUV)" w:date="2024-09-12T11:05:00Z" w16du:dateUtc="2024-09-12T04:05:00Z">
        <w:r>
          <w:rPr>
            <w:rFonts w:ascii="iCiel Avenir LT Std 35 Light" w:hAnsi="iCiel Avenir LT Std 35 Light" w:cs="Arial"/>
            <w:sz w:val="22"/>
            <w:szCs w:val="22"/>
          </w:rPr>
          <w:t>A</w:t>
        </w:r>
        <w:r w:rsidRPr="00B444DF">
          <w:rPr>
            <w:rFonts w:ascii="iCiel Avenir LT Std 35 Light" w:hAnsi="iCiel Avenir LT Std 35 Light" w:cs="Arial"/>
            <w:sz w:val="22"/>
            <w:szCs w:val="22"/>
          </w:rPr>
          <w:t xml:space="preserve">pproved by </w:t>
        </w:r>
        <w:r>
          <w:rPr>
            <w:rFonts w:ascii="iCiel Avenir LT Std 35 Light" w:hAnsi="iCiel Avenir LT Std 35 Light" w:cs="Arial"/>
            <w:sz w:val="22"/>
            <w:szCs w:val="22"/>
          </w:rPr>
          <w:t xml:space="preserve">BUV Management </w:t>
        </w:r>
        <w:r w:rsidRPr="00B444DF">
          <w:rPr>
            <w:rFonts w:ascii="iCiel Avenir LT Std 35 Light" w:hAnsi="iCiel Avenir LT Std 35 Light" w:cs="Arial"/>
            <w:sz w:val="22"/>
            <w:szCs w:val="22"/>
          </w:rPr>
          <w:t xml:space="preserve">if an internship and the evaluation are valid for students to gain PSG points. The number of PSG points varies upon </w:t>
        </w:r>
        <w:proofErr w:type="gramStart"/>
        <w:r w:rsidRPr="00B444DF">
          <w:rPr>
            <w:rFonts w:ascii="iCiel Avenir LT Std 35 Light" w:hAnsi="iCiel Avenir LT Std 35 Light" w:cs="Arial"/>
            <w:sz w:val="22"/>
            <w:szCs w:val="22"/>
          </w:rPr>
          <w:t>types</w:t>
        </w:r>
        <w:proofErr w:type="gramEnd"/>
        <w:r w:rsidRPr="00B444DF">
          <w:rPr>
            <w:rFonts w:ascii="iCiel Avenir LT Std 35 Light" w:hAnsi="iCiel Avenir LT Std 35 Light" w:cs="Arial"/>
            <w:sz w:val="22"/>
            <w:szCs w:val="22"/>
          </w:rPr>
          <w:t xml:space="preserve"> and lengths of each experience. </w:t>
        </w:r>
      </w:ins>
    </w:p>
    <w:p w14:paraId="4CB07E04" w14:textId="77777777" w:rsidR="006E631B" w:rsidRDefault="006E631B" w:rsidP="006E631B">
      <w:pPr>
        <w:tabs>
          <w:tab w:val="left" w:pos="630"/>
          <w:tab w:val="left" w:pos="1080"/>
        </w:tabs>
        <w:ind w:firstLine="0"/>
        <w:rPr>
          <w:ins w:id="9230" w:author="An Tran, ACA (BUV)" w:date="2024-09-12T11:05:00Z" w16du:dateUtc="2024-09-12T04:05:00Z"/>
          <w:rFonts w:ascii="iCiel Avenir LT Std 35 Light" w:hAnsi="iCiel Avenir LT Std 35 Light" w:cs="Arial"/>
          <w:sz w:val="22"/>
          <w:szCs w:val="22"/>
        </w:rPr>
      </w:pPr>
      <w:ins w:id="9231" w:author="An Tran, ACA (BUV)" w:date="2024-09-12T11:05:00Z" w16du:dateUtc="2024-09-12T04:05:00Z">
        <w:r>
          <w:rPr>
            <w:rFonts w:ascii="iCiel Avenir LT Std 35 Light" w:hAnsi="iCiel Avenir LT Std 35 Light" w:cs="Arial"/>
            <w:sz w:val="22"/>
            <w:szCs w:val="22"/>
          </w:rPr>
          <w:t>If there is any update in the processes, t</w:t>
        </w:r>
        <w:r w:rsidRPr="00B444DF">
          <w:rPr>
            <w:rFonts w:ascii="iCiel Avenir LT Std 35 Light" w:hAnsi="iCiel Avenir LT Std 35 Light" w:cs="Arial"/>
            <w:sz w:val="22"/>
            <w:szCs w:val="22"/>
          </w:rPr>
          <w:t xml:space="preserve">he step-by-step instructions </w:t>
        </w:r>
        <w:r>
          <w:rPr>
            <w:rFonts w:ascii="iCiel Avenir LT Std 35 Light" w:hAnsi="iCiel Avenir LT Std 35 Light" w:cs="Arial"/>
            <w:sz w:val="22"/>
            <w:szCs w:val="22"/>
          </w:rPr>
          <w:t>will be</w:t>
        </w:r>
        <w:r w:rsidRPr="00B444DF">
          <w:rPr>
            <w:rFonts w:ascii="iCiel Avenir LT Std 35 Light" w:hAnsi="iCiel Avenir LT Std 35 Light" w:cs="Arial"/>
            <w:sz w:val="22"/>
            <w:szCs w:val="22"/>
          </w:rPr>
          <w:t xml:space="preserve"> fully communicated to all students via email. </w:t>
        </w:r>
      </w:ins>
    </w:p>
    <w:p w14:paraId="29DF4D00" w14:textId="77777777" w:rsidR="006E631B" w:rsidRPr="008F5DDF" w:rsidRDefault="006E631B" w:rsidP="006E631B">
      <w:pPr>
        <w:tabs>
          <w:tab w:val="left" w:pos="630"/>
          <w:tab w:val="left" w:pos="1080"/>
        </w:tabs>
        <w:spacing w:before="0" w:beforeAutospacing="0" w:after="0" w:afterAutospacing="0"/>
        <w:ind w:firstLine="0"/>
        <w:rPr>
          <w:ins w:id="9232" w:author="An Tran, ACA (BUV)" w:date="2024-09-12T11:05:00Z" w16du:dateUtc="2024-09-12T04:05:00Z"/>
          <w:rFonts w:ascii="iCiel Avenir LT Std 35 Light" w:hAnsi="iCiel Avenir LT Std 35 Light" w:cs="Arial"/>
          <w:b/>
          <w:bCs/>
          <w:sz w:val="22"/>
          <w:szCs w:val="22"/>
        </w:rPr>
      </w:pPr>
      <w:ins w:id="9233" w:author="An Tran, ACA (BUV)" w:date="2024-09-12T11:05:00Z" w16du:dateUtc="2024-09-12T04:05:00Z">
        <w:r w:rsidRPr="008F5DDF">
          <w:rPr>
            <w:rFonts w:ascii="iCiel Avenir LT Std 35 Light" w:hAnsi="iCiel Avenir LT Std 35 Light" w:cs="Arial"/>
            <w:b/>
            <w:bCs/>
            <w:sz w:val="22"/>
            <w:szCs w:val="22"/>
          </w:rPr>
          <w:t xml:space="preserve">*Note: </w:t>
        </w:r>
      </w:ins>
    </w:p>
    <w:p w14:paraId="7699C1E7" w14:textId="77777777" w:rsidR="006E631B" w:rsidRDefault="006E631B" w:rsidP="006E631B">
      <w:pPr>
        <w:tabs>
          <w:tab w:val="left" w:pos="630"/>
          <w:tab w:val="left" w:pos="1080"/>
        </w:tabs>
        <w:spacing w:before="0" w:beforeAutospacing="0" w:after="0" w:afterAutospacing="0"/>
        <w:ind w:firstLine="0"/>
        <w:rPr>
          <w:ins w:id="9234" w:author="An Tran, ACA (BUV)" w:date="2024-09-12T11:05:00Z" w16du:dateUtc="2024-09-12T04:05:00Z"/>
          <w:rFonts w:ascii="iCiel Avenir LT Std 35 Light" w:hAnsi="iCiel Avenir LT Std 35 Light" w:cs="Arial"/>
          <w:sz w:val="22"/>
          <w:szCs w:val="22"/>
        </w:rPr>
      </w:pPr>
      <w:ins w:id="9235" w:author="An Tran, ACA (BUV)" w:date="2024-09-12T11:05:00Z" w16du:dateUtc="2024-09-12T04:05:00Z">
        <w:r>
          <w:rPr>
            <w:rFonts w:ascii="iCiel Avenir LT Std 35 Light" w:hAnsi="iCiel Avenir LT Std 35 Light" w:cs="Arial"/>
            <w:sz w:val="22"/>
            <w:szCs w:val="22"/>
          </w:rPr>
          <w:t xml:space="preserve">- “Internship Evaluation Form” has been changed to “Professional Experience Evaluation Form” to recognise all kinds of professional experience which add </w:t>
        </w:r>
        <w:proofErr w:type="gramStart"/>
        <w:r>
          <w:rPr>
            <w:rFonts w:ascii="iCiel Avenir LT Std 35 Light" w:hAnsi="iCiel Avenir LT Std 35 Light" w:cs="Arial"/>
            <w:sz w:val="22"/>
            <w:szCs w:val="22"/>
          </w:rPr>
          <w:t>values</w:t>
        </w:r>
        <w:proofErr w:type="gramEnd"/>
        <w:r>
          <w:rPr>
            <w:rFonts w:ascii="iCiel Avenir LT Std 35 Light" w:hAnsi="iCiel Avenir LT Std 35 Light" w:cs="Arial"/>
            <w:sz w:val="22"/>
            <w:szCs w:val="22"/>
          </w:rPr>
          <w:t xml:space="preserve"> to students’ professional profile. </w:t>
        </w:r>
      </w:ins>
    </w:p>
    <w:p w14:paraId="03B0B102" w14:textId="77777777" w:rsidR="006E631B" w:rsidRPr="00B444DF" w:rsidRDefault="006E631B" w:rsidP="006E631B">
      <w:pPr>
        <w:tabs>
          <w:tab w:val="left" w:pos="630"/>
          <w:tab w:val="left" w:pos="1080"/>
        </w:tabs>
        <w:spacing w:before="0" w:beforeAutospacing="0"/>
        <w:ind w:firstLine="0"/>
        <w:rPr>
          <w:ins w:id="9236" w:author="An Tran, ACA (BUV)" w:date="2024-09-12T11:05:00Z" w16du:dateUtc="2024-09-12T04:05:00Z"/>
          <w:rFonts w:ascii="iCiel Avenir LT Std 35 Light" w:hAnsi="iCiel Avenir LT Std 35 Light" w:cs="Arial"/>
          <w:sz w:val="22"/>
          <w:szCs w:val="22"/>
        </w:rPr>
      </w:pPr>
      <w:ins w:id="9237" w:author="An Tran, ACA (BUV)" w:date="2024-09-12T11:05:00Z" w16du:dateUtc="2024-09-12T04:05:00Z">
        <w:r>
          <w:rPr>
            <w:rFonts w:ascii="iCiel Avenir LT Std 35 Light" w:hAnsi="iCiel Avenir LT Std 35 Light" w:cs="Arial"/>
            <w:sz w:val="22"/>
            <w:szCs w:val="22"/>
          </w:rPr>
          <w:t xml:space="preserve">- We no longer issue Internship Completion Certificate. If students would like to have any professional experience evidence for any purpose, please take the initiative to </w:t>
        </w:r>
        <w:proofErr w:type="gramStart"/>
        <w:r>
          <w:rPr>
            <w:rFonts w:ascii="iCiel Avenir LT Std 35 Light" w:hAnsi="iCiel Avenir LT Std 35 Light" w:cs="Arial"/>
            <w:sz w:val="22"/>
            <w:szCs w:val="22"/>
          </w:rPr>
          <w:t>ask</w:t>
        </w:r>
        <w:proofErr w:type="gramEnd"/>
        <w:r>
          <w:rPr>
            <w:rFonts w:ascii="iCiel Avenir LT Std 35 Light" w:hAnsi="iCiel Avenir LT Std 35 Light" w:cs="Arial"/>
            <w:sz w:val="22"/>
            <w:szCs w:val="22"/>
          </w:rPr>
          <w:t xml:space="preserve"> additional documents, such as a recommendation letter or a certificate, from the employers; or save the hard copy of the Evaluation Form. </w:t>
        </w:r>
      </w:ins>
    </w:p>
    <w:p w14:paraId="2C835765" w14:textId="77777777" w:rsidR="006E631B" w:rsidRDefault="006E631B" w:rsidP="006E631B">
      <w:pPr>
        <w:tabs>
          <w:tab w:val="left" w:pos="630"/>
          <w:tab w:val="left" w:pos="1080"/>
        </w:tabs>
        <w:ind w:firstLine="0"/>
        <w:rPr>
          <w:ins w:id="9238" w:author="An Tran, ACA (BUV)" w:date="2024-09-12T11:05:00Z" w16du:dateUtc="2024-09-12T04:05:00Z"/>
          <w:rFonts w:ascii="iCiel Avenir LT Std 35 Light" w:hAnsi="iCiel Avenir LT Std 35 Light" w:cs="Arial"/>
          <w:sz w:val="22"/>
          <w:szCs w:val="22"/>
        </w:rPr>
      </w:pPr>
      <w:ins w:id="9239"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45BC83F9" w14:textId="77777777" w:rsidR="006E631B" w:rsidRPr="00B444DF" w:rsidRDefault="006E631B" w:rsidP="006E631B">
      <w:pPr>
        <w:tabs>
          <w:tab w:val="left" w:pos="630"/>
          <w:tab w:val="left" w:pos="1080"/>
        </w:tabs>
        <w:ind w:firstLine="0"/>
        <w:rPr>
          <w:ins w:id="9240" w:author="An Tran, ACA (BUV)" w:date="2024-09-12T11:05:00Z" w16du:dateUtc="2024-09-12T04:05:00Z"/>
          <w:rFonts w:ascii="iCiel Avenir LT Std 35 Light" w:hAnsi="iCiel Avenir LT Std 35 Light" w:cs="Arial"/>
          <w:sz w:val="22"/>
          <w:szCs w:val="22"/>
        </w:rPr>
      </w:pPr>
      <w:ins w:id="9241"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6C1FCFD4" w14:textId="77777777" w:rsidR="006E631B" w:rsidRPr="00B444DF" w:rsidRDefault="006E631B" w:rsidP="006E631B">
      <w:pPr>
        <w:tabs>
          <w:tab w:val="left" w:pos="630"/>
          <w:tab w:val="left" w:pos="1080"/>
        </w:tabs>
        <w:ind w:firstLine="0"/>
        <w:rPr>
          <w:ins w:id="9242" w:author="An Tran, ACA (BUV)" w:date="2024-09-12T11:05:00Z" w16du:dateUtc="2024-09-12T04:05:00Z"/>
          <w:rFonts w:ascii="iCiel Avenir LT Std 35 Light" w:hAnsi="iCiel Avenir LT Std 35 Light" w:cs="Arial"/>
          <w:i/>
          <w:iCs/>
          <w:sz w:val="22"/>
          <w:szCs w:val="22"/>
        </w:rPr>
      </w:pPr>
      <w:ins w:id="9243" w:author="An Tran, ACA (BUV)" w:date="2024-09-12T11:05:00Z" w16du:dateUtc="2024-09-12T04:05:00Z">
        <w:r w:rsidRPr="00B444DF">
          <w:rPr>
            <w:rFonts w:ascii="iCiel Avenir LT Std 35 Light" w:hAnsi="iCiel Avenir LT Std 35 Light" w:cs="Arial"/>
            <w:i/>
            <w:iCs/>
            <w:sz w:val="22"/>
            <w:szCs w:val="22"/>
          </w:rPr>
          <w:t>Chúng tôi khuyến khích sinh viên trải nghiệm làm việc để các bạn có thể h</w:t>
        </w:r>
        <w:r w:rsidRPr="00B444DF">
          <w:rPr>
            <w:rFonts w:ascii="iCiel Avenir LT Std 35 Light" w:hAnsi="iCiel Avenir LT Std 35 Light" w:cs="Calibri"/>
            <w:i/>
            <w:iCs/>
            <w:sz w:val="22"/>
            <w:szCs w:val="22"/>
          </w:rPr>
          <w:t>ọ</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i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Avenir Next LT Pro"/>
            <w:i/>
            <w:iCs/>
            <w:sz w:val="22"/>
            <w:szCs w:val="22"/>
          </w:rPr>
          <w:t>đó</w:t>
        </w:r>
        <w:r w:rsidRPr="00B444DF">
          <w:rPr>
            <w:rFonts w:ascii="iCiel Avenir LT Std 35 Light" w:hAnsi="iCiel Avenir LT Std 35 Light" w:cs="Arial"/>
            <w:i/>
            <w:iCs/>
            <w:sz w:val="22"/>
            <w:szCs w:val="22"/>
          </w:rPr>
          <w:t xml:space="preserve"> suy ng</w:t>
        </w:r>
        <w:r w:rsidRPr="00B444DF">
          <w:rPr>
            <w:rFonts w:ascii="iCiel Avenir LT Std 35 Light" w:hAnsi="iCiel Avenir LT Std 35 Light" w:cs="Calibri"/>
            <w:i/>
            <w:iCs/>
            <w:sz w:val="22"/>
            <w:szCs w:val="22"/>
          </w:rPr>
          <w:t>ẫ</w:t>
        </w:r>
        <w:r w:rsidRPr="00B444DF">
          <w:rPr>
            <w:rFonts w:ascii="iCiel Avenir LT Std 35 Light" w:hAnsi="iCiel Avenir LT Std 35 Light" w:cs="Arial"/>
            <w:i/>
            <w:iCs/>
            <w:sz w:val="22"/>
            <w:szCs w:val="22"/>
          </w:rPr>
          <w:t>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r</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t kinh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m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ng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bạn </w:t>
        </w:r>
        <w:r w:rsidRPr="00B444DF">
          <w:rPr>
            <w:rFonts w:ascii="iCiel Avenir LT Std 35 Light" w:hAnsi="iCiel Avenir LT Std 35 Light" w:cs="Avenir Next LT Pro"/>
            <w:i/>
            <w:iCs/>
            <w:sz w:val="22"/>
            <w:szCs w:val="22"/>
          </w:rPr>
          <w:t>đã</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t, nh</w:t>
        </w:r>
        <w:r w:rsidRPr="00B444DF">
          <w:rPr>
            <w:rFonts w:ascii="iCiel Avenir LT Std 35 Light" w:hAnsi="iCiel Avenir LT Std 35 Light" w:cs="Calibri"/>
            <w:i/>
            <w:iCs/>
            <w:sz w:val="22"/>
            <w:szCs w:val="22"/>
          </w:rPr>
          <w:t>ữ</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Arial"/>
            <w:i/>
            <w:iCs/>
            <w:sz w:val="22"/>
            <w:szCs w:val="22"/>
          </w:rPr>
          <w:t>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n</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i thi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các b</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theo tr</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 xml:space="preserve">n con </w:t>
        </w:r>
        <w:r w:rsidRPr="00B444DF">
          <w:rPr>
            <w:rFonts w:ascii="iCiel Avenir LT Std 35 Light" w:hAnsi="iCiel Avenir LT Std 35 Light" w:cs="Avenir Next LT Pro"/>
            <w:i/>
            <w:iCs/>
            <w:sz w:val="22"/>
            <w:szCs w:val="22"/>
          </w:rPr>
          <w:t>đ</w:t>
        </w:r>
        <w:r w:rsidRPr="00B444DF">
          <w:rPr>
            <w:rFonts w:ascii="iCiel Avenir LT Std 35 Light" w:hAnsi="iCiel Avenir LT Std 35 Light" w:cs="Calibri"/>
            <w:i/>
            <w:iCs/>
            <w:sz w:val="22"/>
            <w:szCs w:val="22"/>
          </w:rPr>
          <w:t>ườ</w:t>
        </w:r>
        <w:r w:rsidRPr="00B444DF">
          <w:rPr>
            <w:rFonts w:ascii="iCiel Avenir LT Std 35 Light" w:hAnsi="iCiel Avenir LT Std 35 Light" w:cs="Arial"/>
            <w:i/>
            <w:iCs/>
            <w:sz w:val="22"/>
            <w:szCs w:val="22"/>
          </w:rPr>
          <w:t>ng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m ph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ngh</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nghi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p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m</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 xml:space="preserve">nh. </w:t>
        </w:r>
      </w:ins>
    </w:p>
    <w:p w14:paraId="1B74F932" w14:textId="77777777" w:rsidR="006E631B" w:rsidRPr="00B444DF" w:rsidRDefault="006E631B" w:rsidP="006E631B">
      <w:pPr>
        <w:tabs>
          <w:tab w:val="left" w:pos="630"/>
          <w:tab w:val="left" w:pos="1080"/>
        </w:tabs>
        <w:ind w:firstLine="0"/>
        <w:rPr>
          <w:ins w:id="9244" w:author="An Tran, ACA (BUV)" w:date="2024-09-12T11:05:00Z" w16du:dateUtc="2024-09-12T04:05:00Z"/>
          <w:rFonts w:ascii="iCiel Avenir LT Std 35 Light" w:hAnsi="iCiel Avenir LT Std 35 Light" w:cs="Arial"/>
          <w:i/>
          <w:iCs/>
          <w:sz w:val="22"/>
          <w:szCs w:val="22"/>
        </w:rPr>
      </w:pPr>
      <w:ins w:id="9245" w:author="An Tran, ACA (BUV)" w:date="2024-09-12T11:05:00Z" w16du:dateUtc="2024-09-12T04:05:00Z">
        <w:r w:rsidRPr="00B444DF">
          <w:rPr>
            <w:rFonts w:ascii="iCiel Avenir LT Std 35 Light" w:hAnsi="iCiel Avenir LT Std 35 Light" w:cs="Arial"/>
            <w:i/>
            <w:iCs/>
            <w:sz w:val="22"/>
            <w:szCs w:val="22"/>
          </w:rPr>
          <w:t xml:space="preserve">Mỗi lựa chọn trải nghiệm sẽ có các quy trình và yêu cầu khác nhau. </w:t>
        </w:r>
      </w:ins>
    </w:p>
    <w:p w14:paraId="7188AC55" w14:textId="77777777" w:rsidR="006E631B" w:rsidRPr="008F5DDF" w:rsidRDefault="006E631B" w:rsidP="006E631B">
      <w:pPr>
        <w:pStyle w:val="ListParagraph"/>
        <w:numPr>
          <w:ilvl w:val="0"/>
          <w:numId w:val="45"/>
        </w:numPr>
        <w:rPr>
          <w:ins w:id="9246" w:author="An Tran, ACA (BUV)" w:date="2024-09-12T11:05:00Z" w16du:dateUtc="2024-09-12T04:05:00Z"/>
          <w:rFonts w:ascii="iCiel Avenir LT Std 35 Light" w:hAnsi="iCiel Avenir LT Std 35 Light" w:cs="Arial"/>
          <w:i/>
          <w:iCs/>
          <w:sz w:val="22"/>
          <w:szCs w:val="22"/>
        </w:rPr>
      </w:pPr>
      <w:ins w:id="9247" w:author="An Tran, ACA (BUV)" w:date="2024-09-12T11:05:00Z" w16du:dateUtc="2024-09-12T04:05:00Z">
        <w:r w:rsidRPr="00B444DF">
          <w:rPr>
            <w:rFonts w:ascii="iCiel Avenir LT Std 35 Light" w:hAnsi="iCiel Avenir LT Std 35 Light" w:cs="Arial"/>
            <w:b/>
            <w:bCs/>
            <w:i/>
            <w:iCs/>
            <w:sz w:val="22"/>
            <w:szCs w:val="22"/>
          </w:rPr>
          <w:t>Làm thêm, thực tập, kiến tập, dự án cộng đồng với các tổ chức phi chính phủ (NGO), tổ chức phi lợi nhuận (NPO), doanh nghiệp xã hội đã được xác nhận; chương trình ươm tạo và tăng tốc khởi nghiệp:</w:t>
        </w:r>
        <w:r w:rsidRPr="00B444DF">
          <w:rPr>
            <w:rFonts w:ascii="iCiel Avenir LT Std 35 Light" w:hAnsi="iCiel Avenir LT Std 35 Light" w:cs="Arial"/>
            <w:i/>
            <w:iCs/>
            <w:sz w:val="22"/>
            <w:szCs w:val="22"/>
          </w:rPr>
          <w:t xml:space="preserve"> Yêu cầu nộp Bản đánh giá Chất lượng Làm việc được chứng thực bởi Công ty/ Quản lý. </w:t>
        </w:r>
        <w:r>
          <w:rPr>
            <w:rFonts w:ascii="iCiel Avenir LT Std 35 Light" w:hAnsi="iCiel Avenir LT Std 35 Light" w:cs="Arial"/>
            <w:i/>
            <w:iCs/>
            <w:sz w:val="22"/>
            <w:szCs w:val="22"/>
          </w:rPr>
          <w:t xml:space="preserve">Sinh viên có thể điền và nộp Bản đánh </w:t>
        </w:r>
        <w:r w:rsidRPr="00CF56FB">
          <w:rPr>
            <w:rFonts w:ascii="iCiel Avenir LT Std 35 Light" w:hAnsi="iCiel Avenir LT Std 35 Light" w:cs="Arial"/>
            <w:i/>
            <w:iCs/>
            <w:sz w:val="22"/>
            <w:szCs w:val="22"/>
          </w:rPr>
          <w:t>giá tại</w:t>
        </w:r>
        <w:r w:rsidRPr="008F5DDF">
          <w:rPr>
            <w:rFonts w:ascii="iCiel Avenir LT Std 35 Light" w:hAnsi="iCiel Avenir LT Std 35 Light" w:cs="Arial"/>
            <w:i/>
            <w:iCs/>
            <w:sz w:val="22"/>
            <w:szCs w:val="22"/>
          </w:rPr>
          <w:t xml:space="preserve"> </w:t>
        </w:r>
        <w:r w:rsidRPr="00635048">
          <w:rPr>
            <w:rFonts w:ascii="iCiel Avenir LT Std 35 Light" w:hAnsi="iCiel Avenir LT Std 35 Light"/>
            <w:color w:val="000000"/>
            <w:sz w:val="22"/>
            <w:szCs w:val="22"/>
          </w:rPr>
          <w:fldChar w:fldCharType="begin"/>
        </w:r>
        <w:r w:rsidRPr="00635048">
          <w:rPr>
            <w:rFonts w:ascii="iCiel Avenir LT Std 35 Light" w:hAnsi="iCiel Avenir LT Std 35 Light"/>
            <w:color w:val="000000"/>
            <w:sz w:val="22"/>
            <w:szCs w:val="22"/>
          </w:rPr>
          <w:instrText>HYPERLINK "https://student.buv.edu.vn/evaluation" \o "https://student.buv.edu.vn/evaluation"</w:instrText>
        </w:r>
        <w:r w:rsidRPr="00635048">
          <w:rPr>
            <w:rFonts w:ascii="iCiel Avenir LT Std 35 Light" w:hAnsi="iCiel Avenir LT Std 35 Light"/>
            <w:color w:val="000000"/>
            <w:sz w:val="22"/>
            <w:szCs w:val="22"/>
          </w:rPr>
        </w:r>
        <w:r w:rsidRPr="00635048">
          <w:rPr>
            <w:rFonts w:ascii="iCiel Avenir LT Std 35 Light" w:hAnsi="iCiel Avenir LT Std 35 Light"/>
            <w:color w:val="000000"/>
            <w:sz w:val="22"/>
            <w:szCs w:val="22"/>
          </w:rPr>
          <w:fldChar w:fldCharType="separate"/>
        </w:r>
        <w:r w:rsidRPr="00635048">
          <w:rPr>
            <w:rStyle w:val="Hyperlink"/>
            <w:rFonts w:ascii="iCiel Avenir LT Std 35 Light" w:hAnsi="iCiel Avenir LT Std 35 Light"/>
            <w:sz w:val="22"/>
            <w:szCs w:val="22"/>
          </w:rPr>
          <w:t>Student Portal/Student Experience/Internship Evaluation</w:t>
        </w:r>
        <w:r w:rsidRPr="00635048">
          <w:rPr>
            <w:rFonts w:ascii="iCiel Avenir LT Std 35 Light" w:hAnsi="iCiel Avenir LT Std 35 Light"/>
            <w:color w:val="000000"/>
            <w:sz w:val="22"/>
            <w:szCs w:val="22"/>
          </w:rPr>
          <w:fldChar w:fldCharType="end"/>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"https://student.buv.edu.vn/signin"</w:instrText>
        </w:r>
        <w:r w:rsidRPr="008F5DDF">
          <w:rPr>
            <w:rFonts w:ascii="iCiel Avenir LT Std 35 Light" w:hAnsi="iCiel Avenir LT Std 35 Light" w:cs="Arial"/>
            <w:i/>
            <w:iCs/>
            <w:sz w:val="22"/>
            <w:szCs w:val="22"/>
          </w:rPr>
        </w:r>
        <w:r w:rsidR="0079723D">
          <w:rPr>
            <w:rFonts w:ascii="iCiel Avenir LT Std 35 Light" w:hAnsi="iCiel Avenir LT Std 35 Light" w:cs="Arial"/>
            <w:i/>
            <w:iCs/>
            <w:sz w:val="22"/>
            <w:szCs w:val="22"/>
          </w:rPr>
          <w:fldChar w:fldCharType="separate"/>
        </w:r>
        <w:r w:rsidRPr="008F5DDF">
          <w:rPr>
            <w:rFonts w:ascii="iCiel Avenir LT Std 35 Light" w:hAnsi="iCiel Avenir LT Std 35 Light" w:cs="Arial"/>
            <w:i/>
            <w:iCs/>
            <w:sz w:val="22"/>
            <w:szCs w:val="22"/>
          </w:rPr>
          <w:fldChar w:fldCharType="end"/>
        </w:r>
        <w:r>
          <w:rPr>
            <w:rFonts w:ascii="iCiel Avenir LT Std 35 Light" w:hAnsi="iCiel Avenir LT Std 35 Light" w:cs="Arial"/>
            <w:i/>
            <w:iCs/>
            <w:sz w:val="22"/>
            <w:szCs w:val="22"/>
          </w:rPr>
          <w:t xml:space="preserve">. Vui lòng đọc kỹ hướng dẫn dưới đây và lựa chọn hình thức nộp phù hợp. </w:t>
        </w:r>
      </w:ins>
    </w:p>
    <w:p w14:paraId="2348296C" w14:textId="77777777" w:rsidR="006E631B" w:rsidRPr="008F5DDF" w:rsidRDefault="006E631B" w:rsidP="006E631B">
      <w:pPr>
        <w:pStyle w:val="ListParagraph"/>
        <w:numPr>
          <w:ilvl w:val="1"/>
          <w:numId w:val="45"/>
        </w:numPr>
        <w:rPr>
          <w:ins w:id="9248" w:author="An Tran, ACA (BUV)" w:date="2024-09-12T11:05:00Z" w16du:dateUtc="2024-09-12T04:05:00Z"/>
          <w:rFonts w:ascii="iCiel Avenir LT Std 35 Light" w:hAnsi="iCiel Avenir LT Std 35 Light" w:cs="Arial"/>
          <w:i/>
          <w:iCs/>
          <w:sz w:val="22"/>
          <w:szCs w:val="22"/>
        </w:rPr>
      </w:pPr>
      <w:ins w:id="9249" w:author="An Tran, ACA (BUV)" w:date="2024-09-12T11:05:00Z" w16du:dateUtc="2024-09-12T04:05:00Z">
        <w:r w:rsidRPr="008F5DDF">
          <w:rPr>
            <w:rFonts w:ascii="iCiel Avenir LT Std 35 Light" w:hAnsi="iCiel Avenir LT Std 35 Light" w:cs="Arial"/>
            <w:i/>
            <w:iCs/>
            <w:sz w:val="22"/>
            <w:szCs w:val="22"/>
          </w:rPr>
          <w:t xml:space="preserve">Nếu nhà tuyển dụng/người giám sát sử dụng tên miền email công ty (ví dụ: @buv.edu.vn, @savills.com, v.v.), sinh viên và nhà tuyển dụng/người giám sát chỉ cần điền và nộp biểu mẫu trực tuyến trực tiếp trên hệ thống. Sinh viên KHÔNG cần in biểu mẫu và lấy chữ ký, con dấu trên bản in. – </w:t>
        </w:r>
        <w:r w:rsidRPr="00B20A9B">
          <w:rPr>
            <w:rFonts w:ascii="iCiel Avenir LT Std 35 Light" w:hAnsi="iCiel Avenir LT Std 35 Light" w:cs="Arial"/>
            <w:sz w:val="22"/>
            <w:szCs w:val="22"/>
          </w:rPr>
          <w:fldChar w:fldCharType="begin"/>
        </w:r>
        <w:r w:rsidRPr="00B20A9B">
          <w:rPr>
            <w:rFonts w:ascii="iCiel Avenir LT Std 35 Light" w:hAnsi="iCiel Avenir LT Std 35 Light" w:cs="Arial"/>
            <w:sz w:val="22"/>
            <w:szCs w:val="22"/>
          </w:rPr>
          <w:instrText>HYPERLINK "https://buv.instructure.com/courses/334/files/436707?wrap=1"</w:instrText>
        </w:r>
        <w:r w:rsidRPr="00B20A9B">
          <w:rPr>
            <w:rFonts w:ascii="iCiel Avenir LT Std 35 Light" w:hAnsi="iCiel Avenir LT Std 35 Light" w:cs="Arial"/>
            <w:sz w:val="22"/>
            <w:szCs w:val="22"/>
          </w:rPr>
        </w:r>
        <w:r w:rsidRPr="00B20A9B">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 Corporate Email”</w:t>
        </w:r>
        <w:r w:rsidRPr="00B20A9B">
          <w:rPr>
            <w:rStyle w:val="Hyperlink"/>
            <w:rFonts w:ascii="iCiel Avenir LT Std 35 Light" w:hAnsi="iCiel Avenir LT Std 35 Light" w:cs="Arial"/>
            <w:sz w:val="22"/>
            <w:szCs w:val="22"/>
          </w:rPr>
          <w:t>.</w:t>
        </w:r>
        <w:r w:rsidRPr="00B20A9B">
          <w:rPr>
            <w:rFonts w:ascii="iCiel Avenir LT Std 35 Light" w:hAnsi="iCiel Avenir LT Std 35 Light" w:cs="Arial"/>
            <w:sz w:val="22"/>
            <w:szCs w:val="22"/>
          </w:rPr>
          <w:fldChar w:fldCharType="end"/>
        </w:r>
      </w:ins>
    </w:p>
    <w:p w14:paraId="2269E77B" w14:textId="77777777" w:rsidR="006E631B" w:rsidRPr="008F5DDF" w:rsidRDefault="006E631B" w:rsidP="006E631B">
      <w:pPr>
        <w:pStyle w:val="ListParagraph"/>
        <w:numPr>
          <w:ilvl w:val="1"/>
          <w:numId w:val="45"/>
        </w:numPr>
        <w:rPr>
          <w:ins w:id="9250" w:author="An Tran, ACA (BUV)" w:date="2024-09-12T11:05:00Z" w16du:dateUtc="2024-09-12T04:05:00Z"/>
          <w:rFonts w:ascii="iCiel Avenir LT Std 35 Light" w:hAnsi="iCiel Avenir LT Std 35 Light" w:cs="Arial"/>
          <w:i/>
          <w:iCs/>
          <w:sz w:val="22"/>
          <w:szCs w:val="22"/>
        </w:rPr>
      </w:pPr>
      <w:ins w:id="9251" w:author="An Tran, ACA (BUV)" w:date="2024-09-12T11:05:00Z" w16du:dateUtc="2024-09-12T04:05:00Z">
        <w:r w:rsidRPr="008F5DDF">
          <w:rPr>
            <w:rFonts w:ascii="iCiel Avenir LT Std 35 Light" w:hAnsi="iCiel Avenir LT Std 35 Light" w:cs="Arial"/>
            <w:i/>
            <w:iCs/>
            <w:sz w:val="22"/>
            <w:szCs w:val="22"/>
          </w:rPr>
          <w:t xml:space="preserve">Nếu nhà tuyển dụng/người giám sát không sử dụng tên miền email công ty mà sử dụng email cá nhân (ví dụ: @gmail.com, @hotmail.com, v.v.), ngoài việc điền biểu mẫu trực tuyến, sinh viên cần in biểu mẫu đã điền và nộp bản in kèm theo chữ ký và con dấu của nhà tuyển dụng/người giám sát. – </w:t>
        </w:r>
        <w:r w:rsidRPr="00635048">
          <w:rPr>
            <w:rFonts w:ascii="iCiel Avenir LT Std 35 Light" w:hAnsi="iCiel Avenir LT Std 35 Light" w:cs="Arial"/>
            <w:sz w:val="22"/>
            <w:szCs w:val="22"/>
          </w:rPr>
          <w:fldChar w:fldCharType="begin"/>
        </w:r>
        <w:r w:rsidRPr="00635048">
          <w:rPr>
            <w:rFonts w:ascii="iCiel Avenir LT Std 35 Light" w:hAnsi="iCiel Avenir LT Std 35 Light" w:cs="Arial"/>
            <w:sz w:val="22"/>
            <w:szCs w:val="22"/>
          </w:rPr>
          <w:instrText>HYPERLINK "https://buv.instructure.com/courses/334/files/436708?wrap=1"</w:instrText>
        </w:r>
        <w:r w:rsidRPr="00635048">
          <w:rPr>
            <w:rFonts w:ascii="iCiel Avenir LT Std 35 Light" w:hAnsi="iCiel Avenir LT Std 35 Light" w:cs="Arial"/>
            <w:sz w:val="22"/>
            <w:szCs w:val="22"/>
          </w:rPr>
        </w:r>
        <w:r w:rsidRPr="00635048">
          <w:rPr>
            <w:rFonts w:ascii="iCiel Avenir LT Std 35 Light" w:hAnsi="iCiel Avenir LT Std 35 Light" w:cs="Arial"/>
            <w:sz w:val="22"/>
            <w:szCs w:val="22"/>
          </w:rPr>
          <w:fldChar w:fldCharType="separate"/>
        </w:r>
        <w:r w:rsidRPr="00027999">
          <w:rPr>
            <w:rStyle w:val="Hyperlink"/>
            <w:rFonts w:ascii="iCiel Avenir LT Std 35 Light" w:hAnsi="iCiel Avenir LT Std 35 Light" w:cs="Arial"/>
            <w:sz w:val="22"/>
            <w:szCs w:val="22"/>
          </w:rPr>
          <w:t>“Internship Evaluation Form for Managers without Corporate Email”</w:t>
        </w:r>
        <w:r w:rsidRPr="00B20A9B">
          <w:rPr>
            <w:rStyle w:val="Hyperlink"/>
            <w:rFonts w:ascii="iCiel Avenir LT Std 35 Light" w:hAnsi="iCiel Avenir LT Std 35 Light" w:cs="Arial"/>
            <w:sz w:val="22"/>
            <w:szCs w:val="22"/>
          </w:rPr>
          <w:t>.</w:t>
        </w:r>
        <w:r w:rsidRPr="00635048">
          <w:rPr>
            <w:rFonts w:ascii="iCiel Avenir LT Std 35 Light" w:hAnsi="iCiel Avenir LT Std 35 Light" w:cs="Arial"/>
            <w:sz w:val="22"/>
            <w:szCs w:val="22"/>
          </w:rPr>
          <w:fldChar w:fldCharType="end"/>
        </w:r>
      </w:ins>
    </w:p>
    <w:p w14:paraId="53E22BF4" w14:textId="77777777" w:rsidR="006E631B" w:rsidRPr="00CF56FB" w:rsidRDefault="006E631B" w:rsidP="006E631B">
      <w:pPr>
        <w:pStyle w:val="ListParagraph"/>
        <w:numPr>
          <w:ilvl w:val="0"/>
          <w:numId w:val="47"/>
        </w:numPr>
        <w:rPr>
          <w:ins w:id="9252" w:author="An Tran, ACA (BUV)" w:date="2024-09-12T11:05:00Z" w16du:dateUtc="2024-09-12T04:05:00Z"/>
          <w:rFonts w:ascii="iCiel Avenir LT Std 35 Light" w:hAnsi="iCiel Avenir LT Std 35 Light" w:cs="Arial"/>
          <w:i/>
          <w:iCs/>
          <w:sz w:val="22"/>
          <w:szCs w:val="22"/>
        </w:rPr>
      </w:pPr>
      <w:ins w:id="9253" w:author="An Tran, ACA (BUV)" w:date="2024-09-12T11:05:00Z" w16du:dateUtc="2024-09-12T04:05:00Z">
        <w:r w:rsidRPr="00CF56FB">
          <w:rPr>
            <w:rFonts w:ascii="iCiel Avenir LT Std 35 Light" w:hAnsi="iCiel Avenir LT Std 35 Light" w:cs="Arial"/>
            <w:b/>
            <w:bCs/>
            <w:i/>
            <w:iCs/>
            <w:sz w:val="22"/>
            <w:szCs w:val="22"/>
          </w:rPr>
          <w:t>Kinh doanh riêng:</w:t>
        </w:r>
        <w:r w:rsidRPr="00CF56FB">
          <w:rPr>
            <w:rFonts w:ascii="iCiel Avenir LT Std 35 Light" w:hAnsi="iCiel Avenir LT Std 35 Light" w:cs="Arial"/>
            <w:i/>
            <w:iCs/>
            <w:sz w:val="22"/>
            <w:szCs w:val="22"/>
          </w:rPr>
          <w: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Sinh viên 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26BD1A6A" w14:textId="77777777" w:rsidR="006E631B" w:rsidRPr="00CF56FB" w:rsidRDefault="006E631B" w:rsidP="006E631B">
      <w:pPr>
        <w:pStyle w:val="ListParagraph"/>
        <w:numPr>
          <w:ilvl w:val="0"/>
          <w:numId w:val="47"/>
        </w:numPr>
        <w:rPr>
          <w:ins w:id="9254" w:author="An Tran, ACA (BUV)" w:date="2024-09-12T11:05:00Z" w16du:dateUtc="2024-09-12T04:05:00Z"/>
          <w:rFonts w:ascii="iCiel Avenir LT Std 35 Light" w:hAnsi="iCiel Avenir LT Std 35 Light" w:cs="Arial"/>
          <w:i/>
          <w:iCs/>
          <w:sz w:val="22"/>
          <w:szCs w:val="22"/>
        </w:rPr>
      </w:pPr>
      <w:ins w:id="9255" w:author="An Tran, ACA (BUV)" w:date="2024-09-12T11:05:00Z" w16du:dateUtc="2024-09-12T04:05:00Z">
        <w:r w:rsidRPr="00CF56FB">
          <w:rPr>
            <w:rFonts w:ascii="iCiel Avenir LT Std 35 Light" w:hAnsi="iCiel Avenir LT Std 35 Light" w:cs="Arial"/>
            <w:b/>
            <w:bCs/>
            <w:i/>
            <w:iCs/>
            <w:sz w:val="22"/>
            <w:szCs w:val="22"/>
          </w:rPr>
          <w:t>Hồ sơ năng lực chuyên môn (chuyên ngành Quản trị Sự kiện):</w:t>
        </w:r>
        <w:r w:rsidRPr="00CF56FB">
          <w:rPr>
            <w:rFonts w:ascii="iCiel Avenir LT Std 35 Light" w:hAnsi="iCiel Avenir LT Std 35 Light" w:cs="Arial"/>
            <w:i/>
            <w:iCs/>
            <w:sz w:val="22"/>
            <w:szCs w:val="22"/>
          </w:rPr>
          <w: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 Sinh viên làm theo </w:t>
        </w:r>
        <w:r w:rsidRPr="008F5DDF">
          <w:rPr>
            <w:rFonts w:ascii="iCiel Avenir LT Std 35 Light" w:hAnsi="iCiel Avenir LT Std 35 Light" w:cs="Arial"/>
            <w:i/>
            <w:iCs/>
            <w:sz w:val="22"/>
            <w:szCs w:val="22"/>
          </w:rPr>
          <w:t xml:space="preserve">quy trình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"https://buv.instructure.com/courses/334/files?preview=550267&amp;sort=created_at&amp;order=desc"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Event Support Evaluation (Prof Porfolio)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và </w:t>
        </w:r>
        <w:r w:rsidRPr="00CF56FB">
          <w:rPr>
            <w:rFonts w:ascii="iCiel Avenir LT Std 35 Light" w:hAnsi="iCiel Avenir LT Std 35 Light" w:cs="Arial"/>
            <w:i/>
            <w:iCs/>
            <w:sz w:val="22"/>
            <w:szCs w:val="22"/>
          </w:rPr>
          <w:t>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3FAB2821" w14:textId="77777777" w:rsidR="006E631B" w:rsidRPr="00CF56FB" w:rsidRDefault="006E631B" w:rsidP="006E631B">
      <w:pPr>
        <w:pStyle w:val="ListParagraph"/>
        <w:numPr>
          <w:ilvl w:val="0"/>
          <w:numId w:val="47"/>
        </w:numPr>
        <w:rPr>
          <w:ins w:id="9256" w:author="An Tran, ACA (BUV)" w:date="2024-09-12T11:05:00Z" w16du:dateUtc="2024-09-12T04:05:00Z"/>
          <w:rFonts w:ascii="iCiel Avenir LT Std 35 Light" w:hAnsi="iCiel Avenir LT Std 35 Light" w:cs="Arial"/>
          <w:i/>
          <w:iCs/>
          <w:sz w:val="22"/>
          <w:szCs w:val="22"/>
        </w:rPr>
      </w:pPr>
      <w:ins w:id="9257" w:author="An Tran, ACA (BUV)" w:date="2024-09-12T11:05:00Z" w16du:dateUtc="2024-09-12T04:05:00Z">
        <w:r w:rsidRPr="00CF56FB">
          <w:rPr>
            <w:rFonts w:ascii="iCiel Avenir LT Std 35 Light" w:hAnsi="iCiel Avenir LT Std 35 Light" w:cs="Arial"/>
            <w:b/>
            <w:bCs/>
            <w:i/>
            <w:iCs/>
            <w:sz w:val="22"/>
            <w:szCs w:val="22"/>
          </w:rPr>
          <w:t xml:space="preserve">Hồ sơ năng lực chuyên môn (chuyên ngành </w:t>
        </w:r>
        <w:proofErr w:type="gramStart"/>
        <w:r w:rsidRPr="00CF56FB">
          <w:rPr>
            <w:rFonts w:ascii="iCiel Avenir LT Std 35 Light" w:hAnsi="iCiel Avenir LT Std 35 Light" w:cs="Arial"/>
            <w:b/>
            <w:bCs/>
            <w:i/>
            <w:iCs/>
            <w:sz w:val="22"/>
            <w:szCs w:val="22"/>
          </w:rPr>
          <w:t>An</w:t>
        </w:r>
        <w:proofErr w:type="gramEnd"/>
        <w:r w:rsidRPr="00CF56FB">
          <w:rPr>
            <w:rFonts w:ascii="iCiel Avenir LT Std 35 Light" w:hAnsi="iCiel Avenir LT Std 35 Light" w:cs="Arial"/>
            <w:b/>
            <w:bCs/>
            <w:i/>
            <w:iCs/>
            <w:sz w:val="22"/>
            <w:szCs w:val="22"/>
          </w:rPr>
          <w:t xml:space="preserve"> ninh mạng, Công nghệ Đám mây, Thiết kế và Lập trình Game, Ứng dụng Sáng tạo Đương đại):</w:t>
        </w:r>
        <w:r w:rsidRPr="00CF56FB">
          <w:rPr>
            <w:rFonts w:ascii="iCiel Avenir LT Std 35 Light" w:hAnsi="iCiel Avenir LT Std 35 Light" w:cs="Arial"/>
            <w:i/>
            <w:iCs/>
            <w:sz w:val="22"/>
            <w:szCs w:val="22"/>
          </w:rPr>
          <w:t xml:space="preserve"> Hồ sơ cần bao gồm các công trình, dự án chuyên môn có thể dùng được để ứng tuyển việc làm kèm với Bản đánh giá Hồ sơ Năng lực Chuyên môn từ một chuyên gia trong ngành đủ điều kiện theo yêu cầu của Nhà trường.  Sinh viên làm theo </w:t>
        </w:r>
        <w:r w:rsidRPr="008F5DDF">
          <w:rPr>
            <w:rFonts w:ascii="iCiel Avenir LT Std 35 Light" w:hAnsi="iCiel Avenir LT Std 35 Light" w:cs="Arial"/>
            <w:i/>
            <w:iCs/>
            <w:sz w:val="22"/>
            <w:szCs w:val="22"/>
          </w:rPr>
          <w:t xml:space="preserve">quy trình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"https://buv.instructure.com/courses/334/files?preview=550268&amp;sort=created_at&amp;order=desc"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Computing Portfolio Evaluation Submission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OR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"https://buv.instructure.com/courses/334/files?preview=550266&amp;sort=created_at&amp;order=desc"</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Creative Portfolio Evaluation Submission Process</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và </w:t>
        </w:r>
        <w:r w:rsidRPr="00CF56FB">
          <w:rPr>
            <w:rFonts w:ascii="iCiel Avenir LT Std 35 Light" w:hAnsi="iCiel Avenir LT Std 35 Light" w:cs="Arial"/>
            <w:i/>
            <w:iCs/>
            <w:sz w:val="22"/>
            <w:szCs w:val="22"/>
          </w:rPr>
          <w:t>nộp các tài liệu được yêu cầu tới Phòng DV Hướng nghiệp và QH Đối tác qua email</w:t>
        </w:r>
        <w:r w:rsidRPr="008F5DDF">
          <w:rPr>
            <w:rFonts w:ascii="iCiel Avenir LT Std 35 Light" w:hAnsi="iCiel Avenir LT Std 35 Light" w:cs="Arial"/>
            <w:i/>
            <w:iCs/>
            <w:sz w:val="22"/>
            <w:szCs w:val="22"/>
          </w:rPr>
          <w:t xml:space="preserve"> </w:t>
        </w:r>
        <w:r w:rsidRPr="008F5DDF">
          <w:rPr>
            <w:rFonts w:ascii="iCiel Avenir LT Std 35 Light" w:hAnsi="iCiel Avenir LT Std 35 Light" w:cs="Arial"/>
            <w:i/>
            <w:iCs/>
            <w:sz w:val="22"/>
            <w:szCs w:val="22"/>
          </w:rPr>
          <w:fldChar w:fldCharType="begin"/>
        </w:r>
        <w:r w:rsidRPr="008F5DDF">
          <w:rPr>
            <w:rFonts w:ascii="iCiel Avenir LT Std 35 Light" w:hAnsi="iCiel Avenir LT Std 35 Light" w:cs="Arial"/>
            <w:i/>
            <w:iCs/>
            <w:sz w:val="22"/>
            <w:szCs w:val="22"/>
          </w:rPr>
          <w:instrText>HYPERLINK "mailto:SE-Careers@buv.edu.vn"</w:instrText>
        </w:r>
        <w:r w:rsidRPr="008F5DDF">
          <w:rPr>
            <w:rFonts w:ascii="iCiel Avenir LT Std 35 Light" w:hAnsi="iCiel Avenir LT Std 35 Light" w:cs="Arial"/>
            <w:i/>
            <w:iCs/>
            <w:sz w:val="22"/>
            <w:szCs w:val="22"/>
          </w:rPr>
        </w:r>
        <w:r w:rsidRPr="008F5DDF">
          <w:rPr>
            <w:rFonts w:ascii="iCiel Avenir LT Std 35 Light" w:hAnsi="iCiel Avenir LT Std 35 Light" w:cs="Arial"/>
            <w:i/>
            <w:iCs/>
            <w:sz w:val="22"/>
            <w:szCs w:val="22"/>
          </w:rPr>
          <w:fldChar w:fldCharType="separate"/>
        </w:r>
        <w:r w:rsidRPr="008F5DDF">
          <w:rPr>
            <w:rStyle w:val="Hyperlink"/>
            <w:rFonts w:ascii="iCiel Avenir LT Std 35 Light" w:hAnsi="iCiel Avenir LT Std 35 Light" w:cs="Arial"/>
            <w:i/>
            <w:iCs/>
            <w:sz w:val="22"/>
            <w:szCs w:val="22"/>
          </w:rPr>
          <w:t>SE-Careers@buv.edu.vn</w:t>
        </w:r>
        <w:r w:rsidRPr="008F5DDF">
          <w:rPr>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w:t>
        </w:r>
      </w:ins>
    </w:p>
    <w:p w14:paraId="242F48BD" w14:textId="77777777" w:rsidR="006E631B" w:rsidRPr="00B444DF" w:rsidRDefault="006E631B" w:rsidP="006E631B">
      <w:pPr>
        <w:tabs>
          <w:tab w:val="left" w:pos="630"/>
          <w:tab w:val="left" w:pos="1080"/>
        </w:tabs>
        <w:ind w:firstLine="0"/>
        <w:rPr>
          <w:ins w:id="9258" w:author="An Tran, ACA (BUV)" w:date="2024-09-12T11:05:00Z" w16du:dateUtc="2024-09-12T04:05:00Z"/>
          <w:rFonts w:ascii="iCiel Avenir LT Std 35 Light" w:hAnsi="iCiel Avenir LT Std 35 Light" w:cs="Arial"/>
          <w:i/>
          <w:iCs/>
          <w:sz w:val="22"/>
          <w:szCs w:val="22"/>
        </w:rPr>
      </w:pPr>
      <w:ins w:id="9259" w:author="An Tran, ACA (BUV)" w:date="2024-09-12T11:05:00Z" w16du:dateUtc="2024-09-12T04:05:00Z">
        <w:r w:rsidRPr="00B444DF">
          <w:rPr>
            <w:rFonts w:ascii="iCiel Avenir LT Std 35 Light" w:hAnsi="iCiel Avenir LT Std 35 Light" w:cs="Arial"/>
            <w:i/>
            <w:iCs/>
            <w:sz w:val="22"/>
            <w:szCs w:val="22"/>
          </w:rPr>
          <w:t>Các bản đánh giá và tài liệu bằng chứng sẽ được:</w:t>
        </w:r>
      </w:ins>
    </w:p>
    <w:p w14:paraId="450650D4" w14:textId="77777777" w:rsidR="006E631B" w:rsidRPr="00B444DF" w:rsidRDefault="006E631B" w:rsidP="006E631B">
      <w:pPr>
        <w:pStyle w:val="ListParagraph"/>
        <w:numPr>
          <w:ilvl w:val="0"/>
          <w:numId w:val="37"/>
        </w:numPr>
        <w:tabs>
          <w:tab w:val="left" w:pos="630"/>
          <w:tab w:val="left" w:pos="1080"/>
        </w:tabs>
        <w:ind w:firstLine="360"/>
        <w:rPr>
          <w:ins w:id="9260" w:author="An Tran, ACA (BUV)" w:date="2024-09-12T11:05:00Z" w16du:dateUtc="2024-09-12T04:05:00Z"/>
          <w:rFonts w:ascii="iCiel Avenir LT Std 35 Light" w:hAnsi="iCiel Avenir LT Std 35 Light" w:cs="Arial"/>
          <w:i/>
          <w:iCs/>
          <w:sz w:val="22"/>
          <w:szCs w:val="22"/>
        </w:rPr>
      </w:pPr>
      <w:ins w:id="9261" w:author="An Tran, ACA (BUV)" w:date="2024-09-12T11:05:00Z" w16du:dateUtc="2024-09-12T04:05:00Z">
        <w:r w:rsidRPr="00B444DF">
          <w:rPr>
            <w:rFonts w:ascii="iCiel Avenir LT Std 35 Light" w:hAnsi="iCiel Avenir LT Std 35 Light" w:cs="Arial"/>
            <w:i/>
            <w:iCs/>
            <w:sz w:val="22"/>
            <w:szCs w:val="22"/>
          </w:rPr>
          <w:t xml:space="preserve">Tiếp nhận và xử lý bởi </w:t>
        </w:r>
        <w:r w:rsidRPr="00F52C7C">
          <w:rPr>
            <w:rFonts w:ascii="iCiel Avenir LT Std 35 Light" w:hAnsi="iCiel Avenir LT Std 35 Light" w:cs="Arial"/>
            <w:b/>
            <w:bCs/>
            <w:i/>
            <w:iCs/>
            <w:sz w:val="22"/>
            <w:szCs w:val="22"/>
          </w:rPr>
          <w:t>Phòng DV Hướng nghiệp và QH Đối tác</w:t>
        </w:r>
        <w:r w:rsidRPr="00B444DF" w:rsidDel="00CF56FB">
          <w:rPr>
            <w:rFonts w:ascii="iCiel Avenir LT Std 35 Light" w:hAnsi="iCiel Avenir LT Std 35 Light" w:cs="Arial"/>
            <w:i/>
            <w:iCs/>
            <w:sz w:val="22"/>
            <w:szCs w:val="22"/>
          </w:rPr>
          <w:t xml:space="preserve"> </w:t>
        </w:r>
        <w:r w:rsidRPr="00B444DF">
          <w:rPr>
            <w:rFonts w:ascii="iCiel Avenir LT Std 35 Light" w:hAnsi="iCiel Avenir LT Std 35 Light" w:cs="Arial"/>
            <w:i/>
            <w:iCs/>
            <w:sz w:val="22"/>
            <w:szCs w:val="22"/>
          </w:rPr>
          <w:t>với mục đích ghi nhận thế mạnh, điểm yếu, từ đó hỗ trợ hướng nghiệp cho sinh viên một cách phù hợp.</w:t>
        </w:r>
      </w:ins>
    </w:p>
    <w:p w14:paraId="1E57AA83" w14:textId="77777777" w:rsidR="006E631B" w:rsidRPr="00B444DF" w:rsidRDefault="006E631B" w:rsidP="006E631B">
      <w:pPr>
        <w:pStyle w:val="ListParagraph"/>
        <w:numPr>
          <w:ilvl w:val="0"/>
          <w:numId w:val="37"/>
        </w:numPr>
        <w:tabs>
          <w:tab w:val="left" w:pos="630"/>
          <w:tab w:val="left" w:pos="1080"/>
        </w:tabs>
        <w:ind w:firstLine="360"/>
        <w:rPr>
          <w:ins w:id="9262" w:author="An Tran, ACA (BUV)" w:date="2024-09-12T11:05:00Z" w16du:dateUtc="2024-09-12T04:05:00Z"/>
          <w:rFonts w:ascii="iCiel Avenir LT Std 35 Light" w:hAnsi="iCiel Avenir LT Std 35 Light" w:cs="Arial"/>
          <w:i/>
          <w:iCs/>
          <w:sz w:val="22"/>
          <w:szCs w:val="22"/>
        </w:rPr>
      </w:pPr>
      <w:ins w:id="9263" w:author="An Tran, ACA (BUV)" w:date="2024-09-12T11:05:00Z" w16du:dateUtc="2024-09-12T04:05:00Z">
        <w:r w:rsidRPr="00B444DF">
          <w:rPr>
            <w:rFonts w:ascii="iCiel Avenir LT Std 35 Light" w:hAnsi="iCiel Avenir LT Std 35 Light" w:cs="Arial"/>
            <w:i/>
            <w:iCs/>
            <w:sz w:val="22"/>
            <w:szCs w:val="22"/>
          </w:rPr>
          <w:t xml:space="preserve">Xem xét về bản chất kỳ thực tập và chất lượng thực tập, phê duyệt bởi Ban lãnh đạo nhà trường để được ghi nhận điểm PSG. </w:t>
        </w:r>
      </w:ins>
    </w:p>
    <w:p w14:paraId="243520BC" w14:textId="77777777" w:rsidR="006E631B" w:rsidRDefault="006E631B" w:rsidP="006E631B">
      <w:pPr>
        <w:tabs>
          <w:tab w:val="left" w:pos="630"/>
          <w:tab w:val="left" w:pos="1080"/>
        </w:tabs>
        <w:ind w:firstLine="0"/>
        <w:rPr>
          <w:ins w:id="9264" w:author="An Tran, ACA (BUV)" w:date="2024-09-12T11:05:00Z" w16du:dateUtc="2024-09-12T04:05:00Z"/>
          <w:rFonts w:ascii="iCiel Avenir LT Std 35 Light" w:hAnsi="iCiel Avenir LT Std 35 Light" w:cs="Arial"/>
          <w:i/>
          <w:iCs/>
          <w:sz w:val="22"/>
          <w:szCs w:val="22"/>
        </w:rPr>
      </w:pPr>
      <w:ins w:id="9265" w:author="An Tran, ACA (BUV)" w:date="2024-09-12T11:05:00Z" w16du:dateUtc="2024-09-12T04:05:00Z">
        <w:r>
          <w:rPr>
            <w:rFonts w:ascii="iCiel Avenir LT Std 35 Light" w:hAnsi="iCiel Avenir LT Std 35 Light" w:cs="Arial"/>
            <w:i/>
            <w:iCs/>
            <w:sz w:val="22"/>
            <w:szCs w:val="22"/>
          </w:rPr>
          <w:t xml:space="preserve">Nếu có bất cứ cập nhật nào trong quy trình, chúng tôi sẽ gửi thông báo tới sinh viên qua email. </w:t>
        </w:r>
      </w:ins>
    </w:p>
    <w:p w14:paraId="2535882B" w14:textId="77777777" w:rsidR="006E631B" w:rsidRPr="00F52C7C" w:rsidRDefault="006E631B" w:rsidP="006E631B">
      <w:pPr>
        <w:tabs>
          <w:tab w:val="left" w:pos="630"/>
          <w:tab w:val="left" w:pos="1080"/>
        </w:tabs>
        <w:spacing w:before="0" w:beforeAutospacing="0" w:after="0" w:afterAutospacing="0"/>
        <w:ind w:firstLine="0"/>
        <w:rPr>
          <w:ins w:id="9266" w:author="An Tran, ACA (BUV)" w:date="2024-09-12T11:05:00Z" w16du:dateUtc="2024-09-12T04:05:00Z"/>
          <w:rFonts w:ascii="iCiel Avenir LT Std 35 Light" w:hAnsi="iCiel Avenir LT Std 35 Light" w:cs="Arial"/>
          <w:b/>
          <w:bCs/>
          <w:sz w:val="22"/>
          <w:szCs w:val="22"/>
        </w:rPr>
      </w:pPr>
      <w:ins w:id="9267" w:author="An Tran, ACA (BUV)" w:date="2024-09-12T11:05:00Z" w16du:dateUtc="2024-09-12T04:05:00Z">
        <w:r w:rsidRPr="00F52C7C">
          <w:rPr>
            <w:rFonts w:ascii="iCiel Avenir LT Std 35 Light" w:hAnsi="iCiel Avenir LT Std 35 Light" w:cs="Arial"/>
            <w:b/>
            <w:bCs/>
            <w:sz w:val="22"/>
            <w:szCs w:val="22"/>
          </w:rPr>
          <w:t>*</w:t>
        </w:r>
        <w:r>
          <w:rPr>
            <w:rFonts w:ascii="iCiel Avenir LT Std 35 Light" w:hAnsi="iCiel Avenir LT Std 35 Light" w:cs="Arial"/>
            <w:b/>
            <w:bCs/>
            <w:sz w:val="22"/>
            <w:szCs w:val="22"/>
          </w:rPr>
          <w:t>Lưu ý</w:t>
        </w:r>
        <w:r w:rsidRPr="00F52C7C">
          <w:rPr>
            <w:rFonts w:ascii="iCiel Avenir LT Std 35 Light" w:hAnsi="iCiel Avenir LT Std 35 Light" w:cs="Arial"/>
            <w:b/>
            <w:bCs/>
            <w:sz w:val="22"/>
            <w:szCs w:val="22"/>
          </w:rPr>
          <w:t xml:space="preserve"> </w:t>
        </w:r>
      </w:ins>
    </w:p>
    <w:p w14:paraId="11B5921F" w14:textId="77777777" w:rsidR="006E631B" w:rsidRDefault="006E631B" w:rsidP="006E631B">
      <w:pPr>
        <w:tabs>
          <w:tab w:val="left" w:pos="630"/>
          <w:tab w:val="left" w:pos="1080"/>
        </w:tabs>
        <w:spacing w:before="0" w:beforeAutospacing="0" w:after="0" w:afterAutospacing="0"/>
        <w:ind w:firstLine="0"/>
        <w:rPr>
          <w:ins w:id="9268" w:author="An Tran, ACA (BUV)" w:date="2024-09-12T11:05:00Z" w16du:dateUtc="2024-09-12T04:05:00Z"/>
          <w:rFonts w:ascii="iCiel Avenir LT Std 35 Light" w:hAnsi="iCiel Avenir LT Std 35 Light" w:cs="Arial"/>
          <w:sz w:val="22"/>
          <w:szCs w:val="22"/>
        </w:rPr>
      </w:pPr>
      <w:ins w:id="9269" w:author="An Tran, ACA (BUV)" w:date="2024-09-12T11:05:00Z" w16du:dateUtc="2024-09-12T04:05:00Z">
        <w:r>
          <w:rPr>
            <w:rFonts w:ascii="iCiel Avenir LT Std 35 Light" w:hAnsi="iCiel Avenir LT Std 35 Light" w:cs="Arial"/>
            <w:sz w:val="22"/>
            <w:szCs w:val="22"/>
          </w:rPr>
          <w:t xml:space="preserve">- Tên gọi “Internship Evaluation Form” – “Bản đánh giá thực tập” đã được thay đổi thành “Professional Experience Evaluation Form” – “Bản đánh giá chất lượng làm việc” để ghi nhận các loại hình trải nghiệm đa dạng đem lại giá trị cho hồ sơ chuyên nghiệp của sinh viên.  </w:t>
        </w:r>
      </w:ins>
    </w:p>
    <w:p w14:paraId="7DB36116" w14:textId="77777777" w:rsidR="006E631B" w:rsidRPr="00B444DF" w:rsidRDefault="006E631B" w:rsidP="006E631B">
      <w:pPr>
        <w:tabs>
          <w:tab w:val="left" w:pos="630"/>
          <w:tab w:val="left" w:pos="1080"/>
        </w:tabs>
        <w:spacing w:before="0" w:beforeAutospacing="0"/>
        <w:ind w:firstLine="0"/>
        <w:rPr>
          <w:ins w:id="9270" w:author="An Tran, ACA (BUV)" w:date="2024-09-12T11:05:00Z" w16du:dateUtc="2024-09-12T04:05:00Z"/>
          <w:rFonts w:ascii="iCiel Avenir LT Std 35 Light" w:hAnsi="iCiel Avenir LT Std 35 Light" w:cs="Arial"/>
          <w:i/>
          <w:iCs/>
          <w:sz w:val="22"/>
          <w:szCs w:val="22"/>
        </w:rPr>
      </w:pPr>
      <w:ins w:id="9271" w:author="An Tran, ACA (BUV)" w:date="2024-09-12T11:05:00Z" w16du:dateUtc="2024-09-12T04:05:00Z">
        <w:r>
          <w:rPr>
            <w:rFonts w:ascii="iCiel Avenir LT Std 35 Light" w:hAnsi="iCiel Avenir LT Std 35 Light" w:cs="Arial"/>
            <w:sz w:val="22"/>
            <w:szCs w:val="22"/>
          </w:rPr>
          <w:t xml:space="preserve">- Chúng tôi không cấp Internship Completion Certificate - Chứng nhận Hoàn thành Thực tập. Nếu sinh viên có nhu cầu có bằng chứng cho trải nghiệm làm việc của mình cho bất cứ mục đích nào, vui long chủ động làm việc với nhà tuyển dụng/ người giám sát để có thêm tài liệu bổ sung, ví dụ như thư giới thiệu hoặc giấy chứng nhận, hoặc lưu một bản in của Bản đánh giá chất lượng làm việc. </w:t>
        </w:r>
      </w:ins>
    </w:p>
    <w:p w14:paraId="65A0812D" w14:textId="77777777" w:rsidR="006E631B" w:rsidRPr="00F52C7C" w:rsidRDefault="006E631B" w:rsidP="006E631B">
      <w:pPr>
        <w:tabs>
          <w:tab w:val="left" w:pos="630"/>
          <w:tab w:val="left" w:pos="1080"/>
        </w:tabs>
        <w:ind w:firstLine="0"/>
        <w:rPr>
          <w:ins w:id="9272" w:author="An Tran, ACA (BUV)" w:date="2024-09-12T11:05:00Z" w16du:dateUtc="2024-09-12T04:05:00Z"/>
          <w:rFonts w:ascii="iCiel Avenir LT Std 35 Light" w:hAnsi="iCiel Avenir LT Std 35 Light" w:cs="Arial"/>
          <w:i/>
          <w:iCs/>
          <w:sz w:val="22"/>
          <w:szCs w:val="22"/>
        </w:rPr>
      </w:pPr>
      <w:ins w:id="9273"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98882AC" w14:textId="77777777" w:rsidR="006E631B" w:rsidRPr="00AA0235" w:rsidRDefault="006E631B" w:rsidP="006E631B">
      <w:pPr>
        <w:tabs>
          <w:tab w:val="left" w:pos="630"/>
          <w:tab w:val="left" w:pos="1080"/>
        </w:tabs>
        <w:ind w:firstLine="0"/>
        <w:rPr>
          <w:ins w:id="9274" w:author="An Tran, ACA (BUV)" w:date="2024-09-12T11:05:00Z" w16du:dateUtc="2024-09-12T04:05:00Z"/>
          <w:rFonts w:ascii="iCiel Avenir LT Std 35 Light" w:hAnsi="iCiel Avenir LT Std 35 Light" w:cs="Arial"/>
          <w:i/>
          <w:iCs/>
          <w:sz w:val="22"/>
          <w:szCs w:val="22"/>
        </w:rPr>
      </w:pPr>
      <w:ins w:id="9275"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AA0235">
          <w:rPr>
            <w:rFonts w:ascii="iCiel Avenir LT Std 35 Light" w:hAnsi="iCiel Avenir LT Std 35 Light" w:cs="Arial"/>
            <w:sz w:val="22"/>
            <w:szCs w:val="22"/>
          </w:rPr>
          <w:t xml:space="preserve"> </w:t>
        </w:r>
        <w:r w:rsidRPr="00AA0235">
          <w:rPr>
            <w:rFonts w:ascii="iCiel Avenir LT Std 35 Light" w:hAnsi="iCiel Avenir LT Std 35 Light" w:cs="Arial"/>
            <w:i/>
            <w:iCs/>
            <w:sz w:val="22"/>
            <w:szCs w:val="22"/>
          </w:rPr>
          <w:t xml:space="preserve"> </w:t>
        </w:r>
      </w:ins>
    </w:p>
    <w:p w14:paraId="6509ECD4" w14:textId="77777777" w:rsidR="006E631B" w:rsidRPr="00374FF1" w:rsidRDefault="006E631B" w:rsidP="006E631B">
      <w:pPr>
        <w:pStyle w:val="Question"/>
        <w:numPr>
          <w:ilvl w:val="0"/>
          <w:numId w:val="7"/>
        </w:numPr>
        <w:tabs>
          <w:tab w:val="left" w:pos="630"/>
          <w:tab w:val="left" w:pos="1260"/>
        </w:tabs>
        <w:spacing w:line="400" w:lineRule="exact"/>
        <w:ind w:left="0" w:firstLine="720"/>
        <w:rPr>
          <w:ins w:id="9276" w:author="An Tran, ACA (BUV)" w:date="2024-09-12T11:05:00Z" w16du:dateUtc="2024-09-12T04:05:00Z"/>
          <w:rFonts w:cs="Arial"/>
          <w:b w:val="0"/>
          <w:i/>
          <w:iCs/>
          <w:szCs w:val="22"/>
          <w:lang w:val="en-GB"/>
        </w:rPr>
      </w:pPr>
      <w:bookmarkStart w:id="9277" w:name="_Toc149054267"/>
      <w:bookmarkStart w:id="9278" w:name="_Toc177025948"/>
      <w:bookmarkStart w:id="9279" w:name="_Toc177146669"/>
      <w:ins w:id="9280" w:author="An Tran, ACA (BUV)" w:date="2024-09-12T11:05:00Z" w16du:dateUtc="2024-09-12T04:05:00Z">
        <w:r w:rsidRPr="00374FF1">
          <w:rPr>
            <w:rFonts w:cs="Arial"/>
            <w:szCs w:val="22"/>
            <w:lang w:val="en-GB"/>
          </w:rPr>
          <w:t xml:space="preserve">Who are normally the companies that host BUV students for internships? How can internships take place if companies continue to work from home with social distancing? / </w:t>
        </w:r>
        <w:r w:rsidRPr="00374FF1">
          <w:rPr>
            <w:rFonts w:cs="Arial"/>
            <w:i/>
            <w:iCs/>
            <w:szCs w:val="22"/>
            <w:lang w:val="en-GB"/>
          </w:rPr>
          <w:t>Các công ty nh</w:t>
        </w:r>
        <w:r w:rsidRPr="00374FF1">
          <w:rPr>
            <w:rFonts w:cs="Calibri"/>
            <w:i/>
            <w:iCs/>
            <w:szCs w:val="22"/>
            <w:lang w:val="en-GB"/>
          </w:rPr>
          <w:t>ậ</w:t>
        </w:r>
        <w:r w:rsidRPr="00374FF1">
          <w:rPr>
            <w:rFonts w:cs="Arial"/>
            <w:i/>
            <w:iCs/>
            <w:szCs w:val="22"/>
            <w:lang w:val="en-GB"/>
          </w:rPr>
          <w:t>n sinh viên th</w:t>
        </w:r>
        <w:r w:rsidRPr="00374FF1">
          <w:rPr>
            <w:rFonts w:cs="Calibri"/>
            <w:i/>
            <w:iCs/>
            <w:szCs w:val="22"/>
            <w:lang w:val="en-GB"/>
          </w:rPr>
          <w:t>ự</w:t>
        </w:r>
        <w:r w:rsidRPr="00374FF1">
          <w:rPr>
            <w:rFonts w:cs="Arial"/>
            <w:i/>
            <w:iCs/>
            <w:szCs w:val="22"/>
            <w:lang w:val="en-GB"/>
          </w:rPr>
          <w:t>c t</w:t>
        </w:r>
        <w:r w:rsidRPr="00374FF1">
          <w:rPr>
            <w:rFonts w:cs="Calibri"/>
            <w:i/>
            <w:iCs/>
            <w:szCs w:val="22"/>
            <w:lang w:val="en-GB"/>
          </w:rPr>
          <w:t>ậ</w:t>
        </w:r>
        <w:r w:rsidRPr="00374FF1">
          <w:rPr>
            <w:rFonts w:cs="Arial"/>
            <w:i/>
            <w:iCs/>
            <w:szCs w:val="22"/>
            <w:lang w:val="en-GB"/>
          </w:rPr>
          <w:t>p t</w:t>
        </w:r>
        <w:r w:rsidRPr="00374FF1">
          <w:rPr>
            <w:rFonts w:cs="Calibri"/>
            <w:i/>
            <w:iCs/>
            <w:szCs w:val="22"/>
            <w:lang w:val="en-GB"/>
          </w:rPr>
          <w:t>ừ</w:t>
        </w:r>
        <w:r w:rsidRPr="00374FF1">
          <w:rPr>
            <w:rFonts w:cs="Arial"/>
            <w:i/>
            <w:iCs/>
            <w:szCs w:val="22"/>
            <w:lang w:val="en-GB"/>
          </w:rPr>
          <w:t xml:space="preserve"> BUV th</w:t>
        </w:r>
        <w:r w:rsidRPr="00374FF1">
          <w:rPr>
            <w:rFonts w:cs="Calibri"/>
            <w:i/>
            <w:iCs/>
            <w:szCs w:val="22"/>
            <w:lang w:val="en-GB"/>
          </w:rPr>
          <w:t>ườ</w:t>
        </w:r>
        <w:r w:rsidRPr="00374FF1">
          <w:rPr>
            <w:rFonts w:cs="Arial"/>
            <w:i/>
            <w:iCs/>
            <w:szCs w:val="22"/>
            <w:lang w:val="en-GB"/>
          </w:rPr>
          <w:t>ng là nh</w:t>
        </w:r>
        <w:r w:rsidRPr="00374FF1">
          <w:rPr>
            <w:rFonts w:cs="Calibri"/>
            <w:i/>
            <w:iCs/>
            <w:szCs w:val="22"/>
            <w:lang w:val="en-GB"/>
          </w:rPr>
          <w:t>ữ</w:t>
        </w:r>
        <w:r w:rsidRPr="00374FF1">
          <w:rPr>
            <w:rFonts w:cs="Arial"/>
            <w:i/>
            <w:iCs/>
            <w:szCs w:val="22"/>
            <w:lang w:val="en-GB"/>
          </w:rPr>
          <w:t>ng công ty nào? N</w:t>
        </w:r>
        <w:r w:rsidRPr="00374FF1">
          <w:rPr>
            <w:rFonts w:cs="Calibri"/>
            <w:i/>
            <w:iCs/>
            <w:szCs w:val="22"/>
            <w:lang w:val="en-GB"/>
          </w:rPr>
          <w:t>ế</w:t>
        </w:r>
        <w:r w:rsidRPr="00374FF1">
          <w:rPr>
            <w:rFonts w:cs="Arial"/>
            <w:i/>
            <w:iCs/>
            <w:szCs w:val="22"/>
            <w:lang w:val="en-GB"/>
          </w:rPr>
          <w:t>u các công ty ti</w:t>
        </w:r>
        <w:r w:rsidRPr="00374FF1">
          <w:rPr>
            <w:rFonts w:cs="Calibri"/>
            <w:i/>
            <w:iCs/>
            <w:szCs w:val="22"/>
            <w:lang w:val="en-GB"/>
          </w:rPr>
          <w:t>ế</w:t>
        </w:r>
        <w:r w:rsidRPr="00374FF1">
          <w:rPr>
            <w:rFonts w:cs="Arial"/>
            <w:i/>
            <w:iCs/>
            <w:szCs w:val="22"/>
            <w:lang w:val="en-GB"/>
          </w:rPr>
          <w:t>p t</w:t>
        </w:r>
        <w:r w:rsidRPr="00374FF1">
          <w:rPr>
            <w:rFonts w:cs="Calibri"/>
            <w:i/>
            <w:iCs/>
            <w:szCs w:val="22"/>
            <w:lang w:val="en-GB"/>
          </w:rPr>
          <w:t>ụ</w:t>
        </w:r>
        <w:r w:rsidRPr="00374FF1">
          <w:rPr>
            <w:rFonts w:cs="Arial"/>
            <w:i/>
            <w:iCs/>
            <w:szCs w:val="22"/>
            <w:lang w:val="en-GB"/>
          </w:rPr>
          <w:t>c làm vi</w:t>
        </w:r>
        <w:r w:rsidRPr="00374FF1">
          <w:rPr>
            <w:rFonts w:cs="Calibri"/>
            <w:i/>
            <w:iCs/>
            <w:szCs w:val="22"/>
            <w:lang w:val="en-GB"/>
          </w:rPr>
          <w:t>ệ</w:t>
        </w:r>
        <w:r w:rsidRPr="00374FF1">
          <w:rPr>
            <w:rFonts w:cs="Arial"/>
            <w:i/>
            <w:iCs/>
            <w:szCs w:val="22"/>
            <w:lang w:val="en-GB"/>
          </w:rPr>
          <w:t>c t</w:t>
        </w:r>
        <w:r w:rsidRPr="00374FF1">
          <w:rPr>
            <w:rFonts w:cs="Calibri"/>
            <w:i/>
            <w:iCs/>
            <w:szCs w:val="22"/>
            <w:lang w:val="en-GB"/>
          </w:rPr>
          <w:t>ừ</w:t>
        </w:r>
        <w:r w:rsidRPr="00374FF1">
          <w:rPr>
            <w:rFonts w:cs="Arial"/>
            <w:i/>
            <w:iCs/>
            <w:szCs w:val="22"/>
            <w:lang w:val="en-GB"/>
          </w:rPr>
          <w:t xml:space="preserve"> xa do giãn cách thì sinh viên có th</w:t>
        </w:r>
        <w:r w:rsidRPr="00374FF1">
          <w:rPr>
            <w:rFonts w:cs="Calibri"/>
            <w:i/>
            <w:iCs/>
            <w:szCs w:val="22"/>
            <w:lang w:val="en-GB"/>
          </w:rPr>
          <w:t>ể</w:t>
        </w:r>
        <w:r w:rsidRPr="00374FF1">
          <w:rPr>
            <w:rFonts w:cs="Arial"/>
            <w:i/>
            <w:iCs/>
            <w:szCs w:val="22"/>
            <w:lang w:val="en-GB"/>
          </w:rPr>
          <w:t xml:space="preserve"> </w:t>
        </w:r>
        <w:r w:rsidRPr="00374FF1">
          <w:rPr>
            <w:rFonts w:cs="Calibri"/>
            <w:i/>
            <w:iCs/>
            <w:szCs w:val="22"/>
            <w:lang w:val="en-GB"/>
          </w:rPr>
          <w:t>đ</w:t>
        </w:r>
        <w:r w:rsidRPr="00374FF1">
          <w:rPr>
            <w:rFonts w:cs="Arial"/>
            <w:i/>
            <w:iCs/>
            <w:szCs w:val="22"/>
            <w:lang w:val="en-GB"/>
          </w:rPr>
          <w:t>i th</w:t>
        </w:r>
        <w:r w:rsidRPr="00374FF1">
          <w:rPr>
            <w:rFonts w:cs="Calibri"/>
            <w:i/>
            <w:iCs/>
            <w:szCs w:val="22"/>
            <w:lang w:val="en-GB"/>
          </w:rPr>
          <w:t>ự</w:t>
        </w:r>
        <w:r w:rsidRPr="00374FF1">
          <w:rPr>
            <w:rFonts w:cs="Arial"/>
            <w:i/>
            <w:iCs/>
            <w:szCs w:val="22"/>
            <w:lang w:val="en-GB"/>
          </w:rPr>
          <w:t>c t</w:t>
        </w:r>
        <w:r w:rsidRPr="00374FF1">
          <w:rPr>
            <w:rFonts w:cs="Calibri"/>
            <w:i/>
            <w:iCs/>
            <w:szCs w:val="22"/>
            <w:lang w:val="en-GB"/>
          </w:rPr>
          <w:t>ậ</w:t>
        </w:r>
        <w:r w:rsidRPr="00374FF1">
          <w:rPr>
            <w:rFonts w:cs="Arial"/>
            <w:i/>
            <w:iCs/>
            <w:szCs w:val="22"/>
            <w:lang w:val="en-GB"/>
          </w:rPr>
          <w:t>p không?</w:t>
        </w:r>
        <w:bookmarkEnd w:id="9277"/>
        <w:bookmarkEnd w:id="9278"/>
        <w:bookmarkEnd w:id="9279"/>
      </w:ins>
    </w:p>
    <w:p w14:paraId="48CF73E1" w14:textId="77777777" w:rsidR="006E631B" w:rsidRPr="00374FF1" w:rsidRDefault="006E631B" w:rsidP="006E631B">
      <w:pPr>
        <w:pStyle w:val="ListParagraph"/>
        <w:tabs>
          <w:tab w:val="left" w:pos="630"/>
          <w:tab w:val="left" w:pos="1080"/>
        </w:tabs>
        <w:ind w:left="0"/>
        <w:contextualSpacing w:val="0"/>
        <w:rPr>
          <w:ins w:id="9281" w:author="An Tran, ACA (BUV)" w:date="2024-09-12T11:05:00Z" w16du:dateUtc="2024-09-12T04:05:00Z"/>
          <w:rFonts w:ascii="iCiel Avenir LT Std 35 Light" w:hAnsi="iCiel Avenir LT Std 35 Light" w:cs="Arial"/>
          <w:b/>
          <w:bCs/>
          <w:i/>
          <w:iCs/>
          <w:sz w:val="22"/>
          <w:szCs w:val="22"/>
          <w:u w:val="single"/>
          <w:lang w:val="en-GB"/>
        </w:rPr>
      </w:pPr>
      <w:ins w:id="9282" w:author="An Tran, ACA (BUV)" w:date="2024-09-12T11:05:00Z" w16du:dateUtc="2024-09-12T04:05:00Z">
        <w:r w:rsidRPr="00374FF1">
          <w:rPr>
            <w:rFonts w:ascii="iCiel Avenir LT Std 35 Light" w:hAnsi="iCiel Avenir LT Std 35 Light" w:cs="Arial"/>
            <w:b/>
            <w:bCs/>
            <w:sz w:val="22"/>
            <w:szCs w:val="22"/>
            <w:u w:val="single"/>
            <w:lang w:val="en-GB"/>
          </w:rPr>
          <w:t xml:space="preserve">Answer / </w:t>
        </w:r>
        <w:r w:rsidRPr="00374FF1">
          <w:rPr>
            <w:rFonts w:ascii="iCiel Avenir LT Std 35 Light" w:hAnsi="iCiel Avenir LT Std 35 Light" w:cs="Arial"/>
            <w:b/>
            <w:bCs/>
            <w:i/>
            <w:iCs/>
            <w:sz w:val="22"/>
            <w:szCs w:val="22"/>
            <w:u w:val="single"/>
            <w:lang w:val="en-GB"/>
          </w:rPr>
          <w:t>Câu tr</w:t>
        </w:r>
        <w:r w:rsidRPr="00374FF1">
          <w:rPr>
            <w:rFonts w:ascii="iCiel Avenir LT Std 35 Light" w:hAnsi="iCiel Avenir LT Std 35 Light" w:cs="Calibri"/>
            <w:b/>
            <w:bCs/>
            <w:i/>
            <w:iCs/>
            <w:sz w:val="22"/>
            <w:szCs w:val="22"/>
            <w:u w:val="single"/>
            <w:lang w:val="en-GB"/>
          </w:rPr>
          <w:t>ả</w:t>
        </w:r>
        <w:r w:rsidRPr="00374FF1">
          <w:rPr>
            <w:rFonts w:ascii="iCiel Avenir LT Std 35 Light" w:hAnsi="iCiel Avenir LT Std 35 Light" w:cs="Arial"/>
            <w:b/>
            <w:bCs/>
            <w:i/>
            <w:iCs/>
            <w:sz w:val="22"/>
            <w:szCs w:val="22"/>
            <w:u w:val="single"/>
            <w:lang w:val="en-GB"/>
          </w:rPr>
          <w:t xml:space="preserve"> l</w:t>
        </w:r>
        <w:r w:rsidRPr="00374FF1">
          <w:rPr>
            <w:rFonts w:ascii="iCiel Avenir LT Std 35 Light" w:hAnsi="iCiel Avenir LT Std 35 Light" w:cs="Calibri"/>
            <w:b/>
            <w:bCs/>
            <w:i/>
            <w:iCs/>
            <w:sz w:val="22"/>
            <w:szCs w:val="22"/>
            <w:u w:val="single"/>
            <w:lang w:val="en-GB"/>
          </w:rPr>
          <w:t>ờ</w:t>
        </w:r>
        <w:r w:rsidRPr="00374FF1">
          <w:rPr>
            <w:rFonts w:ascii="iCiel Avenir LT Std 35 Light" w:hAnsi="iCiel Avenir LT Std 35 Light" w:cs="Arial"/>
            <w:b/>
            <w:bCs/>
            <w:i/>
            <w:iCs/>
            <w:sz w:val="22"/>
            <w:szCs w:val="22"/>
            <w:u w:val="single"/>
            <w:lang w:val="en-GB"/>
          </w:rPr>
          <w:t>i:</w:t>
        </w:r>
      </w:ins>
    </w:p>
    <w:p w14:paraId="599D6A09" w14:textId="77777777" w:rsidR="006E631B" w:rsidRPr="00B444DF" w:rsidRDefault="006E631B" w:rsidP="006E631B">
      <w:pPr>
        <w:tabs>
          <w:tab w:val="left" w:pos="630"/>
          <w:tab w:val="left" w:pos="1080"/>
        </w:tabs>
        <w:ind w:firstLine="0"/>
        <w:rPr>
          <w:ins w:id="9283" w:author="An Tran, ACA (BUV)" w:date="2024-09-12T11:05:00Z" w16du:dateUtc="2024-09-12T04:05:00Z"/>
          <w:rFonts w:ascii="iCiel Avenir LT Std 35 Light" w:hAnsi="iCiel Avenir LT Std 35 Light" w:cs="Arial"/>
          <w:sz w:val="22"/>
          <w:szCs w:val="22"/>
        </w:rPr>
      </w:pPr>
      <w:ins w:id="9284" w:author="An Tran, ACA (BUV)" w:date="2024-09-12T11:05:00Z" w16du:dateUtc="2024-09-12T04:05:00Z">
        <w:r w:rsidRPr="00B444DF">
          <w:rPr>
            <w:rFonts w:ascii="iCiel Avenir LT Std 35 Light" w:hAnsi="iCiel Avenir LT Std 35 Light" w:cs="Arial"/>
            <w:sz w:val="22"/>
            <w:szCs w:val="22"/>
          </w:rPr>
          <w: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w:t>
        </w:r>
        <w:proofErr w:type="gramStart"/>
        <w:r w:rsidRPr="00B444DF">
          <w:rPr>
            <w:rFonts w:ascii="iCiel Avenir LT Std 35 Light" w:hAnsi="iCiel Avenir LT Std 35 Light" w:cs="Arial"/>
            <w:sz w:val="22"/>
            <w:szCs w:val="22"/>
          </w:rPr>
          <w:t>name</w:t>
        </w:r>
        <w:proofErr w:type="gramEnd"/>
        <w:r w:rsidRPr="00B444DF">
          <w:rPr>
            <w:rFonts w:ascii="iCiel Avenir LT Std 35 Light" w:hAnsi="iCiel Avenir LT Std 35 Light" w:cs="Arial"/>
            <w:sz w:val="22"/>
            <w:szCs w:val="22"/>
          </w:rPr>
          <w:t xml:space="preserve"> in the following pictures. </w:t>
        </w:r>
      </w:ins>
    </w:p>
    <w:p w14:paraId="06F9B94F" w14:textId="77777777" w:rsidR="006E631B" w:rsidRPr="00B444DF" w:rsidRDefault="006E631B" w:rsidP="006E631B">
      <w:pPr>
        <w:tabs>
          <w:tab w:val="left" w:pos="630"/>
          <w:tab w:val="left" w:pos="1080"/>
        </w:tabs>
        <w:ind w:firstLine="0"/>
        <w:rPr>
          <w:ins w:id="9285" w:author="An Tran, ACA (BUV)" w:date="2024-09-12T11:05:00Z" w16du:dateUtc="2024-09-12T04:05:00Z"/>
          <w:rFonts w:ascii="iCiel Avenir LT Std 35 Light" w:hAnsi="iCiel Avenir LT Std 35 Light" w:cs="Arial"/>
          <w:sz w:val="22"/>
          <w:szCs w:val="22"/>
        </w:rPr>
      </w:pPr>
      <w:ins w:id="9286" w:author="An Tran, ACA (BUV)" w:date="2024-09-12T11:05:00Z" w16du:dateUtc="2024-09-12T04:05:00Z">
        <w:r w:rsidRPr="00B444DF">
          <w:rPr>
            <w:rFonts w:ascii="iCiel Avenir LT Std 35 Light" w:hAnsi="iCiel Avenir LT Std 35 Light" w:cs="Arial"/>
            <w:noProof/>
            <w:sz w:val="22"/>
            <w:szCs w:val="22"/>
          </w:rPr>
          <w:drawing>
            <wp:anchor distT="0" distB="0" distL="114300" distR="114300" simplePos="0" relativeHeight="251689984" behindDoc="1" locked="0" layoutInCell="1" allowOverlap="1" wp14:anchorId="3DF7060B" wp14:editId="48AFA8AA">
              <wp:simplePos x="0" y="0"/>
              <wp:positionH relativeFrom="margin">
                <wp:posOffset>-45720</wp:posOffset>
              </wp:positionH>
              <wp:positionV relativeFrom="paragraph">
                <wp:posOffset>76835</wp:posOffset>
              </wp:positionV>
              <wp:extent cx="6264910" cy="3366770"/>
              <wp:effectExtent l="0" t="0" r="2540" b="5080"/>
              <wp:wrapTopAndBottom/>
              <wp:docPr id="1618391773"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B444DF">
          <w:rPr>
            <w:rFonts w:ascii="iCiel Avenir LT Std 35 Light" w:hAnsi="iCiel Avenir LT Std 35 Light" w:cs="Arial"/>
            <w:sz w:val="22"/>
            <w:szCs w:val="22"/>
          </w:rPr>
          <w: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t>
        </w:r>
      </w:ins>
    </w:p>
    <w:p w14:paraId="3546BD9A" w14:textId="77777777" w:rsidR="006E631B" w:rsidRDefault="006E631B" w:rsidP="006E631B">
      <w:pPr>
        <w:tabs>
          <w:tab w:val="left" w:pos="630"/>
          <w:tab w:val="left" w:pos="1080"/>
        </w:tabs>
        <w:ind w:firstLine="0"/>
        <w:rPr>
          <w:ins w:id="9287" w:author="An Tran, ACA (BUV)" w:date="2024-09-12T11:05:00Z" w16du:dateUtc="2024-09-12T04:05:00Z"/>
          <w:rFonts w:ascii="iCiel Avenir LT Std 35 Light" w:hAnsi="iCiel Avenir LT Std 35 Light" w:cs="Arial"/>
          <w:sz w:val="22"/>
          <w:szCs w:val="22"/>
        </w:rPr>
      </w:pPr>
      <w:ins w:id="9288"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75E495BB" w14:textId="77777777" w:rsidR="006E631B" w:rsidRPr="00B444DF" w:rsidRDefault="006E631B" w:rsidP="006E631B">
      <w:pPr>
        <w:tabs>
          <w:tab w:val="left" w:pos="630"/>
          <w:tab w:val="left" w:pos="1080"/>
        </w:tabs>
        <w:ind w:firstLine="0"/>
        <w:rPr>
          <w:ins w:id="9289" w:author="An Tran, ACA (BUV)" w:date="2024-09-12T11:05:00Z" w16du:dateUtc="2024-09-12T04:05:00Z"/>
          <w:rFonts w:ascii="iCiel Avenir LT Std 35 Light" w:hAnsi="iCiel Avenir LT Std 35 Light" w:cs="Arial"/>
          <w:sz w:val="22"/>
          <w:szCs w:val="22"/>
        </w:rPr>
      </w:pPr>
      <w:ins w:id="9290"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5D513080" w14:textId="77777777" w:rsidR="006E631B" w:rsidRPr="00B444DF" w:rsidRDefault="006E631B" w:rsidP="006E631B">
      <w:pPr>
        <w:tabs>
          <w:tab w:val="left" w:pos="630"/>
          <w:tab w:val="left" w:pos="1080"/>
        </w:tabs>
        <w:ind w:firstLine="0"/>
        <w:rPr>
          <w:ins w:id="9291" w:author="An Tran, ACA (BUV)" w:date="2024-09-12T11:05:00Z" w16du:dateUtc="2024-09-12T04:05:00Z"/>
          <w:rFonts w:ascii="iCiel Avenir LT Std 35 Light" w:hAnsi="iCiel Avenir LT Std 35 Light" w:cs="Arial"/>
          <w:i/>
          <w:iCs/>
          <w:sz w:val="22"/>
          <w:szCs w:val="22"/>
        </w:rPr>
      </w:pPr>
      <w:ins w:id="9292" w:author="An Tran, ACA (BUV)" w:date="2024-09-12T11:05:00Z" w16du:dateUtc="2024-09-12T04:05:00Z">
        <w:r w:rsidRPr="00B444DF">
          <w:rPr>
            <w:rFonts w:ascii="iCiel Avenir LT Std 35 Light" w:hAnsi="iCiel Avenir LT Std 35 Light" w:cs="Arial"/>
            <w:i/>
            <w:iCs/>
            <w:sz w:val="22"/>
            <w:szCs w:val="22"/>
          </w:rPr>
          <w:t xml:space="preserve">Các công ty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BUV v</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bao g</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m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 xml:space="preserve">p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l</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a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nh</w:t>
        </w:r>
        <w:r w:rsidRPr="00B444DF">
          <w:rPr>
            <w:rFonts w:ascii="iCiel Avenir LT Std 35 Light" w:hAnsi="iCiel Avenir LT Std 35 Light" w:cs="Calibri"/>
            <w:i/>
            <w:iCs/>
            <w:sz w:val="22"/>
            <w:szCs w:val="22"/>
          </w:rPr>
          <w:t>ỏ</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Nam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qu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ổ</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phi l</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i nhu</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phi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ph</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 xml:space="preserve"> (NGOs),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đặ</w:t>
        </w:r>
        <w:r w:rsidRPr="00B444DF">
          <w:rPr>
            <w:rFonts w:ascii="iCiel Avenir LT Std 35 Light" w:hAnsi="iCiel Avenir LT Std 35 Light" w:cs="Arial"/>
            <w:i/>
            <w:iCs/>
            <w:sz w:val="22"/>
            <w:szCs w:val="22"/>
          </w:rPr>
          <w:t>t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ngo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i, trong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d</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l</w:t>
        </w:r>
        <w:r w:rsidRPr="00B444DF">
          <w:rPr>
            <w:rFonts w:ascii="iCiel Avenir LT Std 35 Light" w:hAnsi="iCiel Avenir LT Std 35 Light" w:cs="Calibri"/>
            <w:i/>
            <w:iCs/>
            <w:sz w:val="22"/>
            <w:szCs w:val="22"/>
          </w:rPr>
          <w:t>ĩ</w:t>
        </w:r>
        <w:r w:rsidRPr="00B444DF">
          <w:rPr>
            <w:rFonts w:ascii="iCiel Avenir LT Std 35 Light" w:hAnsi="iCiel Avenir LT Std 35 Light" w:cs="Arial"/>
            <w:i/>
            <w:iCs/>
            <w:sz w:val="22"/>
            <w:szCs w:val="22"/>
          </w:rPr>
          <w:t>nh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Qu</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ph</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 huynh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 xml:space="preserve"> tham kh</w:t>
        </w:r>
        <w:r w:rsidRPr="00B444DF">
          <w:rPr>
            <w:rFonts w:ascii="iCiel Avenir LT Std 35 Light" w:hAnsi="iCiel Avenir LT Std 35 Light" w:cs="Calibri"/>
            <w:i/>
            <w:iCs/>
            <w:sz w:val="22"/>
            <w:szCs w:val="22"/>
          </w:rPr>
          <w:t>ả</w:t>
        </w:r>
        <w:r w:rsidRPr="00B444DF">
          <w:rPr>
            <w:rFonts w:ascii="iCiel Avenir LT Std 35 Light" w:hAnsi="iCiel Avenir LT Std 35 Light" w:cs="Arial"/>
            <w:i/>
            <w:iCs/>
            <w:sz w:val="22"/>
            <w:szCs w:val="22"/>
          </w:rPr>
          <w:t>o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n</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trong m</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ng l</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i h</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n 400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w:t>
        </w:r>
        <w:r w:rsidRPr="00B444DF">
          <w:rPr>
            <w:rFonts w:ascii="iCiel Avenir LT Std 35 Light" w:hAnsi="iCiel Avenir LT Std 35 Light" w:cs="Calibri"/>
            <w:i/>
            <w:iCs/>
            <w:sz w:val="22"/>
            <w:szCs w:val="22"/>
          </w:rPr>
          <w:t>ư</w:t>
        </w:r>
        <w:r w:rsidRPr="00B444DF">
          <w:rPr>
            <w:rFonts w:ascii="iCiel Avenir LT Std 35 Light" w:hAnsi="iCiel Avenir LT Std 35 Light" w:cs="Arial"/>
            <w:i/>
            <w:iCs/>
            <w:sz w:val="22"/>
            <w:szCs w:val="22"/>
          </w:rPr>
          <w:t xml:space="preserve"> trong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w:t>
        </w:r>
      </w:ins>
    </w:p>
    <w:p w14:paraId="0EBE8B39" w14:textId="77777777" w:rsidR="006E631B" w:rsidRPr="00B444DF" w:rsidRDefault="006E631B" w:rsidP="006E631B">
      <w:pPr>
        <w:ind w:firstLine="0"/>
        <w:rPr>
          <w:ins w:id="9293" w:author="An Tran, ACA (BUV)" w:date="2024-09-12T11:05:00Z" w16du:dateUtc="2024-09-12T04:05:00Z"/>
          <w:rFonts w:ascii="iCiel Avenir LT Std 35 Light" w:hAnsi="iCiel Avenir LT Std 35 Light" w:cs="Arial"/>
          <w:i/>
          <w:iCs/>
          <w:sz w:val="22"/>
          <w:szCs w:val="22"/>
        </w:rPr>
      </w:pPr>
      <w:ins w:id="9294" w:author="An Tran, ACA (BUV)" w:date="2024-09-12T11:05:00Z" w16du:dateUtc="2024-09-12T04:05:00Z">
        <w:r w:rsidRPr="00B444DF">
          <w:rPr>
            <w:rFonts w:ascii="iCiel Avenir LT Std 35 Light" w:hAnsi="iCiel Avenir LT Std 35 Light" w:cs="Arial"/>
            <w:noProof/>
            <w:sz w:val="22"/>
            <w:szCs w:val="22"/>
          </w:rPr>
          <w:drawing>
            <wp:anchor distT="0" distB="0" distL="114300" distR="114300" simplePos="0" relativeHeight="251691008" behindDoc="1" locked="0" layoutInCell="1" allowOverlap="1" wp14:anchorId="15E66557" wp14:editId="42CA7D71">
              <wp:simplePos x="0" y="0"/>
              <wp:positionH relativeFrom="margin">
                <wp:posOffset>0</wp:posOffset>
              </wp:positionH>
              <wp:positionV relativeFrom="paragraph">
                <wp:posOffset>0</wp:posOffset>
              </wp:positionV>
              <wp:extent cx="6264910" cy="3366770"/>
              <wp:effectExtent l="0" t="0" r="2540" b="5080"/>
              <wp:wrapTopAndBottom/>
              <wp:docPr id="1903279951" name="Picture 190327995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B444DF">
          <w:rPr>
            <w:rFonts w:ascii="iCiel Avenir LT Std 35 Light" w:hAnsi="iCiel Avenir LT Std 35 Light" w:cs="Arial"/>
            <w:i/>
            <w:iCs/>
            <w:sz w:val="22"/>
            <w:szCs w:val="22"/>
          </w:rPr>
          <w:t>Chúng tôi tin r</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ng d</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ch Covid-19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xoay chuy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m</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Làm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online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xa hi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ã</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nh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xu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xu h</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ng n</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y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ò</w:t>
        </w:r>
        <w:r w:rsidRPr="00B444DF">
          <w:rPr>
            <w:rFonts w:ascii="iCiel Avenir LT Std 35 Light" w:hAnsi="iCiel Avenir LT Std 35 Light" w:cs="Arial"/>
            <w:i/>
            <w:iCs/>
            <w:sz w:val="22"/>
            <w:szCs w:val="22"/>
          </w:rPr>
          <w:t>n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trong t</w:t>
        </w:r>
        <w:r w:rsidRPr="00B444DF">
          <w:rPr>
            <w:rFonts w:ascii="iCiel Avenir LT Std 35 Light" w:hAnsi="iCiel Avenir LT Std 35 Light" w:cs="Calibri"/>
            <w:i/>
            <w:iCs/>
            <w:sz w:val="22"/>
            <w:szCs w:val="22"/>
          </w:rPr>
          <w:t>ươ</w:t>
        </w:r>
        <w:r w:rsidRPr="00B444DF">
          <w:rPr>
            <w:rFonts w:ascii="iCiel Avenir LT Std 35 Light" w:hAnsi="iCiel Avenir LT Std 35 Light" w:cs="Arial"/>
            <w:i/>
            <w:iCs/>
            <w:sz w:val="22"/>
            <w:szCs w:val="22"/>
          </w:rPr>
          <w:t>ng lai theo nhi</w:t>
        </w:r>
        <w:r w:rsidRPr="00B444DF">
          <w:rPr>
            <w:rFonts w:ascii="iCiel Avenir LT Std 35 Light" w:hAnsi="iCiel Avenir LT Std 35 Light" w:cs="Calibri"/>
            <w:i/>
            <w:iCs/>
            <w:sz w:val="22"/>
            <w:szCs w:val="22"/>
          </w:rPr>
          <w:t>ề</w:t>
        </w:r>
        <w:r w:rsidRPr="00B444DF">
          <w:rPr>
            <w:rFonts w:ascii="iCiel Avenir LT Std 35 Light" w:hAnsi="iCiel Avenir LT Std 35 Light" w:cs="Arial"/>
            <w:i/>
            <w:iCs/>
            <w:sz w:val="22"/>
            <w:szCs w:val="22"/>
          </w:rPr>
          <w:t>u nghi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u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nhau g</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 xml:space="preserve">n </w:t>
        </w:r>
        <w:r w:rsidRPr="00B444DF">
          <w:rPr>
            <w:rFonts w:ascii="iCiel Avenir LT Std 35 Light" w:hAnsi="iCiel Avenir LT Std 35 Light" w:cs="Calibri"/>
            <w:i/>
            <w:iCs/>
            <w:sz w:val="22"/>
            <w:szCs w:val="22"/>
          </w:rPr>
          <w:t>đ</w:t>
        </w:r>
        <w:r w:rsidRPr="00B444DF">
          <w:rPr>
            <w:rFonts w:ascii="iCiel Avenir LT Std 35 Light" w:hAnsi="iCiel Avenir LT Std 35 Light" w:cs="Avenir LT Std 35 Light"/>
            <w:i/>
            <w:iCs/>
            <w:sz w:val="22"/>
            <w:szCs w:val="22"/>
          </w:rPr>
          <w:t>â</w:t>
        </w:r>
        <w:r w:rsidRPr="00B444DF">
          <w:rPr>
            <w:rFonts w:ascii="iCiel Avenir LT Std 35 Light" w:hAnsi="iCiel Avenir LT Std 35 Light" w:cs="Arial"/>
            <w:i/>
            <w:iCs/>
            <w:sz w:val="22"/>
            <w:szCs w:val="22"/>
          </w:rPr>
          <w:t>y. Trong t</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hu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ng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ng ty ti</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c l</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m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nh</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trong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k</w:t>
        </w:r>
        <w:r w:rsidRPr="00B444DF">
          <w:rPr>
            <w:rFonts w:ascii="iCiel Avenir LT Std 35 Light" w:hAnsi="iCiel Avenir LT Std 35 Light" w:cs="Calibri"/>
            <w:i/>
            <w:iCs/>
            <w:sz w:val="22"/>
            <w:szCs w:val="22"/>
          </w:rPr>
          <w:t>ỳ</w:t>
        </w:r>
        <w:r w:rsidRPr="00B444DF">
          <w:rPr>
            <w:rFonts w:ascii="iCiel Avenir LT Std 35 Light" w:hAnsi="iCiel Avenir LT Std 35 Light" w:cs="Arial"/>
            <w:i/>
            <w:iCs/>
            <w:sz w:val="22"/>
            <w:szCs w:val="22"/>
          </w:rPr>
          <w:t xml:space="preserve"> gi</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n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ch x</w:t>
        </w:r>
        <w:r w:rsidRPr="00B444DF">
          <w:rPr>
            <w:rFonts w:ascii="iCiel Avenir LT Std 35 Light" w:hAnsi="iCiel Avenir LT Std 35 Light" w:cs="Avenir Next LT Pro"/>
            <w:i/>
            <w:iCs/>
            <w:sz w:val="22"/>
            <w:szCs w:val="22"/>
          </w:rPr>
          <w:t>ã</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ng t</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ang h</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p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v</w:t>
        </w:r>
        <w:r w:rsidRPr="00B444DF">
          <w:rPr>
            <w:rFonts w:ascii="iCiel Avenir LT Std 35 Light" w:hAnsi="iCiel Avenir LT Std 35 Light" w:cs="Calibri"/>
            <w:i/>
            <w:iCs/>
            <w:sz w:val="22"/>
            <w:szCs w:val="22"/>
          </w:rPr>
          <w:t>ớ</w:t>
        </w:r>
        <w:r w:rsidRPr="00B444DF">
          <w:rPr>
            <w:rFonts w:ascii="iCiel Avenir LT Std 35 Light" w:hAnsi="iCiel Avenir LT Std 35 Light" w:cs="Arial"/>
            <w:i/>
            <w:iCs/>
            <w:sz w:val="22"/>
            <w:szCs w:val="22"/>
          </w:rPr>
          <w:t>i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c </w:t>
        </w:r>
        <w:r w:rsidRPr="00B444DF">
          <w:rPr>
            <w:rFonts w:ascii="iCiel Avenir LT Std 35 Light" w:hAnsi="iCiel Avenir LT Std 35 Light" w:cs="Calibri"/>
            <w:i/>
            <w:iCs/>
            <w:sz w:val="22"/>
            <w:szCs w:val="22"/>
          </w:rPr>
          <w:t>đố</w:t>
        </w:r>
        <w:r w:rsidRPr="00B444DF">
          <w:rPr>
            <w:rFonts w:ascii="iCiel Avenir LT Std 35 Light" w:hAnsi="iCiel Avenir LT Std 35 Light" w:cs="Arial"/>
            <w:i/>
            <w:iCs/>
            <w:sz w:val="22"/>
            <w:szCs w:val="22"/>
          </w:rPr>
          <w:t>i t</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cung c</w:t>
        </w:r>
        <w:r w:rsidRPr="00B444DF">
          <w:rPr>
            <w:rFonts w:ascii="iCiel Avenir LT Std 35 Light" w:hAnsi="iCiel Avenir LT Std 35 Light" w:cs="Calibri"/>
            <w:i/>
            <w:iCs/>
            <w:sz w:val="22"/>
            <w:szCs w:val="22"/>
          </w:rPr>
          <w:t>ấ</w:t>
        </w:r>
        <w:r w:rsidRPr="00B444DF">
          <w:rPr>
            <w:rFonts w:ascii="iCiel Avenir LT Std 35 Light" w:hAnsi="iCiel Avenir LT Std 35 Light" w:cs="Arial"/>
            <w:i/>
            <w:iCs/>
            <w:sz w:val="22"/>
            <w:szCs w:val="22"/>
          </w:rPr>
          <w:t>p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t</w:t>
        </w:r>
        <w:r w:rsidRPr="00B444DF">
          <w:rPr>
            <w:rFonts w:ascii="iCiel Avenir LT Std 35 Light" w:hAnsi="iCiel Avenir LT Std 35 Light" w:cs="Calibri"/>
            <w:i/>
            <w:iCs/>
            <w:sz w:val="22"/>
            <w:szCs w:val="22"/>
          </w:rPr>
          <w:t>ừ</w:t>
        </w:r>
        <w:r w:rsidRPr="00B444DF">
          <w:rPr>
            <w:rFonts w:ascii="iCiel Avenir LT Std 35 Light" w:hAnsi="iCiel Avenir LT Std 35 Light" w:cs="Arial"/>
            <w:i/>
            <w:iCs/>
            <w:sz w:val="22"/>
            <w:szCs w:val="22"/>
          </w:rPr>
          <w:t xml:space="preserve"> xa to</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n th</w:t>
        </w:r>
        <w:r w:rsidRPr="00B444DF">
          <w:rPr>
            <w:rFonts w:ascii="iCiel Avenir LT Std 35 Light" w:hAnsi="iCiel Avenir LT Std 35 Light" w:cs="Calibri"/>
            <w:i/>
            <w:iCs/>
            <w:sz w:val="22"/>
            <w:szCs w:val="22"/>
          </w:rPr>
          <w:t>ờ</w:t>
        </w:r>
        <w:r w:rsidRPr="00B444DF">
          <w:rPr>
            <w:rFonts w:ascii="iCiel Avenir LT Std 35 Light" w:hAnsi="iCiel Avenir LT Std 35 Light" w:cs="Arial"/>
            <w:i/>
            <w:iCs/>
            <w:sz w:val="22"/>
            <w:szCs w:val="22"/>
          </w:rPr>
          <w:t>i gian cho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Avenir Next LT Pro"/>
            <w:i/>
            <w:iCs/>
            <w:sz w:val="22"/>
            <w:szCs w:val="22"/>
          </w:rPr>
          <w:t>ô</w:t>
        </w:r>
        <w:r w:rsidRPr="00B444DF">
          <w:rPr>
            <w:rFonts w:ascii="iCiel Avenir LT Std 35 Light" w:hAnsi="iCiel Avenir LT Std 35 Light" w:cs="Arial"/>
            <w:i/>
            <w:iCs/>
            <w:sz w:val="22"/>
            <w:szCs w:val="22"/>
          </w:rPr>
          <w:t xml:space="preserve">ng ty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t</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 Vi</w:t>
        </w:r>
        <w:r w:rsidRPr="00B444DF">
          <w:rPr>
            <w:rFonts w:ascii="iCiel Avenir LT Std 35 Light" w:hAnsi="iCiel Avenir LT Std 35 Light" w:cs="Calibri"/>
            <w:i/>
            <w:iCs/>
            <w:sz w:val="22"/>
            <w:szCs w:val="22"/>
          </w:rPr>
          <w:t>ệ</w:t>
        </w:r>
        <w:r w:rsidRPr="00B444DF">
          <w:rPr>
            <w:rFonts w:ascii="iCiel Avenir LT Std 35 Light" w:hAnsi="iCiel Avenir LT Std 35 Light" w:cs="Arial"/>
            <w:i/>
            <w:iCs/>
            <w:sz w:val="22"/>
            <w:szCs w:val="22"/>
          </w:rPr>
          <w:t>t Nam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ở</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n</w:t>
        </w:r>
        <w:r w:rsidRPr="00B444DF">
          <w:rPr>
            <w:rFonts w:ascii="iCiel Avenir LT Std 35 Light" w:hAnsi="iCiel Avenir LT Std 35 Light" w:cs="Calibri"/>
            <w:i/>
            <w:iCs/>
            <w:sz w:val="22"/>
            <w:szCs w:val="22"/>
          </w:rPr>
          <w:t>ướ</w:t>
        </w:r>
        <w:r w:rsidRPr="00B444DF">
          <w:rPr>
            <w:rFonts w:ascii="iCiel Avenir LT Std 35 Light" w:hAnsi="iCiel Avenir LT Std 35 Light" w:cs="Arial"/>
            <w:i/>
            <w:iCs/>
            <w:sz w:val="22"/>
            <w:szCs w:val="22"/>
          </w:rPr>
          <w:t>c kh</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trong khu v</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u </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Ch</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 xml:space="preserve">u </w:t>
        </w:r>
        <w:r w:rsidRPr="00B444DF">
          <w:rPr>
            <w:rFonts w:ascii="iCiel Avenir LT Std 35 Light" w:hAnsi="iCiel Avenir LT Std 35 Light" w:cs="Avenir Next LT Pro"/>
            <w:i/>
            <w:iCs/>
            <w:sz w:val="22"/>
            <w:szCs w:val="22"/>
          </w:rPr>
          <w:t>Â</w:t>
        </w:r>
        <w:r w:rsidRPr="00B444DF">
          <w:rPr>
            <w:rFonts w:ascii="iCiel Avenir LT Std 35 Light" w:hAnsi="iCiel Avenir LT Std 35 Light" w:cs="Arial"/>
            <w:i/>
            <w:iCs/>
            <w:sz w:val="22"/>
            <w:szCs w:val="22"/>
          </w:rPr>
          <w:t>u. N</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u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s</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i th</w:t>
        </w:r>
        <w:r w:rsidRPr="00B444DF">
          <w:rPr>
            <w:rFonts w:ascii="iCiel Avenir LT Std 35 Light" w:hAnsi="iCiel Avenir LT Std 35 Light" w:cs="Calibri"/>
            <w:i/>
            <w:iCs/>
            <w:sz w:val="22"/>
            <w:szCs w:val="22"/>
          </w:rPr>
          <w:t>ự</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p qu</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chi ph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 xml:space="preserve"> b</w:t>
        </w:r>
        <w:r w:rsidRPr="00B444DF">
          <w:rPr>
            <w:rFonts w:ascii="iCiel Avenir LT Std 35 Light" w:hAnsi="iCiel Avenir LT Std 35 Light" w:cs="Calibri"/>
            <w:i/>
            <w:iCs/>
            <w:sz w:val="22"/>
            <w:szCs w:val="22"/>
          </w:rPr>
          <w:t>ắ</w:t>
        </w:r>
        <w:r w:rsidRPr="00B444DF">
          <w:rPr>
            <w:rFonts w:ascii="iCiel Avenir LT Std 35 Light" w:hAnsi="iCiel Avenir LT Std 35 Light" w:cs="Arial"/>
            <w:i/>
            <w:iCs/>
            <w:sz w:val="22"/>
            <w:szCs w:val="22"/>
          </w:rPr>
          <w:t>t bu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c cho </w:t>
        </w:r>
        <w:r w:rsidRPr="00B444DF">
          <w:rPr>
            <w:rFonts w:ascii="iCiel Avenir LT Std 35 Light" w:hAnsi="iCiel Avenir LT Std 35 Light" w:cs="Calibri"/>
            <w:i/>
            <w:iCs/>
            <w:sz w:val="22"/>
            <w:szCs w:val="22"/>
          </w:rPr>
          <w:t>đơ</w:t>
        </w:r>
        <w:r w:rsidRPr="00B444DF">
          <w:rPr>
            <w:rFonts w:ascii="iCiel Avenir LT Std 35 Light" w:hAnsi="iCiel Avenir LT Std 35 Light" w:cs="Arial"/>
            <w:i/>
            <w:iCs/>
            <w:sz w:val="22"/>
            <w:szCs w:val="22"/>
          </w:rPr>
          <w:t>n v</w:t>
        </w:r>
        <w:r w:rsidRPr="00B444DF">
          <w:rPr>
            <w:rFonts w:ascii="iCiel Avenir LT Std 35 Light" w:hAnsi="iCiel Avenir LT Std 35 Light" w:cs="Calibri"/>
            <w:i/>
            <w:iCs/>
            <w:sz w:val="22"/>
            <w:szCs w:val="22"/>
          </w:rPr>
          <w:t>ị</w:t>
        </w:r>
        <w:r w:rsidRPr="00B444DF">
          <w:rPr>
            <w:rFonts w:ascii="iCiel Avenir LT Std 35 Light" w:hAnsi="iCiel Avenir LT Std 35 Light" w:cs="Arial"/>
            <w:i/>
            <w:iCs/>
            <w:sz w:val="22"/>
            <w:szCs w:val="22"/>
          </w:rPr>
          <w:t xml:space="preserve"> k</w:t>
        </w:r>
        <w:r w:rsidRPr="00B444DF">
          <w:rPr>
            <w:rFonts w:ascii="iCiel Avenir LT Std 35 Light" w:hAnsi="iCiel Avenir LT Std 35 Light" w:cs="Calibri"/>
            <w:i/>
            <w:iCs/>
            <w:sz w:val="22"/>
            <w:szCs w:val="22"/>
          </w:rPr>
          <w:t>ế</w:t>
        </w:r>
        <w:r w:rsidRPr="00B444DF">
          <w:rPr>
            <w:rFonts w:ascii="iCiel Avenir LT Std 35 Light" w:hAnsi="iCiel Avenir LT Std 35 Light" w:cs="Arial"/>
            <w:i/>
            <w:iCs/>
            <w:sz w:val="22"/>
            <w:szCs w:val="22"/>
          </w:rPr>
          <w:t>t n</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i, BUV s</w:t>
        </w:r>
        <w:r w:rsidRPr="00B444DF">
          <w:rPr>
            <w:rFonts w:ascii="iCiel Avenir LT Std 35 Light" w:hAnsi="iCiel Avenir LT Std 35 Light" w:cs="Calibri"/>
            <w:i/>
            <w:iCs/>
            <w:sz w:val="22"/>
            <w:szCs w:val="22"/>
          </w:rPr>
          <w:t>ẽ</w:t>
        </w:r>
        <w:r w:rsidRPr="00B444DF">
          <w:rPr>
            <w:rFonts w:ascii="iCiel Avenir LT Std 35 Light" w:hAnsi="iCiel Avenir LT Std 35 Light" w:cs="Arial"/>
            <w:i/>
            <w:iCs/>
            <w:sz w:val="22"/>
            <w:szCs w:val="22"/>
          </w:rPr>
          <w:t xml:space="preserve"> c</w:t>
        </w:r>
        <w:r w:rsidRPr="00B444DF">
          <w:rPr>
            <w:rFonts w:ascii="iCiel Avenir LT Std 35 Light" w:hAnsi="iCiel Avenir LT Std 35 Light" w:cs="Avenir Next LT Pro"/>
            <w:i/>
            <w:iCs/>
            <w:sz w:val="22"/>
            <w:szCs w:val="22"/>
          </w:rPr>
          <w:t>ó</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Avenir Next LT Pro"/>
            <w:i/>
            <w:iCs/>
            <w:sz w:val="22"/>
            <w:szCs w:val="22"/>
          </w:rPr>
          <w:t>ì</w:t>
        </w:r>
        <w:r w:rsidRPr="00B444DF">
          <w:rPr>
            <w:rFonts w:ascii="iCiel Avenir LT Std 35 Light" w:hAnsi="iCiel Avenir LT Std 35 Light" w:cs="Arial"/>
            <w:i/>
            <w:iCs/>
            <w:sz w:val="22"/>
            <w:szCs w:val="22"/>
          </w:rPr>
          <w:t>nh th</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c h</w:t>
        </w:r>
        <w:r w:rsidRPr="00B444DF">
          <w:rPr>
            <w:rFonts w:ascii="iCiel Avenir LT Std 35 Light" w:hAnsi="iCiel Avenir LT Std 35 Light" w:cs="Calibri"/>
            <w:i/>
            <w:iCs/>
            <w:sz w:val="22"/>
            <w:szCs w:val="22"/>
          </w:rPr>
          <w:t>ỗ</w:t>
        </w:r>
        <w:r w:rsidRPr="00B444DF">
          <w:rPr>
            <w:rFonts w:ascii="iCiel Avenir LT Std 35 Light" w:hAnsi="iCiel Avenir LT Std 35 Light" w:cs="Arial"/>
            <w:i/>
            <w:iCs/>
            <w:sz w:val="22"/>
            <w:szCs w:val="22"/>
          </w:rPr>
          <w:t xml:space="preserve"> tr</w:t>
        </w:r>
        <w:r w:rsidRPr="00B444DF">
          <w:rPr>
            <w:rFonts w:ascii="iCiel Avenir LT Std 35 Light" w:hAnsi="iCiel Avenir LT Std 35 Light" w:cs="Calibri"/>
            <w:i/>
            <w:iCs/>
            <w:sz w:val="22"/>
            <w:szCs w:val="22"/>
          </w:rPr>
          <w:t>ợ</w:t>
        </w:r>
        <w:r w:rsidRPr="00B444DF">
          <w:rPr>
            <w:rFonts w:ascii="iCiel Avenir LT Std 35 Light" w:hAnsi="iCiel Avenir LT Std 35 Light" w:cs="Arial"/>
            <w:i/>
            <w:iCs/>
            <w:sz w:val="22"/>
            <w:szCs w:val="22"/>
          </w:rPr>
          <w:t xml:space="preserve">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m</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t ph</w:t>
        </w:r>
        <w:r w:rsidRPr="00B444DF">
          <w:rPr>
            <w:rFonts w:ascii="iCiel Avenir LT Std 35 Light" w:hAnsi="iCiel Avenir LT Std 35 Light" w:cs="Calibri"/>
            <w:i/>
            <w:iCs/>
            <w:sz w:val="22"/>
            <w:szCs w:val="22"/>
          </w:rPr>
          <w:t>ầ</w:t>
        </w:r>
        <w:r w:rsidRPr="00B444DF">
          <w:rPr>
            <w:rFonts w:ascii="iCiel Avenir LT Std 35 Light" w:hAnsi="iCiel Avenir LT Std 35 Light" w:cs="Arial"/>
            <w:i/>
            <w:iCs/>
            <w:sz w:val="22"/>
            <w:szCs w:val="22"/>
          </w:rPr>
          <w:t>n t</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i ch</w:t>
        </w:r>
        <w:r w:rsidRPr="00B444DF">
          <w:rPr>
            <w:rFonts w:ascii="iCiel Avenir LT Std 35 Light" w:hAnsi="iCiel Avenir LT Std 35 Light" w:cs="Avenir Next LT Pro"/>
            <w:i/>
            <w:iCs/>
            <w:sz w:val="22"/>
            <w:szCs w:val="22"/>
          </w:rPr>
          <w:t>í</w:t>
        </w:r>
        <w:r w:rsidRPr="00B444DF">
          <w:rPr>
            <w:rFonts w:ascii="iCiel Avenir LT Std 35 Light" w:hAnsi="iCiel Avenir LT Std 35 Light" w:cs="Arial"/>
            <w:i/>
            <w:iCs/>
            <w:sz w:val="22"/>
            <w:szCs w:val="22"/>
          </w:rPr>
          <w:t>nh t</w:t>
        </w:r>
        <w:r w:rsidRPr="00B444DF">
          <w:rPr>
            <w:rFonts w:ascii="iCiel Avenir LT Std 35 Light" w:hAnsi="iCiel Avenir LT Std 35 Light" w:cs="Avenir Next LT Pro"/>
            <w:i/>
            <w:iCs/>
            <w:sz w:val="22"/>
            <w:szCs w:val="22"/>
          </w:rPr>
          <w:t>ù</w:t>
        </w:r>
        <w:r w:rsidRPr="00B444DF">
          <w:rPr>
            <w:rFonts w:ascii="iCiel Avenir LT Std 35 Light" w:hAnsi="iCiel Avenir LT Std 35 Light" w:cs="Arial"/>
            <w:i/>
            <w:iCs/>
            <w:sz w:val="22"/>
            <w:szCs w:val="22"/>
          </w:rPr>
          <w:t>y thu</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c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o h</w:t>
        </w:r>
        <w:r w:rsidRPr="00B444DF">
          <w:rPr>
            <w:rFonts w:ascii="iCiel Avenir LT Std 35 Light" w:hAnsi="iCiel Avenir LT Std 35 Light" w:cs="Calibri"/>
            <w:i/>
            <w:iCs/>
            <w:sz w:val="22"/>
            <w:szCs w:val="22"/>
          </w:rPr>
          <w:t>ồ</w:t>
        </w:r>
        <w:r w:rsidRPr="00B444DF">
          <w:rPr>
            <w:rFonts w:ascii="iCiel Avenir LT Std 35 Light" w:hAnsi="iCiel Avenir LT Std 35 Light" w:cs="Arial"/>
            <w:i/>
            <w:iCs/>
            <w:sz w:val="22"/>
            <w:szCs w:val="22"/>
          </w:rPr>
          <w:t xml:space="preserve"> s</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đă</w:t>
        </w:r>
        <w:r w:rsidRPr="00B444DF">
          <w:rPr>
            <w:rFonts w:ascii="iCiel Avenir LT Std 35 Light" w:hAnsi="iCiel Avenir LT Std 35 Light" w:cs="Arial"/>
            <w:i/>
            <w:iCs/>
            <w:sz w:val="22"/>
            <w:szCs w:val="22"/>
          </w:rPr>
          <w:t>ng k</w:t>
        </w:r>
        <w:r w:rsidRPr="00B444DF">
          <w:rPr>
            <w:rFonts w:ascii="iCiel Avenir LT Std 35 Light" w:hAnsi="iCiel Avenir LT Std 35 Light" w:cs="Avenir Next LT Pro"/>
            <w:i/>
            <w:iCs/>
            <w:sz w:val="22"/>
            <w:szCs w:val="22"/>
          </w:rPr>
          <w:t>ý</w:t>
        </w:r>
        <w:r w:rsidRPr="00B444DF">
          <w:rPr>
            <w:rFonts w:ascii="iCiel Avenir LT Std 35 Light" w:hAnsi="iCiel Avenir LT Std 35 Light" w:cs="Arial"/>
            <w:i/>
            <w:iCs/>
            <w:sz w:val="22"/>
            <w:szCs w:val="22"/>
          </w:rPr>
          <w:t xml:space="preserve"> v</w:t>
        </w:r>
        <w:r w:rsidRPr="00B444DF">
          <w:rPr>
            <w:rFonts w:ascii="iCiel Avenir LT Std 35 Light" w:hAnsi="iCiel Avenir LT Std 35 Light" w:cs="Avenir Next LT Pro"/>
            <w:i/>
            <w:iCs/>
            <w:sz w:val="22"/>
            <w:szCs w:val="22"/>
          </w:rPr>
          <w:t>à</w:t>
        </w:r>
        <w:r w:rsidRPr="00B444DF">
          <w:rPr>
            <w:rFonts w:ascii="iCiel Avenir LT Std 35 Light" w:hAnsi="iCiel Avenir LT Std 35 Light" w:cs="Arial"/>
            <w:i/>
            <w:iCs/>
            <w:sz w:val="22"/>
            <w:szCs w:val="22"/>
          </w:rPr>
          <w:t xml:space="preserve"> </w:t>
        </w:r>
        <w:r w:rsidRPr="00B444DF">
          <w:rPr>
            <w:rFonts w:ascii="iCiel Avenir LT Std 35 Light" w:hAnsi="iCiel Avenir LT Std 35 Light" w:cs="Calibri"/>
            <w:i/>
            <w:iCs/>
            <w:sz w:val="22"/>
            <w:szCs w:val="22"/>
          </w:rPr>
          <w:t>ứ</w:t>
        </w:r>
        <w:r w:rsidRPr="00B444DF">
          <w:rPr>
            <w:rFonts w:ascii="iCiel Avenir LT Std 35 Light" w:hAnsi="iCiel Avenir LT Std 35 Light" w:cs="Arial"/>
            <w:i/>
            <w:iCs/>
            <w:sz w:val="22"/>
            <w:szCs w:val="22"/>
          </w:rPr>
          <w:t>ng tuy</w:t>
        </w:r>
        <w:r w:rsidRPr="00B444DF">
          <w:rPr>
            <w:rFonts w:ascii="iCiel Avenir LT Std 35 Light" w:hAnsi="iCiel Avenir LT Std 35 Light" w:cs="Calibri"/>
            <w:i/>
            <w:iCs/>
            <w:sz w:val="22"/>
            <w:szCs w:val="22"/>
          </w:rPr>
          <w:t>ể</w:t>
        </w:r>
        <w:r w:rsidRPr="00B444DF">
          <w:rPr>
            <w:rFonts w:ascii="iCiel Avenir LT Std 35 Light" w:hAnsi="iCiel Avenir LT Std 35 Light" w:cs="Arial"/>
            <w:i/>
            <w:iCs/>
            <w:sz w:val="22"/>
            <w:szCs w:val="22"/>
          </w:rPr>
          <w:t>n c</w:t>
        </w:r>
        <w:r w:rsidRPr="00B444DF">
          <w:rPr>
            <w:rFonts w:ascii="iCiel Avenir LT Std 35 Light" w:hAnsi="iCiel Avenir LT Std 35 Light" w:cs="Calibri"/>
            <w:i/>
            <w:iCs/>
            <w:sz w:val="22"/>
            <w:szCs w:val="22"/>
          </w:rPr>
          <w:t>ủ</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b</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n nh</w:t>
        </w:r>
        <w:r w:rsidRPr="00B444DF">
          <w:rPr>
            <w:rFonts w:ascii="iCiel Avenir LT Std 35 Light" w:hAnsi="iCiel Avenir LT Std 35 Light" w:cs="Calibri"/>
            <w:i/>
            <w:iCs/>
            <w:sz w:val="22"/>
            <w:szCs w:val="22"/>
          </w:rPr>
          <w:t>ằ</w:t>
        </w:r>
        <w:r w:rsidRPr="00B444DF">
          <w:rPr>
            <w:rFonts w:ascii="iCiel Avenir LT Std 35 Light" w:hAnsi="iCiel Avenir LT Std 35 Light" w:cs="Arial"/>
            <w:i/>
            <w:iCs/>
            <w:sz w:val="22"/>
            <w:szCs w:val="22"/>
          </w:rPr>
          <w:t>m gi</w:t>
        </w:r>
        <w:r w:rsidRPr="00B444DF">
          <w:rPr>
            <w:rFonts w:ascii="iCiel Avenir LT Std 35 Light" w:hAnsi="iCiel Avenir LT Std 35 Light" w:cs="Avenir Next LT Pro"/>
            <w:i/>
            <w:iCs/>
            <w:sz w:val="22"/>
            <w:szCs w:val="22"/>
          </w:rPr>
          <w:t>ú</w:t>
        </w:r>
        <w:r w:rsidRPr="00B444DF">
          <w:rPr>
            <w:rFonts w:ascii="iCiel Avenir LT Std 35 Light" w:hAnsi="iCiel Avenir LT Std 35 Light" w:cs="Arial"/>
            <w:i/>
            <w:iCs/>
            <w:sz w:val="22"/>
            <w:szCs w:val="22"/>
          </w:rPr>
          <w:t>p sinh vi</w:t>
        </w:r>
        <w:r w:rsidRPr="00B444DF">
          <w:rPr>
            <w:rFonts w:ascii="iCiel Avenir LT Std 35 Light" w:hAnsi="iCiel Avenir LT Std 35 Light" w:cs="Avenir Next LT Pro"/>
            <w:i/>
            <w:iCs/>
            <w:sz w:val="22"/>
            <w:szCs w:val="22"/>
          </w:rPr>
          <w:t>ê</w:t>
        </w:r>
        <w:r w:rsidRPr="00B444DF">
          <w:rPr>
            <w:rFonts w:ascii="iCiel Avenir LT Std 35 Light" w:hAnsi="iCiel Avenir LT Std 35 Light" w:cs="Arial"/>
            <w:i/>
            <w:iCs/>
            <w:sz w:val="22"/>
            <w:szCs w:val="22"/>
          </w:rPr>
          <w:t>n t</w:t>
        </w:r>
        <w:r w:rsidRPr="00B444DF">
          <w:rPr>
            <w:rFonts w:ascii="iCiel Avenir LT Std 35 Light" w:hAnsi="iCiel Avenir LT Std 35 Light" w:cs="Calibri"/>
            <w:i/>
            <w:iCs/>
            <w:sz w:val="22"/>
            <w:szCs w:val="22"/>
          </w:rPr>
          <w:t>ậ</w:t>
        </w:r>
        <w:r w:rsidRPr="00B444DF">
          <w:rPr>
            <w:rFonts w:ascii="iCiel Avenir LT Std 35 Light" w:hAnsi="iCiel Avenir LT Std 35 Light" w:cs="Arial"/>
            <w:i/>
            <w:iCs/>
            <w:sz w:val="22"/>
            <w:szCs w:val="22"/>
          </w:rPr>
          <w:t>n d</w:t>
        </w:r>
        <w:r w:rsidRPr="00B444DF">
          <w:rPr>
            <w:rFonts w:ascii="iCiel Avenir LT Std 35 Light" w:hAnsi="iCiel Avenir LT Std 35 Light" w:cs="Calibri"/>
            <w:i/>
            <w:iCs/>
            <w:sz w:val="22"/>
            <w:szCs w:val="22"/>
          </w:rPr>
          <w:t>ụ</w:t>
        </w:r>
        <w:r w:rsidRPr="00B444DF">
          <w:rPr>
            <w:rFonts w:ascii="iCiel Avenir LT Std 35 Light" w:hAnsi="iCiel Avenir LT Std 35 Light" w:cs="Arial"/>
            <w:i/>
            <w:iCs/>
            <w:sz w:val="22"/>
            <w:szCs w:val="22"/>
          </w:rPr>
          <w:t xml:space="preserve">ng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t</w:t>
        </w:r>
        <w:r w:rsidRPr="00B444DF">
          <w:rPr>
            <w:rFonts w:ascii="iCiel Avenir LT Std 35 Light" w:hAnsi="iCiel Avenir LT Std 35 Light" w:cs="Calibri"/>
            <w:i/>
            <w:iCs/>
            <w:sz w:val="22"/>
            <w:szCs w:val="22"/>
          </w:rPr>
          <w:t>ố</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w:t>
        </w:r>
        <w:r w:rsidRPr="00B444DF">
          <w:rPr>
            <w:rFonts w:ascii="iCiel Avenir LT Std 35 Light" w:hAnsi="iCiel Avenir LT Std 35 Light" w:cs="Arial"/>
            <w:i/>
            <w:iCs/>
            <w:sz w:val="22"/>
            <w:szCs w:val="22"/>
          </w:rPr>
          <w:t>a c</w:t>
        </w:r>
        <w:r w:rsidRPr="00B444DF">
          <w:rPr>
            <w:rFonts w:ascii="iCiel Avenir LT Std 35 Light" w:hAnsi="iCiel Avenir LT Std 35 Light" w:cs="Avenir Next LT Pro"/>
            <w:i/>
            <w:iCs/>
            <w:sz w:val="22"/>
            <w:szCs w:val="22"/>
          </w:rPr>
          <w:t>á</w:t>
        </w:r>
        <w:r w:rsidRPr="00B444DF">
          <w:rPr>
            <w:rFonts w:ascii="iCiel Avenir LT Std 35 Light" w:hAnsi="iCiel Avenir LT Std 35 Light" w:cs="Arial"/>
            <w:i/>
            <w:iCs/>
            <w:sz w:val="22"/>
            <w:szCs w:val="22"/>
          </w:rPr>
          <w:t>c c</w:t>
        </w:r>
        <w:r w:rsidRPr="00B444DF">
          <w:rPr>
            <w:rFonts w:ascii="iCiel Avenir LT Std 35 Light" w:hAnsi="iCiel Avenir LT Std 35 Light" w:cs="Calibri"/>
            <w:i/>
            <w:iCs/>
            <w:sz w:val="22"/>
            <w:szCs w:val="22"/>
          </w:rPr>
          <w:t>ơ</w:t>
        </w:r>
        <w:r w:rsidRPr="00B444DF">
          <w:rPr>
            <w:rFonts w:ascii="iCiel Avenir LT Std 35 Light" w:hAnsi="iCiel Avenir LT Std 35 Light" w:cs="Arial"/>
            <w:i/>
            <w:iCs/>
            <w:sz w:val="22"/>
            <w:szCs w:val="22"/>
          </w:rPr>
          <w:t xml:space="preserve"> h</w:t>
        </w:r>
        <w:r w:rsidRPr="00B444DF">
          <w:rPr>
            <w:rFonts w:ascii="iCiel Avenir LT Std 35 Light" w:hAnsi="iCiel Avenir LT Std 35 Light" w:cs="Calibri"/>
            <w:i/>
            <w:iCs/>
            <w:sz w:val="22"/>
            <w:szCs w:val="22"/>
          </w:rPr>
          <w:t>ộ</w:t>
        </w:r>
        <w:r w:rsidRPr="00B444DF">
          <w:rPr>
            <w:rFonts w:ascii="iCiel Avenir LT Std 35 Light" w:hAnsi="iCiel Avenir LT Std 35 Light" w:cs="Arial"/>
            <w:i/>
            <w:iCs/>
            <w:sz w:val="22"/>
            <w:szCs w:val="22"/>
          </w:rPr>
          <w:t xml:space="preserve">i </w:t>
        </w:r>
        <w:r w:rsidRPr="00B444DF">
          <w:rPr>
            <w:rFonts w:ascii="iCiel Avenir LT Std 35 Light" w:hAnsi="iCiel Avenir LT Std 35 Light" w:cs="Calibri"/>
            <w:i/>
            <w:iCs/>
            <w:sz w:val="22"/>
            <w:szCs w:val="22"/>
          </w:rPr>
          <w:t>đượ</w:t>
        </w:r>
        <w:r w:rsidRPr="00B444DF">
          <w:rPr>
            <w:rFonts w:ascii="iCiel Avenir LT Std 35 Light" w:hAnsi="iCiel Avenir LT Std 35 Light" w:cs="Arial"/>
            <w:i/>
            <w:iCs/>
            <w:sz w:val="22"/>
            <w:szCs w:val="22"/>
          </w:rPr>
          <w:t>c mang l</w:t>
        </w:r>
        <w:r w:rsidRPr="00B444DF">
          <w:rPr>
            <w:rFonts w:ascii="iCiel Avenir LT Std 35 Light" w:hAnsi="iCiel Avenir LT Std 35 Light" w:cs="Calibri"/>
            <w:i/>
            <w:iCs/>
            <w:sz w:val="22"/>
            <w:szCs w:val="22"/>
          </w:rPr>
          <w:t>ạ</w:t>
        </w:r>
        <w:r w:rsidRPr="00B444DF">
          <w:rPr>
            <w:rFonts w:ascii="iCiel Avenir LT Std 35 Light" w:hAnsi="iCiel Avenir LT Std 35 Light" w:cs="Arial"/>
            <w:i/>
            <w:iCs/>
            <w:sz w:val="22"/>
            <w:szCs w:val="22"/>
          </w:rPr>
          <w:t>i.</w:t>
        </w:r>
      </w:ins>
    </w:p>
    <w:p w14:paraId="3EEFD2B0" w14:textId="77777777" w:rsidR="006E631B" w:rsidRPr="00F52C7C" w:rsidRDefault="006E631B" w:rsidP="006E631B">
      <w:pPr>
        <w:tabs>
          <w:tab w:val="left" w:pos="630"/>
          <w:tab w:val="left" w:pos="1080"/>
        </w:tabs>
        <w:ind w:firstLine="0"/>
        <w:rPr>
          <w:ins w:id="9295" w:author="An Tran, ACA (BUV)" w:date="2024-09-12T11:05:00Z" w16du:dateUtc="2024-09-12T04:05:00Z"/>
          <w:rFonts w:ascii="iCiel Avenir LT Std 35 Light" w:hAnsi="iCiel Avenir LT Std 35 Light" w:cs="Arial"/>
          <w:i/>
          <w:iCs/>
          <w:sz w:val="22"/>
          <w:szCs w:val="22"/>
        </w:rPr>
      </w:pPr>
      <w:ins w:id="9296"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17280A2" w14:textId="77777777" w:rsidR="006E631B" w:rsidRDefault="006E631B" w:rsidP="006E631B">
      <w:pPr>
        <w:ind w:firstLine="0"/>
        <w:rPr>
          <w:ins w:id="9297" w:author="An Tran, ACA (BUV)" w:date="2024-09-12T11:05:00Z" w16du:dateUtc="2024-09-12T04:05:00Z"/>
          <w:rFonts w:ascii="iCiel Avenir LT Std 35 Light" w:hAnsi="iCiel Avenir LT Std 35 Light" w:cs="Arial"/>
          <w:i/>
          <w:iCs/>
          <w:sz w:val="22"/>
          <w:szCs w:val="22"/>
          <w:lang w:val="en-GB"/>
        </w:rPr>
      </w:pPr>
      <w:ins w:id="9298"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ins>
    </w:p>
    <w:p w14:paraId="70BD8065" w14:textId="77777777" w:rsidR="006E631B" w:rsidRPr="00706074" w:rsidRDefault="006E631B" w:rsidP="006E631B">
      <w:pPr>
        <w:pStyle w:val="Question"/>
        <w:numPr>
          <w:ilvl w:val="0"/>
          <w:numId w:val="7"/>
        </w:numPr>
        <w:tabs>
          <w:tab w:val="left" w:pos="630"/>
          <w:tab w:val="left" w:pos="1260"/>
        </w:tabs>
        <w:spacing w:line="400" w:lineRule="exact"/>
        <w:ind w:left="0" w:firstLine="720"/>
        <w:rPr>
          <w:ins w:id="9299" w:author="An Tran, ACA (BUV)" w:date="2024-09-12T11:05:00Z" w16du:dateUtc="2024-09-12T04:05:00Z"/>
          <w:b w:val="0"/>
          <w:i/>
          <w:iCs/>
          <w:lang w:val="vi-VN"/>
        </w:rPr>
      </w:pPr>
      <w:bookmarkStart w:id="9300" w:name="_Toc155774579"/>
      <w:bookmarkStart w:id="9301" w:name="_Toc177025949"/>
      <w:bookmarkStart w:id="9302" w:name="_Toc177146670"/>
      <w:ins w:id="9303" w:author="An Tran, ACA (BUV)" w:date="2024-09-12T11:05:00Z" w16du:dateUtc="2024-09-12T04:05:00Z">
        <w:r w:rsidRPr="002D1D27">
          <w:rPr>
            <w:rFonts w:cs="Arial"/>
            <w:szCs w:val="22"/>
            <w:lang w:val="en-GB"/>
          </w:rPr>
          <w:t xml:space="preserve">How does BUV evaluate companies/organisations to send students for internship? Will BUV check in on students' performance &amp; working environment during their internship to ensure fairness and safety? / </w:t>
        </w:r>
        <w:r w:rsidRPr="002D1D27">
          <w:rPr>
            <w:rFonts w:cs="Arial"/>
            <w:i/>
            <w:iCs/>
            <w:szCs w:val="22"/>
            <w:lang w:val="en-GB"/>
          </w:rPr>
          <w:t>BUV đánh giá các doanh nghiệp như thế nào trước khi gửi sinh viên đi thực tập. BUV có kiểm tra môi trường làm việc của sinh viên trong quá trình thực tập hay không?</w:t>
        </w:r>
        <w:bookmarkEnd w:id="9300"/>
        <w:bookmarkEnd w:id="9301"/>
        <w:bookmarkEnd w:id="9302"/>
      </w:ins>
    </w:p>
    <w:p w14:paraId="30F38FB7" w14:textId="77777777" w:rsidR="006E631B" w:rsidRPr="00CC65FA" w:rsidRDefault="006E631B" w:rsidP="006E631B">
      <w:pPr>
        <w:pStyle w:val="ListParagraph"/>
        <w:tabs>
          <w:tab w:val="left" w:pos="630"/>
          <w:tab w:val="left" w:pos="1080"/>
        </w:tabs>
        <w:ind w:left="0"/>
        <w:contextualSpacing w:val="0"/>
        <w:rPr>
          <w:ins w:id="9304" w:author="An Tran, ACA (BUV)" w:date="2024-09-12T11:05:00Z" w16du:dateUtc="2024-09-12T04:05:00Z"/>
          <w:rFonts w:ascii="iCiel Avenir LT Std 35 Light" w:hAnsi="iCiel Avenir LT Std 35 Light" w:cs="Arial"/>
          <w:b/>
          <w:bCs/>
          <w:i/>
          <w:iCs/>
          <w:sz w:val="22"/>
          <w:szCs w:val="22"/>
          <w:u w:val="single"/>
          <w:lang w:val="vi-VN"/>
        </w:rPr>
      </w:pPr>
      <w:ins w:id="9305" w:author="An Tran, ACA (BUV)" w:date="2024-09-12T11:05:00Z" w16du:dateUtc="2024-09-12T04:05:00Z">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ins>
    </w:p>
    <w:p w14:paraId="0ADD1E0D" w14:textId="77777777" w:rsidR="006E631B" w:rsidRPr="00B444DF" w:rsidRDefault="006E631B" w:rsidP="006E631B">
      <w:pPr>
        <w:ind w:firstLine="0"/>
        <w:rPr>
          <w:ins w:id="9306" w:author="An Tran, ACA (BUV)" w:date="2024-09-12T11:05:00Z" w16du:dateUtc="2024-09-12T04:05:00Z"/>
          <w:rFonts w:ascii="iCiel Avenir LT Std 35 Light" w:hAnsi="iCiel Avenir LT Std 35 Light" w:cs="Arial"/>
          <w:sz w:val="22"/>
          <w:szCs w:val="22"/>
        </w:rPr>
      </w:pPr>
      <w:ins w:id="9307" w:author="An Tran, ACA (BUV)" w:date="2024-09-12T11:05:00Z" w16du:dateUtc="2024-09-12T04:05:00Z">
        <w:r w:rsidRPr="00B444DF">
          <w:rPr>
            <w:rFonts w:ascii="iCiel Avenir LT Std 35 Light" w:hAnsi="iCiel Avenir LT Std 35 Light" w:cs="Arial"/>
            <w:sz w:val="22"/>
            <w:szCs w:val="22"/>
          </w:rPr>
          <w:t xml:space="preserve">BUV carefully selects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t>
        </w:r>
      </w:ins>
    </w:p>
    <w:p w14:paraId="5FD67F89" w14:textId="77777777" w:rsidR="006E631B" w:rsidRPr="00B444DF" w:rsidRDefault="006E631B" w:rsidP="006E631B">
      <w:pPr>
        <w:ind w:firstLine="0"/>
        <w:rPr>
          <w:ins w:id="9308" w:author="An Tran, ACA (BUV)" w:date="2024-09-12T11:05:00Z" w16du:dateUtc="2024-09-12T04:05:00Z"/>
          <w:rFonts w:ascii="iCiel Avenir LT Std 35 Light" w:hAnsi="iCiel Avenir LT Std 35 Light" w:cs="Arial"/>
          <w:i/>
          <w:iCs/>
          <w:sz w:val="22"/>
          <w:szCs w:val="22"/>
        </w:rPr>
      </w:pPr>
      <w:ins w:id="9309" w:author="An Tran, ACA (BUV)" w:date="2024-09-12T11:05:00Z" w16du:dateUtc="2024-09-12T04:05:00Z">
        <w:r w:rsidRPr="00B444DF">
          <w:rPr>
            <w:rFonts w:ascii="iCiel Avenir LT Std 35 Light" w:hAnsi="iCiel Avenir LT Std 35 Light" w:cs="Arial"/>
            <w:sz w:val="22"/>
            <w:szCs w:val="22"/>
          </w:rPr>
          <w:t>The Career Services and Industry Relations Division maintains regular communication with these companies to stay informed about the progress of the students' internships. Additionally, the university’s staff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t>
        </w:r>
        <w:r w:rsidRPr="00B444DF">
          <w:rPr>
            <w:rFonts w:ascii="iCiel Avenir LT Std 35 Light" w:hAnsi="iCiel Avenir LT Std 35 Light" w:cs="Arial"/>
            <w:i/>
            <w:iCs/>
            <w:sz w:val="22"/>
            <w:szCs w:val="22"/>
          </w:rPr>
          <w:t xml:space="preserve">  </w:t>
        </w:r>
      </w:ins>
    </w:p>
    <w:p w14:paraId="42E7880E" w14:textId="77777777" w:rsidR="006E631B" w:rsidRDefault="006E631B" w:rsidP="006E631B">
      <w:pPr>
        <w:tabs>
          <w:tab w:val="left" w:pos="630"/>
          <w:tab w:val="left" w:pos="1080"/>
        </w:tabs>
        <w:ind w:firstLine="0"/>
        <w:rPr>
          <w:ins w:id="9310" w:author="An Tran, ACA (BUV)" w:date="2024-09-12T11:05:00Z" w16du:dateUtc="2024-09-12T04:05:00Z"/>
          <w:rFonts w:ascii="iCiel Avenir LT Std 35 Light" w:hAnsi="iCiel Avenir LT Std 35 Light" w:cs="Arial"/>
          <w:sz w:val="22"/>
          <w:szCs w:val="22"/>
        </w:rPr>
      </w:pPr>
      <w:ins w:id="9311"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475B6065" w14:textId="77777777" w:rsidR="006E631B" w:rsidRPr="00B444DF" w:rsidRDefault="006E631B" w:rsidP="006E631B">
      <w:pPr>
        <w:tabs>
          <w:tab w:val="left" w:pos="630"/>
          <w:tab w:val="left" w:pos="1080"/>
        </w:tabs>
        <w:ind w:firstLine="0"/>
        <w:rPr>
          <w:ins w:id="9312" w:author="An Tran, ACA (BUV)" w:date="2024-09-12T11:05:00Z" w16du:dateUtc="2024-09-12T04:05:00Z"/>
          <w:rFonts w:ascii="iCiel Avenir LT Std 35 Light" w:hAnsi="iCiel Avenir LT Std 35 Light" w:cs="Arial"/>
          <w:sz w:val="22"/>
          <w:szCs w:val="22"/>
        </w:rPr>
      </w:pPr>
      <w:ins w:id="9313"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178DDE55" w14:textId="77777777" w:rsidR="006E631B" w:rsidRPr="00B444DF" w:rsidRDefault="006E631B" w:rsidP="006E631B">
      <w:pPr>
        <w:ind w:firstLine="0"/>
        <w:rPr>
          <w:ins w:id="9314" w:author="An Tran, ACA (BUV)" w:date="2024-09-12T11:05:00Z" w16du:dateUtc="2024-09-12T04:05:00Z"/>
          <w:rFonts w:ascii="iCiel Avenir LT Std 35 Light" w:hAnsi="iCiel Avenir LT Std 35 Light" w:cs="Arial"/>
          <w:i/>
          <w:iCs/>
          <w:sz w:val="22"/>
          <w:szCs w:val="22"/>
        </w:rPr>
      </w:pPr>
      <w:ins w:id="9315" w:author="An Tran, ACA (BUV)" w:date="2024-09-12T11:05:00Z" w16du:dateUtc="2024-09-12T04:05:00Z">
        <w:r w:rsidRPr="00B444DF">
          <w:rPr>
            <w:rFonts w:ascii="iCiel Avenir LT Std 35 Light" w:hAnsi="iCiel Avenir LT Std 35 Light" w:cs="Arial"/>
            <w:i/>
            <w:iCs/>
            <w:sz w:val="22"/>
            <w:szCs w:val="22"/>
          </w:rPr>
          <w:t xml:space="preserve">BUV rất thận trọng trong việc hợp tác với các công ty về thực tập và hướng nghiệp. Với những đối tác thực tập, các nhà tuyển dụng cần có giấy phép hoạt động hợp pháp tại Việt Nam và được kiểm tra về lịch sử hoạt động, môi trường làm việc và các cơ hội thực tập, việc làm cung cấp đủ cơ hội phát triển cho sinh viên. </w:t>
        </w:r>
      </w:ins>
    </w:p>
    <w:p w14:paraId="38971BFA" w14:textId="77777777" w:rsidR="006E631B" w:rsidRPr="00B444DF" w:rsidRDefault="006E631B" w:rsidP="006E631B">
      <w:pPr>
        <w:ind w:firstLine="0"/>
        <w:rPr>
          <w:ins w:id="9316" w:author="An Tran, ACA (BUV)" w:date="2024-09-12T11:05:00Z" w16du:dateUtc="2024-09-12T04:05:00Z"/>
          <w:rFonts w:ascii="iCiel Avenir LT Std 35 Light" w:hAnsi="iCiel Avenir LT Std 35 Light" w:cs="Arial"/>
          <w:i/>
          <w:iCs/>
          <w:sz w:val="22"/>
          <w:szCs w:val="22"/>
        </w:rPr>
      </w:pPr>
      <w:ins w:id="9317" w:author="An Tran, ACA (BUV)" w:date="2024-09-12T11:05:00Z" w16du:dateUtc="2024-09-12T04:05:00Z">
        <w:r w:rsidRPr="00B444DF">
          <w:rPr>
            <w:rFonts w:ascii="iCiel Avenir LT Std 35 Light" w:hAnsi="iCiel Avenir LT Std 35 Light" w:cs="Arial"/>
            <w:i/>
            <w:iCs/>
            <w:sz w:val="22"/>
            <w:szCs w:val="22"/>
          </w:rPr>
          <w:t xml:space="preserve">Phòng Dịch vụ Hướng nghiệp và Quan hệ Đối tác giữ liên lạc thường xuyên với doanh nghiệp để cập nhật tình hình thực tập của sinh viên. Ngoài ra, nhà trường trường cũng tới thăm sinh viên tại doanh nghiệp vào giữa và cuối mỗi kỳ thực tập để đảm bảo sinh viên đang phát triển tốt và làm việc trong môi trường công bằng, bình đẳng và lành mạnh. </w:t>
        </w:r>
      </w:ins>
    </w:p>
    <w:p w14:paraId="18190909" w14:textId="77777777" w:rsidR="006E631B" w:rsidRPr="00F52C7C" w:rsidRDefault="006E631B" w:rsidP="006E631B">
      <w:pPr>
        <w:tabs>
          <w:tab w:val="left" w:pos="630"/>
          <w:tab w:val="left" w:pos="1080"/>
        </w:tabs>
        <w:ind w:firstLine="0"/>
        <w:rPr>
          <w:ins w:id="9318" w:author="An Tran, ACA (BUV)" w:date="2024-09-12T11:05:00Z" w16du:dateUtc="2024-09-12T04:05:00Z"/>
          <w:rFonts w:ascii="iCiel Avenir LT Std 35 Light" w:hAnsi="iCiel Avenir LT Std 35 Light" w:cs="Arial"/>
          <w:i/>
          <w:iCs/>
          <w:sz w:val="22"/>
          <w:szCs w:val="22"/>
        </w:rPr>
      </w:pPr>
      <w:ins w:id="9319" w:author="An Tran, ACA (BUV)" w:date="2024-09-12T11:05:00Z" w16du:dateUtc="2024-09-12T04:05:00Z">
        <w:r w:rsidRPr="00F52C7C">
          <w:rPr>
            <w:rFonts w:ascii="iCiel Avenir LT Std 35 Light" w:hAnsi="iCiel Avenir LT Std 35 Light" w:cs="Arial"/>
            <w:i/>
            <w:iCs/>
            <w:sz w:val="22"/>
            <w:szCs w:val="22"/>
          </w:rPr>
          <w:t xml:space="preserve">Nếu có bất cứ câu hỏi hoặc cần hỗ trợ thêm, vui lòng liên hệ </w:t>
        </w:r>
        <w:r w:rsidRPr="00F52C7C">
          <w:rPr>
            <w:rFonts w:ascii="iCiel Avenir LT Std 35 Light" w:hAnsi="iCiel Avenir LT Std 35 Light" w:cs="Arial"/>
            <w:b/>
            <w:bCs/>
            <w:i/>
            <w:iCs/>
            <w:sz w:val="22"/>
            <w:szCs w:val="22"/>
          </w:rPr>
          <w:t>với Phòng DV Hướng nghiệp và QH Đối tác</w:t>
        </w:r>
        <w:r w:rsidRPr="00F52C7C">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F52C7C">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37C4F20" w14:textId="77777777" w:rsidR="006E631B" w:rsidRPr="00CC65FA" w:rsidRDefault="006E631B" w:rsidP="006E631B">
      <w:pPr>
        <w:ind w:firstLine="0"/>
        <w:rPr>
          <w:ins w:id="9320" w:author="An Tran, ACA (BUV)" w:date="2024-09-12T11:05:00Z" w16du:dateUtc="2024-09-12T04:05:00Z"/>
          <w:rFonts w:ascii="iCiel Avenir LT Std 35 Light" w:hAnsi="iCiel Avenir LT Std 35 Light" w:cs="Arial"/>
          <w:i/>
          <w:iCs/>
          <w:sz w:val="22"/>
          <w:szCs w:val="22"/>
          <w:lang w:val="vi-VN"/>
        </w:rPr>
      </w:pPr>
      <w:ins w:id="9321" w:author="An Tran, ACA (BUV)" w:date="2024-09-12T11:05:00Z" w16du:dateUtc="2024-09-12T04:05:00Z">
        <w:r w:rsidRPr="00F52C7C">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F52C7C">
          <w:rPr>
            <w:rFonts w:ascii="iCiel Avenir LT Std 35 Light" w:hAnsi="iCiel Avenir LT Std 35 Light" w:cs="Arial"/>
            <w:sz w:val="22"/>
            <w:szCs w:val="22"/>
          </w:rPr>
          <w:fldChar w:fldCharType="begin"/>
        </w:r>
        <w:r w:rsidRPr="00F52C7C">
          <w:rPr>
            <w:rFonts w:ascii="iCiel Avenir LT Std 35 Light" w:hAnsi="iCiel Avenir LT Std 35 Light" w:cs="Arial"/>
            <w:sz w:val="22"/>
            <w:szCs w:val="22"/>
          </w:rPr>
          <w:instrText>HYPERLINK "https://buv.careercentre.me/welcome/British-University-Vietnam"</w:instrText>
        </w:r>
        <w:r w:rsidRPr="00F52C7C">
          <w:rPr>
            <w:rFonts w:ascii="iCiel Avenir LT Std 35 Light" w:hAnsi="iCiel Avenir LT Std 35 Light" w:cs="Arial"/>
            <w:sz w:val="22"/>
            <w:szCs w:val="22"/>
          </w:rPr>
        </w:r>
        <w:r w:rsidRPr="00F52C7C">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F52C7C">
          <w:rPr>
            <w:rFonts w:ascii="iCiel Avenir LT Std 35 Light" w:hAnsi="iCiel Avenir LT Std 35 Light" w:cs="Arial"/>
            <w:sz w:val="22"/>
            <w:szCs w:val="22"/>
          </w:rPr>
          <w:fldChar w:fldCharType="end"/>
        </w:r>
        <w:r w:rsidRPr="00F52C7C">
          <w:rPr>
            <w:rFonts w:ascii="iCiel Avenir LT Std 35 Light" w:hAnsi="iCiel Avenir LT Std 35 Light" w:cs="Arial"/>
            <w:sz w:val="22"/>
            <w:szCs w:val="22"/>
          </w:rPr>
          <w:t xml:space="preserve"> </w:t>
        </w:r>
        <w:r w:rsidRPr="00F52C7C">
          <w:rPr>
            <w:rFonts w:ascii="iCiel Avenir LT Std 35 Light" w:hAnsi="iCiel Avenir LT Std 35 Light" w:cs="Arial"/>
            <w:i/>
            <w:iCs/>
            <w:sz w:val="22"/>
            <w:szCs w:val="22"/>
          </w:rPr>
          <w:t>(dành riêng cho sinh viên và cựu sinh viên BUV).</w:t>
        </w:r>
        <w:r w:rsidRPr="008F2CB8">
          <w:rPr>
            <w:rFonts w:ascii="iCiel Avenir LT Std 35 Light" w:hAnsi="iCiel Avenir LT Std 35 Light" w:cs="Arial"/>
            <w:sz w:val="22"/>
            <w:szCs w:val="22"/>
            <w:lang w:val="vi-VN"/>
          </w:rPr>
          <w:t xml:space="preserve"> </w:t>
        </w:r>
        <w:r w:rsidRPr="00CC65FA">
          <w:rPr>
            <w:rFonts w:ascii="iCiel Avenir LT Std 35 Light" w:hAnsi="iCiel Avenir LT Std 35 Light" w:cs="Arial"/>
            <w:i/>
            <w:iCs/>
            <w:sz w:val="22"/>
            <w:szCs w:val="22"/>
            <w:lang w:val="vi-VN"/>
          </w:rPr>
          <w:t xml:space="preserve"> </w:t>
        </w:r>
      </w:ins>
    </w:p>
    <w:p w14:paraId="22F44296" w14:textId="77777777" w:rsidR="006E631B" w:rsidRPr="00CC65FA" w:rsidRDefault="006E631B" w:rsidP="006E631B">
      <w:pPr>
        <w:pStyle w:val="Question"/>
        <w:numPr>
          <w:ilvl w:val="0"/>
          <w:numId w:val="7"/>
        </w:numPr>
        <w:tabs>
          <w:tab w:val="left" w:pos="630"/>
          <w:tab w:val="left" w:pos="1260"/>
        </w:tabs>
        <w:spacing w:line="400" w:lineRule="exact"/>
        <w:ind w:left="0" w:firstLine="720"/>
        <w:rPr>
          <w:ins w:id="9322" w:author="An Tran, ACA (BUV)" w:date="2024-09-12T11:05:00Z" w16du:dateUtc="2024-09-12T04:05:00Z"/>
          <w:b w:val="0"/>
          <w:i/>
          <w:iCs/>
          <w:lang w:val="vi-VN"/>
        </w:rPr>
      </w:pPr>
      <w:bookmarkStart w:id="9323" w:name="_Toc155774580"/>
      <w:bookmarkStart w:id="9324" w:name="_Toc177025950"/>
      <w:bookmarkStart w:id="9325" w:name="_Toc177146671"/>
      <w:ins w:id="9326" w:author="An Tran, ACA (BUV)" w:date="2024-09-12T11:05:00Z" w16du:dateUtc="2024-09-12T04:05:00Z">
        <w:r w:rsidRPr="002D1D27">
          <w:rPr>
            <w:rFonts w:cs="Arial"/>
            <w:szCs w:val="22"/>
            <w:lang w:val="en-GB"/>
          </w:rPr>
          <w:t xml:space="preserve">Does BUV and partnered companies/organisations have plans to conduct the internship and training programme to offer full-time recruitment for students after graduation? </w:t>
        </w:r>
        <w:r>
          <w:rPr>
            <w:rFonts w:cs="Arial"/>
            <w:szCs w:val="22"/>
            <w:lang w:val="en-GB"/>
          </w:rPr>
          <w:t xml:space="preserve">/ </w:t>
        </w:r>
        <w:r w:rsidRPr="002D1D27">
          <w:rPr>
            <w:rFonts w:cs="Arial"/>
            <w:i/>
            <w:iCs/>
            <w:szCs w:val="22"/>
            <w:lang w:val="en-GB"/>
          </w:rPr>
          <w:t>BUV và các đối tác có quan hệ chiến lược lâu dài trong kế hoạch tuyển thực tập sinh và sau đó là tuyển dụng các vị trí chính thức cho sinh viên sau khi tốt nghiệp hay không?</w:t>
        </w:r>
        <w:bookmarkEnd w:id="9323"/>
        <w:bookmarkEnd w:id="9324"/>
        <w:bookmarkEnd w:id="9325"/>
      </w:ins>
    </w:p>
    <w:p w14:paraId="0FAB44AB" w14:textId="77777777" w:rsidR="006E631B" w:rsidRPr="00CC65FA" w:rsidRDefault="006E631B" w:rsidP="006E631B">
      <w:pPr>
        <w:pStyle w:val="ListParagraph"/>
        <w:tabs>
          <w:tab w:val="left" w:pos="630"/>
          <w:tab w:val="left" w:pos="1080"/>
        </w:tabs>
        <w:ind w:left="0"/>
        <w:contextualSpacing w:val="0"/>
        <w:rPr>
          <w:ins w:id="9327" w:author="An Tran, ACA (BUV)" w:date="2024-09-12T11:05:00Z" w16du:dateUtc="2024-09-12T04:05:00Z"/>
          <w:rFonts w:ascii="iCiel Avenir LT Std 35 Light" w:hAnsi="iCiel Avenir LT Std 35 Light" w:cs="Arial"/>
          <w:b/>
          <w:bCs/>
          <w:i/>
          <w:iCs/>
          <w:sz w:val="22"/>
          <w:szCs w:val="22"/>
          <w:u w:val="single"/>
          <w:lang w:val="vi-VN"/>
        </w:rPr>
      </w:pPr>
      <w:ins w:id="9328" w:author="An Tran, ACA (BUV)" w:date="2024-09-12T11:05:00Z" w16du:dateUtc="2024-09-12T04:05:00Z">
        <w:r w:rsidRPr="00CC65FA">
          <w:rPr>
            <w:rFonts w:ascii="iCiel Avenir LT Std 35 Light" w:hAnsi="iCiel Avenir LT Std 35 Light" w:cs="Arial"/>
            <w:b/>
            <w:bCs/>
            <w:sz w:val="22"/>
            <w:szCs w:val="22"/>
            <w:u w:val="single"/>
            <w:lang w:val="vi-VN"/>
          </w:rPr>
          <w:t xml:space="preserve">Answer / </w:t>
        </w:r>
        <w:r w:rsidRPr="00CC65FA">
          <w:rPr>
            <w:rFonts w:ascii="iCiel Avenir LT Std 35 Light" w:hAnsi="iCiel Avenir LT Std 35 Light" w:cs="Arial"/>
            <w:b/>
            <w:bCs/>
            <w:i/>
            <w:iCs/>
            <w:sz w:val="22"/>
            <w:szCs w:val="22"/>
            <w:u w:val="single"/>
            <w:lang w:val="vi-VN"/>
          </w:rPr>
          <w:t>Câu tr</w:t>
        </w:r>
        <w:r w:rsidRPr="00CC65FA">
          <w:rPr>
            <w:rFonts w:ascii="iCiel Avenir LT Std 35 Light" w:hAnsi="iCiel Avenir LT Std 35 Light" w:cs="Calibri"/>
            <w:b/>
            <w:bCs/>
            <w:i/>
            <w:iCs/>
            <w:sz w:val="22"/>
            <w:szCs w:val="22"/>
            <w:u w:val="single"/>
            <w:lang w:val="vi-VN"/>
          </w:rPr>
          <w:t>ả</w:t>
        </w:r>
        <w:r w:rsidRPr="00CC65FA">
          <w:rPr>
            <w:rFonts w:ascii="iCiel Avenir LT Std 35 Light" w:hAnsi="iCiel Avenir LT Std 35 Light" w:cs="Arial"/>
            <w:b/>
            <w:bCs/>
            <w:i/>
            <w:iCs/>
            <w:sz w:val="22"/>
            <w:szCs w:val="22"/>
            <w:u w:val="single"/>
            <w:lang w:val="vi-VN"/>
          </w:rPr>
          <w:t xml:space="preserve"> l</w:t>
        </w:r>
        <w:r w:rsidRPr="00CC65FA">
          <w:rPr>
            <w:rFonts w:ascii="iCiel Avenir LT Std 35 Light" w:hAnsi="iCiel Avenir LT Std 35 Light" w:cs="Calibri"/>
            <w:b/>
            <w:bCs/>
            <w:i/>
            <w:iCs/>
            <w:sz w:val="22"/>
            <w:szCs w:val="22"/>
            <w:u w:val="single"/>
            <w:lang w:val="vi-VN"/>
          </w:rPr>
          <w:t>ờ</w:t>
        </w:r>
        <w:r w:rsidRPr="00CC65FA">
          <w:rPr>
            <w:rFonts w:ascii="iCiel Avenir LT Std 35 Light" w:hAnsi="iCiel Avenir LT Std 35 Light" w:cs="Arial"/>
            <w:b/>
            <w:bCs/>
            <w:i/>
            <w:iCs/>
            <w:sz w:val="22"/>
            <w:szCs w:val="22"/>
            <w:u w:val="single"/>
            <w:lang w:val="vi-VN"/>
          </w:rPr>
          <w:t>i:</w:t>
        </w:r>
      </w:ins>
    </w:p>
    <w:p w14:paraId="3876153C" w14:textId="77777777" w:rsidR="006E631B" w:rsidRPr="00B444DF" w:rsidRDefault="006E631B" w:rsidP="006E631B">
      <w:pPr>
        <w:tabs>
          <w:tab w:val="left" w:pos="630"/>
          <w:tab w:val="left" w:pos="1080"/>
        </w:tabs>
        <w:ind w:firstLine="0"/>
        <w:rPr>
          <w:ins w:id="9329" w:author="An Tran, ACA (BUV)" w:date="2024-09-12T11:05:00Z" w16du:dateUtc="2024-09-12T04:05:00Z"/>
          <w:rFonts w:ascii="iCiel Avenir LT Std 35 Light" w:hAnsi="iCiel Avenir LT Std 35 Light" w:cs="Arial"/>
          <w:sz w:val="22"/>
          <w:szCs w:val="22"/>
        </w:rPr>
      </w:pPr>
      <w:ins w:id="9330" w:author="An Tran, ACA (BUV)" w:date="2024-09-12T11:05:00Z" w16du:dateUtc="2024-09-12T04:05:00Z">
        <w:r w:rsidRPr="00B444DF">
          <w:rPr>
            <w:rFonts w:ascii="iCiel Avenir LT Std 35 Light" w:hAnsi="iCiel Avenir LT Std 35 Light" w:cs="Arial"/>
            <w:sz w:val="22"/>
            <w:szCs w:val="22"/>
          </w:rPr>
          <w: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t>
        </w:r>
      </w:ins>
    </w:p>
    <w:p w14:paraId="251972B8" w14:textId="77777777" w:rsidR="006E631B" w:rsidRDefault="006E631B" w:rsidP="006E631B">
      <w:pPr>
        <w:tabs>
          <w:tab w:val="left" w:pos="630"/>
          <w:tab w:val="left" w:pos="1080"/>
        </w:tabs>
        <w:ind w:firstLine="0"/>
        <w:rPr>
          <w:ins w:id="9331" w:author="An Tran, ACA (BUV)" w:date="2024-09-12T11:05:00Z" w16du:dateUtc="2024-09-12T04:05:00Z"/>
          <w:rFonts w:ascii="iCiel Avenir LT Std 35 Light" w:hAnsi="iCiel Avenir LT Std 35 Light" w:cs="Arial"/>
          <w:sz w:val="22"/>
          <w:szCs w:val="22"/>
        </w:rPr>
      </w:pPr>
      <w:ins w:id="9332" w:author="An Tran, ACA (BUV)" w:date="2024-09-12T11:05:00Z" w16du:dateUtc="2024-09-12T04:05:00Z">
        <w:r w:rsidRPr="00B444DF">
          <w:rPr>
            <w:rFonts w:ascii="iCiel Avenir LT Std 35 Light" w:hAnsi="iCiel Avenir LT Std 35 Light" w:cs="Arial"/>
            <w:sz w:val="22"/>
            <w:szCs w:val="22"/>
          </w:rPr>
          <w:t xml:space="preserve">Should you have any question or need any support, feel free to contact </w:t>
        </w:r>
        <w:r w:rsidRPr="00B444DF">
          <w:rPr>
            <w:rFonts w:ascii="iCiel Avenir LT Std 35 Light" w:hAnsi="iCiel Avenir LT Std 35 Light" w:cs="Arial"/>
            <w:b/>
            <w:bCs/>
            <w:sz w:val="22"/>
            <w:szCs w:val="22"/>
          </w:rPr>
          <w:t>Career Services &amp; Industry Relations (CSIR)</w:t>
        </w:r>
        <w:r w:rsidRPr="00B444DF">
          <w:rPr>
            <w:rFonts w:ascii="iCiel Avenir LT Std 35 Light" w:hAnsi="iCiel Avenir LT Std 35 Light" w:cs="Arial"/>
            <w:sz w:val="22"/>
            <w:szCs w:val="22"/>
          </w:rPr>
          <w:t xml:space="preserve"> via the email address: </w:t>
        </w:r>
        <w:r>
          <w:fldChar w:fldCharType="begin"/>
        </w:r>
        <w:r>
          <w:instrText>HYPERLINK "mailto:SE-Careers@buv.edu.vn"</w:instrText>
        </w:r>
        <w:r>
          <w:fldChar w:fldCharType="separate"/>
        </w:r>
        <w:r w:rsidRPr="00B444DF">
          <w:rPr>
            <w:rStyle w:val="Hyperlink"/>
            <w:rFonts w:ascii="iCiel Avenir LT Std 35 Light" w:hAnsi="iCiel Avenir LT Std 35 Light" w:cs="Arial"/>
            <w:sz w:val="22"/>
            <w:szCs w:val="22"/>
          </w:rPr>
          <w:t>SE-Careers@buv.edu.vn</w:t>
        </w:r>
        <w:r>
          <w:rPr>
            <w:rStyle w:val="Hyperlink"/>
            <w:rFonts w:ascii="iCiel Avenir LT Std 35 Light" w:hAnsi="iCiel Avenir LT Std 35 Light" w:cs="Arial"/>
            <w:sz w:val="22"/>
            <w:szCs w:val="22"/>
          </w:rPr>
          <w:fldChar w:fldCharType="end"/>
        </w:r>
        <w:r w:rsidRPr="00B444DF">
          <w:rPr>
            <w:rFonts w:ascii="iCiel Avenir LT Std 35 Light" w:hAnsi="iCiel Avenir LT Std 35 Light" w:cs="Arial"/>
            <w:sz w:val="22"/>
            <w:szCs w:val="22"/>
          </w:rPr>
          <w:t>, BUV’s phone number: (+84) (221) 6 250 250 | Ext. 562, or meet us at the SE Lounge (1</w:t>
        </w:r>
        <w:r w:rsidRPr="00B444DF">
          <w:rPr>
            <w:rFonts w:ascii="iCiel Avenir LT Std 35 Light" w:hAnsi="iCiel Avenir LT Std 35 Light" w:cs="Arial"/>
            <w:sz w:val="22"/>
            <w:szCs w:val="22"/>
            <w:vertAlign w:val="superscript"/>
          </w:rPr>
          <w:t>st</w:t>
        </w:r>
        <w:r w:rsidRPr="00B444DF">
          <w:rPr>
            <w:rFonts w:ascii="iCiel Avenir LT Std 35 Light" w:hAnsi="iCiel Avenir LT Std 35 Light" w:cs="Arial"/>
            <w:sz w:val="22"/>
            <w:szCs w:val="22"/>
          </w:rPr>
          <w:t xml:space="preserve"> Floor, BUV Ecopark Campus). </w:t>
        </w:r>
      </w:ins>
    </w:p>
    <w:p w14:paraId="5C52C11A" w14:textId="77777777" w:rsidR="006E631B" w:rsidRPr="00B444DF" w:rsidRDefault="006E631B" w:rsidP="006E631B">
      <w:pPr>
        <w:tabs>
          <w:tab w:val="left" w:pos="630"/>
          <w:tab w:val="left" w:pos="1080"/>
        </w:tabs>
        <w:ind w:firstLine="0"/>
        <w:rPr>
          <w:ins w:id="9333" w:author="An Tran, ACA (BUV)" w:date="2024-09-12T11:05:00Z" w16du:dateUtc="2024-09-12T04:05:00Z"/>
          <w:rFonts w:ascii="iCiel Avenir LT Std 35 Light" w:hAnsi="iCiel Avenir LT Std 35 Light" w:cs="Arial"/>
          <w:sz w:val="22"/>
          <w:szCs w:val="22"/>
        </w:rPr>
      </w:pPr>
      <w:ins w:id="9334" w:author="An Tran, ACA (BUV)" w:date="2024-09-12T11:05:00Z" w16du:dateUtc="2024-09-12T04:05:00Z">
        <w:r>
          <w:rPr>
            <w:rFonts w:ascii="iCiel Avenir LT Std 35 Light" w:hAnsi="iCiel Avenir LT Std 35 Light" w:cs="Arial"/>
            <w:sz w:val="22"/>
            <w:szCs w:val="22"/>
          </w:rPr>
          <w:t xml:space="preserve">To have 1-1 consultation of career development, jobs and internships, please </w:t>
        </w:r>
        <w:r w:rsidRPr="00B444DF">
          <w:rPr>
            <w:rFonts w:ascii="iCiel Avenir LT Std 35 Light" w:hAnsi="iCiel Avenir LT Std 35 Light" w:cs="Arial"/>
            <w:sz w:val="22"/>
            <w:szCs w:val="22"/>
          </w:rPr>
          <w:t>book a</w:t>
        </w:r>
        <w:r>
          <w:rPr>
            <w:rFonts w:ascii="iCiel Avenir LT Std 35 Light" w:hAnsi="iCiel Avenir LT Std 35 Light" w:cs="Arial"/>
            <w:sz w:val="22"/>
            <w:szCs w:val="22"/>
          </w:rPr>
          <w:t xml:space="preserve">n </w:t>
        </w:r>
        <w:r w:rsidRPr="00B444DF">
          <w:rPr>
            <w:rFonts w:ascii="iCiel Avenir LT Std 35 Light" w:hAnsi="iCiel Avenir LT Std 35 Light" w:cs="Arial"/>
            <w:sz w:val="22"/>
            <w:szCs w:val="22"/>
          </w:rPr>
          <w:t>appointment with our Career Consultants, please visit</w:t>
        </w:r>
        <w:r>
          <w:rPr>
            <w:rFonts w:ascii="iCiel Avenir LT Std 35 Light" w:hAnsi="iCiel Avenir LT Std 35 Light" w:cs="Arial"/>
            <w:sz w:val="22"/>
            <w:szCs w:val="22"/>
          </w:rPr>
          <w:t xml:space="preserve"> </w:t>
        </w:r>
        <w:r>
          <w:rPr>
            <w:rFonts w:ascii="iCiel Avenir LT Std 35 Light" w:hAnsi="iCiel Avenir LT Std 35 Light" w:cs="Arial"/>
            <w:sz w:val="22"/>
            <w:szCs w:val="22"/>
          </w:rPr>
          <w:fldChar w:fldCharType="begin"/>
        </w:r>
        <w:r>
          <w:rPr>
            <w:rFonts w:ascii="iCiel Avenir LT Std 35 Light" w:hAnsi="iCiel Avenir LT Std 35 Light" w:cs="Arial"/>
            <w:sz w:val="22"/>
            <w:szCs w:val="22"/>
          </w:rPr>
          <w:instrText>HYPERLINK "https://buv.careercentre.me/welcome/British-University-Vietnam"</w:instrText>
        </w:r>
        <w:r>
          <w:rPr>
            <w:rFonts w:ascii="iCiel Avenir LT Std 35 Light" w:hAnsi="iCiel Avenir LT Std 35 Light" w:cs="Arial"/>
            <w:sz w:val="22"/>
            <w:szCs w:val="22"/>
          </w:rPr>
        </w:r>
        <w:r>
          <w:rPr>
            <w:rFonts w:ascii="iCiel Avenir LT Std 35 Light" w:hAnsi="iCiel Avenir LT Std 35 Light" w:cs="Arial"/>
            <w:sz w:val="22"/>
            <w:szCs w:val="22"/>
          </w:rPr>
          <w:fldChar w:fldCharType="separate"/>
        </w:r>
        <w:r w:rsidRPr="00AD0B36">
          <w:rPr>
            <w:rStyle w:val="Hyperlink"/>
            <w:rFonts w:ascii="iCiel Avenir LT Std 35 Light" w:hAnsi="iCiel Avenir LT Std 35 Light" w:cs="Arial"/>
            <w:sz w:val="22"/>
            <w:szCs w:val="22"/>
          </w:rPr>
          <w:t>BUV Career Platform</w:t>
        </w:r>
        <w:r>
          <w:rPr>
            <w:rFonts w:ascii="iCiel Avenir LT Std 35 Light" w:hAnsi="iCiel Avenir LT Std 35 Light" w:cs="Arial"/>
            <w:sz w:val="22"/>
            <w:szCs w:val="22"/>
          </w:rPr>
          <w:fldChar w:fldCharType="end"/>
        </w:r>
        <w:r>
          <w:rPr>
            <w:rFonts w:ascii="iCiel Avenir LT Std 35 Light" w:hAnsi="iCiel Avenir LT Std 35 Light" w:cs="Arial"/>
            <w:sz w:val="22"/>
            <w:szCs w:val="22"/>
          </w:rPr>
          <w:t xml:space="preserve"> </w:t>
        </w:r>
        <w:r w:rsidRPr="00B444DF">
          <w:rPr>
            <w:rFonts w:ascii="iCiel Avenir LT Std 35 Light" w:hAnsi="iCiel Avenir LT Std 35 Light" w:cs="Arial"/>
            <w:sz w:val="22"/>
            <w:szCs w:val="22"/>
          </w:rPr>
          <w:t xml:space="preserve">(exclusive to BUV students and alumni). </w:t>
        </w:r>
      </w:ins>
    </w:p>
    <w:p w14:paraId="6DC6EE7D" w14:textId="77777777" w:rsidR="006E631B" w:rsidRPr="00B444DF" w:rsidRDefault="006E631B" w:rsidP="006E631B">
      <w:pPr>
        <w:ind w:firstLine="0"/>
        <w:rPr>
          <w:ins w:id="9335" w:author="An Tran, ACA (BUV)" w:date="2024-09-12T11:05:00Z" w16du:dateUtc="2024-09-12T04:05:00Z"/>
          <w:rFonts w:ascii="iCiel Avenir LT Std 35 Light" w:hAnsi="iCiel Avenir LT Std 35 Light" w:cs="Arial"/>
          <w:i/>
          <w:iCs/>
          <w:sz w:val="22"/>
          <w:szCs w:val="22"/>
        </w:rPr>
      </w:pPr>
      <w:ins w:id="9336" w:author="An Tran, ACA (BUV)" w:date="2024-09-12T11:05:00Z" w16du:dateUtc="2024-09-12T04:05:00Z">
        <w:r w:rsidRPr="00B444DF">
          <w:rPr>
            <w:rFonts w:ascii="iCiel Avenir LT Std 35 Light" w:hAnsi="iCiel Avenir LT Std 35 Light" w:cs="Arial"/>
            <w:i/>
            <w:iCs/>
            <w:sz w:val="22"/>
            <w:szCs w:val="22"/>
          </w:rPr>
          <w: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t>
        </w:r>
      </w:ins>
    </w:p>
    <w:p w14:paraId="03B82EC5" w14:textId="77777777" w:rsidR="006E631B" w:rsidRPr="008F5DDF" w:rsidRDefault="006E631B" w:rsidP="006E631B">
      <w:pPr>
        <w:tabs>
          <w:tab w:val="left" w:pos="630"/>
          <w:tab w:val="left" w:pos="1080"/>
        </w:tabs>
        <w:ind w:firstLine="0"/>
        <w:rPr>
          <w:ins w:id="9337" w:author="An Tran, ACA (BUV)" w:date="2024-09-12T11:05:00Z" w16du:dateUtc="2024-09-12T04:05:00Z"/>
          <w:rFonts w:ascii="iCiel Avenir LT Std 35 Light" w:hAnsi="iCiel Avenir LT Std 35 Light" w:cs="Arial"/>
          <w:i/>
          <w:iCs/>
          <w:sz w:val="22"/>
          <w:szCs w:val="22"/>
        </w:rPr>
      </w:pPr>
      <w:ins w:id="9338" w:author="An Tran, ACA (BUV)" w:date="2024-09-12T11:05:00Z" w16du:dateUtc="2024-09-12T04:05:00Z">
        <w:r w:rsidRPr="008F5DDF">
          <w:rPr>
            <w:rFonts w:ascii="iCiel Avenir LT Std 35 Light" w:hAnsi="iCiel Avenir LT Std 35 Light" w:cs="Arial"/>
            <w:i/>
            <w:iCs/>
            <w:sz w:val="22"/>
            <w:szCs w:val="22"/>
          </w:rPr>
          <w:t xml:space="preserve">Nếu có bất cứ câu hỏi hoặc cần hỗ trợ thêm, vui lòng liên hệ </w:t>
        </w:r>
        <w:r w:rsidRPr="008F5DDF">
          <w:rPr>
            <w:rFonts w:ascii="iCiel Avenir LT Std 35 Light" w:hAnsi="iCiel Avenir LT Std 35 Light" w:cs="Arial"/>
            <w:b/>
            <w:bCs/>
            <w:i/>
            <w:iCs/>
            <w:sz w:val="22"/>
            <w:szCs w:val="22"/>
          </w:rPr>
          <w:t>với Phòng DV Hướng nghiệp và QH Đối tác</w:t>
        </w:r>
        <w:r w:rsidRPr="008F5DDF">
          <w:rPr>
            <w:rFonts w:ascii="iCiel Avenir LT Std 35 Light" w:hAnsi="iCiel Avenir LT Std 35 Light" w:cs="Arial"/>
            <w:i/>
            <w:iCs/>
            <w:sz w:val="22"/>
            <w:szCs w:val="22"/>
          </w:rPr>
          <w:t xml:space="preserve"> qua hòm thư điện tử </w:t>
        </w:r>
        <w:r w:rsidRPr="0029685F">
          <w:fldChar w:fldCharType="begin"/>
        </w:r>
        <w:r>
          <w:instrText>HYPERLINK "mailto:SE-Careers@buv.edu.vn"</w:instrText>
        </w:r>
        <w:r w:rsidRPr="0029685F">
          <w:fldChar w:fldCharType="separate"/>
        </w:r>
        <w:r w:rsidRPr="0029685F">
          <w:rPr>
            <w:rStyle w:val="Hyperlink"/>
            <w:rFonts w:ascii="iCiel Avenir LT Std 35 Light" w:hAnsi="iCiel Avenir LT Std 35 Light" w:cs="Arial"/>
            <w:i/>
            <w:iCs/>
            <w:sz w:val="22"/>
            <w:szCs w:val="22"/>
          </w:rPr>
          <w:t>SE-Careers@buv.edu.vn</w:t>
        </w:r>
        <w:r w:rsidRPr="0029685F">
          <w:rPr>
            <w:rStyle w:val="Hyperlink"/>
            <w:rFonts w:ascii="iCiel Avenir LT Std 35 Light" w:hAnsi="iCiel Avenir LT Std 35 Light" w:cs="Arial"/>
            <w:i/>
            <w:iCs/>
            <w:sz w:val="22"/>
            <w:szCs w:val="22"/>
          </w:rPr>
          <w:fldChar w:fldCharType="end"/>
        </w:r>
        <w:r w:rsidRPr="008F5DDF">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7B680AB3" w14:textId="2CC06E20" w:rsidR="006E631B" w:rsidRPr="00633664" w:rsidRDefault="006E631B" w:rsidP="006E631B">
      <w:pPr>
        <w:ind w:firstLine="0"/>
        <w:rPr>
          <w:ins w:id="9339" w:author="An Tran, ACA (BUV)" w:date="2024-09-12T11:05:00Z" w16du:dateUtc="2024-09-12T04:05:00Z"/>
          <w:rFonts w:ascii="iCiel Avenir LT Std 35 Light" w:hAnsi="iCiel Avenir LT Std 35 Light" w:cs="Arial"/>
          <w:sz w:val="22"/>
          <w:szCs w:val="22"/>
          <w:rPrChange w:id="9340" w:author="An Tran, ACA (BUV)" w:date="2024-09-13T16:27:00Z" w16du:dateUtc="2024-09-13T09:27:00Z">
            <w:rPr>
              <w:ins w:id="9341" w:author="An Tran, ACA (BUV)" w:date="2024-09-12T11:05:00Z" w16du:dateUtc="2024-09-12T04:05:00Z"/>
              <w:rFonts w:ascii="iCiel Avenir LT Std 35 Light" w:hAnsi="iCiel Avenir LT Std 35 Light" w:cs="Arial"/>
              <w:i/>
              <w:iCs/>
              <w:sz w:val="22"/>
              <w:szCs w:val="22"/>
              <w:lang w:val="vi-VN"/>
            </w:rPr>
          </w:rPrChange>
        </w:rPr>
      </w:pPr>
      <w:ins w:id="9342" w:author="An Tran, ACA (BUV)" w:date="2024-09-12T11:05:00Z" w16du:dateUtc="2024-09-12T04:05:00Z">
        <w:r w:rsidRPr="008F5DDF">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8F5DDF">
          <w:rPr>
            <w:rFonts w:ascii="iCiel Avenir LT Std 35 Light" w:hAnsi="iCiel Avenir LT Std 35 Light" w:cs="Arial"/>
            <w:sz w:val="22"/>
            <w:szCs w:val="22"/>
          </w:rPr>
          <w:fldChar w:fldCharType="begin"/>
        </w:r>
        <w:r w:rsidRPr="008F5DDF">
          <w:rPr>
            <w:rFonts w:ascii="iCiel Avenir LT Std 35 Light" w:hAnsi="iCiel Avenir LT Std 35 Light" w:cs="Arial"/>
            <w:sz w:val="22"/>
            <w:szCs w:val="22"/>
          </w:rPr>
          <w:instrText>HYPERLINK "https://buv.careercentre.me/welcome/British-University-Vietnam"</w:instrText>
        </w:r>
        <w:r w:rsidRPr="008F5DDF">
          <w:rPr>
            <w:rFonts w:ascii="iCiel Avenir LT Std 35 Light" w:hAnsi="iCiel Avenir LT Std 35 Light" w:cs="Arial"/>
            <w:sz w:val="22"/>
            <w:szCs w:val="22"/>
          </w:rPr>
        </w:r>
        <w:r w:rsidRPr="008F5DDF">
          <w:rPr>
            <w:rFonts w:ascii="iCiel Avenir LT Std 35 Light" w:hAnsi="iCiel Avenir LT Std 35 Light" w:cs="Arial"/>
            <w:sz w:val="22"/>
            <w:szCs w:val="22"/>
          </w:rPr>
          <w:fldChar w:fldCharType="separate"/>
        </w:r>
        <w:r w:rsidRPr="0029685F">
          <w:rPr>
            <w:rStyle w:val="Hyperlink"/>
            <w:rFonts w:ascii="iCiel Avenir LT Std 35 Light" w:hAnsi="iCiel Avenir LT Std 35 Light" w:cs="Arial"/>
            <w:sz w:val="22"/>
            <w:szCs w:val="22"/>
          </w:rPr>
          <w:t>BUV Career Platform</w:t>
        </w:r>
        <w:r w:rsidRPr="008F5DDF">
          <w:rPr>
            <w:rFonts w:ascii="iCiel Avenir LT Std 35 Light" w:hAnsi="iCiel Avenir LT Std 35 Light" w:cs="Arial"/>
            <w:sz w:val="22"/>
            <w:szCs w:val="22"/>
          </w:rPr>
          <w:fldChar w:fldCharType="end"/>
        </w:r>
        <w:r w:rsidRPr="008F5DDF">
          <w:rPr>
            <w:rFonts w:ascii="iCiel Avenir LT Std 35 Light" w:hAnsi="iCiel Avenir LT Std 35 Light" w:cs="Arial"/>
            <w:sz w:val="22"/>
            <w:szCs w:val="22"/>
          </w:rPr>
          <w:t xml:space="preserve"> </w:t>
        </w:r>
        <w:r w:rsidRPr="008F5DDF">
          <w:rPr>
            <w:rFonts w:ascii="iCiel Avenir LT Std 35 Light" w:hAnsi="iCiel Avenir LT Std 35 Light" w:cs="Arial"/>
            <w:i/>
            <w:iCs/>
            <w:sz w:val="22"/>
            <w:szCs w:val="22"/>
          </w:rPr>
          <w:t>(dành riêng cho sinh viên và cựu sinh viên BUV).</w:t>
        </w:r>
      </w:ins>
    </w:p>
    <w:p w14:paraId="616F6DE3" w14:textId="77777777" w:rsidR="006E631B" w:rsidRPr="00766E73" w:rsidRDefault="006E631B" w:rsidP="006E631B">
      <w:pPr>
        <w:pStyle w:val="Question"/>
        <w:numPr>
          <w:ilvl w:val="0"/>
          <w:numId w:val="7"/>
        </w:numPr>
        <w:tabs>
          <w:tab w:val="left" w:pos="630"/>
          <w:tab w:val="left" w:pos="1260"/>
        </w:tabs>
        <w:spacing w:line="400" w:lineRule="exact"/>
        <w:ind w:left="0" w:firstLine="720"/>
        <w:rPr>
          <w:ins w:id="9343" w:author="An Tran, ACA (BUV)" w:date="2024-09-12T11:05:00Z" w16du:dateUtc="2024-09-12T04:05:00Z"/>
          <w:rFonts w:cs="Arial"/>
          <w:i/>
          <w:iCs/>
          <w:szCs w:val="22"/>
          <w:lang w:val="en-GB"/>
        </w:rPr>
      </w:pPr>
      <w:bookmarkStart w:id="9344" w:name="_Toc149054269"/>
      <w:bookmarkStart w:id="9345" w:name="_Toc177025952"/>
      <w:bookmarkStart w:id="9346" w:name="_Toc177146672"/>
      <w:ins w:id="9347" w:author="An Tran, ACA (BUV)" w:date="2024-09-12T11:05:00Z" w16du:dateUtc="2024-09-12T04:05:00Z">
        <w:r w:rsidRPr="00374FF1">
          <w:rPr>
            <w:rFonts w:cs="Arial"/>
            <w:szCs w:val="22"/>
            <w:lang w:val="en-GB"/>
          </w:rPr>
          <w:t xml:space="preserve">Where to get support when students have concerns about their wellbeing and personal life? Who can parents/students contact if students need help with stress and anxiety at school? / </w:t>
        </w:r>
        <w:r w:rsidRPr="002D1D27">
          <w:rPr>
            <w:rFonts w:cs="Arial"/>
            <w:i/>
            <w:iCs/>
            <w:szCs w:val="22"/>
            <w:lang w:val="en-GB"/>
          </w:rPr>
          <w:t>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bookmarkEnd w:id="9344"/>
        <w:bookmarkEnd w:id="9345"/>
        <w:bookmarkEnd w:id="9346"/>
      </w:ins>
    </w:p>
    <w:p w14:paraId="0AD776DC" w14:textId="77777777" w:rsidR="006E631B" w:rsidRPr="00374FF1" w:rsidRDefault="006E631B" w:rsidP="006E631B">
      <w:pPr>
        <w:pStyle w:val="ListParagraph"/>
        <w:tabs>
          <w:tab w:val="left" w:pos="630"/>
          <w:tab w:val="left" w:pos="1080"/>
        </w:tabs>
        <w:ind w:left="0"/>
        <w:contextualSpacing w:val="0"/>
        <w:rPr>
          <w:ins w:id="9348" w:author="An Tran, ACA (BUV)" w:date="2024-09-12T11:05:00Z" w16du:dateUtc="2024-09-12T04:05:00Z"/>
          <w:rFonts w:ascii="iCiel Avenir LT Std 35 Light" w:hAnsi="iCiel Avenir LT Std 35 Light" w:cs="Arial"/>
          <w:b/>
          <w:bCs/>
          <w:i/>
          <w:iCs/>
          <w:sz w:val="22"/>
          <w:szCs w:val="22"/>
          <w:u w:val="single"/>
          <w:lang w:val="en-GB"/>
        </w:rPr>
      </w:pPr>
      <w:ins w:id="9349" w:author="An Tran, ACA (BUV)" w:date="2024-09-12T11:05:00Z" w16du:dateUtc="2024-09-12T04:05:00Z">
        <w:r w:rsidRPr="00374FF1">
          <w:rPr>
            <w:rFonts w:ascii="iCiel Avenir LT Std 35 Light" w:hAnsi="iCiel Avenir LT Std 35 Light" w:cs="Arial"/>
            <w:b/>
            <w:bCs/>
            <w:sz w:val="22"/>
            <w:szCs w:val="22"/>
            <w:u w:val="single"/>
            <w:lang w:val="en-GB"/>
          </w:rPr>
          <w:t xml:space="preserve">Answer / </w:t>
        </w:r>
        <w:r w:rsidRPr="00374FF1">
          <w:rPr>
            <w:rFonts w:ascii="iCiel Avenir LT Std 35 Light" w:hAnsi="iCiel Avenir LT Std 35 Light" w:cs="Arial"/>
            <w:b/>
            <w:bCs/>
            <w:i/>
            <w:iCs/>
            <w:sz w:val="22"/>
            <w:szCs w:val="22"/>
            <w:u w:val="single"/>
            <w:lang w:val="en-GB"/>
          </w:rPr>
          <w:t>Câu tr</w:t>
        </w:r>
        <w:r w:rsidRPr="00374FF1">
          <w:rPr>
            <w:rFonts w:ascii="iCiel Avenir LT Std 35 Light" w:hAnsi="iCiel Avenir LT Std 35 Light" w:cs="Calibri"/>
            <w:b/>
            <w:bCs/>
            <w:i/>
            <w:iCs/>
            <w:sz w:val="22"/>
            <w:szCs w:val="22"/>
            <w:u w:val="single"/>
            <w:lang w:val="en-GB"/>
          </w:rPr>
          <w:t>ả</w:t>
        </w:r>
        <w:r w:rsidRPr="00374FF1">
          <w:rPr>
            <w:rFonts w:ascii="iCiel Avenir LT Std 35 Light" w:hAnsi="iCiel Avenir LT Std 35 Light" w:cs="Arial"/>
            <w:b/>
            <w:bCs/>
            <w:i/>
            <w:iCs/>
            <w:sz w:val="22"/>
            <w:szCs w:val="22"/>
            <w:u w:val="single"/>
            <w:lang w:val="en-GB"/>
          </w:rPr>
          <w:t xml:space="preserve"> l</w:t>
        </w:r>
        <w:r w:rsidRPr="00374FF1">
          <w:rPr>
            <w:rFonts w:ascii="iCiel Avenir LT Std 35 Light" w:hAnsi="iCiel Avenir LT Std 35 Light" w:cs="Calibri"/>
            <w:b/>
            <w:bCs/>
            <w:i/>
            <w:iCs/>
            <w:sz w:val="22"/>
            <w:szCs w:val="22"/>
            <w:u w:val="single"/>
            <w:lang w:val="en-GB"/>
          </w:rPr>
          <w:t>ờ</w:t>
        </w:r>
        <w:r w:rsidRPr="00374FF1">
          <w:rPr>
            <w:rFonts w:ascii="iCiel Avenir LT Std 35 Light" w:hAnsi="iCiel Avenir LT Std 35 Light" w:cs="Arial"/>
            <w:b/>
            <w:bCs/>
            <w:i/>
            <w:iCs/>
            <w:sz w:val="22"/>
            <w:szCs w:val="22"/>
            <w:u w:val="single"/>
            <w:lang w:val="en-GB"/>
          </w:rPr>
          <w:t>i:</w:t>
        </w:r>
      </w:ins>
    </w:p>
    <w:p w14:paraId="06F77DCA" w14:textId="77777777" w:rsidR="006E631B" w:rsidRPr="00374FF1" w:rsidRDefault="006E631B" w:rsidP="006E631B">
      <w:pPr>
        <w:pStyle w:val="ListParagraph"/>
        <w:tabs>
          <w:tab w:val="left" w:pos="630"/>
          <w:tab w:val="left" w:pos="1080"/>
        </w:tabs>
        <w:ind w:left="0" w:firstLine="0"/>
        <w:contextualSpacing w:val="0"/>
        <w:rPr>
          <w:ins w:id="9350" w:author="An Tran, ACA (BUV)" w:date="2024-09-12T11:05:00Z" w16du:dateUtc="2024-09-12T04:05:00Z"/>
          <w:rFonts w:ascii="iCiel Avenir LT Std 35 Light" w:hAnsi="iCiel Avenir LT Std 35 Light" w:cs="Arial"/>
          <w:sz w:val="22"/>
          <w:szCs w:val="22"/>
          <w:lang w:val="en-GB"/>
        </w:rPr>
      </w:pPr>
      <w:ins w:id="9351" w:author="An Tran, ACA (BUV)" w:date="2024-09-12T11:05:00Z" w16du:dateUtc="2024-09-12T04:05:00Z">
        <w:r w:rsidRPr="00374FF1">
          <w:rPr>
            <w:rFonts w:ascii="iCiel Avenir LT Std 35 Light" w:hAnsi="iCiel Avenir LT Std 35 Light" w:cs="Arial"/>
            <w:sz w:val="22"/>
            <w:szCs w:val="22"/>
            <w:lang w:val="en-GB"/>
          </w:rPr>
          <w: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t>
        </w:r>
      </w:ins>
    </w:p>
    <w:p w14:paraId="5FA153C5" w14:textId="77777777" w:rsidR="006E631B" w:rsidRPr="00374FF1" w:rsidRDefault="006E631B" w:rsidP="006E631B">
      <w:pPr>
        <w:pStyle w:val="ListParagraph"/>
        <w:tabs>
          <w:tab w:val="left" w:pos="630"/>
          <w:tab w:val="left" w:pos="1080"/>
        </w:tabs>
        <w:ind w:left="0" w:firstLine="0"/>
        <w:contextualSpacing w:val="0"/>
        <w:rPr>
          <w:ins w:id="9352" w:author="An Tran, ACA (BUV)" w:date="2024-09-12T11:05:00Z" w16du:dateUtc="2024-09-12T04:05:00Z"/>
          <w:rFonts w:ascii="iCiel Avenir LT Std 35 Light" w:hAnsi="iCiel Avenir LT Std 35 Light" w:cs="Arial"/>
          <w:sz w:val="22"/>
          <w:szCs w:val="22"/>
          <w:lang w:val="en-GB"/>
        </w:rPr>
      </w:pPr>
      <w:ins w:id="9353" w:author="An Tran, ACA (BUV)" w:date="2024-09-12T11:05:00Z" w16du:dateUtc="2024-09-12T04:05:00Z">
        <w:r w:rsidRPr="00374FF1">
          <w:rPr>
            <w:rFonts w:ascii="iCiel Avenir LT Std 35 Light" w:hAnsi="iCiel Avenir LT Std 35 Light" w:cs="Arial"/>
            <w:sz w:val="22"/>
            <w:szCs w:val="22"/>
            <w:lang w:val="en-GB"/>
          </w:rPr>
          <w:t>If you are worried about students’ mental health such as stress or anxiety, please email us at:</w:t>
        </w:r>
        <w:r w:rsidRPr="00374FF1">
          <w:rPr>
            <w:rStyle w:val="Hyperlink"/>
            <w:rFonts w:ascii="iCiel Avenir LT Std 35 Light" w:hAnsi="iCiel Avenir LT Std 35 Light" w:cs="Arial"/>
            <w:sz w:val="22"/>
            <w:szCs w:val="22"/>
            <w:lang w:val="en-GB"/>
          </w:rPr>
          <w:t xml:space="preserve"> Student-Wellbeing@buv.edu.vn</w:t>
        </w:r>
        <w:r w:rsidRPr="00374FF1">
          <w:rPr>
            <w:rFonts w:ascii="iCiel Avenir LT Std 35 Light" w:hAnsi="iCiel Avenir LT Std 35 Light" w:cs="Arial"/>
            <w:sz w:val="22"/>
            <w:szCs w:val="22"/>
            <w:lang w:val="en-GB"/>
          </w:rPr>
          <w:t>. Our Well-being Counsellor will help to give the best psychological support to students with confidentiality.</w:t>
        </w:r>
      </w:ins>
    </w:p>
    <w:p w14:paraId="4B179EE8" w14:textId="77777777" w:rsidR="006E631B" w:rsidRPr="00374FF1" w:rsidRDefault="006E631B" w:rsidP="006E631B">
      <w:pPr>
        <w:tabs>
          <w:tab w:val="left" w:pos="630"/>
          <w:tab w:val="left" w:pos="1080"/>
        </w:tabs>
        <w:ind w:firstLine="0"/>
        <w:rPr>
          <w:ins w:id="9354" w:author="An Tran, ACA (BUV)" w:date="2024-09-12T11:05:00Z" w16du:dateUtc="2024-09-12T04:05:00Z"/>
          <w:rFonts w:ascii="iCiel Avenir LT Std 35 Light" w:hAnsi="iCiel Avenir LT Std 35 Light" w:cs="Arial"/>
          <w:i/>
          <w:iCs/>
          <w:sz w:val="22"/>
          <w:szCs w:val="22"/>
          <w:lang w:val="en-GB"/>
        </w:rPr>
      </w:pPr>
      <w:ins w:id="9355" w:author="An Tran, ACA (BUV)" w:date="2024-09-12T11:05:00Z" w16du:dateUtc="2024-09-12T04:05:00Z">
        <w:r w:rsidRPr="00374FF1">
          <w:rPr>
            <w:rFonts w:ascii="iCiel Avenir LT Std 35 Light" w:hAnsi="iCiel Avenir LT Std 35 Light" w:cs="Arial"/>
            <w:i/>
            <w:iCs/>
            <w:sz w:val="22"/>
            <w:szCs w:val="22"/>
            <w:lang w:val="en-GB"/>
          </w:rPr>
          <w:t>B</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 xml:space="preserve"> ph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T</w:t>
        </w:r>
        <w:r w:rsidRPr="00374FF1">
          <w:rPr>
            <w:rFonts w:ascii="iCiel Avenir LT Std 35 Light" w:hAnsi="iCiel Avenir LT Std 35 Light" w:cs="Calibri"/>
            <w:i/>
            <w:iCs/>
            <w:sz w:val="22"/>
            <w:szCs w:val="22"/>
            <w:lang w:val="en-GB"/>
          </w:rPr>
          <w:t>ư</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n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Ch</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m s</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c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kho</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là n</w:t>
        </w:r>
        <w:r w:rsidRPr="00374FF1">
          <w:rPr>
            <w:rFonts w:ascii="iCiel Avenir LT Std 35 Light" w:hAnsi="iCiel Avenir LT Std 35 Light" w:cs="Calibri"/>
            <w:i/>
            <w:iCs/>
            <w:sz w:val="22"/>
            <w:szCs w:val="22"/>
            <w:lang w:val="en-GB"/>
          </w:rPr>
          <w:t>ơ</w:t>
        </w:r>
        <w:r w:rsidRPr="00374FF1">
          <w:rPr>
            <w:rFonts w:ascii="iCiel Avenir LT Std 35 Light" w:hAnsi="iCiel Avenir LT Std 35 Light" w:cs="Arial"/>
            <w:i/>
            <w:iCs/>
            <w:sz w:val="22"/>
            <w:szCs w:val="22"/>
            <w:lang w:val="en-GB"/>
          </w:rPr>
          <w:t>i ti</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p nh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u c</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u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kho</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a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BUV. Chúng tôi cung c</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p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ho</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t </w:t>
        </w:r>
        <w:r w:rsidRPr="00374FF1">
          <w:rPr>
            <w:rFonts w:ascii="iCiel Avenir LT Std 35 Light" w:hAnsi="iCiel Avenir LT Std 35 Light" w:cs="Calibri"/>
            <w:i/>
            <w:iCs/>
            <w:sz w:val="22"/>
            <w:szCs w:val="22"/>
            <w:lang w:val="en-GB"/>
          </w:rPr>
          <w:t>độ</w:t>
        </w:r>
        <w:r w:rsidRPr="00374FF1">
          <w:rPr>
            <w:rFonts w:ascii="iCiel Avenir LT Std 35 Light" w:hAnsi="iCiel Avenir LT Std 35 Light" w:cs="Arial"/>
            <w:i/>
            <w:iCs/>
            <w:sz w:val="22"/>
            <w:szCs w:val="22"/>
            <w:lang w:val="en-GB"/>
          </w:rPr>
          <w:t>ng ch</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m s</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c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 xml:space="preserve">n </w:t>
        </w:r>
        <w:r w:rsidRPr="00374FF1">
          <w:rPr>
            <w:rFonts w:ascii="iCiel Avenir LT Std 35 Light" w:hAnsi="iCiel Avenir LT Std 35 Light" w:cs="Calibri"/>
            <w:i/>
            <w:iCs/>
            <w:sz w:val="22"/>
            <w:szCs w:val="22"/>
            <w:lang w:val="en-GB"/>
          </w:rPr>
          <w:t>đ</w:t>
        </w:r>
        <w:r w:rsidRPr="00374FF1">
          <w:rPr>
            <w:rFonts w:ascii="iCiel Avenir LT Std 35 Light" w:hAnsi="iCiel Avenir LT Std 35 Light" w:cs="Arial"/>
            <w:i/>
            <w:iCs/>
            <w:sz w:val="22"/>
            <w:szCs w:val="22"/>
            <w:lang w:val="en-GB"/>
          </w:rPr>
          <w:t>a d</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ng </w:t>
        </w:r>
        <w:r w:rsidRPr="00374FF1">
          <w:rPr>
            <w:rFonts w:ascii="iCiel Avenir LT Std 35 Light" w:hAnsi="iCiel Avenir LT Std 35 Light" w:cs="Calibri"/>
            <w:i/>
            <w:iCs/>
            <w:sz w:val="22"/>
            <w:szCs w:val="22"/>
            <w:lang w:val="en-GB"/>
          </w:rPr>
          <w:t>để</w:t>
        </w:r>
        <w:r w:rsidRPr="00374FF1">
          <w:rPr>
            <w:rFonts w:ascii="iCiel Avenir LT Std 35 Light" w:hAnsi="iCiel Avenir LT Std 35 Light" w:cs="Arial"/>
            <w:i/>
            <w:iCs/>
            <w:sz w:val="22"/>
            <w:szCs w:val="22"/>
            <w:lang w:val="en-GB"/>
          </w:rPr>
          <w:t xml:space="preserve">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th</w:t>
        </w:r>
        <w:r w:rsidRPr="00374FF1">
          <w:rPr>
            <w:rFonts w:ascii="iCiel Avenir LT Std 35 Light" w:hAnsi="iCiel Avenir LT Std 35 Light" w:cs="Avenir Next LT Pro"/>
            <w:i/>
            <w:iCs/>
            <w:sz w:val="22"/>
            <w:szCs w:val="22"/>
            <w:lang w:val="en-GB"/>
          </w:rPr>
          <w:t>ô</w:t>
        </w:r>
        <w:r w:rsidRPr="00374FF1">
          <w:rPr>
            <w:rFonts w:ascii="iCiel Avenir LT Std 35 Light" w:hAnsi="iCiel Avenir LT Std 35 Light" w:cs="Arial"/>
            <w:i/>
            <w:iCs/>
            <w:sz w:val="22"/>
            <w:szCs w:val="22"/>
            <w:lang w:val="en-GB"/>
          </w:rPr>
          <w:t>ng qua vi</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c t</w:t>
        </w:r>
        <w:r w:rsidRPr="00374FF1">
          <w:rPr>
            <w:rFonts w:ascii="iCiel Avenir LT Std 35 Light" w:hAnsi="iCiel Avenir LT Std 35 Light" w:cs="Calibri"/>
            <w:i/>
            <w:iCs/>
            <w:sz w:val="22"/>
            <w:szCs w:val="22"/>
            <w:lang w:val="en-GB"/>
          </w:rPr>
          <w:t>ổ</w:t>
        </w:r>
        <w:r w:rsidRPr="00374FF1">
          <w:rPr>
            <w:rFonts w:ascii="iCiel Avenir LT Std 35 Light" w:hAnsi="iCiel Avenir LT Std 35 Light" w:cs="Arial"/>
            <w:i/>
            <w:iCs/>
            <w:sz w:val="22"/>
            <w:szCs w:val="22"/>
            <w:lang w:val="en-GB"/>
          </w:rPr>
          <w:t xml:space="preserve"> ch</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i th</w:t>
        </w:r>
        <w:r w:rsidRPr="00374FF1">
          <w:rPr>
            <w:rFonts w:ascii="iCiel Avenir LT Std 35 Light" w:hAnsi="iCiel Avenir LT Std 35 Light" w:cs="Calibri"/>
            <w:i/>
            <w:iCs/>
            <w:sz w:val="22"/>
            <w:szCs w:val="22"/>
            <w:lang w:val="en-GB"/>
          </w:rPr>
          <w:t>ả</w:t>
        </w:r>
        <w:r w:rsidRPr="00374FF1">
          <w:rPr>
            <w:rFonts w:ascii="iCiel Avenir LT Std 35 Light" w:hAnsi="iCiel Avenir LT Std 35 Light" w:cs="Arial"/>
            <w:i/>
            <w:iCs/>
            <w:sz w:val="22"/>
            <w:szCs w:val="22"/>
            <w:lang w:val="en-GB"/>
          </w:rPr>
          <w:t>o v</w:t>
        </w:r>
        <w:r w:rsidRPr="00374FF1">
          <w:rPr>
            <w:rFonts w:ascii="iCiel Avenir LT Std 35 Light" w:hAnsi="iCiel Avenir LT Std 35 Light" w:cs="Calibri"/>
            <w:i/>
            <w:iCs/>
            <w:sz w:val="22"/>
            <w:szCs w:val="22"/>
            <w:lang w:val="en-GB"/>
          </w:rPr>
          <w:t>ề</w:t>
        </w:r>
        <w:r w:rsidRPr="00374FF1">
          <w:rPr>
            <w:rFonts w:ascii="iCiel Avenir LT Std 35 Light" w:hAnsi="iCiel Avenir LT Std 35 Light" w:cs="Arial"/>
            <w:i/>
            <w:iCs/>
            <w:sz w:val="22"/>
            <w:szCs w:val="22"/>
            <w:lang w:val="en-GB"/>
          </w:rPr>
          <w:t xml:space="preserve"> k</w:t>
        </w:r>
        <w:r w:rsidRPr="00374FF1">
          <w:rPr>
            <w:rFonts w:ascii="iCiel Avenir LT Std 35 Light" w:hAnsi="iCiel Avenir LT Std 35 Light" w:cs="Calibri"/>
            <w:i/>
            <w:iCs/>
            <w:sz w:val="22"/>
            <w:szCs w:val="22"/>
            <w:lang w:val="en-GB"/>
          </w:rPr>
          <w:t>ỹ</w:t>
        </w:r>
        <w:r w:rsidRPr="00374FF1">
          <w:rPr>
            <w:rFonts w:ascii="iCiel Avenir LT Std 35 Light" w:hAnsi="iCiel Avenir LT Std 35 Light" w:cs="Arial"/>
            <w:i/>
            <w:iCs/>
            <w:sz w:val="22"/>
            <w:szCs w:val="22"/>
            <w:lang w:val="en-GB"/>
          </w:rPr>
          <w:t xml:space="preserve"> n</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ng s</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ng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d</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nh cho toàn b</w:t>
        </w:r>
        <w:r w:rsidRPr="00374FF1">
          <w:rPr>
            <w:rFonts w:ascii="iCiel Avenir LT Std 35 Light" w:hAnsi="iCiel Avenir LT Std 35 Light" w:cs="Calibri"/>
            <w:i/>
            <w:iCs/>
            <w:sz w:val="22"/>
            <w:szCs w:val="22"/>
            <w:lang w:val="en-GB"/>
          </w:rPr>
          <w:t>ộ</w:t>
        </w:r>
        <w:r w:rsidRPr="00374FF1">
          <w:rPr>
            <w:rFonts w:ascii="iCiel Avenir LT Std 35 Light" w:hAnsi="iCiel Avenir LT Std 35 Light" w:cs="Arial"/>
            <w:i/>
            <w:iCs/>
            <w:sz w:val="22"/>
            <w:szCs w:val="22"/>
            <w:lang w:val="en-GB"/>
          </w:rPr>
          <w:t xml:space="preserve">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bu</w:t>
        </w:r>
        <w:r w:rsidRPr="00374FF1">
          <w:rPr>
            <w:rFonts w:ascii="iCiel Avenir LT Std 35 Light" w:hAnsi="iCiel Avenir LT Std 35 Light" w:cs="Calibri"/>
            <w:i/>
            <w:iCs/>
            <w:sz w:val="22"/>
            <w:szCs w:val="22"/>
            <w:lang w:val="en-GB"/>
          </w:rPr>
          <w:t>ổ</w:t>
        </w:r>
        <w:r w:rsidRPr="00374FF1">
          <w:rPr>
            <w:rFonts w:ascii="iCiel Avenir LT Std 35 Light" w:hAnsi="iCiel Avenir LT Std 35 Light" w:cs="Arial"/>
            <w:i/>
            <w:iCs/>
            <w:sz w:val="22"/>
            <w:szCs w:val="22"/>
            <w:lang w:val="en-GB"/>
          </w:rPr>
          <w:t>i tr</w:t>
        </w:r>
        <w:r w:rsidRPr="00374FF1">
          <w:rPr>
            <w:rFonts w:ascii="iCiel Avenir LT Std 35 Light" w:hAnsi="iCiel Avenir LT Std 35 Light" w:cs="Avenir Next LT Pro"/>
            <w:i/>
            <w:iCs/>
            <w:sz w:val="22"/>
            <w:szCs w:val="22"/>
            <w:lang w:val="en-GB"/>
          </w:rPr>
          <w:t>ò</w:t>
        </w:r>
        <w:r w:rsidRPr="00374FF1">
          <w:rPr>
            <w:rFonts w:ascii="iCiel Avenir LT Std 35 Light" w:hAnsi="iCiel Avenir LT Std 35 Light" w:cs="Arial"/>
            <w:i/>
            <w:iCs/>
            <w:sz w:val="22"/>
            <w:szCs w:val="22"/>
            <w:lang w:val="en-GB"/>
          </w:rPr>
          <w:t xml:space="preserve"> chuy</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n tr</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chi</w:t>
        </w:r>
        <w:r w:rsidRPr="00374FF1">
          <w:rPr>
            <w:rFonts w:ascii="iCiel Avenir LT Std 35 Light" w:hAnsi="iCiel Avenir LT Std 35 Light" w:cs="Calibri"/>
            <w:i/>
            <w:iCs/>
            <w:sz w:val="22"/>
            <w:szCs w:val="22"/>
            <w:lang w:val="en-GB"/>
          </w:rPr>
          <w:t>ề</w:t>
        </w:r>
        <w:r w:rsidRPr="00374FF1">
          <w:rPr>
            <w:rFonts w:ascii="iCiel Avenir LT Std 35 Light" w:hAnsi="iCiel Avenir LT Std 35 Light" w:cs="Arial"/>
            <w:i/>
            <w:iCs/>
            <w:sz w:val="22"/>
            <w:szCs w:val="22"/>
            <w:lang w:val="en-GB"/>
          </w:rPr>
          <w:t>u nh</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m nh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 xml:space="preserve"> ph</w:t>
        </w:r>
        <w:r w:rsidRPr="00374FF1">
          <w:rPr>
            <w:rFonts w:ascii="iCiel Avenir LT Std 35 Light" w:hAnsi="iCiel Avenir LT Std 35 Light" w:cs="Avenir Next LT Pro"/>
            <w:i/>
            <w:iCs/>
            <w:sz w:val="22"/>
            <w:szCs w:val="22"/>
            <w:lang w:val="en-GB"/>
          </w:rPr>
          <w:t>ù</w:t>
        </w:r>
        <w:r w:rsidRPr="00374FF1">
          <w:rPr>
            <w:rFonts w:ascii="iCiel Avenir LT Std 35 Light" w:hAnsi="iCiel Avenir LT Std 35 Light" w:cs="Arial"/>
            <w:i/>
            <w:iCs/>
            <w:sz w:val="22"/>
            <w:szCs w:val="22"/>
            <w:lang w:val="en-GB"/>
          </w:rPr>
          <w:t xml:space="preserve"> h</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p cho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ch</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 xml:space="preserve"> </w:t>
        </w:r>
        <w:r w:rsidRPr="00374FF1">
          <w:rPr>
            <w:rFonts w:ascii="iCiel Avenir LT Std 35 Light" w:hAnsi="iCiel Avenir LT Std 35 Light" w:cs="Calibri"/>
            <w:i/>
            <w:iCs/>
            <w:sz w:val="22"/>
            <w:szCs w:val="22"/>
            <w:lang w:val="en-GB"/>
          </w:rPr>
          <w:t>đề</w:t>
        </w:r>
        <w:r w:rsidRPr="00374FF1">
          <w:rPr>
            <w:rFonts w:ascii="iCiel Avenir LT Std 35 Light" w:hAnsi="iCiel Avenir LT Std 35 Light" w:cs="Arial"/>
            <w:i/>
            <w:iCs/>
            <w:sz w:val="22"/>
            <w:szCs w:val="22"/>
            <w:lang w:val="en-GB"/>
          </w:rPr>
          <w:t xml:space="preserve"> chuy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s</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u,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ho</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 xml:space="preserve">t </w:t>
        </w:r>
        <w:r w:rsidRPr="00374FF1">
          <w:rPr>
            <w:rFonts w:ascii="iCiel Avenir LT Std 35 Light" w:hAnsi="iCiel Avenir LT Std 35 Light" w:cs="Calibri"/>
            <w:i/>
            <w:iCs/>
            <w:sz w:val="22"/>
            <w:szCs w:val="22"/>
            <w:lang w:val="en-GB"/>
          </w:rPr>
          <w:t>độ</w:t>
        </w:r>
        <w:r w:rsidRPr="00374FF1">
          <w:rPr>
            <w:rFonts w:ascii="iCiel Avenir LT Std 35 Light" w:hAnsi="iCiel Avenir LT Std 35 Light" w:cs="Arial"/>
            <w:i/>
            <w:iCs/>
            <w:sz w:val="22"/>
            <w:szCs w:val="22"/>
            <w:lang w:val="en-GB"/>
          </w:rPr>
          <w:t>ng n</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 xml:space="preserve">ng cao </w:t>
        </w:r>
        <w:r w:rsidRPr="00374FF1">
          <w:rPr>
            <w:rFonts w:ascii="iCiel Avenir LT Std 35 Light" w:hAnsi="iCiel Avenir LT Std 35 Light" w:cs="Calibri"/>
            <w:i/>
            <w:iCs/>
            <w:sz w:val="22"/>
            <w:szCs w:val="22"/>
            <w:lang w:val="en-GB"/>
          </w:rPr>
          <w:t>đờ</w:t>
        </w:r>
        <w:r w:rsidRPr="00374FF1">
          <w:rPr>
            <w:rFonts w:ascii="iCiel Avenir LT Std 35 Light" w:hAnsi="iCiel Avenir LT Std 35 Light" w:cs="Arial"/>
            <w:i/>
            <w:iCs/>
            <w:sz w:val="22"/>
            <w:szCs w:val="22"/>
            <w:lang w:val="en-GB"/>
          </w:rPr>
          <w:t>i s</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ng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kh</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nh</w:t>
        </w:r>
        <w:r w:rsidRPr="00374FF1">
          <w:rPr>
            <w:rFonts w:ascii="iCiel Avenir LT Std 35 Light" w:hAnsi="iCiel Avenir LT Std 35 Light" w:cs="Calibri"/>
            <w:i/>
            <w:iCs/>
            <w:sz w:val="22"/>
            <w:szCs w:val="22"/>
            <w:lang w:val="en-GB"/>
          </w:rPr>
          <w:t>ư</w:t>
        </w:r>
        <w:r w:rsidRPr="00374FF1">
          <w:rPr>
            <w:rFonts w:ascii="iCiel Avenir LT Std 35 Light" w:hAnsi="iCiel Avenir LT Std 35 Light" w:cs="Arial"/>
            <w:i/>
            <w:iCs/>
            <w:sz w:val="22"/>
            <w:szCs w:val="22"/>
            <w:lang w:val="en-GB"/>
          </w:rPr>
          <w:t xml:space="preserve"> tri</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n l</w:t>
        </w:r>
        <w:r w:rsidRPr="00374FF1">
          <w:rPr>
            <w:rFonts w:ascii="iCiel Avenir LT Std 35 Light" w:hAnsi="iCiel Avenir LT Std 35 Light" w:cs="Avenir Next LT Pro"/>
            <w:i/>
            <w:iCs/>
            <w:sz w:val="22"/>
            <w:szCs w:val="22"/>
            <w:lang w:val="en-GB"/>
          </w:rPr>
          <w:t>ã</w:t>
        </w:r>
        <w:r w:rsidRPr="00374FF1">
          <w:rPr>
            <w:rFonts w:ascii="iCiel Avenir LT Std 35 Light" w:hAnsi="iCiel Avenir LT Std 35 Light" w:cs="Arial"/>
            <w:i/>
            <w:iCs/>
            <w:sz w:val="22"/>
            <w:szCs w:val="22"/>
            <w:lang w:val="en-GB"/>
          </w:rPr>
          <w:t>m hay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chi</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n d</w:t>
        </w:r>
        <w:r w:rsidRPr="00374FF1">
          <w:rPr>
            <w:rFonts w:ascii="iCiel Avenir LT Std 35 Light" w:hAnsi="iCiel Avenir LT Std 35 Light" w:cs="Calibri"/>
            <w:i/>
            <w:iCs/>
            <w:sz w:val="22"/>
            <w:szCs w:val="22"/>
            <w:lang w:val="en-GB"/>
          </w:rPr>
          <w:t>ị</w:t>
        </w:r>
        <w:r w:rsidRPr="00374FF1">
          <w:rPr>
            <w:rFonts w:ascii="iCiel Avenir LT Std 35 Light" w:hAnsi="iCiel Avenir LT Std 35 Light" w:cs="Arial"/>
            <w:i/>
            <w:iCs/>
            <w:sz w:val="22"/>
            <w:szCs w:val="22"/>
            <w:lang w:val="en-GB"/>
          </w:rPr>
          <w:t>ch.</w:t>
        </w:r>
      </w:ins>
    </w:p>
    <w:p w14:paraId="0383ECA3" w14:textId="27C8F573" w:rsidR="006E631B" w:rsidRPr="00633664" w:rsidRDefault="006E631B" w:rsidP="006E631B">
      <w:pPr>
        <w:ind w:firstLine="0"/>
        <w:rPr>
          <w:ins w:id="9356" w:author="An Tran, ACA (BUV)" w:date="2024-09-12T11:05:00Z" w16du:dateUtc="2024-09-12T04:05:00Z"/>
          <w:rFonts w:ascii="iCiel Avenir LT Std 35 Light" w:hAnsi="iCiel Avenir LT Std 35 Light" w:cs="Arial"/>
          <w:i/>
          <w:iCs/>
          <w:sz w:val="22"/>
          <w:szCs w:val="22"/>
          <w:lang w:val="en-GB"/>
          <w:rPrChange w:id="9357" w:author="An Tran, ACA (BUV)" w:date="2024-09-13T16:28:00Z" w16du:dateUtc="2024-09-13T09:28:00Z">
            <w:rPr>
              <w:ins w:id="9358" w:author="An Tran, ACA (BUV)" w:date="2024-09-12T11:05:00Z" w16du:dateUtc="2024-09-12T04:05:00Z"/>
              <w:rFonts w:ascii="iCiel Avenir LT Std 35 Light" w:eastAsia="Aptos" w:hAnsi="iCiel Avenir LT Std 35 Light" w:cs="Calibri"/>
              <w:i/>
              <w:iCs/>
              <w:sz w:val="22"/>
              <w:szCs w:val="22"/>
              <w:lang w:eastAsia="en-US"/>
            </w:rPr>
          </w:rPrChange>
        </w:rPr>
      </w:pPr>
      <w:ins w:id="9359" w:author="An Tran, ACA (BUV)" w:date="2024-09-12T11:05:00Z" w16du:dateUtc="2024-09-12T04:05:00Z">
        <w:r w:rsidRPr="00374FF1">
          <w:rPr>
            <w:rFonts w:ascii="iCiel Avenir LT Std 35 Light" w:hAnsi="iCiel Avenir LT Std 35 Light" w:cs="Arial"/>
            <w:i/>
            <w:iCs/>
            <w:sz w:val="22"/>
            <w:szCs w:val="22"/>
            <w:lang w:val="en-GB"/>
          </w:rPr>
          <w:t>N</w:t>
        </w:r>
        <w:r w:rsidRPr="00374FF1">
          <w:rPr>
            <w:rFonts w:ascii="iCiel Avenir LT Std 35 Light" w:hAnsi="iCiel Avenir LT Std 35 Light" w:cs="Calibri"/>
            <w:i/>
            <w:iCs/>
            <w:sz w:val="22"/>
            <w:szCs w:val="22"/>
            <w:lang w:val="en-GB"/>
          </w:rPr>
          <w:t>ế</w:t>
        </w:r>
        <w:r w:rsidRPr="00374FF1">
          <w:rPr>
            <w:rFonts w:ascii="iCiel Avenir LT Std 35 Light" w:hAnsi="iCiel Avenir LT Std 35 Light" w:cs="Arial"/>
            <w:i/>
            <w:iCs/>
            <w:sz w:val="22"/>
            <w:szCs w:val="22"/>
            <w:lang w:val="en-GB"/>
          </w:rPr>
          <w:t>u nh</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n th</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y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bi</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u hi</w:t>
        </w:r>
        <w:r w:rsidRPr="00374FF1">
          <w:rPr>
            <w:rFonts w:ascii="iCiel Avenir LT Std 35 Light" w:hAnsi="iCiel Avenir LT Std 35 Light" w:cs="Calibri"/>
            <w:i/>
            <w:iCs/>
            <w:sz w:val="22"/>
            <w:szCs w:val="22"/>
            <w:lang w:val="en-GB"/>
          </w:rPr>
          <w:t>ệ</w:t>
        </w:r>
        <w:r w:rsidRPr="00374FF1">
          <w:rPr>
            <w:rFonts w:ascii="iCiel Avenir LT Std 35 Light" w:hAnsi="iCiel Avenir LT Std 35 Light" w:cs="Arial"/>
            <w:i/>
            <w:iCs/>
            <w:sz w:val="22"/>
            <w:szCs w:val="22"/>
            <w:lang w:val="en-GB"/>
          </w:rPr>
          <w:t>n lo l</w:t>
        </w:r>
        <w:r w:rsidRPr="00374FF1">
          <w:rPr>
            <w:rFonts w:ascii="iCiel Avenir LT Std 35 Light" w:hAnsi="iCiel Avenir LT Std 35 Light" w:cs="Calibri"/>
            <w:i/>
            <w:iCs/>
            <w:sz w:val="22"/>
            <w:szCs w:val="22"/>
            <w:lang w:val="en-GB"/>
          </w:rPr>
          <w:t>ắ</w:t>
        </w:r>
        <w:r w:rsidRPr="00374FF1">
          <w:rPr>
            <w:rFonts w:ascii="iCiel Avenir LT Std 35 Light" w:hAnsi="iCiel Avenir LT Std 35 Light" w:cs="Arial"/>
            <w:i/>
            <w:iCs/>
            <w:sz w:val="22"/>
            <w:szCs w:val="22"/>
            <w:lang w:val="en-GB"/>
          </w:rPr>
          <w:t>ng, b</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 xml:space="preserve">t </w:t>
        </w:r>
        <w:proofErr w:type="gramStart"/>
        <w:r w:rsidRPr="00374FF1">
          <w:rPr>
            <w:rFonts w:ascii="iCiel Avenir LT Std 35 Light" w:hAnsi="iCiel Avenir LT Std 35 Light" w:cs="Arial"/>
            <w:i/>
            <w:iCs/>
            <w:sz w:val="22"/>
            <w:szCs w:val="22"/>
            <w:lang w:val="en-GB"/>
          </w:rPr>
          <w:t>an</w:t>
        </w:r>
        <w:proofErr w:type="gramEnd"/>
        <w:r w:rsidRPr="00374FF1">
          <w:rPr>
            <w:rFonts w:ascii="iCiel Avenir LT Std 35 Light" w:hAnsi="iCiel Avenir LT Std 35 Light" w:cs="Arial"/>
            <w:i/>
            <w:iCs/>
            <w:sz w:val="22"/>
            <w:szCs w:val="22"/>
            <w:lang w:val="en-GB"/>
          </w:rPr>
          <w:t xml:space="preserve"> hay c</w:t>
        </w:r>
        <w:r w:rsidRPr="00374FF1">
          <w:rPr>
            <w:rFonts w:ascii="iCiel Avenir LT Std 35 Light" w:hAnsi="iCiel Avenir LT Std 35 Light" w:cs="Calibri"/>
            <w:i/>
            <w:iCs/>
            <w:sz w:val="22"/>
            <w:szCs w:val="22"/>
            <w:lang w:val="en-GB"/>
          </w:rPr>
          <w:t>ă</w:t>
        </w:r>
        <w:r w:rsidRPr="00374FF1">
          <w:rPr>
            <w:rFonts w:ascii="iCiel Avenir LT Std 35 Light" w:hAnsi="iCiel Avenir LT Std 35 Light" w:cs="Arial"/>
            <w:i/>
            <w:iCs/>
            <w:sz w:val="22"/>
            <w:szCs w:val="22"/>
            <w:lang w:val="en-GB"/>
          </w:rPr>
          <w:t>ng th</w:t>
        </w:r>
        <w:r w:rsidRPr="00374FF1">
          <w:rPr>
            <w:rFonts w:ascii="iCiel Avenir LT Std 35 Light" w:hAnsi="iCiel Avenir LT Std 35 Light" w:cs="Calibri"/>
            <w:i/>
            <w:iCs/>
            <w:sz w:val="22"/>
            <w:szCs w:val="22"/>
            <w:lang w:val="en-GB"/>
          </w:rPr>
          <w:t>ẳ</w:t>
        </w:r>
        <w:r w:rsidRPr="00374FF1">
          <w:rPr>
            <w:rFonts w:ascii="iCiel Avenir LT Std 35 Light" w:hAnsi="iCiel Avenir LT Std 35 Light" w:cs="Arial"/>
            <w:i/>
            <w:iCs/>
            <w:sz w:val="22"/>
            <w:szCs w:val="22"/>
            <w:lang w:val="en-GB"/>
          </w:rPr>
          <w:t>ng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a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ph</w:t>
        </w:r>
        <w:r w:rsidRPr="00374FF1">
          <w:rPr>
            <w:rFonts w:ascii="iCiel Avenir LT Std 35 Light" w:hAnsi="iCiel Avenir LT Std 35 Light" w:cs="Calibri"/>
            <w:i/>
            <w:iCs/>
            <w:sz w:val="22"/>
            <w:szCs w:val="22"/>
            <w:lang w:val="en-GB"/>
          </w:rPr>
          <w:t>ụ</w:t>
        </w:r>
        <w:r w:rsidRPr="00374FF1">
          <w:rPr>
            <w:rFonts w:ascii="iCiel Avenir LT Std 35 Light" w:hAnsi="iCiel Avenir LT Std 35 Light" w:cs="Arial"/>
            <w:i/>
            <w:iCs/>
            <w:sz w:val="22"/>
            <w:szCs w:val="22"/>
            <w:lang w:val="en-GB"/>
          </w:rPr>
          <w:t xml:space="preserve"> huynh/sinh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 xml:space="preserve"> th</w:t>
        </w:r>
        <w:r w:rsidRPr="00374FF1">
          <w:rPr>
            <w:rFonts w:ascii="iCiel Avenir LT Std 35 Light" w:hAnsi="iCiel Avenir LT Std 35 Light" w:cs="Calibri"/>
            <w:i/>
            <w:iCs/>
            <w:sz w:val="22"/>
            <w:szCs w:val="22"/>
            <w:lang w:val="en-GB"/>
          </w:rPr>
          <w:t>ể</w:t>
        </w:r>
        <w:r w:rsidRPr="00374FF1">
          <w:rPr>
            <w:rFonts w:ascii="iCiel Avenir LT Std 35 Light" w:hAnsi="iCiel Avenir LT Std 35 Light" w:cs="Arial"/>
            <w:i/>
            <w:iCs/>
            <w:sz w:val="22"/>
            <w:szCs w:val="22"/>
            <w:lang w:val="en-GB"/>
          </w:rPr>
          <w:t xml:space="preserve"> li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l</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c v</w:t>
        </w:r>
        <w:r w:rsidRPr="00374FF1">
          <w:rPr>
            <w:rFonts w:ascii="iCiel Avenir LT Std 35 Light" w:hAnsi="iCiel Avenir LT Std 35 Light" w:cs="Calibri"/>
            <w:i/>
            <w:iCs/>
            <w:sz w:val="22"/>
            <w:szCs w:val="22"/>
            <w:lang w:val="en-GB"/>
          </w:rPr>
          <w:t>ớ</w:t>
        </w:r>
        <w:r w:rsidRPr="00374FF1">
          <w:rPr>
            <w:rFonts w:ascii="iCiel Avenir LT Std 35 Light" w:hAnsi="iCiel Avenir LT Std 35 Light" w:cs="Arial"/>
            <w:i/>
            <w:iCs/>
            <w:sz w:val="22"/>
            <w:szCs w:val="22"/>
            <w:lang w:val="en-GB"/>
          </w:rPr>
          <w:t>i Chuy</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gia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c</w:t>
        </w:r>
        <w:r w:rsidRPr="00374FF1">
          <w:rPr>
            <w:rFonts w:ascii="iCiel Avenir LT Std 35 Light" w:hAnsi="iCiel Avenir LT Std 35 Light" w:cs="Calibri"/>
            <w:i/>
            <w:iCs/>
            <w:sz w:val="22"/>
            <w:szCs w:val="22"/>
            <w:lang w:val="en-GB"/>
          </w:rPr>
          <w:t>ủ</w:t>
        </w:r>
        <w:r w:rsidRPr="00374FF1">
          <w:rPr>
            <w:rFonts w:ascii="iCiel Avenir LT Std 35 Light" w:hAnsi="iCiel Avenir LT Std 35 Light" w:cs="Arial"/>
            <w:i/>
            <w:iCs/>
            <w:sz w:val="22"/>
            <w:szCs w:val="22"/>
            <w:lang w:val="en-GB"/>
          </w:rPr>
          <w:t xml:space="preserve">a BUV theo </w:t>
        </w:r>
        <w:r w:rsidRPr="00374FF1">
          <w:rPr>
            <w:rFonts w:ascii="iCiel Avenir LT Std 35 Light" w:hAnsi="iCiel Avenir LT Std 35 Light" w:cs="Calibri"/>
            <w:i/>
            <w:iCs/>
            <w:sz w:val="22"/>
            <w:szCs w:val="22"/>
            <w:lang w:val="en-GB"/>
          </w:rPr>
          <w:t>đị</w:t>
        </w:r>
        <w:r w:rsidRPr="00374FF1">
          <w:rPr>
            <w:rFonts w:ascii="iCiel Avenir LT Std 35 Light" w:hAnsi="iCiel Avenir LT Std 35 Light" w:cs="Arial"/>
            <w:i/>
            <w:iCs/>
            <w:sz w:val="22"/>
            <w:szCs w:val="22"/>
            <w:lang w:val="en-GB"/>
          </w:rPr>
          <w:t>a ch</w:t>
        </w:r>
        <w:r w:rsidRPr="00374FF1">
          <w:rPr>
            <w:rFonts w:ascii="iCiel Avenir LT Std 35 Light" w:hAnsi="iCiel Avenir LT Std 35 Light" w:cs="Calibri"/>
            <w:i/>
            <w:iCs/>
            <w:sz w:val="22"/>
            <w:szCs w:val="22"/>
            <w:lang w:val="en-GB"/>
          </w:rPr>
          <w:t>ỉ</w:t>
        </w:r>
        <w:r w:rsidRPr="00374FF1">
          <w:rPr>
            <w:rFonts w:ascii="iCiel Avenir LT Std 35 Light" w:hAnsi="iCiel Avenir LT Std 35 Light" w:cs="Arial"/>
            <w:i/>
            <w:iCs/>
            <w:sz w:val="22"/>
            <w:szCs w:val="22"/>
            <w:lang w:val="en-GB"/>
          </w:rPr>
          <w:t xml:space="preserve">: </w:t>
        </w:r>
        <w:r w:rsidRPr="005814DE">
          <w:rPr>
            <w:rStyle w:val="Hyperlink"/>
            <w:rFonts w:ascii="iCiel Avenir LT Std 35 Light" w:hAnsi="iCiel Avenir LT Std 35 Light" w:cs="Arial"/>
            <w:i/>
            <w:iCs/>
            <w:sz w:val="22"/>
            <w:szCs w:val="22"/>
            <w:lang w:val="en-GB"/>
          </w:rPr>
          <w:t>Student-Wellbeing@buv.edu.vn</w:t>
        </w:r>
        <w:r w:rsidRPr="00374FF1">
          <w:rPr>
            <w:rFonts w:ascii="iCiel Avenir LT Std 35 Light" w:hAnsi="iCiel Avenir LT Std 35 Light" w:cs="Arial"/>
            <w:i/>
            <w:iCs/>
            <w:sz w:val="22"/>
            <w:szCs w:val="22"/>
            <w:lang w:val="en-GB"/>
          </w:rPr>
          <w:t>. Chuyên gia Tâm lý và S</w:t>
        </w:r>
        <w:r w:rsidRPr="00374FF1">
          <w:rPr>
            <w:rFonts w:ascii="iCiel Avenir LT Std 35 Light" w:hAnsi="iCiel Avenir LT Std 35 Light" w:cs="Calibri"/>
            <w:i/>
            <w:iCs/>
            <w:sz w:val="22"/>
            <w:szCs w:val="22"/>
            <w:lang w:val="en-GB"/>
          </w:rPr>
          <w:t>ứ</w:t>
        </w:r>
        <w:r w:rsidRPr="00374FF1">
          <w:rPr>
            <w:rFonts w:ascii="iCiel Avenir LT Std 35 Light" w:hAnsi="iCiel Avenir LT Std 35 Light" w:cs="Arial"/>
            <w:i/>
            <w:iCs/>
            <w:sz w:val="22"/>
            <w:szCs w:val="22"/>
            <w:lang w:val="en-GB"/>
          </w:rPr>
          <w:t>c kh</w:t>
        </w:r>
        <w:r w:rsidRPr="00374FF1">
          <w:rPr>
            <w:rFonts w:ascii="iCiel Avenir LT Std 35 Light" w:hAnsi="iCiel Avenir LT Std 35 Light" w:cs="Calibri"/>
            <w:i/>
            <w:iCs/>
            <w:sz w:val="22"/>
            <w:szCs w:val="22"/>
            <w:lang w:val="en-GB"/>
          </w:rPr>
          <w:t>ỏ</w:t>
        </w:r>
        <w:r w:rsidRPr="00374FF1">
          <w:rPr>
            <w:rFonts w:ascii="iCiel Avenir LT Std 35 Light" w:hAnsi="iCiel Avenir LT Std 35 Light" w:cs="Arial"/>
            <w:i/>
            <w:iCs/>
            <w:sz w:val="22"/>
            <w:szCs w:val="22"/>
            <w:lang w:val="en-GB"/>
          </w:rPr>
          <w:t>e tinh th</w:t>
        </w:r>
        <w:r w:rsidRPr="00374FF1">
          <w:rPr>
            <w:rFonts w:ascii="iCiel Avenir LT Std 35 Light" w:hAnsi="iCiel Avenir LT Std 35 Light" w:cs="Calibri"/>
            <w:i/>
            <w:iCs/>
            <w:sz w:val="22"/>
            <w:szCs w:val="22"/>
            <w:lang w:val="en-GB"/>
          </w:rPr>
          <w:t>ầ</w:t>
        </w:r>
        <w:r w:rsidRPr="00374FF1">
          <w:rPr>
            <w:rFonts w:ascii="iCiel Avenir LT Std 35 Light" w:hAnsi="iCiel Avenir LT Std 35 Light" w:cs="Arial"/>
            <w:i/>
            <w:iCs/>
            <w:sz w:val="22"/>
            <w:szCs w:val="22"/>
            <w:lang w:val="en-GB"/>
          </w:rPr>
          <w:t>n s</w:t>
        </w:r>
        <w:r w:rsidRPr="00374FF1">
          <w:rPr>
            <w:rFonts w:ascii="iCiel Avenir LT Std 35 Light" w:hAnsi="iCiel Avenir LT Std 35 Light" w:cs="Calibri"/>
            <w:i/>
            <w:iCs/>
            <w:sz w:val="22"/>
            <w:szCs w:val="22"/>
            <w:lang w:val="en-GB"/>
          </w:rPr>
          <w:t>ẽ</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ó</w:t>
        </w:r>
        <w:r w:rsidRPr="00374FF1">
          <w:rPr>
            <w:rFonts w:ascii="iCiel Avenir LT Std 35 Light" w:hAnsi="iCiel Avenir LT Std 35 Light" w:cs="Arial"/>
            <w:i/>
            <w:iCs/>
            <w:sz w:val="22"/>
            <w:szCs w:val="22"/>
            <w:lang w:val="en-GB"/>
          </w:rPr>
          <w:t xml:space="preserve"> nh</w:t>
        </w:r>
        <w:r w:rsidRPr="00374FF1">
          <w:rPr>
            <w:rFonts w:ascii="iCiel Avenir LT Std 35 Light" w:hAnsi="iCiel Avenir LT Std 35 Light" w:cs="Calibri"/>
            <w:i/>
            <w:iCs/>
            <w:sz w:val="22"/>
            <w:szCs w:val="22"/>
            <w:lang w:val="en-GB"/>
          </w:rPr>
          <w:t>ữ</w:t>
        </w:r>
        <w:r w:rsidRPr="00374FF1">
          <w:rPr>
            <w:rFonts w:ascii="iCiel Avenir LT Std 35 Light" w:hAnsi="iCiel Avenir LT Std 35 Light" w:cs="Arial"/>
            <w:i/>
            <w:iCs/>
            <w:sz w:val="22"/>
            <w:szCs w:val="22"/>
            <w:lang w:val="en-GB"/>
          </w:rPr>
          <w:t>ng chia s</w:t>
        </w:r>
        <w:r w:rsidRPr="00374FF1">
          <w:rPr>
            <w:rFonts w:ascii="iCiel Avenir LT Std 35 Light" w:hAnsi="iCiel Avenir LT Std 35 Light" w:cs="Calibri"/>
            <w:i/>
            <w:iCs/>
            <w:sz w:val="22"/>
            <w:szCs w:val="22"/>
            <w:lang w:val="en-GB"/>
          </w:rPr>
          <w:t>ẻ</w:t>
        </w:r>
        <w:r w:rsidRPr="00374FF1">
          <w:rPr>
            <w:rFonts w:ascii="iCiel Avenir LT Std 35 Light" w:hAnsi="iCiel Avenir LT Std 35 Light" w:cs="Arial"/>
            <w:i/>
            <w:iCs/>
            <w:sz w:val="22"/>
            <w:szCs w:val="22"/>
            <w:lang w:val="en-GB"/>
          </w:rPr>
          <w:t xml:space="preserve"> </w:t>
        </w:r>
        <w:r w:rsidRPr="00374FF1">
          <w:rPr>
            <w:rFonts w:ascii="iCiel Avenir LT Std 35 Light" w:hAnsi="iCiel Avenir LT Std 35 Light" w:cs="Calibri"/>
            <w:i/>
            <w:iCs/>
            <w:sz w:val="22"/>
            <w:szCs w:val="22"/>
            <w:lang w:val="en-GB"/>
          </w:rPr>
          <w:t>để</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ù</w:t>
        </w:r>
        <w:r w:rsidRPr="00374FF1">
          <w:rPr>
            <w:rFonts w:ascii="iCiel Avenir LT Std 35 Light" w:hAnsi="iCiel Avenir LT Std 35 Light" w:cs="Arial"/>
            <w:i/>
            <w:iCs/>
            <w:sz w:val="22"/>
            <w:szCs w:val="22"/>
            <w:lang w:val="en-GB"/>
          </w:rPr>
          <w:t xml:space="preserve">ng gia </w:t>
        </w:r>
        <w:r w:rsidRPr="00374FF1">
          <w:rPr>
            <w:rFonts w:ascii="iCiel Avenir LT Std 35 Light" w:hAnsi="iCiel Avenir LT Std 35 Light" w:cs="Calibri"/>
            <w:i/>
            <w:iCs/>
            <w:sz w:val="22"/>
            <w:szCs w:val="22"/>
            <w:lang w:val="en-GB"/>
          </w:rPr>
          <w:t>đ</w:t>
        </w:r>
        <w:r w:rsidRPr="00374FF1">
          <w:rPr>
            <w:rFonts w:ascii="iCiel Avenir LT Std 35 Light" w:hAnsi="iCiel Avenir LT Std 35 Light" w:cs="Avenir LT Std 35 Light"/>
            <w:i/>
            <w:iCs/>
            <w:sz w:val="22"/>
            <w:szCs w:val="22"/>
            <w:lang w:val="en-GB"/>
          </w:rPr>
          <w:t>ì</w:t>
        </w:r>
        <w:r w:rsidRPr="00374FF1">
          <w:rPr>
            <w:rFonts w:ascii="iCiel Avenir LT Std 35 Light" w:hAnsi="iCiel Avenir LT Std 35 Light" w:cs="Arial"/>
            <w:i/>
            <w:iCs/>
            <w:sz w:val="22"/>
            <w:szCs w:val="22"/>
            <w:lang w:val="en-GB"/>
          </w:rPr>
          <w:t>nh h</w:t>
        </w:r>
        <w:r w:rsidRPr="00374FF1">
          <w:rPr>
            <w:rFonts w:ascii="iCiel Avenir LT Std 35 Light" w:hAnsi="iCiel Avenir LT Std 35 Light" w:cs="Calibri"/>
            <w:i/>
            <w:iCs/>
            <w:sz w:val="22"/>
            <w:szCs w:val="22"/>
            <w:lang w:val="en-GB"/>
          </w:rPr>
          <w:t>ỗ</w:t>
        </w:r>
        <w:r w:rsidRPr="00374FF1">
          <w:rPr>
            <w:rFonts w:ascii="iCiel Avenir LT Std 35 Light" w:hAnsi="iCiel Avenir LT Std 35 Light" w:cs="Arial"/>
            <w:i/>
            <w:iCs/>
            <w:sz w:val="22"/>
            <w:szCs w:val="22"/>
            <w:lang w:val="en-GB"/>
          </w:rPr>
          <w:t xml:space="preserve"> tr</w:t>
        </w:r>
        <w:r w:rsidRPr="00374FF1">
          <w:rPr>
            <w:rFonts w:ascii="iCiel Avenir LT Std 35 Light" w:hAnsi="iCiel Avenir LT Std 35 Light" w:cs="Calibri"/>
            <w:i/>
            <w:iCs/>
            <w:sz w:val="22"/>
            <w:szCs w:val="22"/>
            <w:lang w:val="en-GB"/>
          </w:rPr>
          <w:t>ợ</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Avenir Next LT Pro"/>
            <w:i/>
            <w:iCs/>
            <w:sz w:val="22"/>
            <w:szCs w:val="22"/>
            <w:lang w:val="en-GB"/>
          </w:rPr>
          <w:t>â</w:t>
        </w:r>
        <w:r w:rsidRPr="00374FF1">
          <w:rPr>
            <w:rFonts w:ascii="iCiel Avenir LT Std 35 Light" w:hAnsi="iCiel Avenir LT Std 35 Light" w:cs="Arial"/>
            <w:i/>
            <w:iCs/>
            <w:sz w:val="22"/>
            <w:szCs w:val="22"/>
            <w:lang w:val="en-GB"/>
          </w:rPr>
          <w:t>m l</w:t>
        </w:r>
        <w:r w:rsidRPr="00374FF1">
          <w:rPr>
            <w:rFonts w:ascii="iCiel Avenir LT Std 35 Light" w:hAnsi="iCiel Avenir LT Std 35 Light" w:cs="Avenir Next LT Pro"/>
            <w:i/>
            <w:iCs/>
            <w:sz w:val="22"/>
            <w:szCs w:val="22"/>
            <w:lang w:val="en-GB"/>
          </w:rPr>
          <w:t>ý</w:t>
        </w:r>
        <w:r w:rsidRPr="00374FF1">
          <w:rPr>
            <w:rFonts w:ascii="iCiel Avenir LT Std 35 Light" w:hAnsi="iCiel Avenir LT Std 35 Light" w:cs="Arial"/>
            <w:i/>
            <w:iCs/>
            <w:sz w:val="22"/>
            <w:szCs w:val="22"/>
            <w:lang w:val="en-GB"/>
          </w:rPr>
          <w:t xml:space="preserve"> t</w:t>
        </w:r>
        <w:r w:rsidRPr="00374FF1">
          <w:rPr>
            <w:rFonts w:ascii="iCiel Avenir LT Std 35 Light" w:hAnsi="iCiel Avenir LT Std 35 Light" w:cs="Calibri"/>
            <w:i/>
            <w:iCs/>
            <w:sz w:val="22"/>
            <w:szCs w:val="22"/>
            <w:lang w:val="en-GB"/>
          </w:rPr>
          <w:t>ố</w:t>
        </w:r>
        <w:r w:rsidRPr="00374FF1">
          <w:rPr>
            <w:rFonts w:ascii="iCiel Avenir LT Std 35 Light" w:hAnsi="iCiel Avenir LT Std 35 Light" w:cs="Arial"/>
            <w:i/>
            <w:iCs/>
            <w:sz w:val="22"/>
            <w:szCs w:val="22"/>
            <w:lang w:val="en-GB"/>
          </w:rPr>
          <w:t>t nh</w:t>
        </w:r>
        <w:r w:rsidRPr="00374FF1">
          <w:rPr>
            <w:rFonts w:ascii="iCiel Avenir LT Std 35 Light" w:hAnsi="iCiel Avenir LT Std 35 Light" w:cs="Calibri"/>
            <w:i/>
            <w:iCs/>
            <w:sz w:val="22"/>
            <w:szCs w:val="22"/>
            <w:lang w:val="en-GB"/>
          </w:rPr>
          <w:t>ấ</w:t>
        </w:r>
        <w:r w:rsidRPr="00374FF1">
          <w:rPr>
            <w:rFonts w:ascii="iCiel Avenir LT Std 35 Light" w:hAnsi="iCiel Avenir LT Std 35 Light" w:cs="Arial"/>
            <w:i/>
            <w:iCs/>
            <w:sz w:val="22"/>
            <w:szCs w:val="22"/>
            <w:lang w:val="en-GB"/>
          </w:rPr>
          <w:t>t cho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b</w:t>
        </w:r>
        <w:r w:rsidRPr="00374FF1">
          <w:rPr>
            <w:rFonts w:ascii="iCiel Avenir LT Std 35 Light" w:hAnsi="iCiel Avenir LT Std 35 Light" w:cs="Calibri"/>
            <w:i/>
            <w:iCs/>
            <w:sz w:val="22"/>
            <w:szCs w:val="22"/>
            <w:lang w:val="en-GB"/>
          </w:rPr>
          <w:t>ạ</w:t>
        </w:r>
        <w:r w:rsidRPr="00374FF1">
          <w:rPr>
            <w:rFonts w:ascii="iCiel Avenir LT Std 35 Light" w:hAnsi="iCiel Avenir LT Std 35 Light" w:cs="Arial"/>
            <w:i/>
            <w:iCs/>
            <w:sz w:val="22"/>
            <w:szCs w:val="22"/>
            <w:lang w:val="en-GB"/>
          </w:rPr>
          <w:t>n sinh vi</w:t>
        </w:r>
        <w:r w:rsidRPr="00374FF1">
          <w:rPr>
            <w:rFonts w:ascii="iCiel Avenir LT Std 35 Light" w:hAnsi="iCiel Avenir LT Std 35 Light" w:cs="Avenir Next LT Pro"/>
            <w:i/>
            <w:iCs/>
            <w:sz w:val="22"/>
            <w:szCs w:val="22"/>
            <w:lang w:val="en-GB"/>
          </w:rPr>
          <w:t>ê</w:t>
        </w:r>
        <w:r w:rsidRPr="00374FF1">
          <w:rPr>
            <w:rFonts w:ascii="iCiel Avenir LT Std 35 Light" w:hAnsi="iCiel Avenir LT Std 35 Light" w:cs="Arial"/>
            <w:i/>
            <w:iCs/>
            <w:sz w:val="22"/>
            <w:szCs w:val="22"/>
            <w:lang w:val="en-GB"/>
          </w:rPr>
          <w:t>n v</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 c</w:t>
        </w:r>
        <w:r w:rsidRPr="00374FF1">
          <w:rPr>
            <w:rFonts w:ascii="iCiel Avenir LT Std 35 Light" w:hAnsi="iCiel Avenir LT Std 35 Light" w:cs="Avenir Next LT Pro"/>
            <w:i/>
            <w:iCs/>
            <w:sz w:val="22"/>
            <w:szCs w:val="22"/>
            <w:lang w:val="en-GB"/>
          </w:rPr>
          <w:t>á</w:t>
        </w:r>
        <w:r w:rsidRPr="00374FF1">
          <w:rPr>
            <w:rFonts w:ascii="iCiel Avenir LT Std 35 Light" w:hAnsi="iCiel Avenir LT Std 35 Light" w:cs="Arial"/>
            <w:i/>
            <w:iCs/>
            <w:sz w:val="22"/>
            <w:szCs w:val="22"/>
            <w:lang w:val="en-GB"/>
          </w:rPr>
          <w:t>c th</w:t>
        </w:r>
        <w:r w:rsidRPr="00374FF1">
          <w:rPr>
            <w:rFonts w:ascii="iCiel Avenir LT Std 35 Light" w:hAnsi="iCiel Avenir LT Std 35 Light" w:cs="Avenir Next LT Pro"/>
            <w:i/>
            <w:iCs/>
            <w:sz w:val="22"/>
            <w:szCs w:val="22"/>
            <w:lang w:val="en-GB"/>
          </w:rPr>
          <w:t>ô</w:t>
        </w:r>
        <w:r w:rsidRPr="00374FF1">
          <w:rPr>
            <w:rFonts w:ascii="iCiel Avenir LT Std 35 Light" w:hAnsi="iCiel Avenir LT Std 35 Light" w:cs="Arial"/>
            <w:i/>
            <w:iCs/>
            <w:sz w:val="22"/>
            <w:szCs w:val="22"/>
            <w:lang w:val="en-GB"/>
          </w:rPr>
          <w:t>ng tin s</w:t>
        </w:r>
        <w:r w:rsidRPr="00374FF1">
          <w:rPr>
            <w:rFonts w:ascii="iCiel Avenir LT Std 35 Light" w:hAnsi="iCiel Avenir LT Std 35 Light" w:cs="Calibri"/>
            <w:i/>
            <w:iCs/>
            <w:sz w:val="22"/>
            <w:szCs w:val="22"/>
            <w:lang w:val="en-GB"/>
          </w:rPr>
          <w:t>ẽ</w:t>
        </w:r>
        <w:r w:rsidRPr="00374FF1">
          <w:rPr>
            <w:rFonts w:ascii="iCiel Avenir LT Std 35 Light" w:hAnsi="iCiel Avenir LT Std 35 Light" w:cs="Arial"/>
            <w:i/>
            <w:iCs/>
            <w:sz w:val="22"/>
            <w:szCs w:val="22"/>
            <w:lang w:val="en-GB"/>
          </w:rPr>
          <w:t xml:space="preserve"> ho</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n to</w:t>
        </w:r>
        <w:r w:rsidRPr="00374FF1">
          <w:rPr>
            <w:rFonts w:ascii="iCiel Avenir LT Std 35 Light" w:hAnsi="iCiel Avenir LT Std 35 Light" w:cs="Avenir Next LT Pro"/>
            <w:i/>
            <w:iCs/>
            <w:sz w:val="22"/>
            <w:szCs w:val="22"/>
            <w:lang w:val="en-GB"/>
          </w:rPr>
          <w:t>à</w:t>
        </w:r>
        <w:r w:rsidRPr="00374FF1">
          <w:rPr>
            <w:rFonts w:ascii="iCiel Avenir LT Std 35 Light" w:hAnsi="iCiel Avenir LT Std 35 Light" w:cs="Arial"/>
            <w:i/>
            <w:iCs/>
            <w:sz w:val="22"/>
            <w:szCs w:val="22"/>
            <w:lang w:val="en-GB"/>
          </w:rPr>
          <w:t xml:space="preserve">n </w:t>
        </w:r>
        <w:r w:rsidRPr="00374FF1">
          <w:rPr>
            <w:rFonts w:ascii="iCiel Avenir LT Std 35 Light" w:hAnsi="iCiel Avenir LT Std 35 Light" w:cs="Calibri"/>
            <w:i/>
            <w:iCs/>
            <w:sz w:val="22"/>
            <w:szCs w:val="22"/>
            <w:lang w:val="en-GB"/>
          </w:rPr>
          <w:t>đượ</w:t>
        </w:r>
        <w:r w:rsidRPr="00374FF1">
          <w:rPr>
            <w:rFonts w:ascii="iCiel Avenir LT Std 35 Light" w:hAnsi="iCiel Avenir LT Std 35 Light" w:cs="Arial"/>
            <w:i/>
            <w:iCs/>
            <w:sz w:val="22"/>
            <w:szCs w:val="22"/>
            <w:lang w:val="en-GB"/>
          </w:rPr>
          <w:t>c b</w:t>
        </w:r>
        <w:r w:rsidRPr="00374FF1">
          <w:rPr>
            <w:rFonts w:ascii="iCiel Avenir LT Std 35 Light" w:hAnsi="iCiel Avenir LT Std 35 Light" w:cs="Calibri"/>
            <w:i/>
            <w:iCs/>
            <w:sz w:val="22"/>
            <w:szCs w:val="22"/>
            <w:lang w:val="en-GB"/>
          </w:rPr>
          <w:t>ả</w:t>
        </w:r>
        <w:r w:rsidRPr="00374FF1">
          <w:rPr>
            <w:rFonts w:ascii="iCiel Avenir LT Std 35 Light" w:hAnsi="iCiel Avenir LT Std 35 Light" w:cs="Arial"/>
            <w:i/>
            <w:iCs/>
            <w:sz w:val="22"/>
            <w:szCs w:val="22"/>
            <w:lang w:val="en-GB"/>
          </w:rPr>
          <w:t>o m</w:t>
        </w:r>
        <w:r w:rsidRPr="00374FF1">
          <w:rPr>
            <w:rFonts w:ascii="iCiel Avenir LT Std 35 Light" w:hAnsi="iCiel Avenir LT Std 35 Light" w:cs="Calibri"/>
            <w:i/>
            <w:iCs/>
            <w:sz w:val="22"/>
            <w:szCs w:val="22"/>
            <w:lang w:val="en-GB"/>
          </w:rPr>
          <w:t>ậ</w:t>
        </w:r>
        <w:r w:rsidRPr="00374FF1">
          <w:rPr>
            <w:rFonts w:ascii="iCiel Avenir LT Std 35 Light" w:hAnsi="iCiel Avenir LT Std 35 Light" w:cs="Arial"/>
            <w:i/>
            <w:iCs/>
            <w:sz w:val="22"/>
            <w:szCs w:val="22"/>
            <w:lang w:val="en-GB"/>
          </w:rPr>
          <w:t xml:space="preserve">t. </w:t>
        </w:r>
        <w:bookmarkEnd w:id="8813"/>
        <w:bookmarkEnd w:id="8814"/>
        <w:bookmarkEnd w:id="8815"/>
        <w:bookmarkEnd w:id="8816"/>
        <w:bookmarkEnd w:id="8817"/>
      </w:ins>
    </w:p>
    <w:p w14:paraId="7719D798" w14:textId="77777777" w:rsidR="006E631B" w:rsidRPr="006C1F59" w:rsidRDefault="006E631B" w:rsidP="006E631B">
      <w:pPr>
        <w:pStyle w:val="Question"/>
        <w:numPr>
          <w:ilvl w:val="0"/>
          <w:numId w:val="7"/>
        </w:numPr>
        <w:tabs>
          <w:tab w:val="left" w:pos="1260"/>
        </w:tabs>
        <w:spacing w:before="100" w:line="400" w:lineRule="exact"/>
        <w:ind w:left="0" w:firstLine="810"/>
        <w:rPr>
          <w:ins w:id="9360" w:author="An Tran, ACA (BUV)" w:date="2024-09-12T11:05:00Z" w16du:dateUtc="2024-09-12T04:05:00Z"/>
          <w:bCs/>
          <w:szCs w:val="22"/>
        </w:rPr>
      </w:pPr>
      <w:bookmarkStart w:id="9361" w:name="_Toc177025955"/>
      <w:bookmarkStart w:id="9362" w:name="_Toc177146673"/>
      <w:ins w:id="9363" w:author="An Tran, ACA (BUV)" w:date="2024-09-12T11:05:00Z" w16du:dateUtc="2024-09-12T04:05:00Z">
        <w:r w:rsidRPr="006C1F59">
          <w:rPr>
            <w:bCs/>
            <w:szCs w:val="22"/>
          </w:rPr>
          <w:t xml:space="preserve">What clubs does BUV offer, and how can students join them? / </w:t>
        </w:r>
        <w:r w:rsidRPr="006C1F59">
          <w:rPr>
            <w:bCs/>
            <w:i/>
            <w:iCs/>
            <w:szCs w:val="22"/>
          </w:rPr>
          <w:t xml:space="preserve">BUV </w:t>
        </w:r>
        <w:r w:rsidRPr="006C1F59">
          <w:rPr>
            <w:rFonts w:cs="Calibri"/>
            <w:bCs/>
            <w:i/>
            <w:iCs/>
            <w:szCs w:val="22"/>
          </w:rPr>
          <w:t>đ</w:t>
        </w:r>
        <w:r w:rsidRPr="006C1F59">
          <w:rPr>
            <w:bCs/>
            <w:i/>
            <w:iCs/>
            <w:szCs w:val="22"/>
          </w:rPr>
          <w:t>ang c</w:t>
        </w:r>
        <w:r w:rsidRPr="006C1F59">
          <w:rPr>
            <w:rFonts w:cs="Avenir LT Std 35 Light"/>
            <w:bCs/>
            <w:i/>
            <w:iCs/>
            <w:szCs w:val="22"/>
          </w:rPr>
          <w:t>ó</w:t>
        </w:r>
        <w:r w:rsidRPr="006C1F59">
          <w:rPr>
            <w:bCs/>
            <w:i/>
            <w:iCs/>
            <w:szCs w:val="22"/>
          </w:rPr>
          <w:t xml:space="preserve"> nh</w:t>
        </w:r>
        <w:r w:rsidRPr="006C1F59">
          <w:rPr>
            <w:rFonts w:cs="Calibri"/>
            <w:bCs/>
            <w:i/>
            <w:iCs/>
            <w:szCs w:val="22"/>
          </w:rPr>
          <w:t>ữ</w:t>
        </w:r>
        <w:r w:rsidRPr="006C1F59">
          <w:rPr>
            <w:bCs/>
            <w:i/>
            <w:iCs/>
            <w:szCs w:val="22"/>
          </w:rPr>
          <w:t>ng Câu l</w:t>
        </w:r>
        <w:r w:rsidRPr="006C1F59">
          <w:rPr>
            <w:rFonts w:cs="Calibri"/>
            <w:bCs/>
            <w:i/>
            <w:iCs/>
            <w:szCs w:val="22"/>
          </w:rPr>
          <w:t>ạ</w:t>
        </w:r>
        <w:r w:rsidRPr="006C1F59">
          <w:rPr>
            <w:bCs/>
            <w:i/>
            <w:iCs/>
            <w:szCs w:val="22"/>
          </w:rPr>
          <w:t>c b</w:t>
        </w:r>
        <w:r w:rsidRPr="006C1F59">
          <w:rPr>
            <w:rFonts w:cs="Calibri"/>
            <w:bCs/>
            <w:i/>
            <w:iCs/>
            <w:szCs w:val="22"/>
          </w:rPr>
          <w:t>ộ</w:t>
        </w:r>
        <w:r w:rsidRPr="006C1F59">
          <w:rPr>
            <w:bCs/>
            <w:i/>
            <w:iCs/>
            <w:szCs w:val="22"/>
          </w:rPr>
          <w:t xml:space="preserve"> nào và làm th</w:t>
        </w:r>
        <w:r w:rsidRPr="006C1F59">
          <w:rPr>
            <w:rFonts w:cs="Calibri"/>
            <w:bCs/>
            <w:i/>
            <w:iCs/>
            <w:szCs w:val="22"/>
          </w:rPr>
          <w:t>ế</w:t>
        </w:r>
        <w:r w:rsidRPr="006C1F59">
          <w:rPr>
            <w:bCs/>
            <w:i/>
            <w:iCs/>
            <w:szCs w:val="22"/>
          </w:rPr>
          <w:t xml:space="preserve"> nào </w:t>
        </w:r>
        <w:r w:rsidRPr="006C1F59">
          <w:rPr>
            <w:rFonts w:cs="Calibri"/>
            <w:bCs/>
            <w:i/>
            <w:iCs/>
            <w:szCs w:val="22"/>
          </w:rPr>
          <w:t>để</w:t>
        </w:r>
        <w:r w:rsidRPr="006C1F59">
          <w:rPr>
            <w:bCs/>
            <w:i/>
            <w:iCs/>
            <w:szCs w:val="22"/>
          </w:rPr>
          <w:t xml:space="preserve"> sinh viên có th</w:t>
        </w:r>
        <w:r w:rsidRPr="006C1F59">
          <w:rPr>
            <w:rFonts w:cs="Calibri"/>
            <w:bCs/>
            <w:i/>
            <w:iCs/>
            <w:szCs w:val="22"/>
          </w:rPr>
          <w:t>ể</w:t>
        </w:r>
        <w:r w:rsidRPr="006C1F59">
          <w:rPr>
            <w:bCs/>
            <w:i/>
            <w:iCs/>
            <w:szCs w:val="22"/>
          </w:rPr>
          <w:t xml:space="preserve"> tham gia vào các Câu l</w:t>
        </w:r>
        <w:r w:rsidRPr="006C1F59">
          <w:rPr>
            <w:rFonts w:cs="Calibri"/>
            <w:bCs/>
            <w:i/>
            <w:iCs/>
            <w:szCs w:val="22"/>
          </w:rPr>
          <w:t>ạ</w:t>
        </w:r>
        <w:r w:rsidRPr="006C1F59">
          <w:rPr>
            <w:bCs/>
            <w:i/>
            <w:iCs/>
            <w:szCs w:val="22"/>
          </w:rPr>
          <w:t>c b</w:t>
        </w:r>
        <w:r w:rsidRPr="006C1F59">
          <w:rPr>
            <w:rFonts w:cs="Calibri"/>
            <w:bCs/>
            <w:i/>
            <w:iCs/>
            <w:szCs w:val="22"/>
          </w:rPr>
          <w:t>ộ</w:t>
        </w:r>
        <w:r w:rsidRPr="006C1F59">
          <w:rPr>
            <w:bCs/>
            <w:i/>
            <w:iCs/>
            <w:szCs w:val="22"/>
          </w:rPr>
          <w:t xml:space="preserve"> </w:t>
        </w:r>
        <w:r w:rsidRPr="006C1F59">
          <w:rPr>
            <w:rFonts w:cs="Calibri"/>
            <w:bCs/>
            <w:i/>
            <w:iCs/>
            <w:szCs w:val="22"/>
          </w:rPr>
          <w:t>đ</w:t>
        </w:r>
        <w:r w:rsidRPr="006C1F59">
          <w:rPr>
            <w:bCs/>
            <w:i/>
            <w:iCs/>
            <w:szCs w:val="22"/>
          </w:rPr>
          <w:t>ó?</w:t>
        </w:r>
        <w:bookmarkEnd w:id="9361"/>
        <w:bookmarkEnd w:id="9362"/>
      </w:ins>
    </w:p>
    <w:p w14:paraId="3570CCC5" w14:textId="77777777" w:rsidR="006E631B" w:rsidRPr="00CA65A2" w:rsidRDefault="006E631B" w:rsidP="006E631B">
      <w:pPr>
        <w:spacing w:before="0" w:beforeAutospacing="0" w:after="160" w:afterAutospacing="0" w:line="259" w:lineRule="auto"/>
        <w:ind w:firstLine="0"/>
        <w:rPr>
          <w:ins w:id="9364" w:author="An Tran, ACA (BUV)" w:date="2024-09-12T11:05:00Z" w16du:dateUtc="2024-09-12T04:05:00Z"/>
          <w:rFonts w:ascii="iCiel Avenir LT Std 35 Light" w:hAnsi="iCiel Avenir LT Std 35 Light"/>
          <w:sz w:val="22"/>
          <w:szCs w:val="22"/>
        </w:rPr>
      </w:pPr>
      <w:ins w:id="9365" w:author="An Tran, ACA (BUV)" w:date="2024-09-12T11:05:00Z" w16du:dateUtc="2024-09-12T04:05:00Z">
        <w:r w:rsidRPr="00CA65A2">
          <w:rPr>
            <w:rFonts w:ascii="iCiel Avenir LT Std 35 Light" w:hAnsi="iCiel Avenir LT Std 35 Light"/>
            <w:sz w:val="22"/>
            <w:szCs w:val="22"/>
          </w:rPr>
          <w:t>BUV boasts 33 active clubs (excluding those in the probation period), spanning four main categories: Creative &amp; Performing Arts, Sports, Leisure &amp; Special Interest, and Academic. Student can discover more about our clubs here:</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"https://www.facebook.com/media/set/?set=a.344431941221662&amp;type=3"</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6C1F59">
          <w:rPr>
            <w:rStyle w:val="Hyperlink"/>
            <w:rFonts w:ascii="iCiel Avenir LT Std 35 Light" w:hAnsi="iCiel Avenir LT Std 35 Light"/>
            <w:sz w:val="22"/>
            <w:szCs w:val="22"/>
          </w:rPr>
          <w:t>BUV Clubs &amp; Societies</w:t>
        </w:r>
        <w:r>
          <w:rPr>
            <w:rFonts w:ascii="iCiel Avenir LT Std 35 Light" w:hAnsi="iCiel Avenir LT Std 35 Light"/>
            <w:sz w:val="22"/>
            <w:szCs w:val="22"/>
          </w:rPr>
          <w:fldChar w:fldCharType="end"/>
        </w:r>
      </w:ins>
    </w:p>
    <w:p w14:paraId="436C606E" w14:textId="77777777" w:rsidR="006E631B" w:rsidRPr="00CA65A2" w:rsidRDefault="006E631B" w:rsidP="006E631B">
      <w:pPr>
        <w:ind w:firstLine="0"/>
        <w:rPr>
          <w:ins w:id="9366" w:author="An Tran, ACA (BUV)" w:date="2024-09-12T11:05:00Z" w16du:dateUtc="2024-09-12T04:05:00Z"/>
          <w:rFonts w:ascii="iCiel Avenir LT Std 35 Light" w:hAnsi="iCiel Avenir LT Std 35 Light"/>
          <w:sz w:val="22"/>
          <w:szCs w:val="22"/>
        </w:rPr>
      </w:pPr>
      <w:ins w:id="9367" w:author="An Tran, ACA (BUV)" w:date="2024-09-12T11:05:00Z" w16du:dateUtc="2024-09-12T04:05:00Z">
        <w:r w:rsidRPr="00CA65A2">
          <w:rPr>
            <w:rFonts w:ascii="iCiel Avenir LT Std 35 Light" w:hAnsi="iCiel Avenir LT Std 35 Light"/>
            <w:sz w:val="22"/>
            <w:szCs w:val="22"/>
          </w:rPr>
          <w:t>If a student wants to join any club, simply reach out directly via the club's Facebook page and follow their instructions. For the latest updates on recruitment and events, make sure to follow the Facebook pages of clubs that catch your interest.</w:t>
        </w:r>
      </w:ins>
    </w:p>
    <w:p w14:paraId="2FBC4503" w14:textId="77777777" w:rsidR="006E631B" w:rsidRPr="00CA65A2" w:rsidRDefault="006E631B" w:rsidP="006E631B">
      <w:pPr>
        <w:ind w:firstLine="0"/>
        <w:rPr>
          <w:ins w:id="9368" w:author="An Tran, ACA (BUV)" w:date="2024-09-12T11:05:00Z" w16du:dateUtc="2024-09-12T04:05:00Z"/>
          <w:rFonts w:ascii="iCiel Avenir LT Std 35 Light" w:hAnsi="iCiel Avenir LT Std 35 Light"/>
          <w:i/>
          <w:iCs/>
          <w:sz w:val="22"/>
          <w:szCs w:val="22"/>
        </w:rPr>
      </w:pPr>
      <w:ins w:id="9369" w:author="An Tran, ACA (BUV)" w:date="2024-09-12T11:05:00Z" w16du:dateUtc="2024-09-12T04:05:00Z">
        <w:r w:rsidRPr="00CA65A2">
          <w:rPr>
            <w:rFonts w:ascii="iCiel Avenir LT Std 35 Light" w:hAnsi="iCiel Avenir LT Std 35 Light"/>
            <w:i/>
            <w:iCs/>
            <w:sz w:val="22"/>
            <w:szCs w:val="22"/>
          </w:rPr>
          <w:t>BUV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xml:space="preserve"> 33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(kh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bao g</w:t>
        </w:r>
        <w:r w:rsidRPr="00CA65A2">
          <w:rPr>
            <w:rFonts w:ascii="iCiel Avenir LT Std 35 Light" w:hAnsi="iCiel Avenir LT Std 35 Light" w:cs="Calibri"/>
            <w:i/>
            <w:iCs/>
            <w:sz w:val="22"/>
            <w:szCs w:val="22"/>
          </w:rPr>
          <w:t>ồ</w:t>
        </w:r>
        <w:r w:rsidRPr="00CA65A2">
          <w:rPr>
            <w:rFonts w:ascii="iCiel Avenir LT Std 35 Light" w:hAnsi="iCiel Avenir LT Std 35 Light"/>
            <w:i/>
            <w:iCs/>
            <w:sz w:val="22"/>
            <w:szCs w:val="22"/>
          </w:rPr>
          <w:t>m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trong giai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ch), thu</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c 4 l</w:t>
        </w:r>
        <w:r w:rsidRPr="00CA65A2">
          <w:rPr>
            <w:rFonts w:ascii="iCiel Avenir LT Std 35 Light" w:hAnsi="iCiel Avenir LT Std 35 Light" w:cs="Calibri"/>
            <w:i/>
            <w:iCs/>
            <w:sz w:val="22"/>
            <w:szCs w:val="22"/>
          </w:rPr>
          <w:t>ĩ</w:t>
        </w:r>
        <w:r w:rsidRPr="00CA65A2">
          <w:rPr>
            <w:rFonts w:ascii="iCiel Avenir LT Std 35 Light" w:hAnsi="iCiel Avenir LT Std 35 Light"/>
            <w:i/>
            <w:iCs/>
            <w:sz w:val="22"/>
            <w:szCs w:val="22"/>
          </w:rPr>
          <w:t>nh v</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ch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Ngh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thu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&amp; Bi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u di</w:t>
        </w:r>
        <w:r w:rsidRPr="00CA65A2">
          <w:rPr>
            <w:rFonts w:ascii="iCiel Avenir LT Std 35 Light" w:hAnsi="iCiel Avenir LT Std 35 Light" w:cs="Calibri"/>
            <w:i/>
            <w:iCs/>
            <w:sz w:val="22"/>
            <w:szCs w:val="22"/>
          </w:rPr>
          <w:t>ễ</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thao, Gi</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i tr</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 xml:space="preserve"> &amp; S</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 xml:space="preserve">ch </w:t>
        </w:r>
        <w:r w:rsidRPr="00CA65A2">
          <w:rPr>
            <w:rFonts w:ascii="iCiel Avenir LT Std 35 Light" w:hAnsi="iCiel Avenir LT Std 35 Light" w:cs="Calibri"/>
            <w:i/>
            <w:iCs/>
            <w:sz w:val="22"/>
            <w:szCs w:val="22"/>
          </w:rPr>
          <w:t>đặ</w:t>
        </w:r>
        <w:r w:rsidRPr="00CA65A2">
          <w:rPr>
            <w:rFonts w:ascii="iCiel Avenir LT Std 35 Light" w:hAnsi="iCiel Avenir LT Std 35 Light"/>
            <w:i/>
            <w:iCs/>
            <w:sz w:val="22"/>
            <w:szCs w:val="22"/>
          </w:rPr>
          <w:t>c bi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t,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thu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m hi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u th</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m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 xml:space="preserve">y: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"https://www.facebook.com/media/set/?set=a.344431941221662&amp;type=3"</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6C1F59">
          <w:rPr>
            <w:rStyle w:val="Hyperlink"/>
            <w:rFonts w:ascii="iCiel Avenir LT Std 35 Light" w:hAnsi="iCiel Avenir LT Std 35 Light"/>
            <w:i/>
            <w:iCs/>
            <w:sz w:val="22"/>
            <w:szCs w:val="22"/>
          </w:rPr>
          <w:t>Các Câu lạc bộ của BUV</w:t>
        </w:r>
        <w:r>
          <w:rPr>
            <w:rFonts w:ascii="iCiel Avenir LT Std 35 Light" w:hAnsi="iCiel Avenir LT Std 35 Light"/>
            <w:i/>
            <w:iCs/>
            <w:sz w:val="22"/>
            <w:szCs w:val="22"/>
          </w:rPr>
          <w:fldChar w:fldCharType="end"/>
        </w:r>
      </w:ins>
    </w:p>
    <w:p w14:paraId="64B050E4" w14:textId="77777777" w:rsidR="006E631B" w:rsidRPr="00CA65A2" w:rsidRDefault="006E631B" w:rsidP="006E631B">
      <w:pPr>
        <w:spacing w:before="0" w:beforeAutospacing="0" w:after="160" w:afterAutospacing="0" w:line="259" w:lineRule="auto"/>
        <w:ind w:firstLine="0"/>
        <w:rPr>
          <w:ins w:id="9370" w:author="An Tran, ACA (BUV)" w:date="2024-09-12T11:05:00Z" w16du:dateUtc="2024-09-12T04:05:00Z"/>
          <w:rFonts w:ascii="iCiel Avenir LT Std 35 Light" w:hAnsi="iCiel Avenir LT Std 35 Light"/>
          <w:sz w:val="22"/>
          <w:szCs w:val="22"/>
        </w:rPr>
      </w:pPr>
      <w:ins w:id="9371" w:author="An Tran, ACA (BUV)" w:date="2024-09-12T11:05:00Z" w16du:dateUtc="2024-09-12T04:05:00Z">
        <w:r w:rsidRPr="00CA65A2">
          <w:rPr>
            <w:rFonts w:ascii="iCiel Avenir LT Std 35 Light" w:hAnsi="iCiel Avenir LT Std 35 Light"/>
            <w:i/>
            <w:iCs/>
            <w:sz w:val="22"/>
            <w:szCs w:val="22"/>
          </w:rPr>
          <w:t>Khi quan tâm và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tham gia vào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nào </w:t>
        </w:r>
        <w:r w:rsidRPr="00CA65A2">
          <w:rPr>
            <w:rFonts w:ascii="iCiel Avenir LT Std 35 Light" w:hAnsi="iCiel Avenir LT Std 35 Light" w:cs="Calibri"/>
            <w:i/>
            <w:iCs/>
            <w:sz w:val="22"/>
            <w:szCs w:val="22"/>
          </w:rPr>
          <w:t>đ</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sinh viên hãy 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p qua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m theo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 Chúng tôi khuy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 kh</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ch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w:t>
        </w:r>
        <w:r>
          <w:rPr>
            <w:rFonts w:ascii="iCiel Avenir LT Std 35 Light" w:hAnsi="iCiel Avenir LT Std 35 Light"/>
            <w:i/>
            <w:iCs/>
            <w:sz w:val="22"/>
            <w:szCs w:val="22"/>
          </w:rPr>
          <w:t>mình</w:t>
        </w:r>
        <w:r w:rsidRPr="00CA65A2">
          <w:rPr>
            <w:rFonts w:ascii="iCiel Avenir LT Std 35 Light" w:hAnsi="iCiel Avenir LT Std 35 Light"/>
            <w:i/>
            <w:iCs/>
            <w:sz w:val="22"/>
            <w:szCs w:val="22"/>
          </w:rPr>
          <w:t xml:space="preserve"> quan t</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 xml:space="preserve">m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tin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gian tuy</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n th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ng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các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ó.</w:t>
        </w:r>
      </w:ins>
    </w:p>
    <w:p w14:paraId="5B1C1BA2" w14:textId="77777777" w:rsidR="006E631B" w:rsidRPr="00D630F2" w:rsidRDefault="006E631B" w:rsidP="006E631B">
      <w:pPr>
        <w:pStyle w:val="Question"/>
        <w:numPr>
          <w:ilvl w:val="0"/>
          <w:numId w:val="7"/>
        </w:numPr>
        <w:tabs>
          <w:tab w:val="left" w:pos="1260"/>
        </w:tabs>
        <w:spacing w:before="100" w:line="400" w:lineRule="exact"/>
        <w:ind w:left="0" w:firstLine="810"/>
        <w:rPr>
          <w:ins w:id="9372" w:author="An Tran, ACA (BUV)" w:date="2024-09-12T11:05:00Z" w16du:dateUtc="2024-09-12T04:05:00Z"/>
          <w:szCs w:val="22"/>
        </w:rPr>
      </w:pPr>
      <w:bookmarkStart w:id="9373" w:name="_Toc177025956"/>
      <w:bookmarkStart w:id="9374" w:name="_Toc177146674"/>
      <w:ins w:id="9375" w:author="An Tran, ACA (BUV)" w:date="2024-09-12T11:05:00Z" w16du:dateUtc="2024-09-12T04:05:00Z">
        <w:r w:rsidRPr="00D630F2">
          <w:rPr>
            <w:szCs w:val="22"/>
          </w:rPr>
          <w:t xml:space="preserve">How can students start a new club at BUV? / </w:t>
        </w:r>
        <w:r w:rsidRPr="00D630F2">
          <w:rPr>
            <w:i/>
            <w:iCs/>
            <w:szCs w:val="22"/>
          </w:rPr>
          <w:t>Sinh viên mu</w:t>
        </w:r>
        <w:r w:rsidRPr="00D630F2">
          <w:rPr>
            <w:rFonts w:cs="Calibri"/>
            <w:i/>
            <w:iCs/>
            <w:szCs w:val="22"/>
          </w:rPr>
          <w:t>ố</w:t>
        </w:r>
        <w:r w:rsidRPr="00D630F2">
          <w:rPr>
            <w:i/>
            <w:iCs/>
            <w:szCs w:val="22"/>
          </w:rPr>
          <w:t>n m</w:t>
        </w:r>
        <w:r w:rsidRPr="00D630F2">
          <w:rPr>
            <w:rFonts w:cs="Calibri"/>
            <w:i/>
            <w:iCs/>
            <w:szCs w:val="22"/>
          </w:rPr>
          <w:t>ở</w:t>
        </w:r>
        <w:r w:rsidRPr="00D630F2">
          <w:rPr>
            <w:i/>
            <w:iCs/>
            <w:szCs w:val="22"/>
          </w:rPr>
          <w:t xml:space="preserve"> C</w:t>
        </w:r>
        <w:r w:rsidRPr="00D630F2">
          <w:rPr>
            <w:rFonts w:cs="Avenir LT Std 35 Light"/>
            <w:i/>
            <w:iCs/>
            <w:szCs w:val="22"/>
          </w:rPr>
          <w:t>â</w:t>
        </w:r>
        <w:r w:rsidRPr="00D630F2">
          <w:rPr>
            <w:i/>
            <w:iCs/>
            <w:szCs w:val="22"/>
          </w:rPr>
          <w:t>u l</w:t>
        </w:r>
        <w:r w:rsidRPr="00D630F2">
          <w:rPr>
            <w:rFonts w:cs="Calibri"/>
            <w:i/>
            <w:iCs/>
            <w:szCs w:val="22"/>
          </w:rPr>
          <w:t>ạ</w:t>
        </w:r>
        <w:r w:rsidRPr="00D630F2">
          <w:rPr>
            <w:i/>
            <w:iCs/>
            <w:szCs w:val="22"/>
          </w:rPr>
          <w:t>c b</w:t>
        </w:r>
        <w:r w:rsidRPr="00D630F2">
          <w:rPr>
            <w:rFonts w:cs="Calibri"/>
            <w:i/>
            <w:iCs/>
            <w:szCs w:val="22"/>
          </w:rPr>
          <w:t>ộ</w:t>
        </w:r>
        <w:r w:rsidRPr="00D630F2">
          <w:rPr>
            <w:i/>
            <w:iCs/>
            <w:szCs w:val="22"/>
          </w:rPr>
          <w:t xml:space="preserve"> m</w:t>
        </w:r>
        <w:r w:rsidRPr="00D630F2">
          <w:rPr>
            <w:rFonts w:cs="Calibri"/>
            <w:i/>
            <w:iCs/>
            <w:szCs w:val="22"/>
          </w:rPr>
          <w:t>ớ</w:t>
        </w:r>
        <w:r w:rsidRPr="00D630F2">
          <w:rPr>
            <w:i/>
            <w:iCs/>
            <w:szCs w:val="22"/>
          </w:rPr>
          <w:t>i t</w:t>
        </w:r>
        <w:r w:rsidRPr="00D630F2">
          <w:rPr>
            <w:rFonts w:cs="Calibri"/>
            <w:i/>
            <w:iCs/>
            <w:szCs w:val="22"/>
          </w:rPr>
          <w:t>ạ</w:t>
        </w:r>
        <w:r w:rsidRPr="00D630F2">
          <w:rPr>
            <w:i/>
            <w:iCs/>
            <w:szCs w:val="22"/>
          </w:rPr>
          <w:t>i BUV th</w:t>
        </w:r>
        <w:r w:rsidRPr="00D630F2">
          <w:rPr>
            <w:rFonts w:cs="Avenir LT Std 35 Light"/>
            <w:i/>
            <w:iCs/>
            <w:szCs w:val="22"/>
          </w:rPr>
          <w:t>ì</w:t>
        </w:r>
        <w:r w:rsidRPr="00D630F2">
          <w:rPr>
            <w:i/>
            <w:iCs/>
            <w:szCs w:val="22"/>
          </w:rPr>
          <w:t xml:space="preserve"> ph</w:t>
        </w:r>
        <w:r w:rsidRPr="00D630F2">
          <w:rPr>
            <w:rFonts w:cs="Calibri"/>
            <w:i/>
            <w:iCs/>
            <w:szCs w:val="22"/>
          </w:rPr>
          <w:t>ả</w:t>
        </w:r>
        <w:r w:rsidRPr="00D630F2">
          <w:rPr>
            <w:i/>
            <w:iCs/>
            <w:szCs w:val="22"/>
          </w:rPr>
          <w:t>i l</w:t>
        </w:r>
        <w:r w:rsidRPr="00D630F2">
          <w:rPr>
            <w:rFonts w:cs="Avenir LT Std 35 Light"/>
            <w:i/>
            <w:iCs/>
            <w:szCs w:val="22"/>
          </w:rPr>
          <w:t>à</w:t>
        </w:r>
        <w:r w:rsidRPr="00D630F2">
          <w:rPr>
            <w:i/>
            <w:iCs/>
            <w:szCs w:val="22"/>
          </w:rPr>
          <w:t>m nh</w:t>
        </w:r>
        <w:r w:rsidRPr="00D630F2">
          <w:rPr>
            <w:rFonts w:cs="Calibri"/>
            <w:i/>
            <w:iCs/>
            <w:szCs w:val="22"/>
          </w:rPr>
          <w:t>ư</w:t>
        </w:r>
        <w:r w:rsidRPr="00D630F2">
          <w:rPr>
            <w:i/>
            <w:iCs/>
            <w:szCs w:val="22"/>
          </w:rPr>
          <w:t xml:space="preserve"> nào?</w:t>
        </w:r>
        <w:bookmarkEnd w:id="9373"/>
        <w:bookmarkEnd w:id="9374"/>
      </w:ins>
    </w:p>
    <w:p w14:paraId="605D09C4" w14:textId="77777777" w:rsidR="006E631B" w:rsidRPr="00CA65A2" w:rsidRDefault="006E631B" w:rsidP="006E631B">
      <w:pPr>
        <w:spacing w:before="0" w:beforeAutospacing="0" w:after="160" w:afterAutospacing="0" w:line="259" w:lineRule="auto"/>
        <w:ind w:firstLine="0"/>
        <w:rPr>
          <w:ins w:id="9376" w:author="An Tran, ACA (BUV)" w:date="2024-09-12T11:05:00Z" w16du:dateUtc="2024-09-12T04:05:00Z"/>
          <w:rFonts w:ascii="iCiel Avenir LT Std 35 Light" w:hAnsi="iCiel Avenir LT Std 35 Light"/>
          <w:b/>
          <w:bCs/>
          <w:sz w:val="22"/>
          <w:szCs w:val="22"/>
        </w:rPr>
      </w:pPr>
      <w:ins w:id="9377" w:author="An Tran, ACA (BUV)" w:date="2024-09-12T11:05:00Z" w16du:dateUtc="2024-09-12T04:05:00Z">
        <w:r w:rsidRPr="00CA65A2">
          <w:rPr>
            <w:rFonts w:ascii="iCiel Avenir LT Std 35 Light" w:hAnsi="iCiel Avenir LT Std 35 Light"/>
            <w:sz w:val="22"/>
            <w:szCs w:val="22"/>
          </w:rPr>
          <w:t>If a student got an idea for a new club, here’s how you can make it happen:</w:t>
        </w:r>
      </w:ins>
    </w:p>
    <w:p w14:paraId="6C4C7DF7" w14:textId="77777777" w:rsidR="006E631B" w:rsidRDefault="006E631B" w:rsidP="006E631B">
      <w:pPr>
        <w:pStyle w:val="ListParagraph"/>
        <w:numPr>
          <w:ilvl w:val="0"/>
          <w:numId w:val="69"/>
        </w:numPr>
        <w:spacing w:before="0" w:beforeAutospacing="0" w:after="160" w:afterAutospacing="0" w:line="259" w:lineRule="auto"/>
        <w:jc w:val="left"/>
        <w:rPr>
          <w:ins w:id="9378" w:author="An Tran, ACA (BUV)" w:date="2024-09-12T11:05:00Z" w16du:dateUtc="2024-09-12T04:05:00Z"/>
          <w:rFonts w:ascii="iCiel Avenir LT Std 35 Light" w:hAnsi="iCiel Avenir LT Std 35 Light"/>
          <w:sz w:val="22"/>
          <w:szCs w:val="22"/>
        </w:rPr>
      </w:pPr>
      <w:ins w:id="9379" w:author="An Tran, ACA (BUV)" w:date="2024-09-12T11:05:00Z" w16du:dateUtc="2024-09-12T04:05:00Z">
        <w:r w:rsidRPr="00CA65A2">
          <w:rPr>
            <w:rFonts w:ascii="iCiel Avenir LT Std 35 Light" w:hAnsi="iCiel Avenir LT Std 35 Light"/>
            <w:sz w:val="22"/>
            <w:szCs w:val="22"/>
          </w:rPr>
          <w:t>Reach out to Student Life via email at se-studentlife@buv.edu.vn to express your interest.</w:t>
        </w:r>
      </w:ins>
    </w:p>
    <w:p w14:paraId="4D895DCC" w14:textId="77777777" w:rsidR="006E631B" w:rsidRPr="00CA65A2" w:rsidRDefault="006E631B" w:rsidP="006E631B">
      <w:pPr>
        <w:pStyle w:val="ListParagraph"/>
        <w:numPr>
          <w:ilvl w:val="0"/>
          <w:numId w:val="69"/>
        </w:numPr>
        <w:spacing w:before="0" w:beforeAutospacing="0" w:after="160" w:afterAutospacing="0" w:line="259" w:lineRule="auto"/>
        <w:jc w:val="left"/>
        <w:rPr>
          <w:ins w:id="9380" w:author="An Tran, ACA (BUV)" w:date="2024-09-12T11:05:00Z" w16du:dateUtc="2024-09-12T04:05:00Z"/>
          <w:rFonts w:ascii="iCiel Avenir LT Std 35 Light" w:hAnsi="iCiel Avenir LT Std 35 Light"/>
          <w:sz w:val="22"/>
          <w:szCs w:val="22"/>
        </w:rPr>
      </w:pPr>
      <w:ins w:id="9381" w:author="An Tran, ACA (BUV)" w:date="2024-09-12T11:05:00Z" w16du:dateUtc="2024-09-12T04:05:00Z">
        <w:r w:rsidRPr="00CA65A2">
          <w:rPr>
            <w:rFonts w:ascii="iCiel Avenir LT Std 35 Light" w:hAnsi="iCiel Avenir LT Std 35 Light"/>
            <w:sz w:val="22"/>
            <w:szCs w:val="22"/>
          </w:rPr>
          <w:t>Our Student Life team will guide you through every step, answering your questions and helping you complete the New Club Proposal Procedure to bring your vision to life.</w:t>
        </w:r>
      </w:ins>
    </w:p>
    <w:p w14:paraId="29E038B2" w14:textId="77777777" w:rsidR="006E631B" w:rsidRPr="00CA65A2" w:rsidRDefault="006E631B" w:rsidP="006E631B">
      <w:pPr>
        <w:spacing w:before="0" w:beforeAutospacing="0" w:after="160" w:afterAutospacing="0" w:line="259" w:lineRule="auto"/>
        <w:ind w:firstLine="0"/>
        <w:jc w:val="left"/>
        <w:rPr>
          <w:ins w:id="9382" w:author="An Tran, ACA (BUV)" w:date="2024-09-12T11:05:00Z" w16du:dateUtc="2024-09-12T04:05:00Z"/>
          <w:rFonts w:ascii="iCiel Avenir LT Std 35 Light" w:hAnsi="iCiel Avenir LT Std 35 Light"/>
          <w:sz w:val="22"/>
          <w:szCs w:val="22"/>
        </w:rPr>
      </w:pPr>
      <w:ins w:id="9383" w:author="An Tran, ACA (BUV)" w:date="2024-09-12T11:05:00Z" w16du:dateUtc="2024-09-12T04:05:00Z">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thành l</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m</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t c</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có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các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d</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ây:</w:t>
        </w:r>
      </w:ins>
    </w:p>
    <w:p w14:paraId="19EBD97C" w14:textId="77777777" w:rsidR="006E631B" w:rsidRDefault="006E631B" w:rsidP="006E631B">
      <w:pPr>
        <w:pStyle w:val="ListParagraph"/>
        <w:numPr>
          <w:ilvl w:val="0"/>
          <w:numId w:val="68"/>
        </w:numPr>
        <w:spacing w:before="0" w:beforeAutospacing="0" w:after="160" w:afterAutospacing="0" w:line="259" w:lineRule="auto"/>
        <w:jc w:val="left"/>
        <w:rPr>
          <w:ins w:id="9384" w:author="An Tran, ACA (BUV)" w:date="2024-09-12T11:05:00Z" w16du:dateUtc="2024-09-12T04:05:00Z"/>
          <w:rFonts w:ascii="iCiel Avenir LT Std 35 Light" w:hAnsi="iCiel Avenir LT Std 35 Light"/>
          <w:i/>
          <w:iCs/>
          <w:sz w:val="22"/>
          <w:szCs w:val="22"/>
        </w:rPr>
      </w:pPr>
      <w:ins w:id="9385" w:author="An Tran, ACA (BUV)" w:date="2024-09-12T11:05:00Z" w16du:dateUtc="2024-09-12T04:05:00Z">
        <w:r w:rsidRPr="00CA65A2">
          <w:rPr>
            <w:rFonts w:ascii="iCiel Avenir LT Std 35 Light" w:hAnsi="iCiel Avenir LT Std 35 Light"/>
            <w:i/>
            <w:iCs/>
            <w:sz w:val="22"/>
            <w:szCs w:val="22"/>
          </w:rPr>
          <w:t>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Student Life qua email se-studentlife@buv.edu.vn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b</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y t</w:t>
        </w:r>
        <w:r w:rsidRPr="00CA65A2">
          <w:rPr>
            <w:rFonts w:ascii="iCiel Avenir LT Std 35 Light" w:hAnsi="iCiel Avenir LT Std 35 Light" w:cs="Calibri"/>
            <w:i/>
            <w:iCs/>
            <w:sz w:val="22"/>
            <w:szCs w:val="22"/>
          </w:rPr>
          <w:t>ỏ</w:t>
        </w:r>
        <w:r w:rsidRPr="00CA65A2">
          <w:rPr>
            <w:rFonts w:ascii="iCiel Avenir LT Std 35 Light" w:hAnsi="iCiel Avenir LT Std 35 Light"/>
            <w:i/>
            <w:iCs/>
            <w:sz w:val="22"/>
            <w:szCs w:val="22"/>
          </w:rPr>
          <w:t xml:space="preserve"> mong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08033534" w14:textId="77777777" w:rsidR="006E631B" w:rsidRPr="00CA65A2" w:rsidRDefault="006E631B" w:rsidP="006E631B">
      <w:pPr>
        <w:pStyle w:val="ListParagraph"/>
        <w:numPr>
          <w:ilvl w:val="0"/>
          <w:numId w:val="68"/>
        </w:numPr>
        <w:spacing w:before="0" w:beforeAutospacing="0" w:after="160" w:afterAutospacing="0" w:line="259" w:lineRule="auto"/>
        <w:jc w:val="left"/>
        <w:rPr>
          <w:ins w:id="9386" w:author="An Tran, ACA (BUV)" w:date="2024-09-12T11:05:00Z" w16du:dateUtc="2024-09-12T04:05:00Z"/>
          <w:rFonts w:ascii="iCiel Avenir LT Std 35 Light" w:hAnsi="iCiel Avenir LT Std 35 Light"/>
          <w:i/>
          <w:iCs/>
          <w:sz w:val="22"/>
          <w:szCs w:val="22"/>
        </w:rPr>
      </w:pPr>
      <w:ins w:id="9387" w:author="An Tran, ACA (BUV)" w:date="2024-09-12T11:05:00Z" w16du:dateUtc="2024-09-12T04:05:00Z">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i ng</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 xml:space="preserve"> Student Life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sinh viên qua t</w:t>
        </w:r>
        <w:r w:rsidRPr="00CA65A2">
          <w:rPr>
            <w:rFonts w:ascii="iCiel Avenir LT Std 35 Light" w:hAnsi="iCiel Avenir LT Std 35 Light" w:cs="Calibri"/>
            <w:i/>
            <w:iCs/>
            <w:sz w:val="22"/>
            <w:szCs w:val="22"/>
          </w:rPr>
          <w:t>ừ</w:t>
        </w:r>
        <w:r w:rsidRPr="00CA65A2">
          <w:rPr>
            <w:rFonts w:ascii="iCiel Avenir LT Std 35 Light" w:hAnsi="iCiel Avenir LT Std 35 Light"/>
            <w:i/>
            <w:iCs/>
            <w:sz w:val="22"/>
            <w:szCs w:val="22"/>
          </w:rPr>
          <w:t>ng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tr</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l</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m</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i th</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c m</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gi</w:t>
        </w:r>
        <w:r w:rsidRPr="00CA65A2">
          <w:rPr>
            <w:rFonts w:ascii="iCiel Avenir LT Std 35 Light" w:hAnsi="iCiel Avenir LT Std 35 Light" w:cs="Avenir LT Std 35 Light"/>
            <w:i/>
            <w:iCs/>
            <w:sz w:val="22"/>
            <w:szCs w:val="22"/>
          </w:rPr>
          <w:t>ú</w:t>
        </w:r>
        <w:r w:rsidRPr="00CA65A2">
          <w:rPr>
            <w:rFonts w:ascii="iCiel Avenir LT Std 35 Light" w:hAnsi="iCiel Avenir LT Std 35 Light"/>
            <w:i/>
            <w:iCs/>
            <w:sz w:val="22"/>
            <w:szCs w:val="22"/>
          </w:rPr>
          <w:t>p sinh viên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theo Quy trình m</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 Câu l</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 xml:space="preserve">a </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ưở</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7E1CC67B" w14:textId="77777777" w:rsidR="006E631B" w:rsidRPr="009B03D3" w:rsidRDefault="006E631B" w:rsidP="006E631B">
      <w:pPr>
        <w:pStyle w:val="Question"/>
        <w:numPr>
          <w:ilvl w:val="0"/>
          <w:numId w:val="7"/>
        </w:numPr>
        <w:tabs>
          <w:tab w:val="left" w:pos="1260"/>
        </w:tabs>
        <w:spacing w:before="100" w:line="400" w:lineRule="exact"/>
        <w:ind w:left="0" w:firstLine="810"/>
        <w:rPr>
          <w:ins w:id="9388" w:author="An Tran, ACA (BUV)" w:date="2024-09-12T11:05:00Z" w16du:dateUtc="2024-09-12T04:05:00Z"/>
          <w:i/>
          <w:iCs/>
          <w:szCs w:val="22"/>
        </w:rPr>
      </w:pPr>
      <w:bookmarkStart w:id="9389" w:name="_Toc177025957"/>
      <w:bookmarkStart w:id="9390" w:name="_Toc177146675"/>
      <w:ins w:id="9391" w:author="An Tran, ACA (BUV)" w:date="2024-09-12T11:05:00Z" w16du:dateUtc="2024-09-12T04:05:00Z">
        <w:r w:rsidRPr="00D630F2">
          <w:rPr>
            <w:szCs w:val="22"/>
          </w:rPr>
          <w:t xml:space="preserve">What support is available for students who want to start a new student-led project? / </w:t>
        </w:r>
        <w:r w:rsidRPr="009B03D3">
          <w:rPr>
            <w:i/>
            <w:iCs/>
            <w:szCs w:val="22"/>
          </w:rPr>
          <w:t>Sinh viên s</w:t>
        </w:r>
        <w:r w:rsidRPr="009B03D3">
          <w:rPr>
            <w:rFonts w:cs="Calibri"/>
            <w:i/>
            <w:iCs/>
            <w:szCs w:val="22"/>
          </w:rPr>
          <w:t>ẽ</w:t>
        </w:r>
        <w:r w:rsidRPr="009B03D3">
          <w:rPr>
            <w:i/>
            <w:iCs/>
            <w:szCs w:val="22"/>
          </w:rPr>
          <w:t xml:space="preserve"> </w:t>
        </w:r>
        <w:r w:rsidRPr="009B03D3">
          <w:rPr>
            <w:rFonts w:cs="Calibri"/>
            <w:i/>
            <w:iCs/>
            <w:szCs w:val="22"/>
          </w:rPr>
          <w:t>đượ</w:t>
        </w:r>
        <w:r w:rsidRPr="009B03D3">
          <w:rPr>
            <w:i/>
            <w:iCs/>
            <w:szCs w:val="22"/>
          </w:rPr>
          <w:t>c h</w:t>
        </w:r>
        <w:r w:rsidRPr="009B03D3">
          <w:rPr>
            <w:rFonts w:cs="Calibri"/>
            <w:i/>
            <w:iCs/>
            <w:szCs w:val="22"/>
          </w:rPr>
          <w:t>ỗ</w:t>
        </w:r>
        <w:r w:rsidRPr="009B03D3">
          <w:rPr>
            <w:i/>
            <w:iCs/>
            <w:szCs w:val="22"/>
          </w:rPr>
          <w:t xml:space="preserve"> tr</w:t>
        </w:r>
        <w:r w:rsidRPr="009B03D3">
          <w:rPr>
            <w:rFonts w:cs="Calibri"/>
            <w:i/>
            <w:iCs/>
            <w:szCs w:val="22"/>
          </w:rPr>
          <w:t>ợ</w:t>
        </w:r>
        <w:r w:rsidRPr="009B03D3">
          <w:rPr>
            <w:i/>
            <w:iCs/>
            <w:szCs w:val="22"/>
          </w:rPr>
          <w:t xml:space="preserve"> nh</w:t>
        </w:r>
        <w:r w:rsidRPr="009B03D3">
          <w:rPr>
            <w:rFonts w:cs="Calibri"/>
            <w:i/>
            <w:iCs/>
            <w:szCs w:val="22"/>
          </w:rPr>
          <w:t>ư</w:t>
        </w:r>
        <w:r w:rsidRPr="009B03D3">
          <w:rPr>
            <w:i/>
            <w:iCs/>
            <w:szCs w:val="22"/>
          </w:rPr>
          <w:t xml:space="preserve"> th</w:t>
        </w:r>
        <w:r w:rsidRPr="009B03D3">
          <w:rPr>
            <w:rFonts w:cs="Calibri"/>
            <w:i/>
            <w:iCs/>
            <w:szCs w:val="22"/>
          </w:rPr>
          <w:t>ế</w:t>
        </w:r>
        <w:r w:rsidRPr="009B03D3">
          <w:rPr>
            <w:i/>
            <w:iCs/>
            <w:szCs w:val="22"/>
          </w:rPr>
          <w:t xml:space="preserve"> nào n</w:t>
        </w:r>
        <w:r w:rsidRPr="009B03D3">
          <w:rPr>
            <w:rFonts w:cs="Calibri"/>
            <w:i/>
            <w:iCs/>
            <w:szCs w:val="22"/>
          </w:rPr>
          <w:t>ế</w:t>
        </w:r>
        <w:r w:rsidRPr="009B03D3">
          <w:rPr>
            <w:i/>
            <w:iCs/>
            <w:szCs w:val="22"/>
          </w:rPr>
          <w:t>u mu</w:t>
        </w:r>
        <w:r w:rsidRPr="009B03D3">
          <w:rPr>
            <w:rFonts w:cs="Calibri"/>
            <w:i/>
            <w:iCs/>
            <w:szCs w:val="22"/>
          </w:rPr>
          <w:t>ố</w:t>
        </w:r>
        <w:r w:rsidRPr="009B03D3">
          <w:rPr>
            <w:i/>
            <w:iCs/>
            <w:szCs w:val="22"/>
          </w:rPr>
          <w:t>n b</w:t>
        </w:r>
        <w:r w:rsidRPr="009B03D3">
          <w:rPr>
            <w:rFonts w:cs="Calibri"/>
            <w:i/>
            <w:iCs/>
            <w:szCs w:val="22"/>
          </w:rPr>
          <w:t>ắ</w:t>
        </w:r>
        <w:r w:rsidRPr="009B03D3">
          <w:rPr>
            <w:i/>
            <w:iCs/>
            <w:szCs w:val="22"/>
          </w:rPr>
          <w:t xml:space="preserve">t </w:t>
        </w:r>
        <w:r w:rsidRPr="009B03D3">
          <w:rPr>
            <w:rFonts w:cs="Calibri"/>
            <w:i/>
            <w:iCs/>
            <w:szCs w:val="22"/>
          </w:rPr>
          <w:t>đầ</w:t>
        </w:r>
        <w:r w:rsidRPr="009B03D3">
          <w:rPr>
            <w:i/>
            <w:iCs/>
            <w:szCs w:val="22"/>
          </w:rPr>
          <w:t>u m</w:t>
        </w:r>
        <w:r w:rsidRPr="009B03D3">
          <w:rPr>
            <w:rFonts w:cs="Calibri"/>
            <w:i/>
            <w:iCs/>
            <w:szCs w:val="22"/>
          </w:rPr>
          <w:t>ộ</w:t>
        </w:r>
        <w:r w:rsidRPr="009B03D3">
          <w:rPr>
            <w:i/>
            <w:iCs/>
            <w:szCs w:val="22"/>
          </w:rPr>
          <w:t>t D</w:t>
        </w:r>
        <w:r w:rsidRPr="009B03D3">
          <w:rPr>
            <w:rFonts w:cs="Calibri"/>
            <w:i/>
            <w:iCs/>
            <w:szCs w:val="22"/>
          </w:rPr>
          <w:t>ự</w:t>
        </w:r>
        <w:r w:rsidRPr="009B03D3">
          <w:rPr>
            <w:i/>
            <w:iCs/>
            <w:szCs w:val="22"/>
          </w:rPr>
          <w:t xml:space="preserve"> án m</w:t>
        </w:r>
        <w:r w:rsidRPr="009B03D3">
          <w:rPr>
            <w:rFonts w:cs="Calibri"/>
            <w:i/>
            <w:iCs/>
            <w:szCs w:val="22"/>
          </w:rPr>
          <w:t>ớ</w:t>
        </w:r>
        <w:r w:rsidRPr="009B03D3">
          <w:rPr>
            <w:i/>
            <w:iCs/>
            <w:szCs w:val="22"/>
          </w:rPr>
          <w:t>i?</w:t>
        </w:r>
        <w:bookmarkEnd w:id="9389"/>
        <w:bookmarkEnd w:id="9390"/>
      </w:ins>
    </w:p>
    <w:p w14:paraId="30F75E89" w14:textId="77777777" w:rsidR="006E631B" w:rsidRDefault="006E631B" w:rsidP="006E631B">
      <w:pPr>
        <w:spacing w:before="0" w:beforeAutospacing="0" w:after="160" w:afterAutospacing="0" w:line="259" w:lineRule="auto"/>
        <w:ind w:firstLine="0"/>
        <w:rPr>
          <w:ins w:id="9392" w:author="An Tran, ACA (BUV)" w:date="2024-09-12T11:05:00Z" w16du:dateUtc="2024-09-12T04:05:00Z"/>
          <w:rFonts w:ascii="iCiel Avenir LT Std 35 Light" w:hAnsi="iCiel Avenir LT Std 35 Light"/>
          <w:sz w:val="22"/>
          <w:szCs w:val="22"/>
        </w:rPr>
      </w:pPr>
      <w:ins w:id="9393" w:author="An Tran, ACA (BUV)" w:date="2024-09-12T11:05:00Z" w16du:dateUtc="2024-09-12T04:05:00Z">
        <w:r w:rsidRPr="00CA65A2">
          <w:rPr>
            <w:rFonts w:ascii="iCiel Avenir LT Std 35 Light" w:hAnsi="iCiel Avenir LT Std 35 Light"/>
            <w:sz w:val="22"/>
            <w:szCs w:val="22"/>
          </w:rPr>
          <w:t>When students want to start a student-led project, students should follow the following steps:</w:t>
        </w:r>
      </w:ins>
    </w:p>
    <w:p w14:paraId="1CF27F5E" w14:textId="77777777" w:rsidR="006E631B" w:rsidRDefault="006E631B" w:rsidP="006E631B">
      <w:pPr>
        <w:pStyle w:val="ListParagraph"/>
        <w:numPr>
          <w:ilvl w:val="0"/>
          <w:numId w:val="70"/>
        </w:numPr>
        <w:spacing w:before="0" w:beforeAutospacing="0" w:after="160" w:afterAutospacing="0" w:line="259" w:lineRule="auto"/>
        <w:rPr>
          <w:ins w:id="9394" w:author="An Tran, ACA (BUV)" w:date="2024-09-12T11:05:00Z" w16du:dateUtc="2024-09-12T04:05:00Z"/>
          <w:rFonts w:ascii="iCiel Avenir LT Std 35 Light" w:hAnsi="iCiel Avenir LT Std 35 Light"/>
          <w:sz w:val="22"/>
          <w:szCs w:val="22"/>
        </w:rPr>
      </w:pPr>
      <w:ins w:id="9395" w:author="An Tran, ACA (BUV)" w:date="2024-09-12T11:05:00Z" w16du:dateUtc="2024-09-12T04:05:00Z">
        <w:r w:rsidRPr="00CA65A2">
          <w:rPr>
            <w:rFonts w:ascii="iCiel Avenir LT Std 35 Light" w:hAnsi="iCiel Avenir LT Std 35 Light"/>
            <w:sz w:val="22"/>
            <w:szCs w:val="22"/>
          </w:rPr>
          <w:t xml:space="preserve">Contact Student Life </w:t>
        </w:r>
        <w:r>
          <w:rPr>
            <w:rFonts w:ascii="iCiel Avenir LT Std 35 Light" w:hAnsi="iCiel Avenir LT Std 35 Light"/>
            <w:sz w:val="22"/>
            <w:szCs w:val="22"/>
          </w:rPr>
          <w:t>at</w:t>
        </w:r>
        <w:r w:rsidRPr="00CA65A2">
          <w:rPr>
            <w:rFonts w:ascii="iCiel Avenir LT Std 35 Light" w:hAnsi="iCiel Avenir LT Std 35 Light"/>
            <w:sz w:val="22"/>
            <w:szCs w:val="22"/>
          </w:rPr>
          <w:t xml:space="preserve"> se-studentlife@buv.edu.vn to get started.</w:t>
        </w:r>
      </w:ins>
    </w:p>
    <w:p w14:paraId="1E0D0B92" w14:textId="77777777" w:rsidR="006E631B" w:rsidRPr="00CA65A2" w:rsidRDefault="006E631B" w:rsidP="006E631B">
      <w:pPr>
        <w:pStyle w:val="ListParagraph"/>
        <w:numPr>
          <w:ilvl w:val="0"/>
          <w:numId w:val="70"/>
        </w:numPr>
        <w:spacing w:before="0" w:beforeAutospacing="0" w:after="160" w:afterAutospacing="0" w:line="259" w:lineRule="auto"/>
        <w:rPr>
          <w:ins w:id="9396" w:author="An Tran, ACA (BUV)" w:date="2024-09-12T11:05:00Z" w16du:dateUtc="2024-09-12T04:05:00Z"/>
          <w:rFonts w:ascii="iCiel Avenir LT Std 35 Light" w:hAnsi="iCiel Avenir LT Std 35 Light"/>
          <w:sz w:val="22"/>
          <w:szCs w:val="22"/>
        </w:rPr>
      </w:pPr>
      <w:ins w:id="9397" w:author="An Tran, ACA (BUV)" w:date="2024-09-12T11:05:00Z" w16du:dateUtc="2024-09-12T04:05:00Z">
        <w:r w:rsidRPr="00CA65A2">
          <w:rPr>
            <w:rFonts w:ascii="iCiel Avenir LT Std 35 Light" w:hAnsi="iCiel Avenir LT Std 35 Light"/>
            <w:sz w:val="22"/>
            <w:szCs w:val="22"/>
          </w:rPr>
          <w:t>Our team will work closely with you, offering guidance and support to complete the proposal and navigate the Event Proposal Procedure.</w:t>
        </w:r>
      </w:ins>
    </w:p>
    <w:p w14:paraId="7581B262" w14:textId="77777777" w:rsidR="006E631B" w:rsidRDefault="006E631B" w:rsidP="006E631B">
      <w:pPr>
        <w:spacing w:before="0" w:beforeAutospacing="0" w:after="160" w:afterAutospacing="0" w:line="259" w:lineRule="auto"/>
        <w:ind w:firstLine="0"/>
        <w:rPr>
          <w:ins w:id="9398" w:author="An Tran, ACA (BUV)" w:date="2024-09-12T11:05:00Z" w16du:dateUtc="2024-09-12T04:05:00Z"/>
          <w:rFonts w:ascii="iCiel Avenir LT Std 35 Light" w:hAnsi="iCiel Avenir LT Std 35 Light"/>
          <w:i/>
          <w:iCs/>
          <w:sz w:val="22"/>
          <w:szCs w:val="22"/>
        </w:rPr>
      </w:pPr>
      <w:ins w:id="9399" w:author="An Tran, ACA (BUV)" w:date="2024-09-12T11:05:00Z" w16du:dateUtc="2024-09-12T04:05:00Z">
        <w:r w:rsidRPr="00CA65A2">
          <w:rPr>
            <w:rFonts w:ascii="iCiel Avenir LT Std 35 Light" w:hAnsi="iCiel Avenir LT Std 35 Light"/>
            <w:i/>
            <w:iCs/>
            <w:sz w:val="22"/>
            <w:szCs w:val="22"/>
          </w:rPr>
          <w:t>Khi sinh viên mu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n kh</w:t>
        </w:r>
        <w:r w:rsidRPr="00CA65A2">
          <w:rPr>
            <w:rFonts w:ascii="iCiel Avenir LT Std 35 Light" w:hAnsi="iCiel Avenir LT Std 35 Light" w:cs="Calibri"/>
            <w:i/>
            <w:iCs/>
            <w:sz w:val="22"/>
            <w:szCs w:val="22"/>
          </w:rPr>
          <w:t>ở</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m</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t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n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nên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sau:</w:t>
        </w:r>
      </w:ins>
    </w:p>
    <w:p w14:paraId="0BA54B59" w14:textId="77777777" w:rsidR="006E631B" w:rsidRDefault="006E631B" w:rsidP="006E631B">
      <w:pPr>
        <w:pStyle w:val="ListParagraph"/>
        <w:numPr>
          <w:ilvl w:val="0"/>
          <w:numId w:val="71"/>
        </w:numPr>
        <w:spacing w:before="0" w:beforeAutospacing="0" w:after="160" w:afterAutospacing="0" w:line="259" w:lineRule="auto"/>
        <w:rPr>
          <w:ins w:id="9400" w:author="An Tran, ACA (BUV)" w:date="2024-09-12T11:05:00Z" w16du:dateUtc="2024-09-12T04:05:00Z"/>
          <w:rFonts w:ascii="iCiel Avenir LT Std 35 Light" w:hAnsi="iCiel Avenir LT Std 35 Light"/>
          <w:i/>
          <w:iCs/>
          <w:sz w:val="22"/>
          <w:szCs w:val="22"/>
        </w:rPr>
      </w:pPr>
      <w:ins w:id="9401" w:author="An Tran, ACA (BUV)" w:date="2024-09-12T11:05:00Z" w16du:dateUtc="2024-09-12T04:05:00Z">
        <w:r w:rsidRPr="00CA65A2">
          <w:rPr>
            <w:rFonts w:ascii="iCiel Avenir LT Std 35 Light" w:hAnsi="iCiel Avenir LT Std 35 Light"/>
            <w:i/>
            <w:iCs/>
            <w:sz w:val="22"/>
            <w:szCs w:val="22"/>
          </w:rPr>
          <w:t>Liên h</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Student Life qua email se-studentlife@buv.edu.vn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b</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đầ</w:t>
        </w:r>
        <w:r w:rsidRPr="00CA65A2">
          <w:rPr>
            <w:rFonts w:ascii="iCiel Avenir LT Std 35 Light" w:hAnsi="iCiel Avenir LT Std 35 Light"/>
            <w:i/>
            <w:iCs/>
            <w:sz w:val="22"/>
            <w:szCs w:val="22"/>
          </w:rPr>
          <w:t>u ý t</w:t>
        </w:r>
        <w:r w:rsidRPr="00CA65A2">
          <w:rPr>
            <w:rFonts w:ascii="iCiel Avenir LT Std 35 Light" w:hAnsi="iCiel Avenir LT Std 35 Light" w:cs="Calibri"/>
            <w:i/>
            <w:iCs/>
            <w:sz w:val="22"/>
            <w:szCs w:val="22"/>
          </w:rPr>
          <w:t>ưở</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mình.</w:t>
        </w:r>
      </w:ins>
    </w:p>
    <w:p w14:paraId="5F483E9E" w14:textId="77777777" w:rsidR="006E631B" w:rsidRPr="00CA65A2" w:rsidRDefault="006E631B" w:rsidP="006E631B">
      <w:pPr>
        <w:pStyle w:val="ListParagraph"/>
        <w:numPr>
          <w:ilvl w:val="0"/>
          <w:numId w:val="71"/>
        </w:numPr>
        <w:spacing w:before="0" w:beforeAutospacing="0" w:after="160" w:afterAutospacing="0" w:line="259" w:lineRule="auto"/>
        <w:rPr>
          <w:ins w:id="9402" w:author="An Tran, ACA (BUV)" w:date="2024-09-12T11:05:00Z" w16du:dateUtc="2024-09-12T04:05:00Z"/>
          <w:rFonts w:ascii="iCiel Avenir LT Std 35 Light" w:hAnsi="iCiel Avenir LT Std 35 Light"/>
          <w:i/>
          <w:iCs/>
          <w:sz w:val="22"/>
          <w:szCs w:val="22"/>
        </w:rPr>
      </w:pPr>
      <w:ins w:id="9403" w:author="An Tran, ACA (BUV)" w:date="2024-09-12T11:05:00Z" w16du:dateUtc="2024-09-12T04:05:00Z">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i ng</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 xml:space="preserve"> Student Life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m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ch</w:t>
        </w:r>
        <w:r w:rsidRPr="00CA65A2">
          <w:rPr>
            <w:rFonts w:ascii="iCiel Avenir LT Std 35 Light" w:hAnsi="iCiel Avenir LT Std 35 Light" w:cs="Calibri"/>
            <w:i/>
            <w:iCs/>
            <w:sz w:val="22"/>
            <w:szCs w:val="22"/>
          </w:rPr>
          <w:t>ặ</w:t>
        </w:r>
        <w:r w:rsidRPr="00CA65A2">
          <w:rPr>
            <w:rFonts w:ascii="iCiel Avenir LT Std 35 Light" w:hAnsi="iCiel Avenir LT Std 35 Light"/>
            <w:i/>
            <w:iCs/>
            <w:sz w:val="22"/>
            <w:szCs w:val="22"/>
          </w:rPr>
          <w:t>t ch</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sinh viên, cung c</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p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sinh viên có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hoàn thành </w:t>
        </w:r>
        <w:r w:rsidRPr="00CA65A2">
          <w:rPr>
            <w:rFonts w:ascii="iCiel Avenir LT Std 35 Light" w:hAnsi="iCiel Avenir LT Std 35 Light" w:cs="Calibri"/>
            <w:i/>
            <w:iCs/>
            <w:sz w:val="22"/>
            <w:szCs w:val="22"/>
          </w:rPr>
          <w:t>đề</w:t>
        </w:r>
        <w:r w:rsidRPr="00CA65A2">
          <w:rPr>
            <w:rFonts w:ascii="iCiel Avenir LT Std 35 Light" w:hAnsi="iCiel Avenir LT Std 35 Light"/>
            <w:i/>
            <w:iCs/>
            <w:sz w:val="22"/>
            <w:szCs w:val="22"/>
          </w:rPr>
          <w:t xml:space="preserve"> xu</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cho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án theo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 xml:space="preserve">úng Quy trình </w:t>
        </w:r>
        <w:r w:rsidRPr="00CA65A2">
          <w:rPr>
            <w:rFonts w:ascii="iCiel Avenir LT Std 35 Light" w:hAnsi="iCiel Avenir LT Std 35 Light" w:cs="Calibri"/>
            <w:i/>
            <w:iCs/>
            <w:sz w:val="22"/>
            <w:szCs w:val="22"/>
          </w:rPr>
          <w:t>đề</w:t>
        </w:r>
        <w:r w:rsidRPr="00CA65A2">
          <w:rPr>
            <w:rFonts w:ascii="iCiel Avenir LT Std 35 Light" w:hAnsi="iCiel Avenir LT Std 35 Light"/>
            <w:i/>
            <w:iCs/>
            <w:sz w:val="22"/>
            <w:szCs w:val="22"/>
          </w:rPr>
          <w:t xml:space="preserve"> xu</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w:t>
        </w:r>
      </w:ins>
    </w:p>
    <w:p w14:paraId="71971075" w14:textId="77777777" w:rsidR="006E631B" w:rsidRPr="00D630F2" w:rsidRDefault="006E631B" w:rsidP="006E631B">
      <w:pPr>
        <w:pStyle w:val="Question"/>
        <w:numPr>
          <w:ilvl w:val="0"/>
          <w:numId w:val="7"/>
        </w:numPr>
        <w:tabs>
          <w:tab w:val="left" w:pos="1260"/>
        </w:tabs>
        <w:spacing w:before="100" w:line="400" w:lineRule="exact"/>
        <w:ind w:left="0" w:firstLine="810"/>
        <w:rPr>
          <w:ins w:id="9404" w:author="An Tran, ACA (BUV)" w:date="2024-09-12T11:05:00Z" w16du:dateUtc="2024-09-12T04:05:00Z"/>
          <w:szCs w:val="22"/>
        </w:rPr>
      </w:pPr>
      <w:bookmarkStart w:id="9405" w:name="_Toc177025958"/>
      <w:bookmarkStart w:id="9406" w:name="_Toc177146676"/>
      <w:ins w:id="9407" w:author="An Tran, ACA (BUV)" w:date="2024-09-12T11:05:00Z" w16du:dateUtc="2024-09-12T04:05:00Z">
        <w:r w:rsidRPr="00D630F2">
          <w:rPr>
            <w:szCs w:val="22"/>
          </w:rPr>
          <w:t xml:space="preserve">What is the Student Association Committee? How can students join the BUV Student Association Committee? / </w:t>
        </w:r>
        <w:r w:rsidRPr="00D630F2">
          <w:rPr>
            <w:i/>
            <w:iCs/>
            <w:szCs w:val="22"/>
          </w:rPr>
          <w:t>H</w:t>
        </w:r>
        <w:r w:rsidRPr="00D630F2">
          <w:rPr>
            <w:rFonts w:cs="Calibri"/>
            <w:i/>
            <w:iCs/>
            <w:szCs w:val="22"/>
          </w:rPr>
          <w:t>ộ</w:t>
        </w:r>
        <w:r w:rsidRPr="00D630F2">
          <w:rPr>
            <w:i/>
            <w:iCs/>
            <w:szCs w:val="22"/>
          </w:rPr>
          <w:t xml:space="preserve">i </w:t>
        </w:r>
        <w:r w:rsidRPr="00D630F2">
          <w:rPr>
            <w:rFonts w:cs="Calibri"/>
            <w:i/>
            <w:iCs/>
            <w:szCs w:val="22"/>
          </w:rPr>
          <w:t>đồ</w:t>
        </w:r>
        <w:r w:rsidRPr="00D630F2">
          <w:rPr>
            <w:i/>
            <w:iCs/>
            <w:szCs w:val="22"/>
          </w:rPr>
          <w:t>ng Sinh viên BUV là gì? Sinh viên có th</w:t>
        </w:r>
        <w:r w:rsidRPr="00D630F2">
          <w:rPr>
            <w:rFonts w:cs="Calibri"/>
            <w:i/>
            <w:iCs/>
            <w:szCs w:val="22"/>
          </w:rPr>
          <w:t>ể</w:t>
        </w:r>
        <w:r w:rsidRPr="00D630F2">
          <w:rPr>
            <w:i/>
            <w:iCs/>
            <w:szCs w:val="22"/>
          </w:rPr>
          <w:t xml:space="preserve"> tham gia v</w:t>
        </w:r>
        <w:r w:rsidRPr="00D630F2">
          <w:rPr>
            <w:rFonts w:cs="Avenir LT Std 35 Light"/>
            <w:i/>
            <w:iCs/>
            <w:szCs w:val="22"/>
          </w:rPr>
          <w:t>à</w:t>
        </w:r>
        <w:r w:rsidRPr="00D630F2">
          <w:rPr>
            <w:i/>
            <w:iCs/>
            <w:szCs w:val="22"/>
          </w:rPr>
          <w:t>o H</w:t>
        </w:r>
        <w:r w:rsidRPr="00D630F2">
          <w:rPr>
            <w:rFonts w:cs="Calibri"/>
            <w:i/>
            <w:iCs/>
            <w:szCs w:val="22"/>
          </w:rPr>
          <w:t>ộ</w:t>
        </w:r>
        <w:r w:rsidRPr="00D630F2">
          <w:rPr>
            <w:i/>
            <w:iCs/>
            <w:szCs w:val="22"/>
          </w:rPr>
          <w:t xml:space="preserve">i </w:t>
        </w:r>
        <w:r w:rsidRPr="00D630F2">
          <w:rPr>
            <w:rFonts w:cs="Calibri"/>
            <w:i/>
            <w:iCs/>
            <w:szCs w:val="22"/>
          </w:rPr>
          <w:t>đồ</w:t>
        </w:r>
        <w:r w:rsidRPr="00D630F2">
          <w:rPr>
            <w:i/>
            <w:iCs/>
            <w:szCs w:val="22"/>
          </w:rPr>
          <w:t>ng sinh vi</w:t>
        </w:r>
        <w:r w:rsidRPr="00D630F2">
          <w:rPr>
            <w:rFonts w:cs="Avenir LT Std 35 Light"/>
            <w:i/>
            <w:iCs/>
            <w:szCs w:val="22"/>
          </w:rPr>
          <w:t>ê</w:t>
        </w:r>
        <w:r w:rsidRPr="00D630F2">
          <w:rPr>
            <w:i/>
            <w:iCs/>
            <w:szCs w:val="22"/>
          </w:rPr>
          <w:t>n BUV b</w:t>
        </w:r>
        <w:r w:rsidRPr="00D630F2">
          <w:rPr>
            <w:rFonts w:cs="Calibri"/>
            <w:i/>
            <w:iCs/>
            <w:szCs w:val="22"/>
          </w:rPr>
          <w:t>ằ</w:t>
        </w:r>
        <w:r w:rsidRPr="00D630F2">
          <w:rPr>
            <w:i/>
            <w:iCs/>
            <w:szCs w:val="22"/>
          </w:rPr>
          <w:t>ng cách nào?</w:t>
        </w:r>
        <w:bookmarkEnd w:id="9405"/>
        <w:bookmarkEnd w:id="9406"/>
      </w:ins>
    </w:p>
    <w:p w14:paraId="4B5F4945" w14:textId="77777777" w:rsidR="006E631B" w:rsidRPr="00CA65A2" w:rsidRDefault="006E631B" w:rsidP="006E631B">
      <w:pPr>
        <w:spacing w:before="0" w:beforeAutospacing="0" w:after="160" w:afterAutospacing="0" w:line="259" w:lineRule="auto"/>
        <w:ind w:firstLine="0"/>
        <w:rPr>
          <w:ins w:id="9408" w:author="An Tran, ACA (BUV)" w:date="2024-09-12T11:05:00Z" w16du:dateUtc="2024-09-12T04:05:00Z"/>
          <w:rFonts w:ascii="iCiel Avenir LT Std 35 Light" w:hAnsi="iCiel Avenir LT Std 35 Light"/>
          <w:sz w:val="22"/>
          <w:szCs w:val="22"/>
        </w:rPr>
      </w:pPr>
      <w:ins w:id="9409" w:author="An Tran, ACA (BUV)" w:date="2024-09-12T11:05:00Z" w16du:dateUtc="2024-09-12T04:05:00Z">
        <w:r w:rsidRPr="00CA65A2">
          <w:rPr>
            <w:rFonts w:ascii="iCiel Avenir LT Std 35 Light" w:hAnsi="iCiel Avenir LT Std 35 Light"/>
            <w:sz w:val="22"/>
            <w:szCs w:val="22"/>
          </w:rPr>
          <w:t>The Student Association Committee (SAC) is the voice of BUV’s undergraduate students, representing your interests and concerns to the university administration. We work to ensure transparency, inclusivity, and co-efficiency within the student community. The SAC operates under the guidance of the Student Engagement Department, driven by students, for students.</w:t>
        </w:r>
      </w:ins>
    </w:p>
    <w:p w14:paraId="218AC425" w14:textId="77777777" w:rsidR="006E631B" w:rsidRPr="00CA65A2" w:rsidRDefault="006E631B" w:rsidP="006E631B">
      <w:pPr>
        <w:ind w:firstLine="0"/>
        <w:rPr>
          <w:ins w:id="9410" w:author="An Tran, ACA (BUV)" w:date="2024-09-12T11:05:00Z" w16du:dateUtc="2024-09-12T04:05:00Z"/>
          <w:rFonts w:ascii="iCiel Avenir LT Std 35 Light" w:hAnsi="iCiel Avenir LT Std 35 Light"/>
          <w:sz w:val="22"/>
          <w:szCs w:val="22"/>
        </w:rPr>
      </w:pPr>
      <w:ins w:id="9411" w:author="An Tran, ACA (BUV)" w:date="2024-09-12T11:05:00Z" w16du:dateUtc="2024-09-12T04:05:00Z">
        <w:r w:rsidRPr="00CA65A2">
          <w:rPr>
            <w:rFonts w:ascii="iCiel Avenir LT Std 35 Light" w:hAnsi="iCiel Avenir LT Std 35 Light"/>
            <w:sz w:val="22"/>
            <w:szCs w:val="22"/>
          </w:rPr>
          <w:t xml:space="preserve">SAC’s mission is: </w:t>
        </w:r>
      </w:ins>
    </w:p>
    <w:p w14:paraId="63937E61" w14:textId="77777777" w:rsidR="006E631B" w:rsidRPr="00CA65A2" w:rsidRDefault="006E631B" w:rsidP="006E631B">
      <w:pPr>
        <w:pStyle w:val="ListParagraph"/>
        <w:numPr>
          <w:ilvl w:val="0"/>
          <w:numId w:val="72"/>
        </w:numPr>
        <w:spacing w:before="0" w:beforeAutospacing="0" w:after="160" w:afterAutospacing="0" w:line="259" w:lineRule="auto"/>
        <w:jc w:val="left"/>
        <w:rPr>
          <w:ins w:id="9412" w:author="An Tran, ACA (BUV)" w:date="2024-09-12T11:05:00Z" w16du:dateUtc="2024-09-12T04:05:00Z"/>
          <w:rFonts w:ascii="iCiel Avenir LT Std 35 Light" w:hAnsi="iCiel Avenir LT Std 35 Light"/>
          <w:sz w:val="22"/>
          <w:szCs w:val="22"/>
        </w:rPr>
      </w:pPr>
      <w:ins w:id="9413" w:author="An Tran, ACA (BUV)" w:date="2024-09-12T11:05:00Z" w16du:dateUtc="2024-09-12T04:05:00Z">
        <w:r w:rsidRPr="00CA65A2">
          <w:rPr>
            <w:rFonts w:ascii="iCiel Avenir LT Std 35 Light" w:hAnsi="iCiel Avenir LT Std 35 Light"/>
            <w:sz w:val="22"/>
            <w:szCs w:val="22"/>
          </w:rPr>
          <w:t>To represent the undergraduate students at British University Vietnam in communicating with the University and other external stakeholders.</w:t>
        </w:r>
      </w:ins>
    </w:p>
    <w:p w14:paraId="2C643F42" w14:textId="77777777" w:rsidR="006E631B" w:rsidRPr="00CA65A2" w:rsidRDefault="006E631B" w:rsidP="006E631B">
      <w:pPr>
        <w:pStyle w:val="ListParagraph"/>
        <w:numPr>
          <w:ilvl w:val="0"/>
          <w:numId w:val="66"/>
        </w:numPr>
        <w:spacing w:before="0" w:beforeAutospacing="0" w:after="160" w:afterAutospacing="0" w:line="259" w:lineRule="auto"/>
        <w:jc w:val="left"/>
        <w:rPr>
          <w:ins w:id="9414" w:author="An Tran, ACA (BUV)" w:date="2024-09-12T11:05:00Z" w16du:dateUtc="2024-09-12T04:05:00Z"/>
          <w:rFonts w:ascii="iCiel Avenir LT Std 35 Light" w:hAnsi="iCiel Avenir LT Std 35 Light"/>
          <w:sz w:val="22"/>
          <w:szCs w:val="22"/>
        </w:rPr>
      </w:pPr>
      <w:ins w:id="9415" w:author="An Tran, ACA (BUV)" w:date="2024-09-12T11:05:00Z" w16du:dateUtc="2024-09-12T04:05:00Z">
        <w:r w:rsidRPr="00CA65A2">
          <w:rPr>
            <w:rFonts w:ascii="iCiel Avenir LT Std 35 Light" w:hAnsi="iCiel Avenir LT Std 35 Light"/>
            <w:sz w:val="22"/>
            <w:szCs w:val="22"/>
          </w:rPr>
          <w:t>To connect every part of the Student Community by identifying, validating, and serving the needs, the diversity and inclusivity of students as its priority.</w:t>
        </w:r>
      </w:ins>
    </w:p>
    <w:p w14:paraId="1CDB8FA9" w14:textId="77777777" w:rsidR="006E631B" w:rsidRPr="00CA65A2" w:rsidRDefault="006E631B" w:rsidP="006E631B">
      <w:pPr>
        <w:pStyle w:val="ListParagraph"/>
        <w:numPr>
          <w:ilvl w:val="0"/>
          <w:numId w:val="66"/>
        </w:numPr>
        <w:spacing w:before="0" w:beforeAutospacing="0" w:after="160" w:afterAutospacing="0" w:line="259" w:lineRule="auto"/>
        <w:jc w:val="left"/>
        <w:rPr>
          <w:ins w:id="9416" w:author="An Tran, ACA (BUV)" w:date="2024-09-12T11:05:00Z" w16du:dateUtc="2024-09-12T04:05:00Z"/>
          <w:rFonts w:ascii="iCiel Avenir LT Std 35 Light" w:hAnsi="iCiel Avenir LT Std 35 Light"/>
          <w:sz w:val="22"/>
          <w:szCs w:val="22"/>
        </w:rPr>
      </w:pPr>
      <w:ins w:id="9417" w:author="An Tran, ACA (BUV)" w:date="2024-09-12T11:05:00Z" w16du:dateUtc="2024-09-12T04:05:00Z">
        <w:r w:rsidRPr="00CA65A2">
          <w:rPr>
            <w:rFonts w:ascii="iCiel Avenir LT Std 35 Light" w:hAnsi="iCiel Avenir LT Std 35 Light"/>
            <w:sz w:val="22"/>
            <w:szCs w:val="22"/>
          </w:rPr>
          <w:t>To support the University in building the University’s culture in terms of its Student Community.</w:t>
        </w:r>
      </w:ins>
    </w:p>
    <w:p w14:paraId="2E230137" w14:textId="77777777" w:rsidR="006E631B" w:rsidRPr="00CA65A2" w:rsidRDefault="006E631B" w:rsidP="006E631B">
      <w:pPr>
        <w:spacing w:before="0" w:beforeAutospacing="0" w:after="160" w:afterAutospacing="0" w:line="259" w:lineRule="auto"/>
        <w:ind w:firstLine="0"/>
        <w:rPr>
          <w:ins w:id="9418" w:author="An Tran, ACA (BUV)" w:date="2024-09-12T11:05:00Z" w16du:dateUtc="2024-09-12T04:05:00Z"/>
          <w:rFonts w:ascii="iCiel Avenir LT Std 35 Light" w:hAnsi="iCiel Avenir LT Std 35 Light"/>
          <w:sz w:val="22"/>
          <w:szCs w:val="22"/>
        </w:rPr>
      </w:pPr>
      <w:ins w:id="9419" w:author="An Tran, ACA (BUV)" w:date="2024-09-12T11:05:00Z" w16du:dateUtc="2024-09-12T04:05:00Z">
        <w:r w:rsidRPr="00CA65A2">
          <w:rPr>
            <w:rFonts w:ascii="iCiel Avenir LT Std 35 Light" w:hAnsi="iCiel Avenir LT Std 35 Light"/>
            <w:sz w:val="22"/>
            <w:szCs w:val="22"/>
          </w:rPr>
          <w:t>SAC elections normally take place from May to June, with dates and details announced on the SAC Facebook page. To run for a position, candidates should fill out the registration form and follow the election process, which includes registration, group debate, and public presentation rounds. Keep an eye on the SAC Facebook page for updates on rules, regulations, and timelines.</w:t>
        </w:r>
      </w:ins>
    </w:p>
    <w:p w14:paraId="0FF26503" w14:textId="77777777" w:rsidR="006E631B" w:rsidRPr="00CA65A2" w:rsidRDefault="006E631B" w:rsidP="006E631B">
      <w:pPr>
        <w:spacing w:before="0" w:beforeAutospacing="0" w:after="160" w:afterAutospacing="0" w:line="259" w:lineRule="auto"/>
        <w:ind w:firstLine="0"/>
        <w:rPr>
          <w:ins w:id="9420" w:author="An Tran, ACA (BUV)" w:date="2024-09-12T11:05:00Z" w16du:dateUtc="2024-09-12T04:05:00Z"/>
          <w:rFonts w:ascii="iCiel Avenir LT Std 35 Light" w:hAnsi="iCiel Avenir LT Std 35 Light"/>
          <w:i/>
          <w:iCs/>
          <w:sz w:val="22"/>
          <w:szCs w:val="22"/>
        </w:rPr>
      </w:pPr>
      <w:ins w:id="9421" w:author="An Tran, ACA (BUV)" w:date="2024-09-12T11:05:00Z" w16du:dateUtc="2024-09-12T04:05:00Z">
        <w:r w:rsidRPr="00CA65A2">
          <w:rPr>
            <w:rFonts w:ascii="iCiel Avenir LT Std 35 Light" w:hAnsi="iCiel Avenir LT Std 35 Light"/>
            <w:i/>
            <w:iCs/>
            <w:sz w:val="22"/>
            <w:szCs w:val="22"/>
          </w:rPr>
          <w:t>H</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i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viên BUV (SAC) là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ng n</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Anh Qu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c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 xml:space="preserve">t Nam,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cho quy</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n l</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i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i quan t</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m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viên tr</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c Ban giám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u Nhà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SAC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đả</w:t>
        </w:r>
        <w:r w:rsidRPr="00CA65A2">
          <w:rPr>
            <w:rFonts w:ascii="iCiel Avenir LT Std 35 Light" w:hAnsi="iCiel Avenir LT Std 35 Light"/>
            <w:i/>
            <w:iCs/>
            <w:sz w:val="22"/>
            <w:szCs w:val="22"/>
          </w:rPr>
          <w:t>m b</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o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minh b</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ch,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to</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hi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u qu</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trong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SAC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d</w:t>
        </w:r>
        <w:r w:rsidRPr="00CA65A2">
          <w:rPr>
            <w:rFonts w:ascii="iCiel Avenir LT Std 35 Light" w:hAnsi="iCiel Avenir LT Std 35 Light" w:cs="Calibri"/>
            <w:i/>
            <w:iCs/>
            <w:sz w:val="22"/>
            <w:szCs w:val="22"/>
          </w:rPr>
          <w:t>ướ</w:t>
        </w:r>
        <w:r w:rsidRPr="00CA65A2">
          <w:rPr>
            <w:rFonts w:ascii="iCiel Avenir LT Std 35 Light" w:hAnsi="iCiel Avenir LT Std 35 Light"/>
            <w:i/>
            <w:iCs/>
            <w:sz w:val="22"/>
            <w:szCs w:val="22"/>
          </w:rPr>
          <w:t>i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gi</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m s</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t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B</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n Student Engagement, do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d</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n d</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t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c v</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sinh viên.</w:t>
        </w:r>
      </w:ins>
    </w:p>
    <w:p w14:paraId="6119E93F" w14:textId="77777777" w:rsidR="006E631B" w:rsidRPr="00CA65A2" w:rsidRDefault="006E631B" w:rsidP="006E631B">
      <w:pPr>
        <w:ind w:firstLine="0"/>
        <w:rPr>
          <w:ins w:id="9422" w:author="An Tran, ACA (BUV)" w:date="2024-09-12T11:05:00Z" w16du:dateUtc="2024-09-12T04:05:00Z"/>
          <w:rFonts w:ascii="iCiel Avenir LT Std 35 Light" w:hAnsi="iCiel Avenir LT Std 35 Light"/>
          <w:i/>
          <w:iCs/>
          <w:sz w:val="22"/>
          <w:szCs w:val="22"/>
        </w:rPr>
      </w:pPr>
      <w:ins w:id="9423" w:author="An Tran, ACA (BUV)" w:date="2024-09-12T11:05:00Z" w16du:dateUtc="2024-09-12T04:05:00Z">
        <w:r w:rsidRPr="00CA65A2">
          <w:rPr>
            <w:rFonts w:ascii="iCiel Avenir LT Std 35 Light" w:hAnsi="iCiel Avenir LT Std 35 Light"/>
            <w:i/>
            <w:iCs/>
            <w:sz w:val="22"/>
            <w:szCs w:val="22"/>
          </w:rPr>
          <w:t>S</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 xml:space="preserve"> m</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nh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là: </w:t>
        </w:r>
      </w:ins>
    </w:p>
    <w:p w14:paraId="3A1608D4" w14:textId="77777777" w:rsidR="006E631B" w:rsidRPr="00CA65A2" w:rsidRDefault="006E631B" w:rsidP="006E631B">
      <w:pPr>
        <w:pStyle w:val="ListParagraph"/>
        <w:numPr>
          <w:ilvl w:val="0"/>
          <w:numId w:val="67"/>
        </w:numPr>
        <w:spacing w:before="0" w:beforeAutospacing="0" w:after="160" w:afterAutospacing="0" w:line="259" w:lineRule="auto"/>
        <w:jc w:val="left"/>
        <w:rPr>
          <w:ins w:id="9424" w:author="An Tran, ACA (BUV)" w:date="2024-09-12T11:05:00Z" w16du:dateUtc="2024-09-12T04:05:00Z"/>
          <w:rFonts w:ascii="iCiel Avenir LT Std 35 Light" w:hAnsi="iCiel Avenir LT Std 35 Light"/>
          <w:i/>
          <w:iCs/>
          <w:sz w:val="22"/>
          <w:szCs w:val="22"/>
        </w:rPr>
      </w:pPr>
      <w:ins w:id="9425" w:author="An Tran, ACA (BUV)" w:date="2024-09-12T11:05:00Z" w16du:dateUtc="2024-09-12T04:05:00Z">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cho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Đạ</w:t>
        </w:r>
        <w:r w:rsidRPr="00CA65A2">
          <w:rPr>
            <w:rFonts w:ascii="iCiel Avenir LT Std 35 Light" w:hAnsi="iCiel Avenir LT Std 35 Light"/>
            <w:i/>
            <w:iCs/>
            <w:sz w:val="22"/>
            <w:szCs w:val="22"/>
          </w:rPr>
          <w:t>i h</w:t>
        </w:r>
        <w:r w:rsidRPr="00CA65A2">
          <w:rPr>
            <w:rFonts w:ascii="iCiel Avenir LT Std 35 Light" w:hAnsi="iCiel Avenir LT Std 35 Light" w:cs="Calibri"/>
            <w:i/>
            <w:iCs/>
            <w:sz w:val="22"/>
            <w:szCs w:val="22"/>
          </w:rPr>
          <w:t>ọ</w:t>
        </w:r>
        <w:r w:rsidRPr="00CA65A2">
          <w:rPr>
            <w:rFonts w:ascii="iCiel Avenir LT Std 35 Light" w:hAnsi="iCiel Avenir LT Std 35 Light"/>
            <w:i/>
            <w:iCs/>
            <w:sz w:val="22"/>
            <w:szCs w:val="22"/>
          </w:rPr>
          <w:t>c Anh Qu</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c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t Nam (BUV) trong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giao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p v</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b</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li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quan.</w:t>
        </w:r>
      </w:ins>
    </w:p>
    <w:p w14:paraId="7A5D78EA" w14:textId="77777777" w:rsidR="006E631B" w:rsidRPr="00CA65A2" w:rsidRDefault="006E631B" w:rsidP="006E631B">
      <w:pPr>
        <w:pStyle w:val="ListParagraph"/>
        <w:numPr>
          <w:ilvl w:val="0"/>
          <w:numId w:val="67"/>
        </w:numPr>
        <w:spacing w:before="0" w:beforeAutospacing="0" w:after="160" w:afterAutospacing="0" w:line="259" w:lineRule="auto"/>
        <w:jc w:val="left"/>
        <w:rPr>
          <w:ins w:id="9426" w:author="An Tran, ACA (BUV)" w:date="2024-09-12T11:05:00Z" w16du:dateUtc="2024-09-12T04:05:00Z"/>
          <w:rFonts w:ascii="iCiel Avenir LT Std 35 Light" w:hAnsi="iCiel Avenir LT Std 35 Light"/>
          <w:i/>
          <w:iCs/>
          <w:sz w:val="22"/>
          <w:szCs w:val="22"/>
        </w:rPr>
      </w:pPr>
      <w:ins w:id="9427" w:author="An Tran, ACA (BUV)" w:date="2024-09-12T11:05:00Z" w16du:dateUtc="2024-09-12T04:05:00Z">
        <w:r w:rsidRPr="00CA65A2">
          <w:rPr>
            <w:rFonts w:ascii="iCiel Avenir LT Std 35 Light" w:hAnsi="iCiel Avenir LT Std 35 Light"/>
            <w:i/>
            <w:iCs/>
            <w:sz w:val="22"/>
            <w:szCs w:val="22"/>
          </w:rPr>
          <w:t>K</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n</w:t>
        </w:r>
        <w:r w:rsidRPr="00CA65A2">
          <w:rPr>
            <w:rFonts w:ascii="iCiel Avenir LT Std 35 Light" w:hAnsi="iCiel Avenir LT Std 35 Light" w:cs="Calibri"/>
            <w:i/>
            <w:iCs/>
            <w:sz w:val="22"/>
            <w:szCs w:val="22"/>
          </w:rPr>
          <w:t>ố</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b</w:t>
        </w:r>
        <w:r w:rsidRPr="00CA65A2">
          <w:rPr>
            <w:rFonts w:ascii="iCiel Avenir LT Std 35 Light" w:hAnsi="iCiel Avenir LT Std 35 Light" w:cs="Calibri"/>
            <w:i/>
            <w:iCs/>
            <w:sz w:val="22"/>
            <w:szCs w:val="22"/>
          </w:rPr>
          <w:t>ằ</w:t>
        </w:r>
        <w:r w:rsidRPr="00CA65A2">
          <w:rPr>
            <w:rFonts w:ascii="iCiel Avenir LT Std 35 Light" w:hAnsi="iCiel Avenir LT Std 35 Light"/>
            <w:i/>
            <w:iCs/>
            <w:sz w:val="22"/>
            <w:szCs w:val="22"/>
          </w:rPr>
          <w:t>ng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ch x</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 xml:space="preserve">c </w:t>
        </w:r>
        <w:r w:rsidRPr="00CA65A2">
          <w:rPr>
            <w:rFonts w:ascii="iCiel Avenir LT Std 35 Light" w:hAnsi="iCiel Avenir LT Std 35 Light" w:cs="Calibri"/>
            <w:i/>
            <w:iCs/>
            <w:sz w:val="22"/>
            <w:szCs w:val="22"/>
          </w:rPr>
          <w:t>đị</w:t>
        </w:r>
        <w:r w:rsidRPr="00CA65A2">
          <w:rPr>
            <w:rFonts w:ascii="iCiel Avenir LT Std 35 Light" w:hAnsi="iCiel Avenir LT Std 35 Light"/>
            <w:i/>
            <w:iCs/>
            <w:sz w:val="22"/>
            <w:szCs w:val="22"/>
          </w:rPr>
          <w:t>nh, x</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th</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ph</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c v</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nhu c</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coi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a d</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ng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w:t>
        </w:r>
        <w:r w:rsidRPr="00CA65A2">
          <w:rPr>
            <w:rFonts w:ascii="iCiel Avenir LT Std 35 Light" w:hAnsi="iCiel Avenir LT Std 35 Light" w:cs="Avenir LT Std 35 Light"/>
            <w:i/>
            <w:iCs/>
            <w:sz w:val="22"/>
            <w:szCs w:val="22"/>
          </w:rPr>
          <w:t>í</w:t>
        </w:r>
        <w:r w:rsidRPr="00CA65A2">
          <w:rPr>
            <w:rFonts w:ascii="iCiel Avenir LT Std 35 Light" w:hAnsi="iCiel Avenir LT Std 35 Light"/>
            <w:i/>
            <w:iCs/>
            <w:sz w:val="22"/>
            <w:szCs w:val="22"/>
          </w:rPr>
          <w:t>nh to</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n di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l</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u ti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đầ</w:t>
        </w:r>
        <w:r w:rsidRPr="00CA65A2">
          <w:rPr>
            <w:rFonts w:ascii="iCiel Avenir LT Std 35 Light" w:hAnsi="iCiel Avenir LT Std 35 Light"/>
            <w:i/>
            <w:iCs/>
            <w:sz w:val="22"/>
            <w:szCs w:val="22"/>
          </w:rPr>
          <w:t>u.</w:t>
        </w:r>
      </w:ins>
    </w:p>
    <w:p w14:paraId="6EF4A948" w14:textId="77777777" w:rsidR="006E631B" w:rsidRPr="00CA65A2" w:rsidRDefault="006E631B" w:rsidP="006E631B">
      <w:pPr>
        <w:pStyle w:val="ListParagraph"/>
        <w:numPr>
          <w:ilvl w:val="0"/>
          <w:numId w:val="67"/>
        </w:numPr>
        <w:spacing w:before="0" w:beforeAutospacing="0" w:after="160" w:afterAutospacing="0" w:line="259" w:lineRule="auto"/>
        <w:jc w:val="left"/>
        <w:rPr>
          <w:ins w:id="9428" w:author="An Tran, ACA (BUV)" w:date="2024-09-12T11:05:00Z" w16du:dateUtc="2024-09-12T04:05:00Z"/>
          <w:rFonts w:ascii="iCiel Avenir LT Std 35 Light" w:hAnsi="iCiel Avenir LT Std 35 Light"/>
          <w:i/>
          <w:iCs/>
          <w:sz w:val="22"/>
          <w:szCs w:val="22"/>
        </w:rPr>
      </w:pPr>
      <w:ins w:id="9429" w:author="An Tran, ACA (BUV)" w:date="2024-09-12T11:05:00Z" w16du:dateUtc="2024-09-12T04:05:00Z">
        <w:r w:rsidRPr="00CA65A2">
          <w:rPr>
            <w:rFonts w:ascii="iCiel Avenir LT Std 35 Light" w:hAnsi="iCiel Avenir LT Std 35 Light"/>
            <w:i/>
            <w:iCs/>
            <w:sz w:val="22"/>
            <w:szCs w:val="22"/>
          </w:rPr>
          <w:t>H</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ợ</w:t>
        </w:r>
        <w:r w:rsidRPr="00CA65A2">
          <w:rPr>
            <w:rFonts w:ascii="iCiel Avenir LT Std 35 Light" w:hAnsi="iCiel Avenir LT Std 35 Light"/>
            <w:i/>
            <w:iCs/>
            <w:sz w:val="22"/>
            <w:szCs w:val="22"/>
          </w:rPr>
          <w:t xml:space="preserve"> Nh</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tr</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trong vi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c x</w:t>
        </w:r>
        <w:r w:rsidRPr="00CA65A2">
          <w:rPr>
            <w:rFonts w:ascii="iCiel Avenir LT Std 35 Light" w:hAnsi="iCiel Avenir LT Std 35 Light" w:cs="Avenir LT Std 35 Light"/>
            <w:i/>
            <w:iCs/>
            <w:sz w:val="22"/>
            <w:szCs w:val="22"/>
          </w:rPr>
          <w:t>â</w:t>
        </w:r>
        <w:r w:rsidRPr="00CA65A2">
          <w:rPr>
            <w:rFonts w:ascii="iCiel Avenir LT Std 35 Light" w:hAnsi="iCiel Avenir LT Std 35 Light"/>
            <w:i/>
            <w:iCs/>
            <w:sz w:val="22"/>
            <w:szCs w:val="22"/>
          </w:rPr>
          <w:t>y d</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ng v</w:t>
        </w:r>
        <w:r w:rsidRPr="00CA65A2">
          <w:rPr>
            <w:rFonts w:ascii="iCiel Avenir LT Std 35 Light" w:hAnsi="iCiel Avenir LT Std 35 Light" w:cs="Calibri"/>
            <w:i/>
            <w:iCs/>
            <w:sz w:val="22"/>
            <w:szCs w:val="22"/>
          </w:rPr>
          <w:t>ă</w:t>
        </w:r>
        <w:r w:rsidRPr="00CA65A2">
          <w:rPr>
            <w:rFonts w:ascii="iCiel Avenir LT Std 35 Light" w:hAnsi="iCiel Avenir LT Std 35 Light"/>
            <w:i/>
            <w:iCs/>
            <w:sz w:val="22"/>
            <w:szCs w:val="22"/>
          </w:rPr>
          <w:t>n 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a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BUV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w:t>
        </w:r>
      </w:ins>
    </w:p>
    <w:p w14:paraId="3B0F2E29" w14:textId="77777777" w:rsidR="006E631B" w:rsidRPr="00CA65A2" w:rsidRDefault="006E631B" w:rsidP="006E631B">
      <w:pPr>
        <w:ind w:firstLine="0"/>
        <w:rPr>
          <w:ins w:id="9430" w:author="An Tran, ACA (BUV)" w:date="2024-09-12T11:05:00Z" w16du:dateUtc="2024-09-12T04:05:00Z"/>
          <w:rFonts w:ascii="iCiel Avenir LT Std 35 Light" w:hAnsi="iCiel Avenir LT Std 35 Light"/>
          <w:sz w:val="22"/>
          <w:szCs w:val="22"/>
        </w:rPr>
      </w:pPr>
      <w:ins w:id="9431" w:author="An Tran, ACA (BUV)" w:date="2024-09-12T11:05:00Z" w16du:dateUtc="2024-09-12T04:05:00Z">
        <w:r w:rsidRPr="00CA65A2">
          <w:rPr>
            <w:rFonts w:ascii="iCiel Avenir LT Std 35 Light" w:hAnsi="iCiel Avenir LT Std 35 Light"/>
            <w:i/>
            <w:iCs/>
            <w:sz w:val="22"/>
            <w:szCs w:val="22"/>
          </w:rPr>
          <w:t>Cu</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c b</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SAC th</w:t>
        </w:r>
        <w:r w:rsidRPr="00CA65A2">
          <w:rPr>
            <w:rFonts w:ascii="iCiel Avenir LT Std 35 Light" w:hAnsi="iCiel Avenir LT Std 35 Light" w:cs="Calibri"/>
            <w:i/>
            <w:iCs/>
            <w:sz w:val="22"/>
            <w:szCs w:val="22"/>
          </w:rPr>
          <w:t>ườ</w:t>
        </w:r>
        <w:r w:rsidRPr="00CA65A2">
          <w:rPr>
            <w:rFonts w:ascii="iCiel Avenir LT Std 35 Light" w:hAnsi="iCiel Avenir LT Std 35 Light"/>
            <w:i/>
            <w:iCs/>
            <w:sz w:val="22"/>
            <w:szCs w:val="22"/>
          </w:rPr>
          <w:t>ng di</w:t>
        </w:r>
        <w:r w:rsidRPr="00CA65A2">
          <w:rPr>
            <w:rFonts w:ascii="iCiel Avenir LT Std 35 Light" w:hAnsi="iCiel Avenir LT Std 35 Light" w:cs="Calibri"/>
            <w:i/>
            <w:iCs/>
            <w:sz w:val="22"/>
            <w:szCs w:val="22"/>
          </w:rPr>
          <w:t>ễ</w:t>
        </w:r>
        <w:r w:rsidRPr="00CA65A2">
          <w:rPr>
            <w:rFonts w:ascii="iCiel Avenir LT Std 35 Light" w:hAnsi="iCiel Avenir LT Std 35 Light"/>
            <w:i/>
            <w:iCs/>
            <w:sz w:val="22"/>
            <w:szCs w:val="22"/>
          </w:rPr>
          <w:t>n ra t</w:t>
        </w:r>
        <w:r w:rsidRPr="00CA65A2">
          <w:rPr>
            <w:rFonts w:ascii="iCiel Avenir LT Std 35 Light" w:hAnsi="iCiel Avenir LT Std 35 Light" w:cs="Calibri"/>
            <w:i/>
            <w:iCs/>
            <w:sz w:val="22"/>
            <w:szCs w:val="22"/>
          </w:rPr>
          <w:t>ừ</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 xml:space="preserve">ng 5 </w:t>
        </w:r>
        <w:r w:rsidRPr="00CA65A2">
          <w:rPr>
            <w:rFonts w:ascii="iCiel Avenir LT Std 35 Light" w:hAnsi="iCiel Avenir LT Std 35 Light" w:cs="Calibri"/>
            <w:i/>
            <w:iCs/>
            <w:sz w:val="22"/>
            <w:szCs w:val="22"/>
          </w:rPr>
          <w:t>đế</w:t>
        </w:r>
        <w:r w:rsidRPr="00CA65A2">
          <w:rPr>
            <w:rFonts w:ascii="iCiel Avenir LT Std 35 Light" w:hAnsi="iCiel Avenir LT Std 35 Light"/>
            <w:i/>
            <w:iCs/>
            <w:sz w:val="22"/>
            <w:szCs w:val="22"/>
          </w:rPr>
          <w:t>n th</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ng 6 hàng n</w:t>
        </w:r>
        <w:r w:rsidRPr="00CA65A2">
          <w:rPr>
            <w:rFonts w:ascii="iCiel Avenir LT Std 35 Light" w:hAnsi="iCiel Avenir LT Std 35 Light" w:cs="Calibri"/>
            <w:i/>
            <w:iCs/>
            <w:sz w:val="22"/>
            <w:szCs w:val="22"/>
          </w:rPr>
          <w:t>ă</w:t>
        </w:r>
        <w:r w:rsidRPr="00CA65A2">
          <w:rPr>
            <w:rFonts w:ascii="iCiel Avenir LT Std 35 Light" w:hAnsi="iCiel Avenir LT Std 35 Light"/>
            <w:i/>
            <w:iCs/>
            <w:sz w:val="22"/>
            <w:szCs w:val="22"/>
          </w:rPr>
          <w:t>m, thông tin chi ti</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s</w:t>
        </w:r>
        <w:r w:rsidRPr="00CA65A2">
          <w:rPr>
            <w:rFonts w:ascii="iCiel Avenir LT Std 35 Light" w:hAnsi="iCiel Avenir LT Std 35 Light" w:cs="Calibri"/>
            <w:i/>
            <w:iCs/>
            <w:sz w:val="22"/>
            <w:szCs w:val="22"/>
          </w:rPr>
          <w:t>ẽ</w:t>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b</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o tr</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Các </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viên c</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 xml:space="preserve">n </w:t>
        </w:r>
        <w:r w:rsidRPr="00CA65A2">
          <w:rPr>
            <w:rFonts w:ascii="iCiel Avenir LT Std 35 Light" w:hAnsi="iCiel Avenir LT Std 35 Light" w:cs="Calibri"/>
            <w:i/>
            <w:iCs/>
            <w:sz w:val="22"/>
            <w:szCs w:val="22"/>
          </w:rPr>
          <w:t>đ</w:t>
        </w:r>
        <w:r w:rsidRPr="00CA65A2">
          <w:rPr>
            <w:rFonts w:ascii="iCiel Avenir LT Std 35 Light" w:hAnsi="iCiel Avenir LT Std 35 Light"/>
            <w:i/>
            <w:iCs/>
            <w:sz w:val="22"/>
            <w:szCs w:val="22"/>
          </w:rPr>
          <w:t>i</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o m</w:t>
        </w:r>
        <w:r w:rsidRPr="00CA65A2">
          <w:rPr>
            <w:rFonts w:ascii="iCiel Avenir LT Std 35 Light" w:hAnsi="iCiel Avenir LT Std 35 Light" w:cs="Calibri"/>
            <w:i/>
            <w:iCs/>
            <w:sz w:val="22"/>
            <w:szCs w:val="22"/>
          </w:rPr>
          <w:t>ẫ</w:t>
        </w:r>
        <w:r w:rsidRPr="00CA65A2">
          <w:rPr>
            <w:rFonts w:ascii="iCiel Avenir LT Std 35 Light" w:hAnsi="iCiel Avenir LT Std 35 Light"/>
            <w:i/>
            <w:iCs/>
            <w:sz w:val="22"/>
            <w:szCs w:val="22"/>
          </w:rPr>
          <w:t xml:space="preserve">u </w:t>
        </w:r>
        <w:r w:rsidRPr="00CA65A2">
          <w:rPr>
            <w:rFonts w:ascii="iCiel Avenir LT Std 35 Light" w:hAnsi="iCiel Avenir LT Std 35 Light" w:cs="Calibri"/>
            <w:i/>
            <w:iCs/>
            <w:sz w:val="22"/>
            <w:szCs w:val="22"/>
          </w:rPr>
          <w:t>đă</w:t>
        </w:r>
        <w:r w:rsidRPr="00CA65A2">
          <w:rPr>
            <w:rFonts w:ascii="iCiel Avenir LT Std 35 Light" w:hAnsi="iCiel Avenir LT Std 35 Light"/>
            <w:i/>
            <w:iCs/>
            <w:sz w:val="22"/>
            <w:szCs w:val="22"/>
          </w:rPr>
          <w:t>ng k</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xml:space="preserve">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quy tr</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 b</w:t>
        </w:r>
        <w:r w:rsidRPr="00CA65A2">
          <w:rPr>
            <w:rFonts w:ascii="iCiel Avenir LT Std 35 Light" w:hAnsi="iCiel Avenir LT Std 35 Light" w:cs="Calibri"/>
            <w:i/>
            <w:iCs/>
            <w:sz w:val="22"/>
            <w:szCs w:val="22"/>
          </w:rPr>
          <w:t>ầ</w:t>
        </w:r>
        <w:r w:rsidRPr="00CA65A2">
          <w:rPr>
            <w:rFonts w:ascii="iCiel Avenir LT Std 35 Light" w:hAnsi="iCiel Avenir LT Std 35 Light"/>
            <w:i/>
            <w:iCs/>
            <w:sz w:val="22"/>
            <w:szCs w:val="22"/>
          </w:rPr>
          <w:t>u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bao g</w:t>
        </w:r>
        <w:r w:rsidRPr="00CA65A2">
          <w:rPr>
            <w:rFonts w:ascii="iCiel Avenir LT Std 35 Light" w:hAnsi="iCiel Avenir LT Std 35 Light" w:cs="Calibri"/>
            <w:i/>
            <w:iCs/>
            <w:sz w:val="22"/>
            <w:szCs w:val="22"/>
          </w:rPr>
          <w:t>ồ</w:t>
        </w:r>
        <w:r w:rsidRPr="00CA65A2">
          <w:rPr>
            <w:rFonts w:ascii="iCiel Avenir LT Std 35 Light" w:hAnsi="iCiel Avenir LT Std 35 Light"/>
            <w:i/>
            <w:iCs/>
            <w:sz w:val="22"/>
            <w:szCs w:val="22"/>
          </w:rPr>
          <w:t>m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v</w:t>
        </w:r>
        <w:r w:rsidRPr="00CA65A2">
          <w:rPr>
            <w:rFonts w:ascii="iCiel Avenir LT Std 35 Light" w:hAnsi="iCiel Avenir LT Std 35 Light" w:cs="Avenir LT Std 35 Light"/>
            <w:i/>
            <w:iCs/>
            <w:sz w:val="22"/>
            <w:szCs w:val="22"/>
          </w:rPr>
          <w:t>ò</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đă</w:t>
        </w:r>
        <w:r w:rsidRPr="00CA65A2">
          <w:rPr>
            <w:rFonts w:ascii="iCiel Avenir LT Std 35 Light" w:hAnsi="iCiel Avenir LT Std 35 Light"/>
            <w:i/>
            <w:iCs/>
            <w:sz w:val="22"/>
            <w:szCs w:val="22"/>
          </w:rPr>
          <w:t>ng k</w:t>
        </w:r>
        <w:r w:rsidRPr="00CA65A2">
          <w:rPr>
            <w:rFonts w:ascii="iCiel Avenir LT Std 35 Light" w:hAnsi="iCiel Avenir LT Std 35 Light" w:cs="Avenir LT Std 35 Light"/>
            <w:i/>
            <w:iCs/>
            <w:sz w:val="22"/>
            <w:szCs w:val="22"/>
          </w:rPr>
          <w:t>ý</w:t>
        </w:r>
        <w:r w:rsidRPr="00CA65A2">
          <w:rPr>
            <w:rFonts w:ascii="iCiel Avenir LT Std 35 Light" w:hAnsi="iCiel Avenir LT Std 35 Light"/>
            <w:i/>
            <w:iCs/>
            <w:sz w:val="22"/>
            <w:szCs w:val="22"/>
          </w:rPr>
          <w:t>, tranh lu</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n nh</w:t>
        </w:r>
        <w:r w:rsidRPr="00CA65A2">
          <w:rPr>
            <w:rFonts w:ascii="iCiel Avenir LT Std 35 Light" w:hAnsi="iCiel Avenir LT Std 35 Light" w:cs="Avenir LT Std 35 Light"/>
            <w:i/>
            <w:iCs/>
            <w:sz w:val="22"/>
            <w:szCs w:val="22"/>
          </w:rPr>
          <w:t>ó</w:t>
        </w:r>
        <w:r w:rsidRPr="00CA65A2">
          <w:rPr>
            <w:rFonts w:ascii="iCiel Avenir LT Std 35 Light" w:hAnsi="iCiel Avenir LT Std 35 Light"/>
            <w:i/>
            <w:iCs/>
            <w:sz w:val="22"/>
            <w:szCs w:val="22"/>
          </w:rPr>
          <w:t>m,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t tr</w:t>
        </w:r>
        <w:r w:rsidRPr="00CA65A2">
          <w:rPr>
            <w:rFonts w:ascii="iCiel Avenir LT Std 35 Light" w:hAnsi="iCiel Avenir LT Std 35 Light" w:cs="Avenir LT Std 35 Light"/>
            <w:i/>
            <w:iCs/>
            <w:sz w:val="22"/>
            <w:szCs w:val="22"/>
          </w:rPr>
          <w:t>ì</w:t>
        </w:r>
        <w:r w:rsidRPr="00CA65A2">
          <w:rPr>
            <w:rFonts w:ascii="iCiel Avenir LT Std 35 Light" w:hAnsi="iCiel Avenir LT Std 35 Light"/>
            <w:i/>
            <w:iCs/>
            <w:sz w:val="22"/>
            <w:szCs w:val="22"/>
          </w:rPr>
          <w:t>nh c</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 xml:space="preserve">ng khai. Các </w:t>
        </w:r>
        <w:r w:rsidRPr="00CA65A2">
          <w:rPr>
            <w:rFonts w:ascii="iCiel Avenir LT Std 35 Light" w:hAnsi="iCiel Avenir LT Std 35 Light" w:cs="Calibri"/>
            <w:i/>
            <w:iCs/>
            <w:sz w:val="22"/>
            <w:szCs w:val="22"/>
          </w:rPr>
          <w:t>ứ</w:t>
        </w:r>
        <w:r w:rsidRPr="00CA65A2">
          <w:rPr>
            <w:rFonts w:ascii="iCiel Avenir LT Std 35 Light" w:hAnsi="iCiel Avenir LT Std 35 Light"/>
            <w:i/>
            <w:iCs/>
            <w:sz w:val="22"/>
            <w:szCs w:val="22"/>
          </w:rPr>
          <w:t>ng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 xml:space="preserve"> viên nên theo dõi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SAC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th</w:t>
        </w:r>
        <w:r w:rsidRPr="00CA65A2">
          <w:rPr>
            <w:rFonts w:ascii="iCiel Avenir LT Std 35 Light" w:hAnsi="iCiel Avenir LT Std 35 Light" w:cs="Avenir LT Std 35 Light"/>
            <w:i/>
            <w:iCs/>
            <w:sz w:val="22"/>
            <w:szCs w:val="22"/>
          </w:rPr>
          <w:t>ô</w:t>
        </w:r>
        <w:r w:rsidRPr="00CA65A2">
          <w:rPr>
            <w:rFonts w:ascii="iCiel Avenir LT Std 35 Light" w:hAnsi="iCiel Avenir LT Std 35 Light"/>
            <w:i/>
            <w:iCs/>
            <w:sz w:val="22"/>
            <w:szCs w:val="22"/>
          </w:rPr>
          <w:t>ng tin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quy t</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 xml:space="preserve">c, quy </w:t>
        </w:r>
        <w:r w:rsidRPr="00CA65A2">
          <w:rPr>
            <w:rFonts w:ascii="iCiel Avenir LT Std 35 Light" w:hAnsi="iCiel Avenir LT Std 35 Light" w:cs="Calibri"/>
            <w:i/>
            <w:iCs/>
            <w:sz w:val="22"/>
            <w:szCs w:val="22"/>
          </w:rPr>
          <w:t>đị</w:t>
        </w:r>
        <w:r w:rsidRPr="00CA65A2">
          <w:rPr>
            <w:rFonts w:ascii="iCiel Avenir LT Std 35 Light" w:hAnsi="iCiel Avenir LT Std 35 Light"/>
            <w:i/>
            <w:iCs/>
            <w:sz w:val="22"/>
            <w:szCs w:val="22"/>
          </w:rPr>
          <w:t>nh,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ờ</w:t>
        </w:r>
        <w:r w:rsidRPr="00CA65A2">
          <w:rPr>
            <w:rFonts w:ascii="iCiel Avenir LT Std 35 Light" w:hAnsi="iCiel Avenir LT Std 35 Light"/>
            <w:i/>
            <w:iCs/>
            <w:sz w:val="22"/>
            <w:szCs w:val="22"/>
          </w:rPr>
          <w:t>i gian c</w:t>
        </w:r>
        <w:r w:rsidRPr="00CA65A2">
          <w:rPr>
            <w:rFonts w:ascii="iCiel Avenir LT Std 35 Light" w:hAnsi="iCiel Avenir LT Std 35 Light" w:cs="Calibri"/>
            <w:i/>
            <w:iCs/>
            <w:sz w:val="22"/>
            <w:szCs w:val="22"/>
          </w:rPr>
          <w:t>ụ</w:t>
        </w:r>
        <w:r w:rsidRPr="00CA65A2">
          <w:rPr>
            <w:rFonts w:ascii="iCiel Avenir LT Std 35 Light" w:hAnsi="iCiel Avenir LT Std 35 Light"/>
            <w:i/>
            <w:iCs/>
            <w:sz w:val="22"/>
            <w:szCs w:val="22"/>
          </w:rPr>
          <w:t xml:space="preserve"> th</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 xml:space="preserve">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 m</w:t>
        </w:r>
        <w:r w:rsidRPr="00CA65A2">
          <w:rPr>
            <w:rFonts w:ascii="iCiel Avenir LT Std 35 Light" w:hAnsi="iCiel Avenir LT Std 35 Light" w:cs="Calibri"/>
            <w:i/>
            <w:iCs/>
            <w:sz w:val="22"/>
            <w:szCs w:val="22"/>
          </w:rPr>
          <w:t>ỗ</w:t>
        </w:r>
        <w:r w:rsidRPr="00CA65A2">
          <w:rPr>
            <w:rFonts w:ascii="iCiel Avenir LT Std 35 Light" w:hAnsi="iCiel Avenir LT Std 35 Light"/>
            <w:i/>
            <w:iCs/>
            <w:sz w:val="22"/>
            <w:szCs w:val="22"/>
          </w:rPr>
          <w:t>i vòng tranh c</w:t>
        </w:r>
        <w:r w:rsidRPr="00CA65A2">
          <w:rPr>
            <w:rFonts w:ascii="iCiel Avenir LT Std 35 Light" w:hAnsi="iCiel Avenir LT Std 35 Light" w:cs="Calibri"/>
            <w:i/>
            <w:iCs/>
            <w:sz w:val="22"/>
            <w:szCs w:val="22"/>
          </w:rPr>
          <w:t>ử</w:t>
        </w:r>
        <w:r w:rsidRPr="00CA65A2">
          <w:rPr>
            <w:rFonts w:ascii="iCiel Avenir LT Std 35 Light" w:hAnsi="iCiel Avenir LT Std 35 Light"/>
            <w:i/>
            <w:iCs/>
            <w:sz w:val="22"/>
            <w:szCs w:val="22"/>
          </w:rPr>
          <w:t>.</w:t>
        </w:r>
        <w:r w:rsidRPr="00CA65A2">
          <w:rPr>
            <w:rFonts w:ascii="iCiel Avenir LT Std 35 Light" w:hAnsi="iCiel Avenir LT Std 35 Light"/>
            <w:sz w:val="22"/>
            <w:szCs w:val="22"/>
          </w:rPr>
          <w:t xml:space="preserve"> </w:t>
        </w:r>
      </w:ins>
    </w:p>
    <w:p w14:paraId="506AB03D" w14:textId="77777777" w:rsidR="006E631B" w:rsidRPr="00D630F2" w:rsidRDefault="006E631B" w:rsidP="006E631B">
      <w:pPr>
        <w:pStyle w:val="Question"/>
        <w:numPr>
          <w:ilvl w:val="0"/>
          <w:numId w:val="7"/>
        </w:numPr>
        <w:tabs>
          <w:tab w:val="left" w:pos="1260"/>
        </w:tabs>
        <w:spacing w:before="100" w:line="400" w:lineRule="exact"/>
        <w:ind w:left="0" w:firstLine="810"/>
        <w:rPr>
          <w:ins w:id="9432" w:author="An Tran, ACA (BUV)" w:date="2024-09-12T11:05:00Z" w16du:dateUtc="2024-09-12T04:05:00Z"/>
          <w:szCs w:val="22"/>
        </w:rPr>
      </w:pPr>
      <w:bookmarkStart w:id="9433" w:name="_Toc177025959"/>
      <w:bookmarkStart w:id="9434" w:name="_Toc177146677"/>
      <w:ins w:id="9435" w:author="An Tran, ACA (BUV)" w:date="2024-09-12T11:05:00Z" w16du:dateUtc="2024-09-12T04:05:00Z">
        <w:r w:rsidRPr="00D630F2">
          <w:rPr>
            <w:szCs w:val="22"/>
          </w:rPr>
          <w:t xml:space="preserve">How can students find out about upcoming activities at the university? / </w:t>
        </w:r>
        <w:r w:rsidRPr="00D630F2">
          <w:rPr>
            <w:i/>
            <w:iCs/>
            <w:szCs w:val="22"/>
          </w:rPr>
          <w:t>Làm th</w:t>
        </w:r>
        <w:r w:rsidRPr="00D630F2">
          <w:rPr>
            <w:rFonts w:cs="Calibri"/>
            <w:i/>
            <w:iCs/>
            <w:szCs w:val="22"/>
          </w:rPr>
          <w:t>ế</w:t>
        </w:r>
        <w:r w:rsidRPr="00D630F2">
          <w:rPr>
            <w:i/>
            <w:iCs/>
            <w:szCs w:val="22"/>
          </w:rPr>
          <w:t xml:space="preserve"> n</w:t>
        </w:r>
        <w:r w:rsidRPr="00D630F2">
          <w:rPr>
            <w:rFonts w:cs="Avenir LT Std 35 Light"/>
            <w:i/>
            <w:iCs/>
            <w:szCs w:val="22"/>
          </w:rPr>
          <w:t>à</w:t>
        </w:r>
        <w:r w:rsidRPr="00D630F2">
          <w:rPr>
            <w:i/>
            <w:iCs/>
            <w:szCs w:val="22"/>
          </w:rPr>
          <w:t xml:space="preserve">o </w:t>
        </w:r>
        <w:r w:rsidRPr="00D630F2">
          <w:rPr>
            <w:rFonts w:cs="Calibri"/>
            <w:i/>
            <w:iCs/>
            <w:szCs w:val="22"/>
          </w:rPr>
          <w:t>để</w:t>
        </w:r>
        <w:r w:rsidRPr="00D630F2">
          <w:rPr>
            <w:i/>
            <w:iCs/>
            <w:szCs w:val="22"/>
          </w:rPr>
          <w:t xml:space="preserve"> Sinh vi</w:t>
        </w:r>
        <w:r w:rsidRPr="00D630F2">
          <w:rPr>
            <w:rFonts w:cs="Avenir LT Std 35 Light"/>
            <w:i/>
            <w:iCs/>
            <w:szCs w:val="22"/>
          </w:rPr>
          <w:t>ê</w:t>
        </w:r>
        <w:r w:rsidRPr="00D630F2">
          <w:rPr>
            <w:i/>
            <w:iCs/>
            <w:szCs w:val="22"/>
          </w:rPr>
          <w:t>n c</w:t>
        </w:r>
        <w:r w:rsidRPr="00D630F2">
          <w:rPr>
            <w:rFonts w:cs="Avenir LT Std 35 Light"/>
            <w:i/>
            <w:iCs/>
            <w:szCs w:val="22"/>
          </w:rPr>
          <w:t>ó</w:t>
        </w:r>
        <w:r w:rsidRPr="00D630F2">
          <w:rPr>
            <w:i/>
            <w:iCs/>
            <w:szCs w:val="22"/>
          </w:rPr>
          <w:t xml:space="preserve"> th</w:t>
        </w:r>
        <w:r w:rsidRPr="00D630F2">
          <w:rPr>
            <w:rFonts w:cs="Calibri"/>
            <w:i/>
            <w:iCs/>
            <w:szCs w:val="22"/>
          </w:rPr>
          <w:t>ể</w:t>
        </w:r>
        <w:r w:rsidRPr="00D630F2">
          <w:rPr>
            <w:i/>
            <w:iCs/>
            <w:szCs w:val="22"/>
          </w:rPr>
          <w:t xml:space="preserve"> bi</w:t>
        </w:r>
        <w:r w:rsidRPr="00D630F2">
          <w:rPr>
            <w:rFonts w:cs="Calibri"/>
            <w:i/>
            <w:iCs/>
            <w:szCs w:val="22"/>
          </w:rPr>
          <w:t>ế</w:t>
        </w:r>
        <w:r w:rsidRPr="00D630F2">
          <w:rPr>
            <w:i/>
            <w:iCs/>
            <w:szCs w:val="22"/>
          </w:rPr>
          <w:t xml:space="preserve">t </w:t>
        </w:r>
        <w:r w:rsidRPr="00D630F2">
          <w:rPr>
            <w:rFonts w:cs="Calibri"/>
            <w:i/>
            <w:iCs/>
            <w:szCs w:val="22"/>
          </w:rPr>
          <w:t>đượ</w:t>
        </w:r>
        <w:r w:rsidRPr="00D630F2">
          <w:rPr>
            <w:i/>
            <w:iCs/>
            <w:szCs w:val="22"/>
          </w:rPr>
          <w:t>c c</w:t>
        </w:r>
        <w:r w:rsidRPr="00D630F2">
          <w:rPr>
            <w:rFonts w:cs="Avenir LT Std 35 Light"/>
            <w:i/>
            <w:iCs/>
            <w:szCs w:val="22"/>
          </w:rPr>
          <w:t>á</w:t>
        </w:r>
        <w:r w:rsidRPr="00D630F2">
          <w:rPr>
            <w:i/>
            <w:iCs/>
            <w:szCs w:val="22"/>
          </w:rPr>
          <w:t>c ho</w:t>
        </w:r>
        <w:r w:rsidRPr="00D630F2">
          <w:rPr>
            <w:rFonts w:cs="Calibri"/>
            <w:i/>
            <w:iCs/>
            <w:szCs w:val="22"/>
          </w:rPr>
          <w:t>ạ</w:t>
        </w:r>
        <w:r w:rsidRPr="00D630F2">
          <w:rPr>
            <w:i/>
            <w:iCs/>
            <w:szCs w:val="22"/>
          </w:rPr>
          <w:t xml:space="preserve">t </w:t>
        </w:r>
        <w:r w:rsidRPr="00D630F2">
          <w:rPr>
            <w:rFonts w:cs="Calibri"/>
            <w:i/>
            <w:iCs/>
            <w:szCs w:val="22"/>
          </w:rPr>
          <w:t>độ</w:t>
        </w:r>
        <w:r w:rsidRPr="00D630F2">
          <w:rPr>
            <w:i/>
            <w:iCs/>
            <w:szCs w:val="22"/>
          </w:rPr>
          <w:t>ng s</w:t>
        </w:r>
        <w:r w:rsidRPr="00D630F2">
          <w:rPr>
            <w:rFonts w:cs="Calibri"/>
            <w:i/>
            <w:iCs/>
            <w:szCs w:val="22"/>
          </w:rPr>
          <w:t>ắ</w:t>
        </w:r>
        <w:r w:rsidRPr="00D630F2">
          <w:rPr>
            <w:i/>
            <w:iCs/>
            <w:szCs w:val="22"/>
          </w:rPr>
          <w:t>p t</w:t>
        </w:r>
        <w:r w:rsidRPr="00D630F2">
          <w:rPr>
            <w:rFonts w:cs="Calibri"/>
            <w:i/>
            <w:iCs/>
            <w:szCs w:val="22"/>
          </w:rPr>
          <w:t>ớ</w:t>
        </w:r>
        <w:r w:rsidRPr="00D630F2">
          <w:rPr>
            <w:i/>
            <w:iCs/>
            <w:szCs w:val="22"/>
          </w:rPr>
          <w:t>i di</w:t>
        </w:r>
        <w:r w:rsidRPr="00D630F2">
          <w:rPr>
            <w:rFonts w:cs="Calibri"/>
            <w:i/>
            <w:iCs/>
            <w:szCs w:val="22"/>
          </w:rPr>
          <w:t>ễ</w:t>
        </w:r>
        <w:r w:rsidRPr="00D630F2">
          <w:rPr>
            <w:i/>
            <w:iCs/>
            <w:szCs w:val="22"/>
          </w:rPr>
          <w:t>n ra t</w:t>
        </w:r>
        <w:r w:rsidRPr="00D630F2">
          <w:rPr>
            <w:rFonts w:cs="Calibri"/>
            <w:i/>
            <w:iCs/>
            <w:szCs w:val="22"/>
          </w:rPr>
          <w:t>ạ</w:t>
        </w:r>
        <w:r w:rsidRPr="00D630F2">
          <w:rPr>
            <w:i/>
            <w:iCs/>
            <w:szCs w:val="22"/>
          </w:rPr>
          <w:t>i tr</w:t>
        </w:r>
        <w:r w:rsidRPr="00D630F2">
          <w:rPr>
            <w:rFonts w:cs="Calibri"/>
            <w:i/>
            <w:iCs/>
            <w:szCs w:val="22"/>
          </w:rPr>
          <w:t>ườ</w:t>
        </w:r>
        <w:r w:rsidRPr="00D630F2">
          <w:rPr>
            <w:i/>
            <w:iCs/>
            <w:szCs w:val="22"/>
          </w:rPr>
          <w:t>ng?</w:t>
        </w:r>
        <w:bookmarkEnd w:id="9433"/>
        <w:bookmarkEnd w:id="9434"/>
      </w:ins>
    </w:p>
    <w:p w14:paraId="27F7E9BB" w14:textId="77777777" w:rsidR="006E631B" w:rsidRPr="00CA65A2" w:rsidRDefault="006E631B" w:rsidP="006E631B">
      <w:pPr>
        <w:spacing w:before="0" w:beforeAutospacing="0" w:after="160" w:afterAutospacing="0" w:line="259" w:lineRule="auto"/>
        <w:ind w:firstLine="0"/>
        <w:rPr>
          <w:ins w:id="9436" w:author="An Tran, ACA (BUV)" w:date="2024-09-12T11:05:00Z" w16du:dateUtc="2024-09-12T04:05:00Z"/>
          <w:rFonts w:ascii="iCiel Avenir LT Std 35 Light" w:hAnsi="iCiel Avenir LT Std 35 Light"/>
          <w:sz w:val="22"/>
          <w:szCs w:val="22"/>
        </w:rPr>
      </w:pPr>
      <w:ins w:id="9437" w:author="An Tran, ACA (BUV)" w:date="2024-09-12T11:05:00Z" w16du:dateUtc="2024-09-12T04:05:00Z">
        <w:r w:rsidRPr="00CA65A2">
          <w:rPr>
            <w:rFonts w:ascii="iCiel Avenir LT Std 35 Light" w:hAnsi="iCiel Avenir LT Std 35 Light"/>
            <w:sz w:val="22"/>
            <w:szCs w:val="22"/>
          </w:rPr>
          <w:t>Stay in the loop with all upcoming events and activities by checking the event calendar on Canvas</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"https://buv.instructure.com/courses/334/pages/events?module_item_id=238924"</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6C1F59">
          <w:rPr>
            <w:rStyle w:val="Hyperlink"/>
            <w:rFonts w:ascii="iCiel Avenir LT Std 35 Light" w:hAnsi="iCiel Avenir LT Std 35 Light"/>
            <w:sz w:val="22"/>
            <w:szCs w:val="22"/>
          </w:rPr>
          <w:t>Student Engagement Events</w:t>
        </w:r>
        <w:r>
          <w:rPr>
            <w:rFonts w:ascii="iCiel Avenir LT Std 35 Light" w:hAnsi="iCiel Avenir LT Std 35 Light"/>
            <w:sz w:val="22"/>
            <w:szCs w:val="22"/>
          </w:rPr>
          <w:fldChar w:fldCharType="end"/>
        </w:r>
        <w:r w:rsidRPr="00CA65A2">
          <w:rPr>
            <w:rFonts w:ascii="iCiel Avenir LT Std 35 Light" w:hAnsi="iCiel Avenir LT Std 35 Light"/>
            <w:sz w:val="22"/>
            <w:szCs w:val="22"/>
          </w:rPr>
          <w:t>. Don’t forget to follow the</w:t>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"https://www.facebook.com/buvstudentlife"</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Student Life</w:t>
        </w:r>
        <w:r>
          <w:rPr>
            <w:rFonts w:ascii="iCiel Avenir LT Std 35 Light" w:hAnsi="iCiel Avenir LT Std 35 Light"/>
            <w:sz w:val="22"/>
            <w:szCs w:val="22"/>
          </w:rPr>
          <w:fldChar w:fldCharType="end"/>
        </w:r>
        <w:r>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"https://www.facebook.com/buvstudentcommunity"</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Student Community</w:t>
        </w:r>
        <w:r>
          <w:rPr>
            <w:rFonts w:ascii="iCiel Avenir LT Std 35 Light" w:hAnsi="iCiel Avenir LT Std 35 Light"/>
            <w:sz w:val="22"/>
            <w:szCs w:val="22"/>
          </w:rPr>
          <w:fldChar w:fldCharType="end"/>
        </w:r>
        <w:r>
          <w:rPr>
            <w:rFonts w:ascii="iCiel Avenir LT Std 35 Light" w:hAnsi="iCiel Avenir LT Std 35 Light"/>
            <w:sz w:val="22"/>
            <w:szCs w:val="22"/>
          </w:rPr>
          <w:t>,</w:t>
        </w:r>
        <w:r w:rsidRPr="00CA65A2">
          <w:rPr>
            <w:rFonts w:ascii="iCiel Avenir LT Std 35 Light" w:hAnsi="iCiel Avenir LT Std 35 Light"/>
            <w:sz w:val="22"/>
            <w:szCs w:val="22"/>
          </w:rPr>
          <w:t xml:space="preserve"> </w:t>
        </w:r>
        <w:r>
          <w:rPr>
            <w:rFonts w:ascii="iCiel Avenir LT Std 35 Light" w:hAnsi="iCiel Avenir LT Std 35 Light"/>
            <w:sz w:val="22"/>
            <w:szCs w:val="22"/>
          </w:rPr>
          <w:fldChar w:fldCharType="begin"/>
        </w:r>
        <w:r>
          <w:rPr>
            <w:rFonts w:ascii="iCiel Avenir LT Std 35 Light" w:hAnsi="iCiel Avenir LT Std 35 Light"/>
            <w:sz w:val="22"/>
            <w:szCs w:val="22"/>
          </w:rPr>
          <w:instrText>HYPERLINK "https://www.facebook.com/media/set/?set=a.344431941221662&amp;type=3"</w:instrText>
        </w:r>
        <w:r>
          <w:rPr>
            <w:rFonts w:ascii="iCiel Avenir LT Std 35 Light" w:hAnsi="iCiel Avenir LT Std 35 Light"/>
            <w:sz w:val="22"/>
            <w:szCs w:val="22"/>
          </w:rPr>
        </w:r>
        <w:r>
          <w:rPr>
            <w:rFonts w:ascii="iCiel Avenir LT Std 35 Light" w:hAnsi="iCiel Avenir LT Std 35 Light"/>
            <w:sz w:val="22"/>
            <w:szCs w:val="22"/>
          </w:rPr>
          <w:fldChar w:fldCharType="separate"/>
        </w:r>
        <w:r w:rsidRPr="00F379B1">
          <w:rPr>
            <w:rStyle w:val="Hyperlink"/>
            <w:rFonts w:ascii="iCiel Avenir LT Std 35 Light" w:hAnsi="iCiel Avenir LT Std 35 Light"/>
            <w:sz w:val="22"/>
            <w:szCs w:val="22"/>
          </w:rPr>
          <w:t>BUV Clubs &amp; Societies</w:t>
        </w:r>
        <w:r>
          <w:rPr>
            <w:rFonts w:ascii="iCiel Avenir LT Std 35 Light" w:hAnsi="iCiel Avenir LT Std 35 Light"/>
            <w:sz w:val="22"/>
            <w:szCs w:val="22"/>
          </w:rPr>
          <w:fldChar w:fldCharType="end"/>
        </w:r>
        <w:r>
          <w:rPr>
            <w:rFonts w:ascii="iCiel Avenir LT Std 35 Light" w:hAnsi="iCiel Avenir LT Std 35 Light"/>
            <w:sz w:val="22"/>
            <w:szCs w:val="22"/>
          </w:rPr>
          <w:t xml:space="preserve"> </w:t>
        </w:r>
        <w:r w:rsidRPr="00CA65A2">
          <w:rPr>
            <w:rFonts w:ascii="iCiel Avenir LT Std 35 Light" w:hAnsi="iCiel Avenir LT Std 35 Light"/>
            <w:sz w:val="22"/>
            <w:szCs w:val="22"/>
          </w:rPr>
          <w:t>Facebook pages for the latest updates and announcements.</w:t>
        </w:r>
      </w:ins>
    </w:p>
    <w:p w14:paraId="357F1076" w14:textId="6643D28F" w:rsidR="00E20BF9" w:rsidRPr="006E631B" w:rsidDel="006E631B" w:rsidRDefault="006E631B">
      <w:pPr>
        <w:spacing w:before="0" w:beforeAutospacing="0" w:after="160" w:afterAutospacing="0" w:line="259" w:lineRule="auto"/>
        <w:ind w:firstLine="0"/>
        <w:rPr>
          <w:del w:id="9438" w:author="An Tran, ACA (BUV)" w:date="2024-09-12T11:05:00Z" w16du:dateUtc="2024-09-12T04:05:00Z"/>
          <w:rFonts w:eastAsiaTheme="minorHAnsi"/>
          <w:b/>
          <w:szCs w:val="22"/>
          <w:rPrChange w:id="9439" w:author="An Tran, ACA (BUV)" w:date="2024-09-12T11:05:00Z" w16du:dateUtc="2024-09-12T04:05:00Z">
            <w:rPr>
              <w:del w:id="9440" w:author="An Tran, ACA (BUV)" w:date="2024-09-12T11:05:00Z" w16du:dateUtc="2024-09-12T04:05:00Z"/>
              <w:rFonts w:cs="Arial"/>
              <w:b w:val="0"/>
              <w:i/>
              <w:iCs/>
              <w:szCs w:val="22"/>
              <w:lang w:val="vi-VN"/>
            </w:rPr>
          </w:rPrChange>
        </w:rPr>
        <w:pPrChange w:id="9441" w:author="An Tran, ACA (BUV)" w:date="2024-09-12T11:05:00Z" w16du:dateUtc="2024-09-12T04:05:00Z">
          <w:pPr>
            <w:pStyle w:val="Question"/>
            <w:numPr>
              <w:numId w:val="7"/>
            </w:numPr>
            <w:tabs>
              <w:tab w:val="left" w:pos="630"/>
              <w:tab w:val="left" w:pos="990"/>
            </w:tabs>
            <w:spacing w:before="100" w:line="400" w:lineRule="exact"/>
            <w:ind w:left="4950" w:hanging="360"/>
          </w:pPr>
        </w:pPrChange>
      </w:pPr>
      <w:ins w:id="9442" w:author="An Tran, ACA (BUV)" w:date="2024-09-12T11:05:00Z" w16du:dateUtc="2024-09-12T04:05:00Z">
        <w:r w:rsidRPr="00CA65A2">
          <w:rPr>
            <w:rFonts w:ascii="iCiel Avenir LT Std 35 Light" w:hAnsi="iCiel Avenir LT Std 35 Light"/>
            <w:i/>
            <w:iCs/>
            <w:sz w:val="22"/>
            <w:szCs w:val="22"/>
          </w:rPr>
          <w:t xml:space="preserve">Sinh viên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khuy</w:t>
        </w:r>
        <w:r w:rsidRPr="00CA65A2">
          <w:rPr>
            <w:rFonts w:ascii="iCiel Avenir LT Std 35 Light" w:hAnsi="iCiel Avenir LT Std 35 Light" w:cs="Calibri"/>
            <w:i/>
            <w:iCs/>
            <w:sz w:val="22"/>
            <w:szCs w:val="22"/>
          </w:rPr>
          <w:t>ế</w:t>
        </w:r>
        <w:r w:rsidRPr="00CA65A2">
          <w:rPr>
            <w:rFonts w:ascii="iCiel Avenir LT Std 35 Light" w:hAnsi="iCiel Avenir LT Std 35 Light"/>
            <w:i/>
            <w:iCs/>
            <w:sz w:val="22"/>
            <w:szCs w:val="22"/>
          </w:rPr>
          <w:t>n khích ki</w:t>
        </w:r>
        <w:r w:rsidRPr="00CA65A2">
          <w:rPr>
            <w:rFonts w:ascii="iCiel Avenir LT Std 35 Light" w:hAnsi="iCiel Avenir LT Std 35 Light" w:cs="Calibri"/>
            <w:i/>
            <w:iCs/>
            <w:sz w:val="22"/>
            <w:szCs w:val="22"/>
          </w:rPr>
          <w:t>ể</w:t>
        </w:r>
        <w:r w:rsidRPr="00CA65A2">
          <w:rPr>
            <w:rFonts w:ascii="iCiel Avenir LT Std 35 Light" w:hAnsi="iCiel Avenir LT Std 35 Light"/>
            <w:i/>
            <w:iCs/>
            <w:sz w:val="22"/>
            <w:szCs w:val="22"/>
          </w:rPr>
          <w:t>m tra l</w:t>
        </w:r>
        <w:r w:rsidRPr="00CA65A2">
          <w:rPr>
            <w:rFonts w:ascii="iCiel Avenir LT Std 35 Light" w:hAnsi="iCiel Avenir LT Std 35 Light" w:cs="Calibri"/>
            <w:i/>
            <w:iCs/>
            <w:sz w:val="22"/>
            <w:szCs w:val="22"/>
          </w:rPr>
          <w:t>ị</w:t>
        </w:r>
        <w:r w:rsidRPr="00CA65A2">
          <w:rPr>
            <w:rFonts w:ascii="iCiel Avenir LT Std 35 Light" w:hAnsi="iCiel Avenir LT Std 35 Light"/>
            <w:i/>
            <w:iCs/>
            <w:sz w:val="22"/>
            <w:szCs w:val="22"/>
          </w:rPr>
          <w:t>ch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tr</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trang Canvas</w:t>
        </w:r>
        <w:r>
          <w:rPr>
            <w:rFonts w:ascii="iCiel Avenir LT Std 35 Light" w:hAnsi="iCiel Avenir LT Std 35 Light"/>
            <w:i/>
            <w:iCs/>
            <w:sz w:val="22"/>
            <w:szCs w:val="22"/>
          </w:rPr>
          <w:t xml:space="preserve">: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"https://buv.instructure.com/courses/334/pages/events?module_item_id=238924"</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6C1F59">
          <w:rPr>
            <w:rStyle w:val="Hyperlink"/>
            <w:rFonts w:ascii="iCiel Avenir LT Std 35 Light" w:hAnsi="iCiel Avenir LT Std 35 Light"/>
            <w:i/>
            <w:iCs/>
            <w:sz w:val="22"/>
            <w:szCs w:val="22"/>
          </w:rPr>
          <w:t>Lịch sự kiện cho sinh viên</w:t>
        </w:r>
        <w:r>
          <w:rPr>
            <w:rFonts w:ascii="iCiel Avenir LT Std 35 Light" w:hAnsi="iCiel Avenir LT Std 35 Light"/>
            <w:i/>
            <w:iCs/>
            <w:sz w:val="22"/>
            <w:szCs w:val="22"/>
          </w:rPr>
          <w:fldChar w:fldCharType="end"/>
        </w:r>
        <w:r>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có thông tin</w:t>
        </w:r>
        <w:r w:rsidRPr="00CA65A2">
          <w:rPr>
            <w:rFonts w:ascii="iCiel Avenir LT Std 35 Light" w:hAnsi="iCiel Avenir LT Std 35 Light"/>
            <w:b/>
            <w:bCs/>
            <w:i/>
            <w:iCs/>
            <w:sz w:val="22"/>
            <w:szCs w:val="22"/>
          </w:rPr>
          <w:t xml:space="preserve"> </w:t>
        </w:r>
        <w:r w:rsidRPr="00CA65A2">
          <w:rPr>
            <w:rFonts w:ascii="iCiel Avenir LT Std 35 Light" w:hAnsi="iCiel Avenir LT Std 35 Light"/>
            <w:i/>
            <w:iCs/>
            <w:sz w:val="22"/>
            <w:szCs w:val="22"/>
          </w:rPr>
          <w:t>c</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p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t</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c</w:t>
        </w:r>
        <w:r w:rsidRPr="00CA65A2">
          <w:rPr>
            <w:rFonts w:ascii="iCiel Avenir LT Std 35 Light" w:hAnsi="iCiel Avenir LT Std 35 Light" w:cs="Calibri"/>
            <w:i/>
            <w:iCs/>
            <w:sz w:val="22"/>
            <w:szCs w:val="22"/>
          </w:rPr>
          <w:t>ả</w:t>
        </w:r>
        <w:r w:rsidRPr="00CA65A2">
          <w:rPr>
            <w:rFonts w:ascii="iCiel Avenir LT Std 35 Light" w:hAnsi="iCiel Avenir LT Std 35 Light"/>
            <w:i/>
            <w:iCs/>
            <w:sz w:val="22"/>
            <w:szCs w:val="22"/>
          </w:rPr>
          <w:t xml:space="preserve">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v</w:t>
        </w:r>
        <w:r w:rsidRPr="00CA65A2">
          <w:rPr>
            <w:rFonts w:ascii="iCiel Avenir LT Std 35 Light" w:hAnsi="iCiel Avenir LT Std 35 Light" w:cs="Avenir LT Std 35 Light"/>
            <w:i/>
            <w:iCs/>
            <w:sz w:val="22"/>
            <w:szCs w:val="22"/>
          </w:rPr>
          <w:t>à</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s</w:t>
        </w:r>
        <w:r w:rsidRPr="00CA65A2">
          <w:rPr>
            <w:rFonts w:ascii="iCiel Avenir LT Std 35 Light" w:hAnsi="iCiel Avenir LT Std 35 Light" w:cs="Calibri"/>
            <w:i/>
            <w:iCs/>
            <w:sz w:val="22"/>
            <w:szCs w:val="22"/>
          </w:rPr>
          <w:t>ắ</w:t>
        </w:r>
        <w:r w:rsidRPr="00CA65A2">
          <w:rPr>
            <w:rFonts w:ascii="iCiel Avenir LT Std 35 Light" w:hAnsi="iCiel Avenir LT Std 35 Light"/>
            <w:i/>
            <w:iCs/>
            <w:sz w:val="22"/>
            <w:szCs w:val="22"/>
          </w:rPr>
          <w:t>p t</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 xml:space="preserve">a BUV. </w:t>
        </w:r>
        <w:r w:rsidRPr="00CA65A2">
          <w:rPr>
            <w:rFonts w:ascii="iCiel Avenir LT Std 35 Light" w:hAnsi="iCiel Avenir LT Std 35 Light" w:cs="Calibri"/>
            <w:i/>
            <w:iCs/>
            <w:sz w:val="22"/>
            <w:szCs w:val="22"/>
          </w:rPr>
          <w:t>Đừ</w:t>
        </w:r>
        <w:r w:rsidRPr="00CA65A2">
          <w:rPr>
            <w:rFonts w:ascii="iCiel Avenir LT Std 35 Light" w:hAnsi="iCiel Avenir LT Std 35 Light"/>
            <w:i/>
            <w:iCs/>
            <w:sz w:val="22"/>
            <w:szCs w:val="22"/>
          </w:rPr>
          <w:t>ng qu</w:t>
        </w:r>
        <w:r w:rsidRPr="00CA65A2">
          <w:rPr>
            <w:rFonts w:ascii="iCiel Avenir LT Std 35 Light" w:hAnsi="iCiel Avenir LT Std 35 Light" w:cs="Avenir LT Std 35 Light"/>
            <w:i/>
            <w:iCs/>
            <w:sz w:val="22"/>
            <w:szCs w:val="22"/>
          </w:rPr>
          <w:t>ê</w:t>
        </w:r>
        <w:r w:rsidRPr="00CA65A2">
          <w:rPr>
            <w:rFonts w:ascii="iCiel Avenir LT Std 35 Light" w:hAnsi="iCiel Avenir LT Std 35 Light"/>
            <w:i/>
            <w:iCs/>
            <w:sz w:val="22"/>
            <w:szCs w:val="22"/>
          </w:rPr>
          <w:t>n theo d</w:t>
        </w:r>
        <w:r w:rsidRPr="00CA65A2">
          <w:rPr>
            <w:rFonts w:ascii="iCiel Avenir LT Std 35 Light" w:hAnsi="iCiel Avenir LT Std 35 Light" w:cs="Avenir LT Std 35 Light"/>
            <w:i/>
            <w:iCs/>
            <w:sz w:val="22"/>
            <w:szCs w:val="22"/>
          </w:rPr>
          <w:t>õ</w:t>
        </w:r>
        <w:r w:rsidRPr="00CA65A2">
          <w:rPr>
            <w:rFonts w:ascii="iCiel Avenir LT Std 35 Light" w:hAnsi="iCiel Avenir LT Std 35 Light"/>
            <w:i/>
            <w:iCs/>
            <w:sz w:val="22"/>
            <w:szCs w:val="22"/>
          </w:rPr>
          <w:t>i c</w:t>
        </w:r>
        <w:r w:rsidRPr="00CA65A2">
          <w:rPr>
            <w:rFonts w:ascii="iCiel Avenir LT Std 35 Light" w:hAnsi="iCiel Avenir LT Std 35 Light" w:cs="Avenir LT Std 35 Light"/>
            <w:i/>
            <w:iCs/>
            <w:sz w:val="22"/>
            <w:szCs w:val="22"/>
          </w:rPr>
          <w:t>á</w:t>
        </w:r>
        <w:r w:rsidRPr="00CA65A2">
          <w:rPr>
            <w:rFonts w:ascii="iCiel Avenir LT Std 35 Light" w:hAnsi="iCiel Avenir LT Std 35 Light"/>
            <w:i/>
            <w:iCs/>
            <w:sz w:val="22"/>
            <w:szCs w:val="22"/>
          </w:rPr>
          <w:t>c trang Facebook c</w:t>
        </w:r>
        <w:r w:rsidRPr="00CA65A2">
          <w:rPr>
            <w:rFonts w:ascii="iCiel Avenir LT Std 35 Light" w:hAnsi="iCiel Avenir LT Std 35 Light" w:cs="Calibri"/>
            <w:i/>
            <w:iCs/>
            <w:sz w:val="22"/>
            <w:szCs w:val="22"/>
          </w:rPr>
          <w:t>ủ</w:t>
        </w:r>
        <w:r w:rsidRPr="00CA65A2">
          <w:rPr>
            <w:rFonts w:ascii="iCiel Avenir LT Std 35 Light" w:hAnsi="iCiel Avenir LT Std 35 Light"/>
            <w:i/>
            <w:iCs/>
            <w:sz w:val="22"/>
            <w:szCs w:val="22"/>
          </w:rPr>
          <w:t>a</w:t>
        </w:r>
        <w:r>
          <w:rPr>
            <w:rFonts w:ascii="iCiel Avenir LT Std 35 Light" w:hAnsi="iCiel Avenir LT Std 35 Light"/>
            <w:i/>
            <w:iCs/>
            <w:sz w:val="22"/>
            <w:szCs w:val="22"/>
          </w:rPr>
          <w:t xml:space="preserve"> BUV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"https://www.facebook.com/buvstudentlife"</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F379B1">
          <w:rPr>
            <w:rStyle w:val="Hyperlink"/>
            <w:rFonts w:ascii="iCiel Avenir LT Std 35 Light" w:hAnsi="iCiel Avenir LT Std 35 Light"/>
            <w:i/>
            <w:iCs/>
            <w:sz w:val="22"/>
            <w:szCs w:val="22"/>
          </w:rPr>
          <w:t>Student Life</w:t>
        </w:r>
        <w:r>
          <w:rPr>
            <w:rFonts w:ascii="iCiel Avenir LT Std 35 Light" w:hAnsi="iCiel Avenir LT Std 35 Light"/>
            <w:i/>
            <w:iCs/>
            <w:sz w:val="22"/>
            <w:szCs w:val="22"/>
          </w:rPr>
          <w:fldChar w:fldCharType="end"/>
        </w:r>
        <w:r w:rsidRPr="00CA65A2">
          <w:rPr>
            <w:rFonts w:ascii="iCiel Avenir LT Std 35 Light" w:hAnsi="iCiel Avenir LT Std 35 Light"/>
            <w:i/>
            <w:iCs/>
            <w:sz w:val="22"/>
            <w:szCs w:val="22"/>
          </w:rPr>
          <w:t xml:space="preserve">,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"https://www.facebook.com/buvstudentcommunity"</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F379B1">
          <w:rPr>
            <w:rStyle w:val="Hyperlink"/>
            <w:rFonts w:ascii="iCiel Avenir LT Std 35 Light" w:hAnsi="iCiel Avenir LT Std 35 Light"/>
            <w:i/>
            <w:iCs/>
            <w:sz w:val="22"/>
            <w:szCs w:val="22"/>
          </w:rPr>
          <w:t>BUV Student Community</w:t>
        </w:r>
        <w:r>
          <w:rPr>
            <w:rFonts w:ascii="iCiel Avenir LT Std 35 Light" w:hAnsi="iCiel Avenir LT Std 35 Light"/>
            <w:i/>
            <w:iCs/>
            <w:sz w:val="22"/>
            <w:szCs w:val="22"/>
          </w:rPr>
          <w:fldChar w:fldCharType="end"/>
        </w:r>
        <w:r>
          <w:rPr>
            <w:rFonts w:ascii="iCiel Avenir LT Std 35 Light" w:hAnsi="iCiel Avenir LT Std 35 Light"/>
            <w:i/>
            <w:iCs/>
            <w:sz w:val="22"/>
            <w:szCs w:val="22"/>
          </w:rPr>
          <w:t xml:space="preserve"> </w:t>
        </w:r>
        <w:r w:rsidRPr="00CA65A2">
          <w:rPr>
            <w:rFonts w:ascii="iCiel Avenir LT Std 35 Light" w:hAnsi="iCiel Avenir LT Std 35 Light"/>
            <w:i/>
            <w:iCs/>
            <w:sz w:val="22"/>
            <w:szCs w:val="22"/>
          </w:rPr>
          <w:t xml:space="preserve">và các </w:t>
        </w:r>
        <w:r>
          <w:rPr>
            <w:rFonts w:ascii="iCiel Avenir LT Std 35 Light" w:hAnsi="iCiel Avenir LT Std 35 Light"/>
            <w:i/>
            <w:iCs/>
            <w:sz w:val="22"/>
            <w:szCs w:val="22"/>
          </w:rPr>
          <w:fldChar w:fldCharType="begin"/>
        </w:r>
        <w:r>
          <w:rPr>
            <w:rFonts w:ascii="iCiel Avenir LT Std 35 Light" w:hAnsi="iCiel Avenir LT Std 35 Light"/>
            <w:i/>
            <w:iCs/>
            <w:sz w:val="22"/>
            <w:szCs w:val="22"/>
          </w:rPr>
          <w:instrText>HYPERLINK "https://www.facebook.com/media/set/?set=a.344431941221662&amp;type=3"</w:instrText>
        </w:r>
        <w:r>
          <w:rPr>
            <w:rFonts w:ascii="iCiel Avenir LT Std 35 Light" w:hAnsi="iCiel Avenir LT Std 35 Light"/>
            <w:i/>
            <w:iCs/>
            <w:sz w:val="22"/>
            <w:szCs w:val="22"/>
          </w:rPr>
        </w:r>
        <w:r>
          <w:rPr>
            <w:rFonts w:ascii="iCiel Avenir LT Std 35 Light" w:hAnsi="iCiel Avenir LT Std 35 Light"/>
            <w:i/>
            <w:iCs/>
            <w:sz w:val="22"/>
            <w:szCs w:val="22"/>
          </w:rPr>
          <w:fldChar w:fldCharType="separate"/>
        </w:r>
        <w:r w:rsidRPr="00F379B1">
          <w:rPr>
            <w:rStyle w:val="Hyperlink"/>
            <w:rFonts w:ascii="iCiel Avenir LT Std 35 Light" w:hAnsi="iCiel Avenir LT Std 35 Light"/>
            <w:i/>
            <w:iCs/>
            <w:sz w:val="22"/>
            <w:szCs w:val="22"/>
          </w:rPr>
          <w:t>Câu lạc bộ của BUV</w:t>
        </w:r>
        <w:r>
          <w:rPr>
            <w:rFonts w:ascii="iCiel Avenir LT Std 35 Light" w:hAnsi="iCiel Avenir LT Std 35 Light"/>
            <w:i/>
            <w:iCs/>
            <w:sz w:val="22"/>
            <w:szCs w:val="22"/>
          </w:rPr>
          <w:fldChar w:fldCharType="end"/>
        </w:r>
        <w:r w:rsidRPr="00CA65A2">
          <w:rPr>
            <w:rFonts w:ascii="iCiel Avenir LT Std 35 Light" w:hAnsi="iCiel Avenir LT Std 35 Light"/>
            <w:i/>
            <w:iCs/>
            <w:sz w:val="22"/>
            <w:szCs w:val="22"/>
          </w:rPr>
          <w:t xml:space="preserve"> </w:t>
        </w:r>
        <w:r w:rsidRPr="00CA65A2">
          <w:rPr>
            <w:rFonts w:ascii="iCiel Avenir LT Std 35 Light" w:hAnsi="iCiel Avenir LT Std 35 Light" w:cs="Calibri"/>
            <w:i/>
            <w:iCs/>
            <w:sz w:val="22"/>
            <w:szCs w:val="22"/>
          </w:rPr>
          <w:t>để</w:t>
        </w:r>
        <w:r w:rsidRPr="00CA65A2">
          <w:rPr>
            <w:rFonts w:ascii="iCiel Avenir LT Std 35 Light" w:hAnsi="iCiel Avenir LT Std 35 Light"/>
            <w:i/>
            <w:iCs/>
            <w:sz w:val="22"/>
            <w:szCs w:val="22"/>
          </w:rPr>
          <w:t xml:space="preserve"> nh</w:t>
        </w:r>
        <w:r w:rsidRPr="00CA65A2">
          <w:rPr>
            <w:rFonts w:ascii="iCiel Avenir LT Std 35 Light" w:hAnsi="iCiel Avenir LT Std 35 Light" w:cs="Calibri"/>
            <w:i/>
            <w:iCs/>
            <w:sz w:val="22"/>
            <w:szCs w:val="22"/>
          </w:rPr>
          <w:t>ậ</w:t>
        </w:r>
        <w:r w:rsidRPr="00CA65A2">
          <w:rPr>
            <w:rFonts w:ascii="iCiel Avenir LT Std 35 Light" w:hAnsi="iCiel Avenir LT Std 35 Light"/>
            <w:i/>
            <w:iCs/>
            <w:sz w:val="22"/>
            <w:szCs w:val="22"/>
          </w:rPr>
          <w:t xml:space="preserve">n </w:t>
        </w:r>
        <w:r w:rsidRPr="00CA65A2">
          <w:rPr>
            <w:rFonts w:ascii="iCiel Avenir LT Std 35 Light" w:hAnsi="iCiel Avenir LT Std 35 Light" w:cs="Calibri"/>
            <w:i/>
            <w:iCs/>
            <w:sz w:val="22"/>
            <w:szCs w:val="22"/>
          </w:rPr>
          <w:t>đượ</w:t>
        </w:r>
        <w:r w:rsidRPr="00CA65A2">
          <w:rPr>
            <w:rFonts w:ascii="iCiel Avenir LT Std 35 Light" w:hAnsi="iCiel Avenir LT Std 35 Light"/>
            <w:i/>
            <w:iCs/>
            <w:sz w:val="22"/>
            <w:szCs w:val="22"/>
          </w:rPr>
          <w:t>c nh</w:t>
        </w:r>
        <w:r w:rsidRPr="00CA65A2">
          <w:rPr>
            <w:rFonts w:ascii="iCiel Avenir LT Std 35 Light" w:hAnsi="iCiel Avenir LT Std 35 Light" w:cs="Calibri"/>
            <w:i/>
            <w:iCs/>
            <w:sz w:val="22"/>
            <w:szCs w:val="22"/>
          </w:rPr>
          <w:t>ữ</w:t>
        </w:r>
        <w:r w:rsidRPr="00CA65A2">
          <w:rPr>
            <w:rFonts w:ascii="iCiel Avenir LT Std 35 Light" w:hAnsi="iCiel Avenir LT Std 35 Light"/>
            <w:i/>
            <w:iCs/>
            <w:sz w:val="22"/>
            <w:szCs w:val="22"/>
          </w:rPr>
          <w:t>ng thông tin và thông báo m</w:t>
        </w:r>
        <w:r w:rsidRPr="00CA65A2">
          <w:rPr>
            <w:rFonts w:ascii="iCiel Avenir LT Std 35 Light" w:hAnsi="iCiel Avenir LT Std 35 Light" w:cs="Calibri"/>
            <w:i/>
            <w:iCs/>
            <w:sz w:val="22"/>
            <w:szCs w:val="22"/>
          </w:rPr>
          <w:t>ớ</w:t>
        </w:r>
        <w:r w:rsidRPr="00CA65A2">
          <w:rPr>
            <w:rFonts w:ascii="iCiel Avenir LT Std 35 Light" w:hAnsi="iCiel Avenir LT Std 35 Light"/>
            <w:i/>
            <w:iCs/>
            <w:sz w:val="22"/>
            <w:szCs w:val="22"/>
          </w:rPr>
          <w:t>i nh</w:t>
        </w:r>
        <w:r w:rsidRPr="00CA65A2">
          <w:rPr>
            <w:rFonts w:ascii="iCiel Avenir LT Std 35 Light" w:hAnsi="iCiel Avenir LT Std 35 Light" w:cs="Calibri"/>
            <w:i/>
            <w:iCs/>
            <w:sz w:val="22"/>
            <w:szCs w:val="22"/>
          </w:rPr>
          <w:t>ấ</w:t>
        </w:r>
        <w:r w:rsidRPr="00CA65A2">
          <w:rPr>
            <w:rFonts w:ascii="iCiel Avenir LT Std 35 Light" w:hAnsi="iCiel Avenir LT Std 35 Light"/>
            <w:i/>
            <w:iCs/>
            <w:sz w:val="22"/>
            <w:szCs w:val="22"/>
          </w:rPr>
          <w:t>t v</w:t>
        </w:r>
        <w:r w:rsidRPr="00CA65A2">
          <w:rPr>
            <w:rFonts w:ascii="iCiel Avenir LT Std 35 Light" w:hAnsi="iCiel Avenir LT Std 35 Light" w:cs="Calibri"/>
            <w:i/>
            <w:iCs/>
            <w:sz w:val="22"/>
            <w:szCs w:val="22"/>
          </w:rPr>
          <w:t>ề</w:t>
        </w:r>
        <w:r w:rsidRPr="00CA65A2">
          <w:rPr>
            <w:rFonts w:ascii="iCiel Avenir LT Std 35 Light" w:hAnsi="iCiel Avenir LT Std 35 Light"/>
            <w:i/>
            <w:iCs/>
            <w:sz w:val="22"/>
            <w:szCs w:val="22"/>
          </w:rPr>
          <w:t xml:space="preserve"> các s</w:t>
        </w:r>
        <w:r w:rsidRPr="00CA65A2">
          <w:rPr>
            <w:rFonts w:ascii="iCiel Avenir LT Std 35 Light" w:hAnsi="iCiel Avenir LT Std 35 Light" w:cs="Calibri"/>
            <w:i/>
            <w:iCs/>
            <w:sz w:val="22"/>
            <w:szCs w:val="22"/>
          </w:rPr>
          <w:t>ự</w:t>
        </w:r>
        <w:r w:rsidRPr="00CA65A2">
          <w:rPr>
            <w:rFonts w:ascii="iCiel Avenir LT Std 35 Light" w:hAnsi="iCiel Avenir LT Std 35 Light"/>
            <w:i/>
            <w:iCs/>
            <w:sz w:val="22"/>
            <w:szCs w:val="22"/>
          </w:rPr>
          <w:t xml:space="preserve"> ki</w:t>
        </w:r>
        <w:r w:rsidRPr="00CA65A2">
          <w:rPr>
            <w:rFonts w:ascii="iCiel Avenir LT Std 35 Light" w:hAnsi="iCiel Avenir LT Std 35 Light" w:cs="Calibri"/>
            <w:i/>
            <w:iCs/>
            <w:sz w:val="22"/>
            <w:szCs w:val="22"/>
          </w:rPr>
          <w:t>ệ</w:t>
        </w:r>
        <w:r w:rsidRPr="00CA65A2">
          <w:rPr>
            <w:rFonts w:ascii="iCiel Avenir LT Std 35 Light" w:hAnsi="iCiel Avenir LT Std 35 Light"/>
            <w:i/>
            <w:iCs/>
            <w:sz w:val="22"/>
            <w:szCs w:val="22"/>
          </w:rPr>
          <w:t>n c</w:t>
        </w:r>
        <w:r w:rsidRPr="00CA65A2">
          <w:rPr>
            <w:rFonts w:ascii="iCiel Avenir LT Std 35 Light" w:hAnsi="iCiel Avenir LT Std 35 Light" w:cs="Calibri"/>
            <w:i/>
            <w:iCs/>
            <w:sz w:val="22"/>
            <w:szCs w:val="22"/>
          </w:rPr>
          <w:t>ũ</w:t>
        </w:r>
        <w:r w:rsidRPr="00CA65A2">
          <w:rPr>
            <w:rFonts w:ascii="iCiel Avenir LT Std 35 Light" w:hAnsi="iCiel Avenir LT Std 35 Light"/>
            <w:i/>
            <w:iCs/>
            <w:sz w:val="22"/>
            <w:szCs w:val="22"/>
          </w:rPr>
          <w:t>ng nh</w:t>
        </w:r>
        <w:r w:rsidRPr="00CA65A2">
          <w:rPr>
            <w:rFonts w:ascii="iCiel Avenir LT Std 35 Light" w:hAnsi="iCiel Avenir LT Std 35 Light" w:cs="Calibri"/>
            <w:i/>
            <w:iCs/>
            <w:sz w:val="22"/>
            <w:szCs w:val="22"/>
          </w:rPr>
          <w:t>ư</w:t>
        </w:r>
        <w:r w:rsidRPr="00CA65A2">
          <w:rPr>
            <w:rFonts w:ascii="iCiel Avenir LT Std 35 Light" w:hAnsi="iCiel Avenir LT Std 35 Light"/>
            <w:i/>
            <w:iCs/>
            <w:sz w:val="22"/>
            <w:szCs w:val="22"/>
          </w:rPr>
          <w:t xml:space="preserve"> ho</w:t>
        </w:r>
        <w:r w:rsidRPr="00CA65A2">
          <w:rPr>
            <w:rFonts w:ascii="iCiel Avenir LT Std 35 Light" w:hAnsi="iCiel Avenir LT Std 35 Light" w:cs="Calibri"/>
            <w:i/>
            <w:iCs/>
            <w:sz w:val="22"/>
            <w:szCs w:val="22"/>
          </w:rPr>
          <w:t>ạ</w:t>
        </w:r>
        <w:r w:rsidRPr="00CA65A2">
          <w:rPr>
            <w:rFonts w:ascii="iCiel Avenir LT Std 35 Light" w:hAnsi="iCiel Avenir LT Std 35 Light"/>
            <w:i/>
            <w:iCs/>
            <w:sz w:val="22"/>
            <w:szCs w:val="22"/>
          </w:rPr>
          <w:t xml:space="preserve">t </w:t>
        </w:r>
        <w:r w:rsidRPr="00CA65A2">
          <w:rPr>
            <w:rFonts w:ascii="iCiel Avenir LT Std 35 Light" w:hAnsi="iCiel Avenir LT Std 35 Light" w:cs="Calibri"/>
            <w:i/>
            <w:iCs/>
            <w:sz w:val="22"/>
            <w:szCs w:val="22"/>
          </w:rPr>
          <w:t>độ</w:t>
        </w:r>
        <w:r w:rsidRPr="00CA65A2">
          <w:rPr>
            <w:rFonts w:ascii="iCiel Avenir LT Std 35 Light" w:hAnsi="iCiel Avenir LT Std 35 Light"/>
            <w:i/>
            <w:iCs/>
            <w:sz w:val="22"/>
            <w:szCs w:val="22"/>
          </w:rPr>
          <w:t>ng dành cho C</w:t>
        </w:r>
        <w:r w:rsidRPr="00CA65A2">
          <w:rPr>
            <w:rFonts w:ascii="iCiel Avenir LT Std 35 Light" w:hAnsi="iCiel Avenir LT Std 35 Light" w:cs="Calibri"/>
            <w:i/>
            <w:iCs/>
            <w:sz w:val="22"/>
            <w:szCs w:val="22"/>
          </w:rPr>
          <w:t>ộ</w:t>
        </w:r>
        <w:r w:rsidRPr="00CA65A2">
          <w:rPr>
            <w:rFonts w:ascii="iCiel Avenir LT Std 35 Light" w:hAnsi="iCiel Avenir LT Std 35 Light"/>
            <w:i/>
            <w:iCs/>
            <w:sz w:val="22"/>
            <w:szCs w:val="22"/>
          </w:rPr>
          <w:t xml:space="preserve">ng </w:t>
        </w:r>
        <w:r w:rsidRPr="00CA65A2">
          <w:rPr>
            <w:rFonts w:ascii="iCiel Avenir LT Std 35 Light" w:hAnsi="iCiel Avenir LT Std 35 Light" w:cs="Calibri"/>
            <w:i/>
            <w:iCs/>
            <w:sz w:val="22"/>
            <w:szCs w:val="22"/>
          </w:rPr>
          <w:t>đồ</w:t>
        </w:r>
        <w:r w:rsidRPr="00CA65A2">
          <w:rPr>
            <w:rFonts w:ascii="iCiel Avenir LT Std 35 Light" w:hAnsi="iCiel Avenir LT Std 35 Light"/>
            <w:i/>
            <w:iCs/>
            <w:sz w:val="22"/>
            <w:szCs w:val="22"/>
          </w:rPr>
          <w:t>ng sinh viên BUV.</w:t>
        </w:r>
      </w:ins>
      <w:del w:id="9443" w:author="An Tran, ACA (BUV)" w:date="2024-09-12T11:05:00Z" w16du:dateUtc="2024-09-12T04:05:00Z">
        <w:r w:rsidR="00E20BF9" w:rsidRPr="004373E8" w:rsidDel="006E631B">
          <w:rPr>
            <w:rFonts w:cs="Arial"/>
            <w:szCs w:val="22"/>
            <w:lang w:val="vi-VN"/>
          </w:rPr>
          <w:delText xml:space="preserve">Is the Internship programme at BUV compulsory to students? / </w:delText>
        </w:r>
        <w:r w:rsidR="00E20BF9" w:rsidRPr="004373E8" w:rsidDel="006E631B">
          <w:rPr>
            <w:rFonts w:cs="Arial"/>
            <w:i/>
            <w:iCs/>
            <w:szCs w:val="22"/>
            <w:lang w:val="vi-VN"/>
          </w:rPr>
          <w:delText>Ch</w:delText>
        </w:r>
        <w:r w:rsidR="00E20BF9" w:rsidRPr="004373E8" w:rsidDel="006E631B">
          <w:rPr>
            <w:rFonts w:cs="Calibri"/>
            <w:i/>
            <w:iCs/>
            <w:szCs w:val="22"/>
            <w:lang w:val="vi-VN"/>
          </w:rPr>
          <w:delText>ươ</w:delText>
        </w:r>
        <w:r w:rsidR="00E20BF9" w:rsidRPr="004373E8" w:rsidDel="006E631B">
          <w:rPr>
            <w:rFonts w:cs="Arial"/>
            <w:i/>
            <w:iCs/>
            <w:szCs w:val="22"/>
            <w:lang w:val="vi-VN"/>
          </w:rPr>
          <w:delText>ng tr</w:delText>
        </w:r>
        <w:r w:rsidR="00E20BF9" w:rsidRPr="004373E8" w:rsidDel="006E631B">
          <w:rPr>
            <w:rFonts w:cs="Avenir Next LT Pro"/>
            <w:i/>
            <w:iCs/>
            <w:szCs w:val="22"/>
            <w:lang w:val="vi-VN"/>
          </w:rPr>
          <w:delText>ì</w:delText>
        </w:r>
        <w:r w:rsidR="00E20BF9" w:rsidRPr="004373E8" w:rsidDel="006E631B">
          <w:rPr>
            <w:rFonts w:cs="Arial"/>
            <w:i/>
            <w:iCs/>
            <w:szCs w:val="22"/>
            <w:lang w:val="vi-VN"/>
          </w:rPr>
          <w:delText>nh Th</w:delText>
        </w:r>
        <w:r w:rsidR="00E20BF9" w:rsidRPr="004373E8" w:rsidDel="006E631B">
          <w:rPr>
            <w:rFonts w:cs="Calibri"/>
            <w:i/>
            <w:iCs/>
            <w:szCs w:val="22"/>
            <w:lang w:val="vi-VN"/>
          </w:rPr>
          <w:delText>ự</w:delText>
        </w:r>
        <w:r w:rsidR="00E20BF9" w:rsidRPr="004373E8" w:rsidDel="006E631B">
          <w:rPr>
            <w:rFonts w:cs="Arial"/>
            <w:i/>
            <w:iCs/>
            <w:szCs w:val="22"/>
            <w:lang w:val="vi-VN"/>
          </w:rPr>
          <w:delText>c t</w:delText>
        </w:r>
        <w:r w:rsidR="00E20BF9" w:rsidRPr="004373E8" w:rsidDel="006E631B">
          <w:rPr>
            <w:rFonts w:cs="Calibri"/>
            <w:i/>
            <w:iCs/>
            <w:szCs w:val="22"/>
            <w:lang w:val="vi-VN"/>
          </w:rPr>
          <w:delText>ậ</w:delText>
        </w:r>
        <w:r w:rsidR="00E20BF9" w:rsidRPr="004373E8" w:rsidDel="006E631B">
          <w:rPr>
            <w:rFonts w:cs="Arial"/>
            <w:i/>
            <w:iCs/>
            <w:szCs w:val="22"/>
            <w:lang w:val="vi-VN"/>
          </w:rPr>
          <w:delText>p t</w:delText>
        </w:r>
        <w:r w:rsidR="00E20BF9" w:rsidRPr="004373E8" w:rsidDel="006E631B">
          <w:rPr>
            <w:rFonts w:cs="Calibri"/>
            <w:i/>
            <w:iCs/>
            <w:szCs w:val="22"/>
            <w:lang w:val="vi-VN"/>
          </w:rPr>
          <w:delText>ạ</w:delText>
        </w:r>
        <w:r w:rsidR="00E20BF9" w:rsidRPr="004373E8" w:rsidDel="006E631B">
          <w:rPr>
            <w:rFonts w:cs="Arial"/>
            <w:i/>
            <w:iCs/>
            <w:szCs w:val="22"/>
            <w:lang w:val="vi-VN"/>
          </w:rPr>
          <w:delText>i BUV có b</w:delText>
        </w:r>
        <w:r w:rsidR="00E20BF9" w:rsidRPr="004373E8" w:rsidDel="006E631B">
          <w:rPr>
            <w:rFonts w:cs="Calibri"/>
            <w:i/>
            <w:iCs/>
            <w:szCs w:val="22"/>
            <w:lang w:val="vi-VN"/>
          </w:rPr>
          <w:delText>ắ</w:delText>
        </w:r>
        <w:r w:rsidR="00E20BF9" w:rsidRPr="004373E8" w:rsidDel="006E631B">
          <w:rPr>
            <w:rFonts w:cs="Arial"/>
            <w:i/>
            <w:iCs/>
            <w:szCs w:val="22"/>
            <w:lang w:val="vi-VN"/>
          </w:rPr>
          <w:delText>t bu</w:delText>
        </w:r>
        <w:r w:rsidR="00E20BF9" w:rsidRPr="004373E8" w:rsidDel="006E631B">
          <w:rPr>
            <w:rFonts w:cs="Calibri"/>
            <w:i/>
            <w:iCs/>
            <w:szCs w:val="22"/>
            <w:lang w:val="vi-VN"/>
          </w:rPr>
          <w:delText>ộ</w:delText>
        </w:r>
        <w:r w:rsidR="00E20BF9" w:rsidRPr="004373E8" w:rsidDel="006E631B">
          <w:rPr>
            <w:rFonts w:cs="Arial"/>
            <w:i/>
            <w:iCs/>
            <w:szCs w:val="22"/>
            <w:lang w:val="vi-VN"/>
          </w:rPr>
          <w:delText>c đ</w:delText>
        </w:r>
        <w:r w:rsidR="00E20BF9" w:rsidRPr="004373E8" w:rsidDel="006E631B">
          <w:rPr>
            <w:rFonts w:cs="Calibri"/>
            <w:i/>
            <w:iCs/>
            <w:szCs w:val="22"/>
            <w:lang w:val="vi-VN"/>
          </w:rPr>
          <w:delText>ố</w:delText>
        </w:r>
        <w:r w:rsidR="00E20BF9" w:rsidRPr="004373E8" w:rsidDel="006E631B">
          <w:rPr>
            <w:rFonts w:cs="Arial"/>
            <w:i/>
            <w:iCs/>
            <w:szCs w:val="22"/>
            <w:lang w:val="vi-VN"/>
          </w:rPr>
          <w:delText>i v</w:delText>
        </w:r>
        <w:r w:rsidR="00E20BF9" w:rsidRPr="004373E8" w:rsidDel="006E631B">
          <w:rPr>
            <w:rFonts w:cs="Calibri"/>
            <w:i/>
            <w:iCs/>
            <w:szCs w:val="22"/>
            <w:lang w:val="vi-VN"/>
          </w:rPr>
          <w:delText>ớ</w:delText>
        </w:r>
        <w:r w:rsidR="00E20BF9" w:rsidRPr="004373E8" w:rsidDel="006E631B">
          <w:rPr>
            <w:rFonts w:cs="Arial"/>
            <w:i/>
            <w:iCs/>
            <w:szCs w:val="22"/>
            <w:lang w:val="vi-VN"/>
          </w:rPr>
          <w:delText>i sinh viên không?</w:delText>
        </w:r>
        <w:bookmarkEnd w:id="8818"/>
      </w:del>
    </w:p>
    <w:p w14:paraId="66A7581B" w14:textId="39178D7C" w:rsidR="00E20BF9" w:rsidRPr="004373E8" w:rsidDel="006E631B" w:rsidRDefault="00E20BF9">
      <w:pPr>
        <w:rPr>
          <w:del w:id="9444" w:author="An Tran, ACA (BUV)" w:date="2024-09-12T11:05:00Z" w16du:dateUtc="2024-09-12T04:05:00Z"/>
          <w:rFonts w:cs="Arial"/>
          <w:bCs/>
          <w:szCs w:val="22"/>
          <w:u w:val="single"/>
          <w:lang w:val="vi-VN"/>
        </w:rPr>
        <w:pPrChange w:id="944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46"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181C9134" w14:textId="48E96BC4" w:rsidR="00C1363F" w:rsidRPr="002D5ADD" w:rsidDel="006E631B" w:rsidRDefault="00C1363F">
      <w:pPr>
        <w:rPr>
          <w:del w:id="9447" w:author="An Tran, ACA (BUV)" w:date="2024-09-12T11:05:00Z" w16du:dateUtc="2024-09-12T04:05:00Z"/>
          <w:rFonts w:cs="Arial"/>
          <w:szCs w:val="22"/>
        </w:rPr>
        <w:pPrChange w:id="944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49" w:author="An Tran, ACA (BUV)" w:date="2024-09-12T11:05:00Z" w16du:dateUtc="2024-09-12T04:05:00Z">
        <w:r w:rsidRPr="0090548D" w:rsidDel="006E631B">
          <w:rPr>
            <w:rFonts w:ascii="iCiel Avenir LT Std 35 Light" w:hAnsi="iCiel Avenir LT Std 35 Light" w:cs="Arial"/>
            <w:sz w:val="22"/>
            <w:szCs w:val="22"/>
          </w:rPr>
          <w:delText xml:space="preserve">In today's dynamic labour market, internships are no longer the sole pathway for students to acquire professional experience. The study programmes at BUV encourage and facilitate students to explore a variety of professional opportunities, both during </w:delText>
        </w:r>
        <w:r w:rsidRPr="002D5ADD" w:rsidDel="006E631B">
          <w:rPr>
            <w:rFonts w:ascii="iCiel Avenir LT Std 35 Light" w:hAnsi="iCiel Avenir LT Std 35 Light" w:cs="Arial"/>
            <w:sz w:val="22"/>
            <w:szCs w:val="22"/>
          </w:rPr>
          <w:delText>the PSG semesters and academic study semesters.</w:delText>
        </w:r>
      </w:del>
    </w:p>
    <w:p w14:paraId="1AFB33E9" w14:textId="07C6F8BF" w:rsidR="00C1363F" w:rsidRPr="002D5ADD" w:rsidDel="006E631B" w:rsidRDefault="00C1363F">
      <w:pPr>
        <w:rPr>
          <w:del w:id="9450" w:author="An Tran, ACA (BUV)" w:date="2024-09-12T11:05:00Z" w16du:dateUtc="2024-09-12T04:05:00Z"/>
          <w:rFonts w:cs="Arial"/>
          <w:szCs w:val="22"/>
        </w:rPr>
        <w:pPrChange w:id="945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52" w:author="An Tran, ACA (BUV)" w:date="2024-09-12T11:05:00Z" w16du:dateUtc="2024-09-12T04:05:00Z">
        <w:r w:rsidRPr="002D5ADD" w:rsidDel="006E631B">
          <w:rPr>
            <w:rFonts w:ascii="iCiel Avenir LT Std 35 Light" w:hAnsi="iCiel Avenir LT Std 35 Light" w:cs="Arial"/>
            <w:sz w:val="22"/>
            <w:szCs w:val="22"/>
          </w:rPr>
          <w:delTex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a qualified industry professional’s feedback (only for some specific programmes). Alternatively, students may participate in the international study mobility program organized by the BUV International Office.</w:delText>
        </w:r>
      </w:del>
    </w:p>
    <w:p w14:paraId="32033814" w14:textId="71F7A145" w:rsidR="00C1363F" w:rsidRPr="002D5ADD" w:rsidDel="006E631B" w:rsidRDefault="00C1363F">
      <w:pPr>
        <w:rPr>
          <w:del w:id="9453" w:author="An Tran, ACA (BUV)" w:date="2024-09-12T11:05:00Z" w16du:dateUtc="2024-09-12T04:05:00Z"/>
          <w:rFonts w:cs="Arial"/>
          <w:szCs w:val="22"/>
        </w:rPr>
        <w:pPrChange w:id="945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55" w:author="An Tran, ACA (BUV)" w:date="2024-09-12T11:05:00Z" w16du:dateUtc="2024-09-12T04:05:00Z">
        <w:r w:rsidRPr="691BD53B" w:rsidDel="006E631B">
          <w:rPr>
            <w:rFonts w:ascii="iCiel Avenir LT Std 35 Light" w:hAnsi="iCiel Avenir LT Std 35 Light" w:cs="Arial"/>
            <w:sz w:val="22"/>
            <w:szCs w:val="22"/>
          </w:rPr>
          <w:delText xml:space="preserve">Certain modules within the Staffordshire University’s academic programme also require the completion of work placements and internships as part of the module’s assessment. These are compulsory and must adhere to specific requirements of the modules, for example the minimum number of working hours, the company’s business/scale etc. Alongside the Module Leader, the BUV Career Services &amp; Industry Relations Team </w:delText>
        </w:r>
        <w:r w:rsidR="005358E3" w:rsidRPr="691BD53B" w:rsidDel="006E631B">
          <w:rPr>
            <w:rFonts w:ascii="iCiel Avenir LT Std 35 Light" w:hAnsi="iCiel Avenir LT Std 35 Light" w:cs="Arial"/>
            <w:sz w:val="22"/>
            <w:szCs w:val="22"/>
          </w:rPr>
          <w:delText>supports</w:delText>
        </w:r>
        <w:r w:rsidRPr="691BD53B" w:rsidDel="006E631B">
          <w:rPr>
            <w:rFonts w:ascii="iCiel Avenir LT Std 35 Light" w:hAnsi="iCiel Avenir LT Std 35 Light" w:cs="Arial"/>
            <w:sz w:val="22"/>
            <w:szCs w:val="22"/>
          </w:rPr>
          <w:delText xml:space="preserve"> students by assisting with the application documents (such as CV, Cover Letter) </w:delText>
        </w:r>
        <w:r w:rsidR="52F73E77" w:rsidRPr="691BD53B" w:rsidDel="006E631B">
          <w:rPr>
            <w:rFonts w:ascii="iCiel Avenir LT Std 35 Light" w:hAnsi="iCiel Avenir LT Std 35 Light" w:cs="Arial"/>
            <w:sz w:val="22"/>
            <w:szCs w:val="22"/>
          </w:rPr>
          <w:delText>and preparing</w:delText>
        </w:r>
        <w:r w:rsidRPr="691BD53B" w:rsidDel="006E631B">
          <w:rPr>
            <w:rFonts w:ascii="iCiel Avenir LT Std 35 Light" w:hAnsi="iCiel Avenir LT Std 35 Light" w:cs="Arial"/>
            <w:sz w:val="22"/>
            <w:szCs w:val="22"/>
          </w:rPr>
          <w:delText xml:space="preserve"> for interviews. We also offer consultation on internship selection and how to maximise the placement experience to ensure it aligns with the module’s learning outcomes. Work placement (academic credited) is one of the professional experience options mentioned above. </w:delText>
        </w:r>
      </w:del>
    </w:p>
    <w:p w14:paraId="408B2737" w14:textId="4CF9008D" w:rsidR="00C1363F" w:rsidDel="006E631B" w:rsidRDefault="00C1363F">
      <w:pPr>
        <w:rPr>
          <w:del w:id="9456" w:author="An Tran, ACA (BUV)" w:date="2024-09-12T11:05:00Z" w16du:dateUtc="2024-09-12T04:05:00Z"/>
          <w:rFonts w:cs="Arial"/>
          <w:szCs w:val="22"/>
        </w:rPr>
        <w:pPrChange w:id="945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58" w:author="An Tran, ACA (BUV)" w:date="2024-09-12T11:05:00Z" w16du:dateUtc="2024-09-12T04:05:00Z">
        <w:r w:rsidRPr="002D5ADD" w:rsidDel="006E631B">
          <w:rPr>
            <w:rFonts w:ascii="iCiel Avenir LT Std 35 Light" w:hAnsi="iCiel Avenir LT Std 35 Light" w:cs="Arial"/>
            <w:sz w:val="22"/>
            <w:szCs w:val="22"/>
          </w:rPr>
          <w:delText xml:space="preserve">All the details of the professional experience options and alternatives, as well as the requirements of each, are fully communicated to all students via </w:delText>
        </w:r>
        <w:r w:rsidRPr="00F43E12" w:rsidDel="006E631B">
          <w:rPr>
            <w:rFonts w:ascii="iCiel Avenir LT Std 35 Light" w:hAnsi="iCiel Avenir LT Std 35 Light" w:cs="Arial"/>
            <w:b/>
            <w:bCs/>
            <w:sz w:val="22"/>
            <w:szCs w:val="22"/>
          </w:rPr>
          <w:delText>Appendix 1. PSG Instructions on professional options and alternatives</w:delText>
        </w:r>
        <w:r w:rsidRPr="002D5ADD" w:rsidDel="006E631B">
          <w:rPr>
            <w:rFonts w:ascii="iCiel Avenir LT Std 35 Light" w:hAnsi="iCiel Avenir LT Std 35 Light" w:cs="Arial"/>
            <w:sz w:val="22"/>
            <w:szCs w:val="22"/>
          </w:rPr>
          <w:delText xml:space="preserve">. </w:delText>
        </w:r>
      </w:del>
    </w:p>
    <w:p w14:paraId="356C3B8D" w14:textId="1B6618FA" w:rsidR="00C1363F" w:rsidRPr="00F43E12" w:rsidDel="006E631B" w:rsidRDefault="00C1363F">
      <w:pPr>
        <w:rPr>
          <w:del w:id="9459" w:author="An Tran, ACA (BUV)" w:date="2024-09-12T11:05:00Z" w16du:dateUtc="2024-09-12T04:05:00Z"/>
          <w:rFonts w:cs="Arial"/>
          <w:szCs w:val="22"/>
        </w:rPr>
        <w:pPrChange w:id="946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61"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050F3E"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050F3E"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xml:space="preserve"> (exclusive to BUV students and alumni). </w:delText>
        </w:r>
      </w:del>
    </w:p>
    <w:p w14:paraId="14357082" w14:textId="39688F8A" w:rsidR="00C1363F" w:rsidRPr="002D5ADD" w:rsidDel="006E631B" w:rsidRDefault="00C1363F">
      <w:pPr>
        <w:rPr>
          <w:del w:id="9462" w:author="An Tran, ACA (BUV)" w:date="2024-09-12T11:05:00Z" w16du:dateUtc="2024-09-12T04:05:00Z"/>
          <w:rFonts w:cs="Arial"/>
          <w:i/>
          <w:iCs/>
          <w:szCs w:val="22"/>
        </w:rPr>
        <w:pPrChange w:id="946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64" w:author="An Tran, ACA (BUV)" w:date="2024-09-12T11:05:00Z" w16du:dateUtc="2024-09-12T04:05:00Z">
        <w:r w:rsidRPr="002D5ADD" w:rsidDel="006E631B">
          <w:rPr>
            <w:rFonts w:ascii="iCiel Avenir LT Std 35 Light" w:hAnsi="iCiel Avenir LT Std 35 Light" w:cs="Arial"/>
            <w:i/>
            <w:iCs/>
            <w:sz w:val="22"/>
            <w:szCs w:val="22"/>
          </w:rPr>
          <w:delTex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delText>
        </w:r>
      </w:del>
    </w:p>
    <w:p w14:paraId="6129EE5C" w14:textId="2ACCD6A8" w:rsidR="00C1363F" w:rsidRPr="002D5ADD" w:rsidDel="006E631B" w:rsidRDefault="00C1363F">
      <w:pPr>
        <w:rPr>
          <w:del w:id="9465" w:author="An Tran, ACA (BUV)" w:date="2024-09-12T11:05:00Z" w16du:dateUtc="2024-09-12T04:05:00Z"/>
          <w:rFonts w:cs="Arial"/>
          <w:i/>
          <w:iCs/>
          <w:szCs w:val="22"/>
        </w:rPr>
        <w:pPrChange w:id="946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67" w:author="An Tran, ACA (BUV)" w:date="2024-09-12T11:05:00Z" w16du:dateUtc="2024-09-12T04:05:00Z">
        <w:r w:rsidRPr="002D5ADD" w:rsidDel="006E631B">
          <w:rPr>
            <w:rFonts w:ascii="iCiel Avenir LT Std 35 Light" w:hAnsi="iCiel Avenir LT Std 35 Light" w:cs="Arial"/>
            <w:i/>
            <w:iCs/>
            <w:sz w:val="22"/>
            <w:szCs w:val="22"/>
          </w:rPr>
          <w:delText>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10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 xml:space="preserve">m 2021, BUV </w:delText>
        </w:r>
        <w:r w:rsidRPr="002D5ADD" w:rsidDel="006E631B">
          <w:rPr>
            <w:rFonts w:ascii="iCiel Avenir LT Std 35 Light" w:hAnsi="iCiel Avenir LT Std 35 Light" w:cs="Avenir Next LT Pro"/>
            <w:i/>
            <w:iCs/>
            <w:sz w:val="22"/>
            <w:szCs w:val="22"/>
          </w:rPr>
          <w:delText>đã</w:delText>
        </w:r>
        <w:r w:rsidRPr="002D5ADD" w:rsidDel="006E631B">
          <w:rPr>
            <w:rFonts w:ascii="iCiel Avenir LT Std 35 Light" w:hAnsi="iCiel Avenir LT Std 35 Light" w:cs="Arial"/>
            <w:i/>
            <w:iCs/>
            <w:sz w:val="22"/>
            <w:szCs w:val="22"/>
          </w:rPr>
          <w:delText xml:space="preserve"> tri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khai Ch</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Ph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t tri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Năng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 xml:space="preserve">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w:delText>
        </w:r>
        <w:r w:rsidDel="006E631B">
          <w:rPr>
            <w:rFonts w:ascii="iCiel Avenir LT Std 35 Light" w:hAnsi="iCiel Avenir LT Std 35 Light" w:cs="Arial"/>
            <w:i/>
            <w:iCs/>
            <w:sz w:val="22"/>
            <w:szCs w:val="22"/>
          </w:rPr>
          <w:delText>kinh doanh riêng</w:delText>
        </w:r>
        <w:r w:rsidRPr="002D5ADD" w:rsidDel="006E631B">
          <w:rPr>
            <w:rFonts w:ascii="iCiel Avenir LT Std 35 Light" w:hAnsi="iCiel Avenir LT Std 35 Light" w:cs="Arial"/>
            <w:i/>
            <w:iCs/>
            <w:sz w:val="22"/>
            <w:szCs w:val="22"/>
          </w:rPr>
          <w:delText xml:space="preserve">; hoặc nộp một </w:delText>
        </w:r>
        <w:r w:rsidDel="006E631B">
          <w:rPr>
            <w:rFonts w:ascii="iCiel Avenir LT Std 35 Light" w:hAnsi="iCiel Avenir LT Std 35 Light" w:cs="Arial"/>
            <w:i/>
            <w:iCs/>
            <w:sz w:val="22"/>
            <w:szCs w:val="22"/>
          </w:rPr>
          <w:delText>hồ sơ năng lực chuyên môn (portfolio)</w:delText>
        </w:r>
        <w:r w:rsidRPr="002D5ADD" w:rsidDel="006E631B">
          <w:rPr>
            <w:rFonts w:ascii="iCiel Avenir LT Std 35 Light" w:hAnsi="iCiel Avenir LT Std 35 Light" w:cs="Arial"/>
            <w:i/>
            <w:iCs/>
            <w:sz w:val="22"/>
            <w:szCs w:val="22"/>
          </w:rPr>
          <w:delText xml:space="preserve"> có </w:delText>
        </w:r>
        <w:r w:rsidDel="006E631B">
          <w:rPr>
            <w:rFonts w:ascii="iCiel Avenir LT Std 35 Light" w:hAnsi="iCiel Avenir LT Std 35 Light" w:cs="Arial"/>
            <w:i/>
            <w:iCs/>
            <w:sz w:val="22"/>
            <w:szCs w:val="22"/>
          </w:rPr>
          <w:delText>đánh giá</w:delText>
        </w:r>
        <w:r w:rsidRPr="002D5ADD" w:rsidDel="006E631B">
          <w:rPr>
            <w:rFonts w:ascii="iCiel Avenir LT Std 35 Light" w:hAnsi="iCiel Avenir LT Std 35 Light" w:cs="Arial"/>
            <w:i/>
            <w:iCs/>
            <w:sz w:val="22"/>
            <w:szCs w:val="22"/>
          </w:rPr>
          <w:delText xml:space="preserve"> từ một chuyên gia ngành đủ điều kiện (chỉ </w:delText>
        </w:r>
        <w:r w:rsidDel="006E631B">
          <w:rPr>
            <w:rFonts w:ascii="iCiel Avenir LT Std 35 Light" w:hAnsi="iCiel Avenir LT Std 35 Light" w:cs="Arial"/>
            <w:i/>
            <w:iCs/>
            <w:sz w:val="22"/>
            <w:szCs w:val="22"/>
          </w:rPr>
          <w:delText xml:space="preserve">áp dụng </w:delText>
        </w:r>
        <w:r w:rsidRPr="002D5ADD" w:rsidDel="006E631B">
          <w:rPr>
            <w:rFonts w:ascii="iCiel Avenir LT Std 35 Light" w:hAnsi="iCiel Avenir LT Std 35 Light" w:cs="Arial"/>
            <w:i/>
            <w:iCs/>
            <w:sz w:val="22"/>
            <w:szCs w:val="22"/>
          </w:rPr>
          <w:delText xml:space="preserve">với một số </w:delText>
        </w:r>
        <w:r w:rsidDel="006E631B">
          <w:rPr>
            <w:rFonts w:ascii="iCiel Avenir LT Std 35 Light" w:hAnsi="iCiel Avenir LT Std 35 Light" w:cs="Arial"/>
            <w:i/>
            <w:iCs/>
            <w:sz w:val="22"/>
            <w:szCs w:val="22"/>
          </w:rPr>
          <w:delText>chuyên ngành</w:delText>
        </w:r>
        <w:r w:rsidRPr="002D5ADD" w:rsidDel="006E631B">
          <w:rPr>
            <w:rFonts w:ascii="iCiel Avenir LT Std 35 Light" w:hAnsi="iCiel Avenir LT Std 35 Light" w:cs="Arial"/>
            <w:i/>
            <w:iCs/>
            <w:sz w:val="22"/>
            <w:szCs w:val="22"/>
          </w:rPr>
          <w:delText xml:space="preserve"> cụ thể). Ngoài ra, sinh viên có thể tham gia chương trình học tập quốc tế do </w:delText>
        </w:r>
        <w:r w:rsidDel="006E631B">
          <w:rPr>
            <w:rFonts w:ascii="iCiel Avenir LT Std 35 Light" w:hAnsi="iCiel Avenir LT Std 35 Light" w:cs="Arial"/>
            <w:i/>
            <w:iCs/>
            <w:sz w:val="22"/>
            <w:szCs w:val="22"/>
          </w:rPr>
          <w:delText>Phòng Hợp tác</w:delText>
        </w:r>
        <w:r w:rsidRPr="002D5ADD" w:rsidDel="006E631B">
          <w:rPr>
            <w:rFonts w:ascii="iCiel Avenir LT Std 35 Light" w:hAnsi="iCiel Avenir LT Std 35 Light" w:cs="Arial"/>
            <w:i/>
            <w:iCs/>
            <w:sz w:val="22"/>
            <w:szCs w:val="22"/>
          </w:rPr>
          <w:delText xml:space="preserve"> Quốc tế của BUV tổ chức.</w:delText>
        </w:r>
      </w:del>
    </w:p>
    <w:p w14:paraId="20AA3609" w14:textId="0C0BAC60" w:rsidR="00C1363F" w:rsidDel="006E631B" w:rsidRDefault="00C1363F">
      <w:pPr>
        <w:rPr>
          <w:del w:id="9468" w:author="An Tran, ACA (BUV)" w:date="2024-09-12T11:05:00Z" w16du:dateUtc="2024-09-12T04:05:00Z"/>
          <w:rFonts w:cs="Arial"/>
          <w:i/>
          <w:iCs/>
          <w:szCs w:val="22"/>
        </w:rPr>
        <w:pPrChange w:id="946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70" w:author="An Tran, ACA (BUV)" w:date="2024-09-12T11:05:00Z" w16du:dateUtc="2024-09-12T04:05:00Z">
        <w:r w:rsidRPr="002D5ADD" w:rsidDel="006E631B">
          <w:rPr>
            <w:rFonts w:ascii="iCiel Avenir LT Std 35 Light" w:hAnsi="iCiel Avenir LT Std 35 Light" w:cs="Arial"/>
            <w:i/>
            <w:iCs/>
            <w:sz w:val="22"/>
            <w:szCs w:val="22"/>
          </w:rPr>
          <w:delText>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trong ch</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thu</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Staffordshire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b</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i ki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m tra </w:delText>
        </w:r>
        <w:r w:rsidRPr="002D5ADD" w:rsidDel="006E631B">
          <w:rPr>
            <w:rFonts w:ascii="iCiel Avenir LT Std 35 Light" w:hAnsi="iCiel Avenir LT Std 35 Light" w:cs="Avenir Next LT Pro"/>
            <w:i/>
            <w:iCs/>
            <w:sz w:val="22"/>
            <w:szCs w:val="22"/>
          </w:rPr>
          <w:delText>đá</w:delText>
        </w:r>
        <w:r w:rsidRPr="002D5ADD" w:rsidDel="006E631B">
          <w:rPr>
            <w:rFonts w:ascii="iCiel Avenir LT Std 35 Light" w:hAnsi="iCiel Avenir LT Std 35 Light" w:cs="Arial"/>
            <w:i/>
            <w:iCs/>
            <w:sz w:val="22"/>
            <w:szCs w:val="22"/>
          </w:rPr>
          <w:delText>nh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Trong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t bu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tu</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theo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môn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d</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u, quy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kinh doanh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o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bộ môn c</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ng</w:delText>
        </w:r>
        <w:r w:rsidRPr="002D5ADD" w:rsidDel="006E631B">
          <w:rPr>
            <w:rFonts w:ascii="iCiel Avenir LT Std 35 Light" w:hAnsi="iCiel Avenir LT Std 35 Light" w:cs="Avenir Next LT Pro"/>
            <w:i/>
            <w:iCs/>
            <w:sz w:val="22"/>
            <w:szCs w:val="22"/>
          </w:rPr>
          <w:delText>ũ Hướng nghiệp</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w:delText>
        </w:r>
        <w:r w:rsidDel="006E631B">
          <w:rPr>
            <w:rFonts w:ascii="iCiel Avenir LT Std 35 Light" w:hAnsi="iCiel Avenir LT Std 35 Light" w:cs="Arial"/>
            <w:i/>
            <w:iCs/>
            <w:sz w:val="22"/>
            <w:szCs w:val="22"/>
          </w:rPr>
          <w:delText xml:space="preserve">Những kỳ thực tập hoặc kiến tập này cũng là một trong số các phương án trải nghiệm làm việc được đề cập bên trên. </w:delText>
        </w:r>
      </w:del>
    </w:p>
    <w:p w14:paraId="3CE7BF5A" w14:textId="3B8EDF86" w:rsidR="00C1363F" w:rsidDel="006E631B" w:rsidRDefault="00C1363F">
      <w:pPr>
        <w:rPr>
          <w:del w:id="9471" w:author="An Tran, ACA (BUV)" w:date="2024-09-12T11:05:00Z" w16du:dateUtc="2024-09-12T04:05:00Z"/>
          <w:rFonts w:cs="Arial"/>
          <w:szCs w:val="22"/>
        </w:rPr>
        <w:pPrChange w:id="947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73" w:author="An Tran, ACA (BUV)" w:date="2024-09-12T11:05:00Z" w16du:dateUtc="2024-09-12T04:05:00Z">
        <w:r w:rsidDel="006E631B">
          <w:rPr>
            <w:rFonts w:ascii="iCiel Avenir LT Std 35 Light" w:hAnsi="iCiel Avenir LT Std 35 Light" w:cs="Arial"/>
            <w:i/>
            <w:iCs/>
            <w:sz w:val="22"/>
            <w:szCs w:val="22"/>
          </w:rPr>
          <w:delText xml:space="preserve">Tất cả các thông tin về lựa chọn trải nghiệm làm việc và phương án thay thế, cũng như yêu cầu của từng lựa chọn đều đã được thông báo đầy đủ đến tất cả sinh viên thông qua </w:delText>
        </w:r>
        <w:r w:rsidRPr="00F43E12" w:rsidDel="006E631B">
          <w:rPr>
            <w:rFonts w:ascii="iCiel Avenir LT Std 35 Light" w:hAnsi="iCiel Avenir LT Std 35 Light" w:cs="Arial"/>
            <w:b/>
            <w:bCs/>
            <w:i/>
            <w:iCs/>
            <w:sz w:val="22"/>
            <w:szCs w:val="22"/>
          </w:rPr>
          <w:delText>Phụ lục 1. Hướng dẫn PSG về các lựa chọn trải nghiệm làm việc và phương án thay thế</w:delText>
        </w:r>
        <w:r w:rsidDel="006E631B">
          <w:rPr>
            <w:rFonts w:ascii="iCiel Avenir LT Std 35 Light" w:hAnsi="iCiel Avenir LT Std 35 Light" w:cs="Arial"/>
            <w:i/>
            <w:iCs/>
            <w:sz w:val="22"/>
            <w:szCs w:val="22"/>
          </w:rPr>
          <w:delText>.</w:delText>
        </w:r>
        <w:r w:rsidRPr="002D5ADD" w:rsidDel="006E631B">
          <w:rPr>
            <w:rFonts w:ascii="iCiel Avenir LT Std 35 Light" w:hAnsi="iCiel Avenir LT Std 35 Light" w:cs="Arial"/>
            <w:i/>
            <w:iCs/>
            <w:sz w:val="22"/>
            <w:szCs w:val="22"/>
          </w:rPr>
          <w:delText xml:space="preserve"> </w:delText>
        </w:r>
      </w:del>
    </w:p>
    <w:p w14:paraId="36C159A8" w14:textId="4D939CA6" w:rsidR="00E20BF9" w:rsidRPr="004373E8" w:rsidDel="006E631B" w:rsidRDefault="00C1363F">
      <w:pPr>
        <w:rPr>
          <w:del w:id="9474" w:author="An Tran, ACA (BUV)" w:date="2024-09-12T11:05:00Z" w16du:dateUtc="2024-09-12T04:05:00Z"/>
          <w:rFonts w:cs="Arial"/>
          <w:i/>
          <w:iCs/>
          <w:szCs w:val="22"/>
          <w:lang w:val="vi-VN"/>
        </w:rPr>
        <w:pPrChange w:id="947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76"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r w:rsidDel="006E631B">
          <w:rPr>
            <w:rFonts w:ascii="iCiel Avenir LT Std 35 Light" w:hAnsi="iCiel Avenir LT Std 35 Light" w:cs="Arial"/>
            <w:sz w:val="22"/>
            <w:szCs w:val="22"/>
          </w:rPr>
          <w:delText xml:space="preserve"> </w:delText>
        </w:r>
        <w:r w:rsidR="00E20BF9" w:rsidRPr="004373E8" w:rsidDel="006E631B">
          <w:rPr>
            <w:rFonts w:ascii="iCiel Avenir LT Std 35 Light" w:hAnsi="iCiel Avenir LT Std 35 Light" w:cs="Arial"/>
            <w:i/>
            <w:iCs/>
            <w:sz w:val="22"/>
            <w:szCs w:val="22"/>
            <w:lang w:val="vi-VN"/>
          </w:rPr>
          <w:delText xml:space="preserve"> </w:delText>
        </w:r>
      </w:del>
    </w:p>
    <w:p w14:paraId="329962C4" w14:textId="6138C907" w:rsidR="00E20BF9" w:rsidRPr="004373E8" w:rsidDel="006E631B" w:rsidRDefault="00E20BF9">
      <w:pPr>
        <w:rPr>
          <w:del w:id="9477" w:author="An Tran, ACA (BUV)" w:date="2024-09-12T11:05:00Z" w16du:dateUtc="2024-09-12T04:05:00Z"/>
          <w:rFonts w:cs="Arial"/>
          <w:i/>
          <w:iCs/>
          <w:szCs w:val="22"/>
          <w:lang w:val="vi-VN"/>
        </w:rPr>
        <w:pPrChange w:id="9478"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479" w:name="_Toc141433236"/>
      <w:del w:id="9480" w:author="An Tran, ACA (BUV)" w:date="2024-09-12T11:05:00Z" w16du:dateUtc="2024-09-12T04:05:00Z">
        <w:r w:rsidRPr="004373E8" w:rsidDel="006E631B">
          <w:rPr>
            <w:rFonts w:cs="Arial"/>
            <w:szCs w:val="22"/>
            <w:lang w:val="vi-VN"/>
          </w:rPr>
          <w:delText xml:space="preserve">How does BUV support students with their internships? / </w:delText>
        </w:r>
        <w:r w:rsidRPr="004373E8" w:rsidDel="006E631B">
          <w:rPr>
            <w:rFonts w:cs="Arial"/>
            <w:i/>
            <w:iCs/>
            <w:szCs w:val="22"/>
            <w:lang w:val="vi-VN"/>
          </w:rPr>
          <w:delText>Sinh viên đ</w:delText>
        </w:r>
        <w:r w:rsidRPr="004373E8" w:rsidDel="006E631B">
          <w:rPr>
            <w:rFonts w:cs="Calibri"/>
            <w:i/>
            <w:iCs/>
            <w:szCs w:val="22"/>
            <w:lang w:val="vi-VN"/>
          </w:rPr>
          <w:delText>ượ</w:delText>
        </w:r>
        <w:r w:rsidRPr="004373E8" w:rsidDel="006E631B">
          <w:rPr>
            <w:rFonts w:cs="Arial"/>
            <w:i/>
            <w:iCs/>
            <w:szCs w:val="22"/>
            <w:lang w:val="vi-VN"/>
          </w:rPr>
          <w:delText>c BUV h</w:delText>
        </w:r>
        <w:r w:rsidRPr="004373E8" w:rsidDel="006E631B">
          <w:rPr>
            <w:rFonts w:cs="Calibri"/>
            <w:i/>
            <w:iCs/>
            <w:szCs w:val="22"/>
            <w:lang w:val="vi-VN"/>
          </w:rPr>
          <w:delText>ỗ</w:delText>
        </w:r>
        <w:r w:rsidRPr="004373E8" w:rsidDel="006E631B">
          <w:rPr>
            <w:rFonts w:cs="Arial"/>
            <w:i/>
            <w:iCs/>
            <w:szCs w:val="22"/>
            <w:lang w:val="vi-VN"/>
          </w:rPr>
          <w:delText xml:space="preserve"> tr</w:delText>
        </w:r>
        <w:r w:rsidRPr="004373E8" w:rsidDel="006E631B">
          <w:rPr>
            <w:rFonts w:cs="Calibri"/>
            <w:i/>
            <w:iCs/>
            <w:szCs w:val="22"/>
            <w:lang w:val="vi-VN"/>
          </w:rPr>
          <w:delText>ợ</w:delText>
        </w:r>
        <w:r w:rsidRPr="004373E8" w:rsidDel="006E631B">
          <w:rPr>
            <w:rFonts w:cs="Arial"/>
            <w:i/>
            <w:iCs/>
            <w:szCs w:val="22"/>
            <w:lang w:val="vi-VN"/>
          </w:rPr>
          <w:delText xml:space="preserve"> trong công tác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nh</w:delText>
        </w:r>
        <w:r w:rsidRPr="004373E8" w:rsidDel="006E631B">
          <w:rPr>
            <w:rFonts w:cs="Calibri"/>
            <w:i/>
            <w:iCs/>
            <w:szCs w:val="22"/>
            <w:lang w:val="vi-VN"/>
          </w:rPr>
          <w:delText>ư</w:delText>
        </w:r>
        <w:r w:rsidRPr="004373E8" w:rsidDel="006E631B">
          <w:rPr>
            <w:rFonts w:cs="Arial"/>
            <w:i/>
            <w:iCs/>
            <w:szCs w:val="22"/>
            <w:lang w:val="vi-VN"/>
          </w:rPr>
          <w:delText xml:space="preserve"> th</w:delText>
        </w:r>
        <w:r w:rsidRPr="004373E8" w:rsidDel="006E631B">
          <w:rPr>
            <w:rFonts w:cs="Calibri"/>
            <w:i/>
            <w:iCs/>
            <w:szCs w:val="22"/>
            <w:lang w:val="vi-VN"/>
          </w:rPr>
          <w:delText>ế</w:delText>
        </w:r>
        <w:r w:rsidRPr="004373E8" w:rsidDel="006E631B">
          <w:rPr>
            <w:rFonts w:cs="Arial"/>
            <w:i/>
            <w:iCs/>
            <w:szCs w:val="22"/>
            <w:lang w:val="vi-VN"/>
          </w:rPr>
          <w:delText xml:space="preserve"> nào?</w:delText>
        </w:r>
        <w:bookmarkEnd w:id="9479"/>
      </w:del>
    </w:p>
    <w:p w14:paraId="416EBFC9" w14:textId="3195159A" w:rsidR="00E20BF9" w:rsidRPr="004373E8" w:rsidDel="006E631B" w:rsidRDefault="00E20BF9">
      <w:pPr>
        <w:rPr>
          <w:del w:id="9481" w:author="An Tran, ACA (BUV)" w:date="2024-09-12T11:05:00Z" w16du:dateUtc="2024-09-12T04:05:00Z"/>
          <w:rFonts w:cs="Arial"/>
          <w:bCs/>
          <w:szCs w:val="22"/>
          <w:u w:val="single"/>
          <w:lang w:val="vi-VN"/>
        </w:rPr>
        <w:pPrChange w:id="948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83"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214B8C37" w14:textId="22301F88" w:rsidR="00C1363F" w:rsidRPr="002D5ADD" w:rsidDel="006E631B" w:rsidRDefault="00C1363F">
      <w:pPr>
        <w:rPr>
          <w:del w:id="9484" w:author="An Tran, ACA (BUV)" w:date="2024-09-12T11:05:00Z" w16du:dateUtc="2024-09-12T04:05:00Z"/>
          <w:rFonts w:cs="Arial"/>
          <w:szCs w:val="22"/>
        </w:rPr>
        <w:pPrChange w:id="948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86" w:author="An Tran, ACA (BUV)" w:date="2024-09-12T11:05:00Z" w16du:dateUtc="2024-09-12T04:05:00Z">
        <w:r w:rsidDel="006E631B">
          <w:rPr>
            <w:rFonts w:ascii="iCiel Avenir LT Std 35 Light" w:hAnsi="iCiel Avenir LT Std 35 Light" w:cs="Arial"/>
            <w:sz w:val="22"/>
            <w:szCs w:val="22"/>
          </w:rPr>
          <w:delText>Throughout</w:delText>
        </w:r>
        <w:r w:rsidRPr="002D5ADD" w:rsidDel="006E631B">
          <w:rPr>
            <w:rFonts w:ascii="iCiel Avenir LT Std 35 Light" w:hAnsi="iCiel Avenir LT Std 35 Light" w:cs="Arial"/>
            <w:sz w:val="22"/>
            <w:szCs w:val="22"/>
          </w:rPr>
          <w:delText xml:space="preserve"> the student</w:delText>
        </w:r>
        <w:r w:rsidDel="006E631B">
          <w:rPr>
            <w:rFonts w:ascii="iCiel Avenir LT Std 35 Light" w:hAnsi="iCiel Avenir LT Std 35 Light" w:cs="Arial"/>
            <w:sz w:val="22"/>
            <w:szCs w:val="22"/>
          </w:rPr>
          <w:delText>s’</w:delText>
        </w:r>
        <w:r w:rsidRPr="002D5ADD" w:rsidDel="006E631B">
          <w:rPr>
            <w:rFonts w:ascii="iCiel Avenir LT Std 35 Light" w:hAnsi="iCiel Avenir LT Std 35 Light" w:cs="Arial"/>
            <w:sz w:val="22"/>
            <w:szCs w:val="22"/>
          </w:rPr>
          <w:delText xml:space="preserve"> journey at BUV, the BUV Careers Services &amp; Industry Relations Team </w:delText>
        </w:r>
        <w:r w:rsidR="005358E3" w:rsidDel="006E631B">
          <w:rPr>
            <w:rFonts w:ascii="iCiel Avenir LT Std 35 Light" w:hAnsi="iCiel Avenir LT Std 35 Light" w:cs="Arial"/>
            <w:sz w:val="22"/>
            <w:szCs w:val="22"/>
          </w:rPr>
          <w:delText>offers</w:delText>
        </w:r>
        <w:r w:rsidRPr="002D5ADD" w:rsidDel="006E631B">
          <w:rPr>
            <w:rFonts w:ascii="iCiel Avenir LT Std 35 Light" w:hAnsi="iCiel Avenir LT Std 35 Light" w:cs="Arial"/>
            <w:sz w:val="22"/>
            <w:szCs w:val="22"/>
          </w:rPr>
          <w:delText xml:space="preserve"> students </w:delText>
        </w:r>
        <w:r w:rsidDel="006E631B">
          <w:rPr>
            <w:rFonts w:ascii="iCiel Avenir LT Std 35 Light" w:hAnsi="iCiel Avenir LT Std 35 Light" w:cs="Arial"/>
            <w:sz w:val="22"/>
            <w:szCs w:val="22"/>
          </w:rPr>
          <w:delText>comprehensive</w:delText>
        </w:r>
        <w:r w:rsidRPr="002D5ADD" w:rsidDel="006E631B">
          <w:rPr>
            <w:rFonts w:ascii="iCiel Avenir LT Std 35 Light" w:hAnsi="iCiel Avenir LT Std 35 Light" w:cs="Arial"/>
            <w:sz w:val="22"/>
            <w:szCs w:val="22"/>
          </w:rPr>
          <w:delText xml:space="preserve"> support</w:delText>
        </w:r>
        <w:r w:rsidDel="006E631B">
          <w:rPr>
            <w:rFonts w:ascii="iCiel Avenir LT Std 35 Light" w:hAnsi="iCiel Avenir LT Std 35 Light" w:cs="Arial"/>
            <w:sz w:val="22"/>
            <w:szCs w:val="22"/>
          </w:rPr>
          <w:delText>,</w:delText>
        </w:r>
        <w:r w:rsidRPr="002D5ADD"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including</w:delText>
        </w:r>
        <w:r w:rsidRPr="002D5ADD" w:rsidDel="006E631B">
          <w:rPr>
            <w:rFonts w:ascii="iCiel Avenir LT Std 35 Light" w:hAnsi="iCiel Avenir LT Std 35 Light" w:cs="Arial"/>
            <w:sz w:val="22"/>
            <w:szCs w:val="22"/>
          </w:rPr>
          <w:delText xml:space="preserve"> application preparation, consultation during the internship period, a</w:delText>
        </w:r>
        <w:r w:rsidDel="006E631B">
          <w:rPr>
            <w:rFonts w:ascii="iCiel Avenir LT Std 35 Light" w:hAnsi="iCiel Avenir LT Std 35 Light" w:cs="Arial"/>
            <w:sz w:val="22"/>
            <w:szCs w:val="22"/>
          </w:rPr>
          <w:delText>nd</w:delText>
        </w:r>
        <w:r w:rsidRPr="002D5ADD" w:rsidDel="006E631B">
          <w:rPr>
            <w:rFonts w:ascii="iCiel Avenir LT Std 35 Light" w:hAnsi="iCiel Avenir LT Std 35 Light" w:cs="Arial"/>
            <w:sz w:val="22"/>
            <w:szCs w:val="22"/>
          </w:rPr>
          <w:delText xml:space="preserve"> guidance upon </w:delText>
        </w:r>
        <w:r w:rsidDel="006E631B">
          <w:rPr>
            <w:rFonts w:ascii="iCiel Avenir LT Std 35 Light" w:hAnsi="iCiel Avenir LT Std 35 Light" w:cs="Arial"/>
            <w:sz w:val="22"/>
            <w:szCs w:val="22"/>
          </w:rPr>
          <w:delText xml:space="preserve">its </w:delText>
        </w:r>
        <w:r w:rsidRPr="002D5ADD" w:rsidDel="006E631B">
          <w:rPr>
            <w:rFonts w:ascii="iCiel Avenir LT Std 35 Light" w:hAnsi="iCiel Avenir LT Std 35 Light" w:cs="Arial"/>
            <w:sz w:val="22"/>
            <w:szCs w:val="22"/>
          </w:rPr>
          <w:delText>completion.</w:delText>
        </w:r>
      </w:del>
    </w:p>
    <w:p w14:paraId="6A4EDCAA" w14:textId="10A9B40D" w:rsidR="00C1363F" w:rsidRPr="002D5ADD" w:rsidDel="006E631B" w:rsidRDefault="00C1363F">
      <w:pPr>
        <w:rPr>
          <w:del w:id="9487" w:author="An Tran, ACA (BUV)" w:date="2024-09-12T11:05:00Z" w16du:dateUtc="2024-09-12T04:05:00Z"/>
          <w:rFonts w:cs="Arial"/>
          <w:szCs w:val="22"/>
        </w:rPr>
        <w:pPrChange w:id="948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89" w:author="An Tran, ACA (BUV)" w:date="2024-09-12T11:05:00Z" w16du:dateUtc="2024-09-12T04:05:00Z">
        <w:r w:rsidRPr="002D5ADD" w:rsidDel="006E631B">
          <w:rPr>
            <w:rFonts w:ascii="iCiel Avenir LT Std 35 Light" w:hAnsi="iCiel Avenir LT Std 35 Light" w:cs="Arial"/>
            <w:b/>
            <w:bCs/>
            <w:sz w:val="22"/>
            <w:szCs w:val="22"/>
          </w:rPr>
          <w:delText xml:space="preserve">During preparation, </w:delText>
        </w:r>
        <w:r w:rsidDel="006E631B">
          <w:rPr>
            <w:rFonts w:ascii="iCiel Avenir LT Std 35 Light" w:hAnsi="iCiel Avenir LT Std 35 Light" w:cs="Arial"/>
            <w:sz w:val="22"/>
            <w:szCs w:val="22"/>
          </w:rPr>
          <w:delText>we offer all students:</w:delText>
        </w:r>
      </w:del>
    </w:p>
    <w:p w14:paraId="6E7458EC" w14:textId="745D4B8B" w:rsidR="00C1363F" w:rsidRPr="002D5ADD" w:rsidDel="006E631B" w:rsidRDefault="00C1363F">
      <w:pPr>
        <w:rPr>
          <w:del w:id="9490" w:author="An Tran, ACA (BUV)" w:date="2024-09-12T11:05:00Z" w16du:dateUtc="2024-09-12T04:05:00Z"/>
          <w:rFonts w:cs="Arial"/>
          <w:szCs w:val="22"/>
        </w:rPr>
        <w:pPrChange w:id="949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92" w:author="An Tran, ACA (BUV)" w:date="2024-09-12T11:05:00Z" w16du:dateUtc="2024-09-12T04:05:00Z">
        <w:r w:rsidRPr="002D5ADD" w:rsidDel="006E631B">
          <w:rPr>
            <w:rFonts w:ascii="iCiel Avenir LT Std 35 Light" w:hAnsi="iCiel Avenir LT Std 35 Light" w:cs="Arial"/>
            <w:b/>
            <w:bCs/>
            <w:sz w:val="22"/>
            <w:szCs w:val="22"/>
          </w:rPr>
          <w:delText>A variety of internship opportunities</w:delText>
        </w:r>
        <w:r w:rsidRPr="002D5ADD" w:rsidDel="006E631B">
          <w:rPr>
            <w:rFonts w:ascii="iCiel Avenir LT Std 35 Light" w:hAnsi="iCiel Avenir LT Std 35 Light" w:cs="Arial"/>
            <w:sz w:val="22"/>
            <w:szCs w:val="22"/>
          </w:rPr>
          <w:delText xml:space="preserve"> promoted via the Job Portal on the BUV Career Center</w:delText>
        </w:r>
        <w:r w:rsidDel="006E631B">
          <w:rPr>
            <w:rFonts w:ascii="iCiel Avenir LT Std 35 Light" w:hAnsi="iCiel Avenir LT Std 35 Light" w:cs="Arial"/>
            <w:sz w:val="22"/>
            <w:szCs w:val="22"/>
          </w:rPr>
          <w:delText xml:space="preserve"> Platform</w:delText>
        </w:r>
        <w:r w:rsidRPr="002D5ADD" w:rsidDel="006E631B">
          <w:rPr>
            <w:rFonts w:ascii="iCiel Avenir LT Std 35 Light" w:hAnsi="iCiel Avenir LT Std 35 Light" w:cs="Arial"/>
            <w:sz w:val="22"/>
            <w:szCs w:val="22"/>
          </w:rPr>
          <w:delText>:</w:delText>
        </w:r>
        <w:r w:rsidRPr="002D5ADD" w:rsidDel="006E631B">
          <w:rPr>
            <w:rFonts w:ascii="iCiel Avenir LT Std 35 Light" w:hAnsi="iCiel Avenir LT Std 35 Light" w:cs="Arial"/>
            <w:i/>
            <w:iCs/>
            <w:sz w:val="22"/>
            <w:szCs w:val="22"/>
          </w:rPr>
          <w:delText xml:space="preserve"> </w:delText>
        </w:r>
        <w:r w:rsidR="006E631B" w:rsidDel="006E631B">
          <w:fldChar w:fldCharType="begin"/>
        </w:r>
        <w:r w:rsidR="006E631B" w:rsidDel="006E631B">
          <w:delInstrText>HYPERLINK "https://student.buv.edu.vn/"</w:delInstrText>
        </w:r>
        <w:r w:rsidR="006E631B" w:rsidDel="006E631B">
          <w:fldChar w:fldCharType="separate"/>
        </w:r>
        <w:r w:rsidR="006E631B" w:rsidDel="006E631B">
          <w:fldChar w:fldCharType="begin"/>
        </w:r>
        <w:r w:rsidR="006E631B" w:rsidDel="006E631B">
          <w:delInstrText>HYPERLINK "https://buv.careercentre.me/welcome/British-University-Vietnam"</w:delInstrText>
        </w:r>
        <w:r w:rsidR="006E631B" w:rsidDel="006E631B">
          <w:fldChar w:fldCharType="separate"/>
        </w:r>
        <w:r w:rsidRPr="002D5ADD" w:rsidDel="006E631B">
          <w:rPr>
            <w:rStyle w:val="Hyperlink"/>
            <w:rFonts w:ascii="iCiel Avenir LT Std 35 Light" w:hAnsi="iCiel Avenir LT Std 35 Light" w:cs="Arial"/>
            <w:sz w:val="22"/>
            <w:szCs w:val="22"/>
          </w:rPr>
          <w:delText>https://buv.careercentre.me/welcome/British-University-Vietnam</w:delText>
        </w:r>
        <w:r w:rsidR="006E631B" w:rsidDel="006E631B">
          <w:rPr>
            <w:rStyle w:val="Hyperlink"/>
            <w:rFonts w:ascii="iCiel Avenir LT Std 35 Light" w:hAnsi="iCiel Avenir LT Std 35 Light" w:cs="Arial"/>
            <w:sz w:val="22"/>
            <w:szCs w:val="22"/>
          </w:rPr>
          <w:fldChar w:fldCharType="end"/>
        </w:r>
        <w:r w:rsidRPr="002D5ADD" w:rsidDel="006E631B">
          <w:rPr>
            <w:rStyle w:val="Hyperlink"/>
            <w:rFonts w:ascii="iCiel Avenir LT Std 35 Light" w:hAnsi="iCiel Avenir LT Std 35 Light" w:cs="Arial"/>
            <w:i/>
            <w:iCs/>
            <w:sz w:val="22"/>
            <w:szCs w:val="22"/>
          </w:rPr>
          <w:delText>/</w:delText>
        </w:r>
        <w:r w:rsidR="006E631B" w:rsidDel="006E631B">
          <w:rPr>
            <w:rStyle w:val="Hyperlink"/>
            <w:rFonts w:ascii="iCiel Avenir LT Std 35 Light" w:hAnsi="iCiel Avenir LT Std 35 Light" w:cs="Arial"/>
            <w:i/>
            <w:iCs/>
            <w:sz w:val="22"/>
            <w:szCs w:val="22"/>
          </w:rPr>
          <w:fldChar w:fldCharType="end"/>
        </w:r>
        <w:r w:rsidR="006E631B" w:rsidDel="006E631B">
          <w:fldChar w:fldCharType="begin"/>
        </w:r>
        <w:r w:rsidR="006E631B" w:rsidDel="006E631B">
          <w:delInstrText>HYPERLINK "https://student.buv.edu.vn/"</w:delInstrText>
        </w:r>
        <w:r w:rsidR="006E631B" w:rsidDel="006E631B">
          <w:fldChar w:fldCharType="separate"/>
        </w:r>
        <w:r w:rsidDel="006E631B">
          <w:rPr>
            <w:rStyle w:val="Hyperlink"/>
          </w:rPr>
          <w:delText>https://student.buv.edu.vn/</w:delText>
        </w:r>
        <w:r w:rsidR="006E631B" w:rsidDel="006E631B">
          <w:rPr>
            <w:rStyle w:val="Hyperlink"/>
          </w:rPr>
          <w:fldChar w:fldCharType="end"/>
        </w:r>
        <w:r w:rsidRPr="002D5ADD"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(exclusive to BUV students and alumni with a BUV student email account) </w:delText>
        </w:r>
        <w:r w:rsidRPr="002D5ADD" w:rsidDel="006E631B">
          <w:rPr>
            <w:rFonts w:ascii="iCiel Avenir LT Std 35 Light" w:hAnsi="iCiel Avenir LT Std 35 Light" w:cs="Arial"/>
            <w:sz w:val="22"/>
            <w:szCs w:val="22"/>
          </w:rPr>
          <w:delText xml:space="preserve">and </w:delText>
        </w:r>
        <w:r w:rsidR="006E631B" w:rsidDel="006E631B">
          <w:fldChar w:fldCharType="begin"/>
        </w:r>
        <w:r w:rsidR="006E631B" w:rsidDel="006E631B">
          <w:delInstrText>HYPERLINK "https://www.facebook.com/buvcareer"</w:delInstrText>
        </w:r>
        <w:r w:rsidR="006E631B" w:rsidDel="006E631B">
          <w:fldChar w:fldCharType="separate"/>
        </w:r>
        <w:r w:rsidRPr="002D5ADD" w:rsidDel="006E631B">
          <w:rPr>
            <w:rStyle w:val="Hyperlink"/>
            <w:rFonts w:ascii="iCiel Avenir LT Std 45 Book" w:eastAsia="Segoe UI" w:hAnsi="iCiel Avenir LT Std 45 Book" w:cs="Segoe UI"/>
            <w:sz w:val="22"/>
            <w:szCs w:val="22"/>
          </w:rPr>
          <w:delText xml:space="preserve"> BUV Career Services</w:delText>
        </w:r>
        <w:r w:rsidR="006E631B" w:rsidDel="006E631B">
          <w:rPr>
            <w:rStyle w:val="Hyperlink"/>
            <w:rFonts w:ascii="iCiel Avenir LT Std 45 Book" w:eastAsia="Segoe UI" w:hAnsi="iCiel Avenir LT Std 45 Book" w:cs="Segoe UI"/>
            <w:sz w:val="22"/>
            <w:szCs w:val="22"/>
          </w:rPr>
          <w:fldChar w:fldCharType="end"/>
        </w:r>
        <w:r w:rsidDel="006E631B">
          <w:rPr>
            <w:rStyle w:val="Hyperlink"/>
            <w:rFonts w:ascii="iCiel Avenir LT Std 45 Book" w:eastAsia="Segoe UI" w:hAnsi="iCiel Avenir LT Std 45 Book" w:cs="Segoe UI"/>
            <w:sz w:val="22"/>
            <w:szCs w:val="22"/>
          </w:rPr>
          <w:delText xml:space="preserve"> </w:delText>
        </w:r>
        <w:r w:rsidRPr="00450337" w:rsidDel="006E631B">
          <w:rPr>
            <w:rStyle w:val="Hyperlink"/>
            <w:rFonts w:ascii="iCiel Avenir LT Std 45 Book" w:eastAsia="Segoe UI" w:hAnsi="iCiel Avenir LT Std 45 Book" w:cs="Segoe UI"/>
            <w:sz w:val="22"/>
            <w:szCs w:val="22"/>
          </w:rPr>
          <w:delText>Facebook Fanpage</w:delText>
        </w:r>
        <w:r w:rsidRPr="002D5ADD" w:rsidDel="006E631B">
          <w:rPr>
            <w:rFonts w:ascii="iCiel Avenir LT Std 35 Light" w:hAnsi="iCiel Avenir LT Std 35 Light" w:cs="Arial"/>
            <w:sz w:val="22"/>
            <w:szCs w:val="22"/>
          </w:rPr>
          <w:delText xml:space="preserve">; </w:delText>
        </w:r>
      </w:del>
    </w:p>
    <w:p w14:paraId="0084368C" w14:textId="67E2253D" w:rsidR="00C1363F" w:rsidRPr="002D5ADD" w:rsidDel="006E631B" w:rsidRDefault="00C1363F">
      <w:pPr>
        <w:rPr>
          <w:del w:id="9493" w:author="An Tran, ACA (BUV)" w:date="2024-09-12T11:05:00Z" w16du:dateUtc="2024-09-12T04:05:00Z"/>
          <w:rFonts w:cs="Arial"/>
          <w:szCs w:val="22"/>
        </w:rPr>
        <w:pPrChange w:id="949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95" w:author="An Tran, ACA (BUV)" w:date="2024-09-12T11:05:00Z" w16du:dateUtc="2024-09-12T04:05:00Z">
        <w:r w:rsidRPr="691BD53B" w:rsidDel="006E631B">
          <w:rPr>
            <w:rFonts w:ascii="iCiel Avenir LT Std 35 Light" w:hAnsi="iCiel Avenir LT Std 35 Light" w:cs="Arial"/>
            <w:b/>
            <w:bCs/>
            <w:sz w:val="22"/>
            <w:szCs w:val="22"/>
          </w:rPr>
          <w:delText>Several workshops, e-learning skill courses, useful materials, and one-on-one consultation sessions</w:delText>
        </w:r>
        <w:r w:rsidRPr="691BD53B" w:rsidDel="006E631B">
          <w:rPr>
            <w:rFonts w:ascii="iCiel Avenir LT Std 35 Light" w:hAnsi="iCiel Avenir LT Std 35 Light" w:cs="Arial"/>
            <w:sz w:val="22"/>
            <w:szCs w:val="22"/>
          </w:rPr>
          <w:delText xml:space="preserve"> throughout the semester. These resources cover topics such as selecting internship opportunities; preparing internship application documents (including but not limited to CV and Cover Letter</w:delText>
        </w:r>
        <w:r w:rsidR="6BABE852" w:rsidRPr="691BD53B" w:rsidDel="006E631B">
          <w:rPr>
            <w:rFonts w:ascii="iCiel Avenir LT Std 35 Light" w:hAnsi="iCiel Avenir LT Std 35 Light" w:cs="Arial"/>
            <w:sz w:val="22"/>
            <w:szCs w:val="22"/>
          </w:rPr>
          <w:delText>); mock</w:delText>
        </w:r>
        <w:r w:rsidRPr="691BD53B" w:rsidDel="006E631B">
          <w:rPr>
            <w:rFonts w:ascii="iCiel Avenir LT Std 35 Light" w:hAnsi="iCiel Avenir LT Std 35 Light" w:cs="Arial"/>
            <w:sz w:val="22"/>
            <w:szCs w:val="22"/>
          </w:rPr>
          <w:delText xml:space="preserve"> interview and interview tips. </w:delText>
        </w:r>
      </w:del>
    </w:p>
    <w:p w14:paraId="6B2D400B" w14:textId="14B6582D" w:rsidR="00C1363F" w:rsidRPr="002D5ADD" w:rsidDel="006E631B" w:rsidRDefault="00C1363F">
      <w:pPr>
        <w:rPr>
          <w:del w:id="9496" w:author="An Tran, ACA (BUV)" w:date="2024-09-12T11:05:00Z" w16du:dateUtc="2024-09-12T04:05:00Z"/>
          <w:rFonts w:cs="Arial"/>
          <w:szCs w:val="22"/>
        </w:rPr>
        <w:pPrChange w:id="949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498" w:author="An Tran, ACA (BUV)" w:date="2024-09-12T11:05:00Z" w16du:dateUtc="2024-09-12T04:05:00Z">
        <w:r w:rsidRPr="002D5ADD" w:rsidDel="006E631B">
          <w:rPr>
            <w:rFonts w:ascii="iCiel Avenir LT Std 35 Light" w:hAnsi="iCiel Avenir LT Std 35 Light" w:cs="Arial"/>
            <w:sz w:val="22"/>
            <w:szCs w:val="22"/>
          </w:rPr>
          <w:delText xml:space="preserve">It is </w:delText>
        </w:r>
        <w:r w:rsidDel="006E631B">
          <w:rPr>
            <w:rFonts w:ascii="iCiel Avenir LT Std 35 Light" w:hAnsi="iCiel Avenir LT Std 35 Light" w:cs="Arial"/>
            <w:sz w:val="22"/>
            <w:szCs w:val="22"/>
          </w:rPr>
          <w:delText>crucial</w:delText>
        </w:r>
        <w:r w:rsidRPr="002D5ADD" w:rsidDel="006E631B">
          <w:rPr>
            <w:rFonts w:ascii="iCiel Avenir LT Std 35 Light" w:hAnsi="iCiel Avenir LT Std 35 Light" w:cs="Arial"/>
            <w:sz w:val="22"/>
            <w:szCs w:val="22"/>
          </w:rPr>
          <w:delText xml:space="preserve"> for students to</w:delText>
        </w:r>
        <w:r w:rsidDel="006E631B">
          <w:rPr>
            <w:rFonts w:ascii="iCiel Avenir LT Std 35 Light" w:hAnsi="iCiel Avenir LT Std 35 Light" w:cs="Arial"/>
            <w:sz w:val="22"/>
            <w:szCs w:val="22"/>
          </w:rPr>
          <w:delText xml:space="preserve"> assess the suitability of each opportunity</w:delText>
        </w:r>
        <w:r w:rsidRPr="002D5ADD"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e.g., </w:delText>
        </w:r>
        <w:r w:rsidRPr="002D5ADD" w:rsidDel="006E631B">
          <w:rPr>
            <w:rFonts w:ascii="iCiel Avenir LT Std 35 Light" w:hAnsi="iCiel Avenir LT Std 35 Light" w:cs="Arial"/>
            <w:sz w:val="22"/>
            <w:szCs w:val="22"/>
          </w:rPr>
          <w:delText xml:space="preserve">job requirements, working time, etc.) and carefully prepare their application materials before submitting the materials through the job portal to </w:delText>
        </w:r>
        <w:r w:rsidDel="006E631B">
          <w:rPr>
            <w:rFonts w:ascii="iCiel Avenir LT Std 35 Light" w:hAnsi="iCiel Avenir LT Std 35 Light" w:cs="Arial"/>
            <w:sz w:val="22"/>
            <w:szCs w:val="22"/>
          </w:rPr>
          <w:delText>maximise</w:delText>
        </w:r>
        <w:r w:rsidRPr="002D5ADD" w:rsidDel="006E631B">
          <w:rPr>
            <w:rFonts w:ascii="iCiel Avenir LT Std 35 Light" w:hAnsi="iCiel Avenir LT Std 35 Light" w:cs="Arial"/>
            <w:sz w:val="22"/>
            <w:szCs w:val="22"/>
          </w:rPr>
          <w:delText xml:space="preserve"> their chance of employment. </w:delText>
        </w:r>
      </w:del>
    </w:p>
    <w:p w14:paraId="41FEE620" w14:textId="03604BD9" w:rsidR="00C1363F" w:rsidRPr="002D5ADD" w:rsidDel="006E631B" w:rsidRDefault="00C1363F">
      <w:pPr>
        <w:rPr>
          <w:del w:id="9499" w:author="An Tran, ACA (BUV)" w:date="2024-09-12T11:05:00Z" w16du:dateUtc="2024-09-12T04:05:00Z"/>
          <w:rFonts w:cs="Arial"/>
          <w:bCs/>
          <w:szCs w:val="22"/>
        </w:rPr>
        <w:pPrChange w:id="950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01" w:author="An Tran, ACA (BUV)" w:date="2024-09-12T11:05:00Z" w16du:dateUtc="2024-09-12T04:05:00Z">
        <w:r w:rsidRPr="691BD53B" w:rsidDel="006E631B">
          <w:rPr>
            <w:rFonts w:ascii="iCiel Avenir LT Std 35 Light" w:hAnsi="iCiel Avenir LT Std 35 Light" w:cs="Arial"/>
            <w:b/>
            <w:bCs/>
            <w:sz w:val="22"/>
            <w:szCs w:val="22"/>
          </w:rPr>
          <w:delText>During the internship period</w:delText>
        </w:r>
        <w:r w:rsidRPr="691BD53B" w:rsidDel="006E631B">
          <w:rPr>
            <w:rFonts w:ascii="iCiel Avenir LT Std 35 Light" w:hAnsi="iCiel Avenir LT Std 35 Light" w:cs="Arial"/>
            <w:sz w:val="22"/>
            <w:szCs w:val="22"/>
          </w:rPr>
          <w:delText xml:space="preserve">, BUV Career Services &amp; Industry </w:delText>
        </w:r>
        <w:r w:rsidR="160720C0" w:rsidRPr="691BD53B" w:rsidDel="006E631B">
          <w:rPr>
            <w:rFonts w:ascii="iCiel Avenir LT Std 35 Light" w:hAnsi="iCiel Avenir LT Std 35 Light" w:cs="Arial"/>
            <w:sz w:val="22"/>
            <w:szCs w:val="22"/>
          </w:rPr>
          <w:delText>Relations Team</w:delText>
        </w:r>
        <w:r w:rsidRPr="691BD53B" w:rsidDel="006E631B">
          <w:rPr>
            <w:rFonts w:ascii="iCiel Avenir LT Std 35 Light" w:hAnsi="iCiel Avenir LT Std 35 Light" w:cs="Arial"/>
            <w:sz w:val="22"/>
            <w:szCs w:val="22"/>
          </w:rPr>
          <w:delText xml:space="preserve"> will constantly support students with any issues which may arise and offer guidance to help students </w:delText>
        </w:r>
        <w:r w:rsidR="005358E3" w:rsidRPr="691BD53B" w:rsidDel="006E631B">
          <w:rPr>
            <w:rFonts w:ascii="iCiel Avenir LT Std 35 Light" w:hAnsi="iCiel Avenir LT Std 35 Light" w:cs="Arial"/>
            <w:sz w:val="22"/>
            <w:szCs w:val="22"/>
          </w:rPr>
          <w:delText>familiarise themselves</w:delText>
        </w:r>
        <w:r w:rsidRPr="691BD53B" w:rsidDel="006E631B">
          <w:rPr>
            <w:rFonts w:ascii="iCiel Avenir LT Std 35 Light" w:hAnsi="iCiel Avenir LT Std 35 Light" w:cs="Arial"/>
            <w:sz w:val="22"/>
            <w:szCs w:val="22"/>
          </w:rPr>
          <w:delText xml:space="preserve"> with the new working environment and business settings. This support aims to </w:delText>
        </w:r>
        <w:r w:rsidR="75BF8526" w:rsidRPr="691BD53B" w:rsidDel="006E631B">
          <w:rPr>
            <w:rFonts w:ascii="iCiel Avenir LT Std 35 Light" w:hAnsi="iCiel Avenir LT Std 35 Light" w:cs="Arial"/>
            <w:sz w:val="22"/>
            <w:szCs w:val="22"/>
          </w:rPr>
          <w:delText>ensure students</w:delText>
        </w:r>
        <w:r w:rsidRPr="691BD53B" w:rsidDel="006E631B">
          <w:rPr>
            <w:rFonts w:ascii="iCiel Avenir LT Std 35 Light" w:hAnsi="iCiel Avenir LT Std 35 Light" w:cs="Arial"/>
            <w:sz w:val="22"/>
            <w:szCs w:val="22"/>
          </w:rPr>
          <w:delText xml:space="preserve"> successfully complete their internships while presenting a positive ambassador image of BUV students to employers.</w:delText>
        </w:r>
      </w:del>
    </w:p>
    <w:p w14:paraId="6ACF2FDD" w14:textId="5667123D" w:rsidR="00C1363F" w:rsidRPr="002D5ADD" w:rsidDel="006E631B" w:rsidRDefault="00C1363F">
      <w:pPr>
        <w:rPr>
          <w:del w:id="9502" w:author="An Tran, ACA (BUV)" w:date="2024-09-12T11:05:00Z" w16du:dateUtc="2024-09-12T04:05:00Z"/>
          <w:rFonts w:cs="Arial"/>
          <w:szCs w:val="22"/>
        </w:rPr>
        <w:pPrChange w:id="950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04" w:author="An Tran, ACA (BUV)" w:date="2024-09-12T11:05:00Z" w16du:dateUtc="2024-09-12T04:05:00Z">
        <w:r w:rsidDel="006E631B">
          <w:rPr>
            <w:rFonts w:ascii="iCiel Avenir LT Std 35 Light" w:hAnsi="iCiel Avenir LT Std 35 Light" w:cs="Arial"/>
            <w:b/>
            <w:bCs/>
            <w:sz w:val="22"/>
            <w:szCs w:val="22"/>
          </w:rPr>
          <w:delText>Upon completion of the internship</w:delText>
        </w:r>
        <w:r w:rsidRPr="002D5ADD" w:rsidDel="006E631B">
          <w:rPr>
            <w:rFonts w:ascii="iCiel Avenir LT Std 35 Light" w:hAnsi="iCiel Avenir LT Std 35 Light" w:cs="Arial"/>
            <w:b/>
            <w:bCs/>
            <w:sz w:val="22"/>
            <w:szCs w:val="22"/>
          </w:rPr>
          <w:delText xml:space="preserve">, </w:delText>
        </w:r>
        <w:r w:rsidRPr="002D5ADD" w:rsidDel="006E631B">
          <w:rPr>
            <w:rFonts w:ascii="iCiel Avenir LT Std 35 Light" w:hAnsi="iCiel Avenir LT Std 35 Light" w:cs="Arial"/>
            <w:sz w:val="22"/>
            <w:szCs w:val="22"/>
          </w:rPr>
          <w:delText xml:space="preserve">students will </w:delText>
        </w:r>
        <w:r w:rsidDel="006E631B">
          <w:rPr>
            <w:rFonts w:ascii="iCiel Avenir LT Std 35 Light" w:hAnsi="iCiel Avenir LT Std 35 Light" w:cs="Arial"/>
            <w:sz w:val="22"/>
            <w:szCs w:val="22"/>
          </w:rPr>
          <w:delText>receive</w:delText>
        </w:r>
        <w:r w:rsidRPr="002D5ADD" w:rsidDel="006E631B">
          <w:rPr>
            <w:rFonts w:ascii="iCiel Avenir LT Std 35 Light" w:hAnsi="iCiel Avenir LT Std 35 Light" w:cs="Arial"/>
            <w:sz w:val="22"/>
            <w:szCs w:val="22"/>
          </w:rPr>
          <w:delText xml:space="preserve"> the necessary assistance to </w:delText>
        </w:r>
        <w:r w:rsidDel="006E631B">
          <w:rPr>
            <w:rFonts w:ascii="iCiel Avenir LT Std 35 Light" w:hAnsi="iCiel Avenir LT Std 35 Light" w:cs="Arial"/>
            <w:sz w:val="22"/>
            <w:szCs w:val="22"/>
          </w:rPr>
          <w:delText xml:space="preserve">conclude </w:delText>
        </w:r>
        <w:r w:rsidRPr="002D5ADD" w:rsidDel="006E631B">
          <w:rPr>
            <w:rFonts w:ascii="iCiel Avenir LT Std 35 Light" w:hAnsi="iCiel Avenir LT Std 35 Light" w:cs="Arial"/>
            <w:sz w:val="22"/>
            <w:szCs w:val="22"/>
          </w:rPr>
          <w:delText>the</w:delText>
        </w:r>
        <w:r w:rsidDel="006E631B">
          <w:rPr>
            <w:rFonts w:ascii="iCiel Avenir LT Std 35 Light" w:hAnsi="iCiel Avenir LT Std 35 Light" w:cs="Arial"/>
            <w:sz w:val="22"/>
            <w:szCs w:val="22"/>
          </w:rPr>
          <w:delText>ir</w:delText>
        </w:r>
        <w:r w:rsidRPr="002D5ADD" w:rsidDel="006E631B">
          <w:rPr>
            <w:rFonts w:ascii="iCiel Avenir LT Std 35 Light" w:hAnsi="iCiel Avenir LT Std 35 Light" w:cs="Arial"/>
            <w:sz w:val="22"/>
            <w:szCs w:val="22"/>
          </w:rPr>
          <w:delText xml:space="preserve"> internship</w:delText>
        </w:r>
        <w:r w:rsidDel="006E631B">
          <w:rPr>
            <w:rFonts w:ascii="iCiel Avenir LT Std 35 Light" w:hAnsi="iCiel Avenir LT Std 35 Light" w:cs="Arial"/>
            <w:sz w:val="22"/>
            <w:szCs w:val="22"/>
          </w:rPr>
          <w:delText>s professionally</w:delText>
        </w:r>
        <w:r w:rsidRPr="002D5ADD" w:rsidDel="006E631B">
          <w:rPr>
            <w:rFonts w:ascii="iCiel Avenir LT Std 35 Light" w:hAnsi="iCiel Avenir LT Std 35 Light" w:cs="Arial"/>
            <w:sz w:val="22"/>
            <w:szCs w:val="22"/>
          </w:rPr>
          <w:delText xml:space="preserve"> and guidance o</w:delText>
        </w:r>
        <w:r w:rsidDel="006E631B">
          <w:rPr>
            <w:rFonts w:ascii="iCiel Avenir LT Std 35 Light" w:hAnsi="iCiel Avenir LT Std 35 Light" w:cs="Arial"/>
            <w:sz w:val="22"/>
            <w:szCs w:val="22"/>
          </w:rPr>
          <w:delText>n</w:delText>
        </w:r>
        <w:r w:rsidRPr="002D5ADD" w:rsidDel="006E631B">
          <w:rPr>
            <w:rFonts w:ascii="iCiel Avenir LT Std 35 Light" w:hAnsi="iCiel Avenir LT Std 35 Light" w:cs="Arial"/>
            <w:sz w:val="22"/>
            <w:szCs w:val="22"/>
          </w:rPr>
          <w:delText xml:space="preserve"> how to </w:delText>
        </w:r>
        <w:r w:rsidDel="006E631B">
          <w:rPr>
            <w:rFonts w:ascii="iCiel Avenir LT Std 35 Light" w:hAnsi="iCiel Avenir LT Std 35 Light" w:cs="Arial"/>
            <w:sz w:val="22"/>
            <w:szCs w:val="22"/>
          </w:rPr>
          <w:delText xml:space="preserve">properly document </w:delText>
        </w:r>
        <w:r w:rsidRPr="002D5ADD" w:rsidDel="006E631B">
          <w:rPr>
            <w:rFonts w:ascii="iCiel Avenir LT Std 35 Light" w:hAnsi="iCiel Avenir LT Std 35 Light" w:cs="Arial"/>
            <w:sz w:val="22"/>
            <w:szCs w:val="22"/>
          </w:rPr>
          <w:delText xml:space="preserve">their </w:delText>
        </w:r>
        <w:r w:rsidDel="006E631B">
          <w:rPr>
            <w:rFonts w:ascii="iCiel Avenir LT Std 35 Light" w:hAnsi="iCiel Avenir LT Std 35 Light" w:cs="Arial"/>
            <w:sz w:val="22"/>
            <w:szCs w:val="22"/>
          </w:rPr>
          <w:delText>experience</w:delText>
        </w:r>
        <w:r w:rsidRPr="002D5ADD" w:rsidDel="006E631B">
          <w:rPr>
            <w:rFonts w:ascii="iCiel Avenir LT Std 35 Light" w:hAnsi="iCiel Avenir LT Std 35 Light" w:cs="Arial"/>
            <w:sz w:val="22"/>
            <w:szCs w:val="22"/>
          </w:rPr>
          <w:delText xml:space="preserve"> in the PSG Programme. The Career Services &amp; Industry Relations Team will also receive and review the Professional Experience Evaluation Form</w:delText>
        </w:r>
        <w:r w:rsidDel="006E631B">
          <w:rPr>
            <w:rFonts w:ascii="iCiel Avenir LT Std 35 Light" w:hAnsi="iCiel Avenir LT Std 35 Light" w:cs="Arial"/>
            <w:sz w:val="22"/>
            <w:szCs w:val="22"/>
          </w:rPr>
          <w:delText>/ Portfolio Evaluation Form and other relevant evidence</w:delText>
        </w:r>
        <w:r w:rsidRPr="002D5ADD" w:rsidDel="006E631B">
          <w:rPr>
            <w:rFonts w:ascii="iCiel Avenir LT Std 35 Light" w:hAnsi="iCiel Avenir LT Std 35 Light" w:cs="Arial"/>
            <w:sz w:val="22"/>
            <w:szCs w:val="22"/>
          </w:rPr>
          <w:delText xml:space="preserve"> to record </w:delText>
        </w:r>
        <w:r w:rsidDel="006E631B">
          <w:rPr>
            <w:rFonts w:ascii="iCiel Avenir LT Std 35 Light" w:hAnsi="iCiel Avenir LT Std 35 Light" w:cs="Arial"/>
            <w:sz w:val="22"/>
            <w:szCs w:val="22"/>
          </w:rPr>
          <w:delText>PSG points, noting students’</w:delText>
        </w:r>
        <w:r w:rsidRPr="002D5ADD" w:rsidDel="006E631B">
          <w:rPr>
            <w:rFonts w:ascii="iCiel Avenir LT Std 35 Light" w:hAnsi="iCiel Avenir LT Std 35 Light" w:cs="Arial"/>
            <w:sz w:val="22"/>
            <w:szCs w:val="22"/>
          </w:rPr>
          <w:delText xml:space="preserve"> strengths and weaknesses for future support. </w:delText>
        </w:r>
      </w:del>
    </w:p>
    <w:p w14:paraId="296C341D" w14:textId="1C4BB824" w:rsidR="00C1363F" w:rsidDel="006E631B" w:rsidRDefault="00C1363F">
      <w:pPr>
        <w:rPr>
          <w:del w:id="9505" w:author="An Tran, ACA (BUV)" w:date="2024-09-12T11:05:00Z" w16du:dateUtc="2024-09-12T04:05:00Z"/>
          <w:rFonts w:cs="Arial"/>
          <w:szCs w:val="22"/>
        </w:rPr>
        <w:pPrChange w:id="950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07" w:author="An Tran, ACA (BUV)" w:date="2024-09-12T11:05:00Z" w16du:dateUtc="2024-09-12T04:05:00Z">
        <w:r w:rsidDel="006E631B">
          <w:rPr>
            <w:rFonts w:ascii="iCiel Avenir LT Std 35 Light" w:hAnsi="iCiel Avenir LT Std 35 Light" w:cs="Arial"/>
            <w:sz w:val="22"/>
            <w:szCs w:val="22"/>
          </w:rPr>
          <w:delText>While</w:delText>
        </w:r>
        <w:r w:rsidRPr="002D5ADD" w:rsidDel="006E631B">
          <w:rPr>
            <w:rFonts w:ascii="iCiel Avenir LT Std 35 Light" w:hAnsi="iCiel Avenir LT Std 35 Light" w:cs="Arial"/>
            <w:sz w:val="22"/>
            <w:szCs w:val="22"/>
          </w:rPr>
          <w:delText xml:space="preserve"> we </w:delText>
        </w:r>
        <w:r w:rsidDel="006E631B">
          <w:rPr>
            <w:rFonts w:ascii="iCiel Avenir LT Std 35 Light" w:hAnsi="iCiel Avenir LT Std 35 Light" w:cs="Arial"/>
            <w:sz w:val="22"/>
            <w:szCs w:val="22"/>
          </w:rPr>
          <w:delText xml:space="preserve">offer comprehensive support </w:delText>
        </w:r>
        <w:r w:rsidRPr="002D5ADD" w:rsidDel="006E631B">
          <w:rPr>
            <w:rFonts w:ascii="iCiel Avenir LT Std 35 Light" w:hAnsi="iCiel Avenir LT Std 35 Light" w:cs="Arial"/>
            <w:sz w:val="22"/>
            <w:szCs w:val="22"/>
          </w:rPr>
          <w:delText>for internship placement</w:delText>
        </w:r>
        <w:r w:rsidDel="006E631B">
          <w:rPr>
            <w:rFonts w:ascii="iCiel Avenir LT Std 35 Light" w:hAnsi="iCiel Avenir LT Std 35 Light" w:cs="Arial"/>
            <w:sz w:val="22"/>
            <w:szCs w:val="22"/>
          </w:rPr>
          <w:delText>s</w:delText>
        </w:r>
        <w:r w:rsidRPr="002D5ADD"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our primary goal is</w:delText>
        </w:r>
        <w:r w:rsidRPr="002D5ADD" w:rsidDel="006E631B">
          <w:rPr>
            <w:rFonts w:ascii="iCiel Avenir LT Std 35 Light" w:hAnsi="iCiel Avenir LT Std 35 Light" w:cs="Arial"/>
            <w:sz w:val="22"/>
            <w:szCs w:val="22"/>
          </w:rPr>
          <w:delText xml:space="preserve"> to empower our students to </w:delText>
        </w:r>
        <w:r w:rsidDel="006E631B">
          <w:rPr>
            <w:rFonts w:ascii="iCiel Avenir LT Std 35 Light" w:hAnsi="iCiel Avenir LT Std 35 Light" w:cs="Arial"/>
            <w:sz w:val="22"/>
            <w:szCs w:val="22"/>
          </w:rPr>
          <w:delText>take</w:delText>
        </w:r>
        <w:r w:rsidRPr="002D5ADD" w:rsidDel="006E631B">
          <w:rPr>
            <w:rFonts w:ascii="iCiel Avenir LT Std 35 Light" w:hAnsi="iCiel Avenir LT Std 35 Light" w:cs="Arial"/>
            <w:sz w:val="22"/>
            <w:szCs w:val="22"/>
          </w:rPr>
          <w:delText xml:space="preserve"> responsib</w:delText>
        </w:r>
        <w:r w:rsidDel="006E631B">
          <w:rPr>
            <w:rFonts w:ascii="iCiel Avenir LT Std 35 Light" w:hAnsi="iCiel Avenir LT Std 35 Light" w:cs="Arial"/>
            <w:sz w:val="22"/>
            <w:szCs w:val="22"/>
          </w:rPr>
          <w:delText xml:space="preserve">ility </w:delText>
        </w:r>
        <w:r w:rsidRPr="002D5ADD" w:rsidDel="006E631B">
          <w:rPr>
            <w:rFonts w:ascii="iCiel Avenir LT Std 35 Light" w:hAnsi="iCiel Avenir LT Std 35 Light" w:cs="Arial"/>
            <w:sz w:val="22"/>
            <w:szCs w:val="22"/>
          </w:rPr>
          <w:delText xml:space="preserve">for their decisions and actions. We provide professional and dedicated career guidance </w:delText>
        </w:r>
        <w:r w:rsidDel="006E631B">
          <w:rPr>
            <w:rFonts w:ascii="iCiel Avenir LT Std 35 Light" w:hAnsi="iCiel Avenir LT Std 35 Light" w:cs="Arial"/>
            <w:sz w:val="22"/>
            <w:szCs w:val="22"/>
          </w:rPr>
          <w:delText>at every</w:delText>
        </w:r>
        <w:r w:rsidRPr="002D5ADD" w:rsidDel="006E631B">
          <w:rPr>
            <w:rFonts w:ascii="iCiel Avenir LT Std 35 Light" w:hAnsi="iCiel Avenir LT Std 35 Light" w:cs="Arial"/>
            <w:sz w:val="22"/>
            <w:szCs w:val="22"/>
          </w:rPr>
          <w:delText xml:space="preserve"> step, </w:delText>
        </w:r>
        <w:r w:rsidDel="006E631B">
          <w:rPr>
            <w:rFonts w:ascii="iCiel Avenir LT Std 35 Light" w:hAnsi="iCiel Avenir LT Std 35 Light" w:cs="Arial"/>
            <w:sz w:val="22"/>
            <w:szCs w:val="22"/>
          </w:rPr>
          <w:delText>rather than</w:delText>
        </w:r>
        <w:r w:rsidRPr="002D5ADD" w:rsidDel="006E631B">
          <w:rPr>
            <w:rFonts w:ascii="iCiel Avenir LT Std 35 Light" w:hAnsi="iCiel Avenir LT Std 35 Light" w:cs="Arial"/>
            <w:sz w:val="22"/>
            <w:szCs w:val="22"/>
          </w:rPr>
          <w:delText xml:space="preserve"> forcing individual students to go for an internship or stepping in to do the job for them. BUV </w:delText>
        </w:r>
        <w:r w:rsidDel="006E631B">
          <w:rPr>
            <w:rFonts w:ascii="iCiel Avenir LT Std 35 Light" w:hAnsi="iCiel Avenir LT Std 35 Light" w:cs="Arial"/>
            <w:sz w:val="22"/>
            <w:szCs w:val="22"/>
          </w:rPr>
          <w:delText>strive</w:delText>
        </w:r>
        <w:r w:rsidRPr="002D5ADD" w:rsidDel="006E631B">
          <w:rPr>
            <w:rFonts w:ascii="iCiel Avenir LT Std 35 Light" w:hAnsi="iCiel Avenir LT Std 35 Light" w:cs="Arial"/>
            <w:sz w:val="22"/>
            <w:szCs w:val="22"/>
          </w:rPr>
          <w:delText xml:space="preserve">s to </w:delText>
        </w:r>
        <w:r w:rsidDel="006E631B">
          <w:rPr>
            <w:rFonts w:ascii="iCiel Avenir LT Std 35 Light" w:hAnsi="iCiel Avenir LT Std 35 Light" w:cs="Arial"/>
            <w:sz w:val="22"/>
            <w:szCs w:val="22"/>
          </w:rPr>
          <w:delText>develop</w:delText>
        </w:r>
        <w:r w:rsidRPr="002D5ADD" w:rsidDel="006E631B">
          <w:rPr>
            <w:rFonts w:ascii="iCiel Avenir LT Std 35 Light" w:hAnsi="iCiel Avenir LT Std 35 Light" w:cs="Arial"/>
            <w:sz w:val="22"/>
            <w:szCs w:val="22"/>
          </w:rPr>
          <w:delText xml:space="preserve"> responsible, proactive, and empowered graduates who are </w:delText>
        </w:r>
        <w:r w:rsidDel="006E631B">
          <w:rPr>
            <w:rFonts w:ascii="iCiel Avenir LT Std 35 Light" w:hAnsi="iCiel Avenir LT Std 35 Light" w:cs="Arial"/>
            <w:sz w:val="22"/>
            <w:szCs w:val="22"/>
          </w:rPr>
          <w:delText>prepared</w:delText>
        </w:r>
        <w:r w:rsidRPr="002D5ADD" w:rsidDel="006E631B">
          <w:rPr>
            <w:rFonts w:ascii="iCiel Avenir LT Std 35 Light" w:hAnsi="iCiel Avenir LT Std 35 Light" w:cs="Arial"/>
            <w:sz w:val="22"/>
            <w:szCs w:val="22"/>
          </w:rPr>
          <w:delText xml:space="preserve"> to </w:delText>
        </w:r>
        <w:r w:rsidDel="006E631B">
          <w:rPr>
            <w:rFonts w:ascii="iCiel Avenir LT Std 35 Light" w:hAnsi="iCiel Avenir LT Std 35 Light" w:cs="Arial"/>
            <w:sz w:val="22"/>
            <w:szCs w:val="22"/>
          </w:rPr>
          <w:delText>seize</w:delText>
        </w:r>
        <w:r w:rsidRPr="002D5ADD" w:rsidDel="006E631B">
          <w:rPr>
            <w:rFonts w:ascii="iCiel Avenir LT Std 35 Light" w:hAnsi="iCiel Avenir LT Std 35 Light" w:cs="Arial"/>
            <w:sz w:val="22"/>
            <w:szCs w:val="22"/>
          </w:rPr>
          <w:delText xml:space="preserve"> opportunities and ready</w:delText>
        </w:r>
        <w:r w:rsidDel="006E631B">
          <w:rPr>
            <w:rFonts w:ascii="iCiel Avenir LT Std 35 Light" w:hAnsi="iCiel Avenir LT Std 35 Light" w:cs="Arial"/>
            <w:sz w:val="22"/>
            <w:szCs w:val="22"/>
          </w:rPr>
          <w:delText xml:space="preserve"> themselves</w:delText>
        </w:r>
        <w:r w:rsidRPr="002D5ADD" w:rsidDel="006E631B">
          <w:rPr>
            <w:rFonts w:ascii="iCiel Avenir LT Std 35 Light" w:hAnsi="iCiel Avenir LT Std 35 Light" w:cs="Arial"/>
            <w:sz w:val="22"/>
            <w:szCs w:val="22"/>
          </w:rPr>
          <w:delText xml:space="preserve"> for the future. </w:delText>
        </w:r>
      </w:del>
    </w:p>
    <w:p w14:paraId="2D39EAEF" w14:textId="01BC92FF" w:rsidR="00C1363F" w:rsidRPr="002D5ADD" w:rsidDel="006E631B" w:rsidRDefault="00C1363F">
      <w:pPr>
        <w:rPr>
          <w:del w:id="9508" w:author="An Tran, ACA (BUV)" w:date="2024-09-12T11:05:00Z" w16du:dateUtc="2024-09-12T04:05:00Z"/>
          <w:rFonts w:cs="Arial"/>
          <w:szCs w:val="22"/>
        </w:rPr>
        <w:pPrChange w:id="9509"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510" w:name="_Hlk171286129"/>
      <w:del w:id="9511"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bookmarkEnd w:id="9510"/>
      </w:del>
    </w:p>
    <w:p w14:paraId="21F6A5EC" w14:textId="58CE3AC8" w:rsidR="00C1363F" w:rsidRPr="002D5ADD" w:rsidDel="006E631B" w:rsidRDefault="00C1363F">
      <w:pPr>
        <w:rPr>
          <w:del w:id="9512" w:author="An Tran, ACA (BUV)" w:date="2024-09-12T11:05:00Z" w16du:dateUtc="2024-09-12T04:05:00Z"/>
          <w:rFonts w:cs="Arial"/>
          <w:i/>
          <w:iCs/>
          <w:szCs w:val="22"/>
        </w:rPr>
        <w:pPrChange w:id="951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14" w:author="An Tran, ACA (BUV)" w:date="2024-09-12T11:05:00Z" w16du:dateUtc="2024-09-12T04:05:00Z">
        <w:r w:rsidRPr="002D5ADD" w:rsidDel="006E631B">
          <w:rPr>
            <w:rFonts w:ascii="iCiel Avenir LT Std 35 Light" w:hAnsi="iCiel Avenir LT Std 35 Light" w:cs="Arial"/>
            <w:i/>
            <w:iCs/>
            <w:sz w:val="22"/>
            <w:szCs w:val="22"/>
          </w:rPr>
          <w:delText>Trong su</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i BUV, </w:delText>
        </w:r>
        <w:r w:rsidDel="006E631B">
          <w:rPr>
            <w:rFonts w:ascii="iCiel Avenir LT Std 35 Light" w:hAnsi="iCiel Avenir LT Std 35 Light" w:cs="Arial"/>
            <w:i/>
            <w:iCs/>
            <w:sz w:val="22"/>
            <w:szCs w:val="22"/>
          </w:rPr>
          <w:delText>Phòng</w:delText>
        </w:r>
        <w:r w:rsidRPr="002D5ADD" w:rsidDel="006E631B">
          <w:rPr>
            <w:rFonts w:ascii="iCiel Avenir LT Std 35 Light" w:hAnsi="iCiel Avenir LT Std 35 Light" w:cs="Arial"/>
            <w:i/>
            <w:iCs/>
            <w:sz w:val="22"/>
            <w:szCs w:val="22"/>
          </w:rPr>
          <w:delText xml:space="preserve"> Dịch vụ Hướng nghiệp</w:delText>
        </w:r>
        <w:r w:rsidDel="006E631B">
          <w:rPr>
            <w:rFonts w:ascii="iCiel Avenir LT Std 35 Light" w:hAnsi="iCiel Avenir LT Std 35 Light" w:cs="Arial"/>
            <w:i/>
            <w:iCs/>
            <w:sz w:val="22"/>
            <w:szCs w:val="22"/>
          </w:rPr>
          <w:delText xml:space="preserve"> và Quan hệ Đối tác</w:delText>
        </w:r>
        <w:r w:rsidRPr="002D5ADD" w:rsidDel="006E631B">
          <w:rPr>
            <w:rFonts w:ascii="iCiel Avenir LT Std 35 Light" w:hAnsi="iCiel Avenir LT Std 35 Light" w:cs="Arial"/>
            <w:i/>
            <w:iCs/>
            <w:sz w:val="22"/>
            <w:szCs w:val="22"/>
          </w:rPr>
          <w:delText xml:space="preserve">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y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trong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chu</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trong qu</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t khi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k</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w:delText>
        </w:r>
      </w:del>
    </w:p>
    <w:p w14:paraId="0E481313" w14:textId="6A0A10E7" w:rsidR="00C1363F" w:rsidRPr="002D5ADD" w:rsidDel="006E631B" w:rsidRDefault="00C1363F">
      <w:pPr>
        <w:rPr>
          <w:del w:id="9515" w:author="An Tran, ACA (BUV)" w:date="2024-09-12T11:05:00Z" w16du:dateUtc="2024-09-12T04:05:00Z"/>
          <w:rFonts w:cs="Arial"/>
          <w:bCs/>
          <w:i/>
          <w:iCs/>
          <w:szCs w:val="22"/>
        </w:rPr>
        <w:pPrChange w:id="951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17" w:author="An Tran, ACA (BUV)" w:date="2024-09-12T11:05:00Z" w16du:dateUtc="2024-09-12T04:05:00Z">
        <w:r w:rsidRPr="002D5ADD" w:rsidDel="006E631B">
          <w:rPr>
            <w:rFonts w:ascii="iCiel Avenir LT Std 35 Light" w:hAnsi="iCiel Avenir LT Std 35 Light" w:cs="Arial"/>
            <w:b/>
            <w:bCs/>
            <w:i/>
            <w:iCs/>
            <w:sz w:val="22"/>
            <w:szCs w:val="22"/>
          </w:rPr>
          <w:delText>Trong quá trình chu</w:delText>
        </w:r>
        <w:r w:rsidRPr="002D5ADD" w:rsidDel="006E631B">
          <w:rPr>
            <w:rFonts w:ascii="iCiel Avenir LT Std 35 Light" w:hAnsi="iCiel Avenir LT Std 35 Light" w:cs="Calibri"/>
            <w:b/>
            <w:bCs/>
            <w:i/>
            <w:iCs/>
            <w:sz w:val="22"/>
            <w:szCs w:val="22"/>
          </w:rPr>
          <w:delText>ẩ</w:delText>
        </w:r>
        <w:r w:rsidRPr="002D5ADD" w:rsidDel="006E631B">
          <w:rPr>
            <w:rFonts w:ascii="iCiel Avenir LT Std 35 Light" w:hAnsi="iCiel Avenir LT Std 35 Light" w:cs="Arial"/>
            <w:b/>
            <w:bCs/>
            <w:i/>
            <w:iCs/>
            <w:sz w:val="22"/>
            <w:szCs w:val="22"/>
          </w:rPr>
          <w:delText>n b</w:delText>
        </w:r>
        <w:r w:rsidRPr="002D5ADD" w:rsidDel="006E631B">
          <w:rPr>
            <w:rFonts w:ascii="iCiel Avenir LT Std 35 Light" w:hAnsi="iCiel Avenir LT Std 35 Light" w:cs="Calibri"/>
            <w:b/>
            <w:bCs/>
            <w:i/>
            <w:iCs/>
            <w:sz w:val="22"/>
            <w:szCs w:val="22"/>
          </w:rPr>
          <w:delText>ị</w:delText>
        </w:r>
        <w:r w:rsidRPr="002D5ADD" w:rsidDel="006E631B">
          <w:rPr>
            <w:rFonts w:ascii="iCiel Avenir LT Std 35 Light" w:hAnsi="iCiel Avenir LT Std 35 Light" w:cs="Arial"/>
            <w:i/>
            <w:iCs/>
            <w:sz w:val="22"/>
            <w:szCs w:val="22"/>
          </w:rPr>
          <w:delText>, sinh viên nhận được các hỗ trợ như sau:</w:delText>
        </w:r>
      </w:del>
    </w:p>
    <w:p w14:paraId="7E106630" w14:textId="6BBDBF4C" w:rsidR="00C1363F" w:rsidRPr="002D5ADD" w:rsidDel="006E631B" w:rsidRDefault="00C1363F">
      <w:pPr>
        <w:rPr>
          <w:del w:id="9518" w:author="An Tran, ACA (BUV)" w:date="2024-09-12T11:05:00Z" w16du:dateUtc="2024-09-12T04:05:00Z"/>
          <w:rFonts w:cs="Arial"/>
          <w:i/>
          <w:iCs/>
          <w:szCs w:val="22"/>
        </w:rPr>
        <w:pPrChange w:id="951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20" w:author="An Tran, ACA (BUV)" w:date="2024-09-12T11:05:00Z" w16du:dateUtc="2024-09-12T04:05:00Z">
        <w:r w:rsidRPr="002D5ADD" w:rsidDel="006E631B">
          <w:rPr>
            <w:rFonts w:ascii="iCiel Avenir LT Std 35 Light" w:hAnsi="iCiel Avenir LT Std 35 Light" w:cs="Arial"/>
            <w:b/>
            <w:bCs/>
            <w:i/>
            <w:iCs/>
            <w:sz w:val="22"/>
            <w:szCs w:val="22"/>
          </w:rPr>
          <w:delText>Cơ hội thực tập:</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truy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qua C</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tr</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Trung tâm Phát triển Nghề nghiệp Trực tuyến của nhà trường: </w:delText>
        </w:r>
        <w:r w:rsidR="006E631B" w:rsidDel="006E631B">
          <w:fldChar w:fldCharType="begin"/>
        </w:r>
        <w:r w:rsidR="006E631B" w:rsidDel="006E631B">
          <w:delInstrText>HYPERLINK "https://buv.careercentre.me/welcome/British-University-Vietnam"</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https://buv.careercentre.me/welcome/British-University-Vietnam</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(dành riêng cho sinh viên và cựu sinh viên BUV có tài khoản email sinh viên BUV) </w:delText>
        </w:r>
        <w:r w:rsidRPr="002D5ADD" w:rsidDel="006E631B">
          <w:rPr>
            <w:rFonts w:ascii="iCiel Avenir LT Std 35 Light" w:hAnsi="iCiel Avenir LT Std 35 Light" w:cs="Arial"/>
            <w:i/>
            <w:iCs/>
            <w:sz w:val="22"/>
            <w:szCs w:val="22"/>
          </w:rPr>
          <w:delText>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nh m</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x</w:delText>
        </w:r>
        <w:r w:rsidRPr="002D5ADD" w:rsidDel="006E631B">
          <w:rPr>
            <w:rFonts w:ascii="iCiel Avenir LT Std 35 Light" w:hAnsi="iCiel Avenir LT Std 35 Light" w:cs="Avenir Next LT Pro"/>
            <w:i/>
            <w:iCs/>
            <w:sz w:val="22"/>
            <w:szCs w:val="22"/>
          </w:rPr>
          <w:delText>ã</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i: </w:delText>
        </w:r>
        <w:r w:rsidR="006E631B" w:rsidDel="006E631B">
          <w:fldChar w:fldCharType="begin"/>
        </w:r>
        <w:r w:rsidR="006E631B" w:rsidDel="006E631B">
          <w:delInstrText>HYPERLINK "https://www.facebook.com/buvcareer"</w:delInstrText>
        </w:r>
        <w:r w:rsidR="006E631B" w:rsidDel="006E631B">
          <w:fldChar w:fldCharType="separate"/>
        </w:r>
        <w:r w:rsidRPr="002D5ADD" w:rsidDel="006E631B">
          <w:rPr>
            <w:rStyle w:val="Hyperlink"/>
            <w:rFonts w:ascii="iCiel Avenir LT Std 35 Light" w:eastAsia="Segoe UI" w:hAnsi="iCiel Avenir LT Std 35 Light" w:cs="Segoe UI"/>
            <w:i/>
            <w:iCs/>
            <w:sz w:val="22"/>
            <w:szCs w:val="22"/>
          </w:rPr>
          <w:delText>Facebook Fanpage BUV Career Services</w:delText>
        </w:r>
        <w:r w:rsidR="006E631B" w:rsidDel="006E631B">
          <w:rPr>
            <w:rStyle w:val="Hyperlink"/>
            <w:rFonts w:ascii="iCiel Avenir LT Std 35 Light" w:eastAsia="Segoe UI" w:hAnsi="iCiel Avenir LT Std 35 Light" w:cs="Segoe UI"/>
            <w:i/>
            <w:iCs/>
            <w:sz w:val="22"/>
            <w:szCs w:val="22"/>
          </w:rPr>
          <w:fldChar w:fldCharType="end"/>
        </w:r>
        <w:r w:rsidRPr="002D5ADD" w:rsidDel="006E631B">
          <w:rPr>
            <w:rFonts w:ascii="iCiel Avenir LT Std 35 Light" w:hAnsi="iCiel Avenir LT Std 35 Light" w:cs="Arial"/>
            <w:i/>
            <w:iCs/>
            <w:color w:val="000000" w:themeColor="text1"/>
            <w:sz w:val="22"/>
            <w:szCs w:val="22"/>
          </w:rPr>
          <w:delText xml:space="preserve">. </w:delText>
        </w:r>
        <w:r w:rsidRPr="002D5ADD" w:rsidDel="006E631B">
          <w:rPr>
            <w:rFonts w:ascii="iCiel Avenir LT Std 35 Light" w:hAnsi="iCiel Avenir LT Std 35 Light" w:cs="Arial"/>
            <w:i/>
            <w:iCs/>
            <w:sz w:val="22"/>
            <w:szCs w:val="22"/>
          </w:rPr>
          <w:delText xml:space="preserve"> </w:delText>
        </w:r>
      </w:del>
    </w:p>
    <w:p w14:paraId="562D38AC" w14:textId="6BA2AC9E" w:rsidR="00C1363F" w:rsidRPr="002D5ADD" w:rsidDel="006E631B" w:rsidRDefault="00C1363F">
      <w:pPr>
        <w:rPr>
          <w:del w:id="9521" w:author="An Tran, ACA (BUV)" w:date="2024-09-12T11:05:00Z" w16du:dateUtc="2024-09-12T04:05:00Z"/>
          <w:rFonts w:cs="Arial"/>
          <w:i/>
          <w:iCs/>
          <w:szCs w:val="22"/>
        </w:rPr>
        <w:pPrChange w:id="952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23" w:author="An Tran, ACA (BUV)" w:date="2024-09-12T11:05:00Z" w16du:dateUtc="2024-09-12T04:05:00Z">
        <w:r w:rsidRPr="002D5ADD" w:rsidDel="006E631B">
          <w:rPr>
            <w:rFonts w:ascii="iCiel Avenir LT Std 35 Light" w:hAnsi="iCiel Avenir LT Std 35 Light" w:cs="Arial"/>
            <w:b/>
            <w:bCs/>
            <w:i/>
            <w:iCs/>
            <w:sz w:val="22"/>
            <w:szCs w:val="22"/>
          </w:rPr>
          <w:delText>Hoạt động hướng nghiệp &amp; Tư vấn cá nhân:</w:delText>
        </w:r>
        <w:r w:rsidRPr="002D5ADD" w:rsidDel="006E631B">
          <w:rPr>
            <w:rFonts w:ascii="iCiel Avenir LT Std 35 Light" w:hAnsi="iCiel Avenir LT Std 35 Light" w:cs="Arial"/>
            <w:i/>
            <w:iCs/>
            <w:sz w:val="22"/>
            <w:szCs w:val="22"/>
          </w:rPr>
          <w:delText xml:space="preserve">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có cơ hội tham gia các hoạt động hướng nghiệp, tham gia các khóa học kỹ năng trực tuyến,</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chu</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(VD: CV,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p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w:delText>
        </w:r>
      </w:del>
    </w:p>
    <w:p w14:paraId="1FE3F46E" w14:textId="53E90398" w:rsidR="00C1363F" w:rsidDel="006E631B" w:rsidRDefault="00C1363F">
      <w:pPr>
        <w:rPr>
          <w:del w:id="9524" w:author="An Tran, ACA (BUV)" w:date="2024-09-12T11:05:00Z" w16du:dateUtc="2024-09-12T04:05:00Z"/>
          <w:rFonts w:cs="Arial"/>
          <w:i/>
          <w:iCs/>
          <w:szCs w:val="22"/>
        </w:rPr>
        <w:pPrChange w:id="952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26" w:author="An Tran, ACA (BUV)" w:date="2024-09-12T11:05:00Z" w16du:dateUtc="2024-09-12T04:05:00Z">
        <w:r w:rsidRPr="002D5ADD" w:rsidDel="006E631B">
          <w:rPr>
            <w:rFonts w:ascii="iCiel Avenir LT Std 35 Light" w:hAnsi="iCiel Avenir LT Std 35 Light" w:cs="Arial"/>
            <w:i/>
            <w:iCs/>
            <w:sz w:val="22"/>
            <w:szCs w:val="22"/>
          </w:rPr>
          <w:delTex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delText>
        </w:r>
      </w:del>
    </w:p>
    <w:p w14:paraId="0724E08E" w14:textId="294F6994" w:rsidR="00C1363F" w:rsidRPr="002D5ADD" w:rsidDel="006E631B" w:rsidRDefault="00C1363F">
      <w:pPr>
        <w:rPr>
          <w:del w:id="9527" w:author="An Tran, ACA (BUV)" w:date="2024-09-12T11:05:00Z" w16du:dateUtc="2024-09-12T04:05:00Z"/>
          <w:rFonts w:cs="Arial"/>
          <w:i/>
          <w:iCs/>
          <w:szCs w:val="22"/>
        </w:rPr>
        <w:pPrChange w:id="952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29" w:author="An Tran, ACA (BUV)" w:date="2024-09-12T11:05:00Z" w16du:dateUtc="2024-09-12T04:05:00Z">
        <w:r w:rsidRPr="002D5ADD" w:rsidDel="006E631B">
          <w:rPr>
            <w:rFonts w:ascii="iCiel Avenir LT Std 35 Light" w:hAnsi="iCiel Avenir LT Std 35 Light" w:cs="Arial"/>
            <w:b/>
            <w:bCs/>
            <w:i/>
            <w:iCs/>
            <w:sz w:val="22"/>
            <w:szCs w:val="22"/>
          </w:rPr>
          <w:delText>Trong th</w:delText>
        </w:r>
        <w:r w:rsidRPr="002D5ADD" w:rsidDel="006E631B">
          <w:rPr>
            <w:rFonts w:ascii="iCiel Avenir LT Std 35 Light" w:hAnsi="iCiel Avenir LT Std 35 Light" w:cs="Calibri"/>
            <w:b/>
            <w:bCs/>
            <w:i/>
            <w:iCs/>
            <w:sz w:val="22"/>
            <w:szCs w:val="22"/>
          </w:rPr>
          <w:delText>ờ</w:delText>
        </w:r>
        <w:r w:rsidRPr="002D5ADD" w:rsidDel="006E631B">
          <w:rPr>
            <w:rFonts w:ascii="iCiel Avenir LT Std 35 Light" w:hAnsi="iCiel Avenir LT Std 35 Light" w:cs="Arial"/>
            <w:b/>
            <w:bCs/>
            <w:i/>
            <w:iCs/>
            <w:sz w:val="22"/>
            <w:szCs w:val="22"/>
          </w:rPr>
          <w:delText>i gian th</w:delText>
        </w:r>
        <w:r w:rsidRPr="002D5ADD" w:rsidDel="006E631B">
          <w:rPr>
            <w:rFonts w:ascii="iCiel Avenir LT Std 35 Light" w:hAnsi="iCiel Avenir LT Std 35 Light" w:cs="Calibri"/>
            <w:b/>
            <w:bCs/>
            <w:i/>
            <w:iCs/>
            <w:sz w:val="22"/>
            <w:szCs w:val="22"/>
          </w:rPr>
          <w:delText>ự</w:delText>
        </w:r>
        <w:r w:rsidRPr="002D5ADD" w:rsidDel="006E631B">
          <w:rPr>
            <w:rFonts w:ascii="iCiel Avenir LT Std 35 Light" w:hAnsi="iCiel Avenir LT Std 35 Light" w:cs="Arial"/>
            <w:b/>
            <w:bCs/>
            <w:i/>
            <w:iCs/>
            <w:sz w:val="22"/>
            <w:szCs w:val="22"/>
          </w:rPr>
          <w:delText>c t</w:delText>
        </w:r>
        <w:r w:rsidRPr="002D5ADD" w:rsidDel="006E631B">
          <w:rPr>
            <w:rFonts w:ascii="iCiel Avenir LT Std 35 Light" w:hAnsi="iCiel Avenir LT Std 35 Light" w:cs="Calibri"/>
            <w:b/>
            <w:bCs/>
            <w:i/>
            <w:iCs/>
            <w:sz w:val="22"/>
            <w:szCs w:val="22"/>
          </w:rPr>
          <w:delText>ậ</w:delText>
        </w:r>
        <w:r w:rsidRPr="002D5ADD" w:rsidDel="006E631B">
          <w:rPr>
            <w:rFonts w:ascii="iCiel Avenir LT Std 35 Light" w:hAnsi="iCiel Avenir LT Std 35 Light" w:cs="Arial"/>
            <w:b/>
            <w:bCs/>
            <w:i/>
            <w:iCs/>
            <w:sz w:val="22"/>
            <w:szCs w:val="22"/>
          </w:rPr>
          <w:delText>p</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Đội ngũ</w:delText>
        </w:r>
        <w:r w:rsidRPr="002D5ADD" w:rsidDel="006E631B">
          <w:rPr>
            <w:rFonts w:ascii="iCiel Avenir LT Std 35 Light" w:hAnsi="iCiel Avenir LT Std 35 Light" w:cs="Arial"/>
            <w:i/>
            <w:iCs/>
            <w:sz w:val="22"/>
            <w:szCs w:val="22"/>
          </w:rPr>
          <w:delText xml:space="preserve"> Hướng nghiệp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lu</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trong các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y sinh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quen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nghi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b</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nh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nhau)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h</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nh đ</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di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c</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BUV trong m</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t Nh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d</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ng.</w:delText>
        </w:r>
      </w:del>
    </w:p>
    <w:p w14:paraId="2CC74ABB" w14:textId="013796BF" w:rsidR="00C1363F" w:rsidRPr="002D5ADD" w:rsidDel="006E631B" w:rsidRDefault="00C1363F">
      <w:pPr>
        <w:rPr>
          <w:del w:id="9530" w:author="An Tran, ACA (BUV)" w:date="2024-09-12T11:05:00Z" w16du:dateUtc="2024-09-12T04:05:00Z"/>
          <w:rFonts w:cs="Arial"/>
          <w:i/>
          <w:iCs/>
          <w:szCs w:val="22"/>
        </w:rPr>
        <w:pPrChange w:id="953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32" w:author="An Tran, ACA (BUV)" w:date="2024-09-12T11:05:00Z" w16du:dateUtc="2024-09-12T04:05:00Z">
        <w:r w:rsidRPr="002D5ADD" w:rsidDel="006E631B">
          <w:rPr>
            <w:rFonts w:ascii="iCiel Avenir LT Std 35 Light" w:hAnsi="iCiel Avenir LT Std 35 Light" w:cs="Arial"/>
            <w:b/>
            <w:bCs/>
            <w:i/>
            <w:iCs/>
            <w:sz w:val="22"/>
            <w:szCs w:val="22"/>
          </w:rPr>
          <w:delText>Sau k</w:delText>
        </w:r>
        <w:r w:rsidRPr="002D5ADD" w:rsidDel="006E631B">
          <w:rPr>
            <w:rFonts w:ascii="iCiel Avenir LT Std 35 Light" w:hAnsi="iCiel Avenir LT Std 35 Light" w:cs="Calibri"/>
            <w:b/>
            <w:bCs/>
            <w:i/>
            <w:iCs/>
            <w:sz w:val="22"/>
            <w:szCs w:val="22"/>
          </w:rPr>
          <w:delText>ỳ</w:delText>
        </w:r>
        <w:r w:rsidRPr="002D5ADD" w:rsidDel="006E631B">
          <w:rPr>
            <w:rFonts w:ascii="iCiel Avenir LT Std 35 Light" w:hAnsi="iCiel Avenir LT Std 35 Light" w:cs="Arial"/>
            <w:b/>
            <w:bCs/>
            <w:i/>
            <w:iCs/>
            <w:sz w:val="22"/>
            <w:szCs w:val="22"/>
          </w:rPr>
          <w:delText xml:space="preserve"> ho</w:delText>
        </w:r>
        <w:r w:rsidRPr="002D5ADD" w:rsidDel="006E631B">
          <w:rPr>
            <w:rFonts w:ascii="iCiel Avenir LT Std 35 Light" w:hAnsi="iCiel Avenir LT Std 35 Light" w:cs="Avenir Next LT Pro"/>
            <w:b/>
            <w:bCs/>
            <w:i/>
            <w:iCs/>
            <w:sz w:val="22"/>
            <w:szCs w:val="22"/>
          </w:rPr>
          <w:delText>à</w:delText>
        </w:r>
        <w:r w:rsidRPr="002D5ADD" w:rsidDel="006E631B">
          <w:rPr>
            <w:rFonts w:ascii="iCiel Avenir LT Std 35 Light" w:hAnsi="iCiel Avenir LT Std 35 Light" w:cs="Arial"/>
            <w:b/>
            <w:bCs/>
            <w:i/>
            <w:iCs/>
            <w:sz w:val="22"/>
            <w:szCs w:val="22"/>
          </w:rPr>
          <w:delText>n th</w:delText>
        </w:r>
        <w:r w:rsidRPr="002D5ADD" w:rsidDel="006E631B">
          <w:rPr>
            <w:rFonts w:ascii="iCiel Avenir LT Std 35 Light" w:hAnsi="iCiel Avenir LT Std 35 Light" w:cs="Avenir Next LT Pro"/>
            <w:b/>
            <w:bCs/>
            <w:i/>
            <w:iCs/>
            <w:sz w:val="22"/>
            <w:szCs w:val="22"/>
          </w:rPr>
          <w:delText>à</w:delText>
        </w:r>
        <w:r w:rsidRPr="002D5ADD" w:rsidDel="006E631B">
          <w:rPr>
            <w:rFonts w:ascii="iCiel Avenir LT Std 35 Light" w:hAnsi="iCiel Avenir LT Std 35 Light" w:cs="Arial"/>
            <w:b/>
            <w:bCs/>
            <w:i/>
            <w:iCs/>
            <w:sz w:val="22"/>
            <w:szCs w:val="22"/>
          </w:rPr>
          <w:delText>nh k</w:delText>
        </w:r>
        <w:r w:rsidRPr="002D5ADD" w:rsidDel="006E631B">
          <w:rPr>
            <w:rFonts w:ascii="iCiel Avenir LT Std 35 Light" w:hAnsi="iCiel Avenir LT Std 35 Light" w:cs="Calibri"/>
            <w:b/>
            <w:bCs/>
            <w:i/>
            <w:iCs/>
            <w:sz w:val="22"/>
            <w:szCs w:val="22"/>
          </w:rPr>
          <w:delText>ỳ</w:delText>
        </w:r>
        <w:r w:rsidRPr="002D5ADD" w:rsidDel="006E631B">
          <w:rPr>
            <w:rFonts w:ascii="iCiel Avenir LT Std 35 Light" w:hAnsi="iCiel Avenir LT Std 35 Light" w:cs="Arial"/>
            <w:b/>
            <w:bCs/>
            <w:i/>
            <w:iCs/>
            <w:sz w:val="22"/>
            <w:szCs w:val="22"/>
          </w:rPr>
          <w:delText xml:space="preserve"> th</w:delText>
        </w:r>
        <w:r w:rsidRPr="002D5ADD" w:rsidDel="006E631B">
          <w:rPr>
            <w:rFonts w:ascii="iCiel Avenir LT Std 35 Light" w:hAnsi="iCiel Avenir LT Std 35 Light" w:cs="Calibri"/>
            <w:b/>
            <w:bCs/>
            <w:i/>
            <w:iCs/>
            <w:sz w:val="22"/>
            <w:szCs w:val="22"/>
          </w:rPr>
          <w:delText>ự</w:delText>
        </w:r>
        <w:r w:rsidRPr="002D5ADD" w:rsidDel="006E631B">
          <w:rPr>
            <w:rFonts w:ascii="iCiel Avenir LT Std 35 Light" w:hAnsi="iCiel Avenir LT Std 35 Light" w:cs="Arial"/>
            <w:b/>
            <w:bCs/>
            <w:i/>
            <w:iCs/>
            <w:sz w:val="22"/>
            <w:szCs w:val="22"/>
          </w:rPr>
          <w:delText>c t</w:delText>
        </w:r>
        <w:r w:rsidRPr="002D5ADD" w:rsidDel="006E631B">
          <w:rPr>
            <w:rFonts w:ascii="iCiel Avenir LT Std 35 Light" w:hAnsi="iCiel Avenir LT Std 35 Light" w:cs="Calibri"/>
            <w:b/>
            <w:bCs/>
            <w:i/>
            <w:iCs/>
            <w:sz w:val="22"/>
            <w:szCs w:val="22"/>
          </w:rPr>
          <w:delText>ậ</w:delText>
        </w:r>
        <w:r w:rsidRPr="002D5ADD" w:rsidDel="006E631B">
          <w:rPr>
            <w:rFonts w:ascii="iCiel Avenir LT Std 35 Light" w:hAnsi="iCiel Avenir LT Std 35 Light" w:cs="Arial"/>
            <w:b/>
            <w:bCs/>
            <w:i/>
            <w:iCs/>
            <w:sz w:val="22"/>
            <w:szCs w:val="22"/>
          </w:rPr>
          <w:delText>p</w:delText>
        </w:r>
        <w:r w:rsidRPr="002D5ADD" w:rsidDel="006E631B">
          <w:rPr>
            <w:rFonts w:ascii="iCiel Avenir LT Std 35 Light" w:hAnsi="iCiel Avenir LT Std 35 Light" w:cs="Arial"/>
            <w:i/>
            <w:iCs/>
            <w:sz w:val="22"/>
            <w:szCs w:val="22"/>
          </w:rPr>
          <w:delText>,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t</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phong chuy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p và cách thức để được ghi nhận điểm PSG phù hợp. </w:delText>
        </w:r>
        <w:r w:rsidDel="006E631B">
          <w:rPr>
            <w:rFonts w:ascii="iCiel Avenir LT Std 35 Light" w:hAnsi="iCiel Avenir LT Std 35 Light" w:cs="Arial"/>
            <w:i/>
            <w:iCs/>
            <w:sz w:val="22"/>
            <w:szCs w:val="22"/>
          </w:rPr>
          <w:delText xml:space="preserve">Phòng </w:delText>
        </w:r>
        <w:r w:rsidRPr="002D5ADD" w:rsidDel="006E631B">
          <w:rPr>
            <w:rFonts w:ascii="iCiel Avenir LT Std 35 Light" w:hAnsi="iCiel Avenir LT Std 35 Light" w:cs="Arial"/>
            <w:i/>
            <w:iCs/>
            <w:sz w:val="22"/>
            <w:szCs w:val="22"/>
          </w:rPr>
          <w:delText>Hướng nghiệp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ti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xem Bản Đánh giá Chất lượng Làm việc</w:delText>
        </w:r>
        <w:r w:rsidDel="006E631B">
          <w:rPr>
            <w:rFonts w:ascii="iCiel Avenir LT Std 35 Light" w:hAnsi="iCiel Avenir LT Std 35 Light" w:cs="Arial"/>
            <w:i/>
            <w:iCs/>
            <w:sz w:val="22"/>
            <w:szCs w:val="22"/>
          </w:rPr>
          <w:delText>/ Bản đánh giá Hồ sơ Năng lực Chuyên môn</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và các tài liệu chứng minh liên quan khác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ghi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n </w:delText>
        </w:r>
        <w:r w:rsidDel="006E631B">
          <w:rPr>
            <w:rFonts w:ascii="iCiel Avenir LT Std 35 Light" w:hAnsi="iCiel Avenir LT Std 35 Light" w:cs="Arial"/>
            <w:i/>
            <w:iCs/>
            <w:sz w:val="22"/>
            <w:szCs w:val="22"/>
          </w:rPr>
          <w:delText xml:space="preserve">điểm PSG, cũng như </w:delText>
        </w:r>
        <w:r w:rsidRPr="002D5ADD" w:rsidDel="006E631B">
          <w:rPr>
            <w:rFonts w:ascii="iCiel Avenir LT Std 35 Light" w:hAnsi="iCiel Avenir LT Std 35 Light" w:cs="Arial"/>
            <w:i/>
            <w:iCs/>
            <w:sz w:val="22"/>
            <w:szCs w:val="22"/>
          </w:rPr>
          <w:delText>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 m</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m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p trong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 xml:space="preserve">ng lai. </w:delText>
        </w:r>
      </w:del>
    </w:p>
    <w:p w14:paraId="748AA2AD" w14:textId="66883693" w:rsidR="00C1363F" w:rsidDel="006E631B" w:rsidRDefault="00C1363F">
      <w:pPr>
        <w:rPr>
          <w:del w:id="9533" w:author="An Tran, ACA (BUV)" w:date="2024-09-12T11:05:00Z" w16du:dateUtc="2024-09-12T04:05:00Z"/>
          <w:rFonts w:cs="Arial"/>
          <w:i/>
          <w:iCs/>
          <w:szCs w:val="22"/>
        </w:rPr>
        <w:pPrChange w:id="953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35" w:author="An Tran, ACA (BUV)" w:date="2024-09-12T11:05:00Z" w16du:dateUtc="2024-09-12T04:05:00Z">
        <w:r w:rsidRPr="002D5ADD" w:rsidDel="006E631B">
          <w:rPr>
            <w:rFonts w:ascii="iCiel Avenir LT Std 35 Light" w:hAnsi="iCiel Avenir LT Std 35 Light" w:cs="Arial"/>
            <w:i/>
            <w:iCs/>
            <w:sz w:val="22"/>
            <w:szCs w:val="22"/>
          </w:rPr>
          <w:delText>M</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d</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BUV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toàn diện </w:delText>
        </w:r>
        <w:r w:rsidRPr="002D5ADD" w:rsidDel="006E631B">
          <w:rPr>
            <w:rFonts w:ascii="iCiel Avenir LT Std 35 Light" w:hAnsi="iCiel Avenir LT Std 35 Light" w:cs="Arial"/>
            <w:i/>
            <w:iCs/>
            <w:sz w:val="22"/>
            <w:szCs w:val="22"/>
          </w:rPr>
          <w:delText>li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quan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lu</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trao quy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cho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u tr</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nhi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quy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cho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chuy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trong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b</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c, thay v</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é</w:delText>
        </w:r>
        <w:r w:rsidRPr="002D5ADD" w:rsidDel="006E631B">
          <w:rPr>
            <w:rFonts w:ascii="iCiel Avenir LT Std 35 Light" w:hAnsi="iCiel Avenir LT Std 35 Light" w:cs="Arial"/>
            <w:i/>
            <w:iCs/>
            <w:sz w:val="22"/>
            <w:szCs w:val="22"/>
          </w:rPr>
          <w:delText>p bu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sinh viên đi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ho</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ngay l</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t</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can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w:delText>
        </w:r>
        <w:r w:rsidRPr="002D5ADD" w:rsidDel="006E631B">
          <w:rPr>
            <w:rFonts w:ascii="iCiel Avenir LT Std 35 Light" w:hAnsi="iCiel Avenir LT Std 35 Light" w:cs="Arial"/>
            <w:i/>
            <w:iCs/>
            <w:sz w:val="22"/>
            <w:szCs w:val="22"/>
          </w:rPr>
          <w:delText>x</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venir Next LT Pro"/>
            <w:i/>
            <w:iCs/>
            <w:sz w:val="22"/>
            <w:szCs w:val="22"/>
          </w:rPr>
          <w:delText>”</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cho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BUV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o ra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nhi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ch</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con ng</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i s</w:delText>
        </w:r>
        <w:r w:rsidRPr="002D5ADD" w:rsidDel="006E631B">
          <w:rPr>
            <w:rFonts w:ascii="iCiel Avenir LT Std 35 Light" w:hAnsi="iCiel Avenir LT Std 35 Light" w:cs="Calibri"/>
            <w:i/>
            <w:iCs/>
            <w:sz w:val="22"/>
            <w:szCs w:val="22"/>
          </w:rPr>
          <w:delText>ẵ</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n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ẵ</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cho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lai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w:delText>
        </w:r>
      </w:del>
    </w:p>
    <w:p w14:paraId="1EEA96E3" w14:textId="50DFB8B1" w:rsidR="00E20BF9" w:rsidRPr="004373E8" w:rsidDel="006E631B" w:rsidRDefault="00C1363F">
      <w:pPr>
        <w:rPr>
          <w:del w:id="9536" w:author="An Tran, ACA (BUV)" w:date="2024-09-12T11:05:00Z" w16du:dateUtc="2024-09-12T04:05:00Z"/>
          <w:rFonts w:cs="Arial"/>
          <w:i/>
          <w:iCs/>
          <w:szCs w:val="22"/>
          <w:lang w:val="vi-VN"/>
        </w:rPr>
        <w:pPrChange w:id="953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38"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28AB4E25" w14:textId="5FA9837A" w:rsidR="00E20BF9" w:rsidRPr="004373E8" w:rsidDel="006E631B" w:rsidRDefault="00E20BF9">
      <w:pPr>
        <w:rPr>
          <w:del w:id="9539" w:author="An Tran, ACA (BUV)" w:date="2024-09-12T11:05:00Z" w16du:dateUtc="2024-09-12T04:05:00Z"/>
          <w:rFonts w:cs="Arial"/>
          <w:i/>
          <w:iCs/>
          <w:szCs w:val="22"/>
          <w:lang w:val="vi-VN"/>
        </w:rPr>
        <w:pPrChange w:id="9540"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541" w:name="_Toc141433237"/>
      <w:del w:id="9542" w:author="An Tran, ACA (BUV)" w:date="2024-09-12T11:05:00Z" w16du:dateUtc="2024-09-12T04:05:00Z">
        <w:r w:rsidRPr="004373E8" w:rsidDel="006E631B">
          <w:rPr>
            <w:rFonts w:cs="Arial"/>
            <w:szCs w:val="22"/>
            <w:lang w:val="vi-VN"/>
          </w:rPr>
          <w:delText xml:space="preserve">Can first year students go for internships? / </w:delText>
        </w:r>
        <w:r w:rsidRPr="004373E8" w:rsidDel="006E631B">
          <w:rPr>
            <w:rFonts w:cs="Arial"/>
            <w:i/>
            <w:iCs/>
            <w:szCs w:val="22"/>
            <w:lang w:val="vi-VN"/>
          </w:rPr>
          <w:delText>Sinh viên năm nh</w:delText>
        </w:r>
        <w:r w:rsidRPr="004373E8" w:rsidDel="006E631B">
          <w:rPr>
            <w:rFonts w:cs="Calibri"/>
            <w:i/>
            <w:iCs/>
            <w:szCs w:val="22"/>
            <w:lang w:val="vi-VN"/>
          </w:rPr>
          <w:delText>ấ</w:delText>
        </w:r>
        <w:r w:rsidRPr="004373E8" w:rsidDel="006E631B">
          <w:rPr>
            <w:rFonts w:cs="Arial"/>
            <w:i/>
            <w:iCs/>
            <w:szCs w:val="22"/>
            <w:lang w:val="vi-VN"/>
          </w:rPr>
          <w:delText>t có th</w:delText>
        </w:r>
        <w:r w:rsidRPr="004373E8" w:rsidDel="006E631B">
          <w:rPr>
            <w:rFonts w:cs="Calibri"/>
            <w:i/>
            <w:iCs/>
            <w:szCs w:val="22"/>
            <w:lang w:val="vi-VN"/>
          </w:rPr>
          <w:delText>ể</w:delText>
        </w:r>
        <w:r w:rsidRPr="004373E8" w:rsidDel="006E631B">
          <w:rPr>
            <w:rFonts w:cs="Arial"/>
            <w:i/>
            <w:iCs/>
            <w:szCs w:val="22"/>
            <w:lang w:val="vi-VN"/>
          </w:rPr>
          <w:delText xml:space="preserve"> đi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đ</w:delText>
        </w:r>
        <w:r w:rsidRPr="004373E8" w:rsidDel="006E631B">
          <w:rPr>
            <w:rFonts w:cs="Calibri"/>
            <w:i/>
            <w:iCs/>
            <w:szCs w:val="22"/>
            <w:lang w:val="vi-VN"/>
          </w:rPr>
          <w:delText>ượ</w:delText>
        </w:r>
        <w:r w:rsidRPr="004373E8" w:rsidDel="006E631B">
          <w:rPr>
            <w:rFonts w:cs="Arial"/>
            <w:i/>
            <w:iCs/>
            <w:szCs w:val="22"/>
            <w:lang w:val="vi-VN"/>
          </w:rPr>
          <w:delText>c không?</w:delText>
        </w:r>
        <w:bookmarkEnd w:id="9541"/>
      </w:del>
    </w:p>
    <w:p w14:paraId="4EE1A673" w14:textId="58B7D81B" w:rsidR="00E20BF9" w:rsidRPr="004373E8" w:rsidDel="006E631B" w:rsidRDefault="00E20BF9">
      <w:pPr>
        <w:rPr>
          <w:del w:id="9543" w:author="An Tran, ACA (BUV)" w:date="2024-09-12T11:05:00Z" w16du:dateUtc="2024-09-12T04:05:00Z"/>
          <w:rFonts w:cs="Arial"/>
          <w:bCs/>
          <w:szCs w:val="22"/>
          <w:u w:val="single"/>
          <w:lang w:val="vi-VN"/>
        </w:rPr>
        <w:pPrChange w:id="954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45"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5EA16DE8" w14:textId="4988B9D0" w:rsidR="00C1363F" w:rsidRPr="002D5ADD" w:rsidDel="006E631B" w:rsidRDefault="00C1363F">
      <w:pPr>
        <w:rPr>
          <w:del w:id="9546" w:author="An Tran, ACA (BUV)" w:date="2024-09-12T11:05:00Z" w16du:dateUtc="2024-09-12T04:05:00Z"/>
          <w:rFonts w:cs="Arial"/>
          <w:szCs w:val="22"/>
        </w:rPr>
        <w:pPrChange w:id="954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48" w:author="An Tran, ACA (BUV)" w:date="2024-09-12T11:05:00Z" w16du:dateUtc="2024-09-12T04:05:00Z">
        <w:r w:rsidRPr="691BD53B" w:rsidDel="006E631B">
          <w:rPr>
            <w:rFonts w:ascii="iCiel Avenir LT Std 35 Light" w:hAnsi="iCiel Avenir LT Std 35 Light" w:cs="Arial"/>
            <w:sz w:val="22"/>
            <w:szCs w:val="22"/>
          </w:rPr>
          <w:delTex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w:delText>
        </w:r>
        <w:r w:rsidR="005358E3" w:rsidRPr="691BD53B" w:rsidDel="006E631B">
          <w:rPr>
            <w:rFonts w:ascii="iCiel Avenir LT Std 35 Light" w:hAnsi="iCiel Avenir LT Std 35 Light" w:cs="Arial"/>
            <w:sz w:val="22"/>
            <w:szCs w:val="22"/>
          </w:rPr>
          <w:delText>level,</w:delText>
        </w:r>
        <w:r w:rsidRPr="691BD53B" w:rsidDel="006E631B">
          <w:rPr>
            <w:rFonts w:ascii="iCiel Avenir LT Std 35 Light" w:hAnsi="iCiel Avenir LT Std 35 Light" w:cs="Arial"/>
            <w:sz w:val="22"/>
            <w:szCs w:val="22"/>
          </w:rPr>
          <w:delText xml:space="preserve"> </w:delText>
        </w:r>
        <w:r w:rsidR="24175036" w:rsidRPr="691BD53B" w:rsidDel="006E631B">
          <w:rPr>
            <w:rFonts w:ascii="iCiel Avenir LT Std 35 Light" w:hAnsi="iCiel Avenir LT Std 35 Light" w:cs="Arial"/>
            <w:sz w:val="22"/>
            <w:szCs w:val="22"/>
          </w:rPr>
          <w:delText>and they</w:delText>
        </w:r>
        <w:r w:rsidRPr="691BD53B" w:rsidDel="006E631B">
          <w:rPr>
            <w:rFonts w:ascii="iCiel Avenir LT Std 35 Light" w:hAnsi="iCiel Avenir LT Std 35 Light" w:cs="Arial"/>
            <w:sz w:val="22"/>
            <w:szCs w:val="22"/>
          </w:rPr>
          <w:delText xml:space="preserve"> will need time to accumulate and learn new things. </w:delText>
        </w:r>
      </w:del>
    </w:p>
    <w:p w14:paraId="72024009" w14:textId="38C8DBF1" w:rsidR="00C1363F" w:rsidDel="006E631B" w:rsidRDefault="00C1363F">
      <w:pPr>
        <w:rPr>
          <w:del w:id="9549" w:author="An Tran, ACA (BUV)" w:date="2024-09-12T11:05:00Z" w16du:dateUtc="2024-09-12T04:05:00Z"/>
          <w:rFonts w:cs="Arial"/>
          <w:szCs w:val="22"/>
        </w:rPr>
        <w:pPrChange w:id="9550"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551" w:name="_Hlk171284136"/>
      <w:del w:id="9552" w:author="An Tran, ACA (BUV)" w:date="2024-09-12T11:05:00Z" w16du:dateUtc="2024-09-12T04:05:00Z">
        <w:r w:rsidRPr="002D5ADD" w:rsidDel="006E631B">
          <w:rPr>
            <w:rFonts w:ascii="iCiel Avenir LT Std 35 Light" w:hAnsi="iCiel Avenir LT Std 35 Light" w:cs="Arial"/>
            <w:sz w:val="22"/>
            <w:szCs w:val="22"/>
          </w:rPr>
          <w:delText>Therefore, we highly recommend Year 1 students:</w:delText>
        </w:r>
      </w:del>
    </w:p>
    <w:p w14:paraId="5B5F828B" w14:textId="2D41729D" w:rsidR="00C1363F" w:rsidRPr="00050F3E" w:rsidDel="006E631B" w:rsidRDefault="00C1363F">
      <w:pPr>
        <w:rPr>
          <w:del w:id="9553" w:author="An Tran, ACA (BUV)" w:date="2024-09-12T11:05:00Z" w16du:dateUtc="2024-09-12T04:05:00Z"/>
          <w:rFonts w:cs="Arial"/>
          <w:szCs w:val="22"/>
        </w:rPr>
        <w:pPrChange w:id="955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55" w:author="An Tran, ACA (BUV)" w:date="2024-09-12T11:05:00Z" w16du:dateUtc="2024-09-12T04:05:00Z">
        <w:r w:rsidRPr="00050F3E" w:rsidDel="006E631B">
          <w:rPr>
            <w:rFonts w:ascii="iCiel Avenir LT Std 35 Light" w:hAnsi="iCiel Avenir LT Std 35 Light" w:cs="Arial"/>
            <w:sz w:val="22"/>
            <w:szCs w:val="22"/>
            <w:lang w:val="en-GB"/>
          </w:rPr>
          <w:delText>Participate in the compulsory PSG Weeks Programme for first-year students, which spans five weeks and focuses on holistic personal and social growth activities. The programme features five themes</w:delText>
        </w:r>
        <w:r w:rsidRPr="00044208" w:rsidDel="006E631B">
          <w:rPr>
            <w:rFonts w:ascii="iCiel Avenir LT Std 35 Light" w:hAnsi="iCiel Avenir LT Std 35 Light" w:cs="Arial"/>
            <w:sz w:val="22"/>
            <w:szCs w:val="22"/>
            <w:lang w:val="vi-VN"/>
          </w:rPr>
          <w:delText>: Trends and Outlook, Self-exploration, Team Players, Value Creators, and Leadership. These themes are designed to equip students with essential social, professional, and life skills, providing a foundation for further personal development in the following years. The programme's duration of five weeks allows students to utilise their semester break for both the PSG Weeks Programme and an early internship.</w:delText>
        </w:r>
      </w:del>
    </w:p>
    <w:p w14:paraId="7A1FF046" w14:textId="44C1AA17" w:rsidR="00C1363F" w:rsidRPr="002D5ADD" w:rsidDel="006E631B" w:rsidRDefault="00C1363F">
      <w:pPr>
        <w:rPr>
          <w:del w:id="9556" w:author="An Tran, ACA (BUV)" w:date="2024-09-12T11:05:00Z" w16du:dateUtc="2024-09-12T04:05:00Z"/>
          <w:rFonts w:cs="Arial"/>
          <w:szCs w:val="22"/>
        </w:rPr>
        <w:pPrChange w:id="955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58" w:author="An Tran, ACA (BUV)" w:date="2024-09-12T11:05:00Z" w16du:dateUtc="2024-09-12T04:05:00Z">
        <w:r w:rsidRPr="002D5ADD" w:rsidDel="006E631B">
          <w:rPr>
            <w:rFonts w:ascii="iCiel Avenir LT Std 35 Light" w:hAnsi="iCiel Avenir LT Std 35 Light" w:cs="Arial"/>
            <w:sz w:val="22"/>
            <w:szCs w:val="22"/>
          </w:rPr>
          <w:delText>Not to limit their options within their specialised internships but broaden their opportunities to what they want to learn in any industry and explore the world of work to find out their best interests, strengths, passion, and a career decision after several exciting trials.</w:delText>
        </w:r>
      </w:del>
    </w:p>
    <w:p w14:paraId="3651AF35" w14:textId="2C424FA7" w:rsidR="00C1363F" w:rsidDel="006E631B" w:rsidRDefault="00C1363F">
      <w:pPr>
        <w:rPr>
          <w:del w:id="9559" w:author="An Tran, ACA (BUV)" w:date="2024-09-12T11:05:00Z" w16du:dateUtc="2024-09-12T04:05:00Z"/>
          <w:rFonts w:cs="Arial"/>
          <w:color w:val="000000" w:themeColor="text1"/>
          <w:szCs w:val="22"/>
        </w:rPr>
        <w:pPrChange w:id="956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61" w:author="An Tran, ACA (BUV)" w:date="2024-09-12T11:05:00Z" w16du:dateUtc="2024-09-12T04:05:00Z">
        <w:r w:rsidRPr="002D5ADD" w:rsidDel="006E631B">
          <w:rPr>
            <w:rFonts w:ascii="iCiel Avenir LT Std 35 Light" w:hAnsi="iCiel Avenir LT Std 35 Light" w:cs="Arial"/>
            <w:sz w:val="22"/>
            <w:szCs w:val="22"/>
          </w:rPr>
          <w:delText xml:space="preserve">Not to feel pressured if they don’t get an internship in Year 1. There are several other approaches to equip more skills and </w:delText>
        </w:r>
        <w:r w:rsidR="005358E3" w:rsidRPr="002D5ADD" w:rsidDel="006E631B">
          <w:rPr>
            <w:rFonts w:ascii="iCiel Avenir LT Std 35 Light" w:hAnsi="iCiel Avenir LT Std 35 Light" w:cs="Arial"/>
            <w:sz w:val="22"/>
            <w:szCs w:val="22"/>
          </w:rPr>
          <w:delText>experience and</w:delText>
        </w:r>
        <w:r w:rsidRPr="002D5ADD" w:rsidDel="006E631B">
          <w:rPr>
            <w:rFonts w:ascii="iCiel Avenir LT Std 35 Light" w:hAnsi="iCiel Avenir LT Std 35 Light" w:cs="Arial"/>
            <w:sz w:val="22"/>
            <w:szCs w:val="22"/>
          </w:rPr>
          <w:delText xml:space="preserve"> explore self and careers</w:delText>
        </w:r>
        <w:r w:rsidRPr="00050F3E" w:rsidDel="006E631B">
          <w:rPr>
            <w:rFonts w:ascii="iCiel Avenir LT Std 35 Light" w:hAnsi="iCiel Avenir LT Std 35 Light" w:cs="Arial"/>
            <w:color w:val="000000" w:themeColor="text1"/>
            <w:sz w:val="22"/>
            <w:szCs w:val="22"/>
          </w:rPr>
          <w:delText xml:space="preserve">. </w:delText>
        </w:r>
        <w:r w:rsidRPr="00050F3E" w:rsidDel="006E631B">
          <w:rPr>
            <w:rFonts w:ascii="iCiel Avenir LT Std 35 Light" w:hAnsi="iCiel Avenir LT Std 35 Light" w:cs="Arial"/>
            <w:color w:val="000000" w:themeColor="text1"/>
            <w:sz w:val="22"/>
            <w:szCs w:val="22"/>
            <w:lang w:val="vi-VN"/>
          </w:rPr>
          <w:delText>These include participating in additional PSG activities beyond the PSG Weeks Programme, such as extra</w:delText>
        </w:r>
        <w:r w:rsidRPr="00050F3E" w:rsidDel="006E631B">
          <w:rPr>
            <w:rFonts w:ascii="iCiel Avenir LT Std 35 Light" w:hAnsi="iCiel Avenir LT Std 35 Light" w:cs="Arial"/>
            <w:color w:val="000000" w:themeColor="text1"/>
            <w:sz w:val="22"/>
            <w:szCs w:val="22"/>
          </w:rPr>
          <w:delText>-</w:delText>
        </w:r>
        <w:r w:rsidRPr="00050F3E" w:rsidDel="006E631B">
          <w:rPr>
            <w:rFonts w:ascii="iCiel Avenir LT Std 35 Light" w:hAnsi="iCiel Avenir LT Std 35 Light" w:cs="Arial"/>
            <w:color w:val="000000" w:themeColor="text1"/>
            <w:sz w:val="22"/>
            <w:szCs w:val="22"/>
            <w:lang w:val="vi-VN"/>
          </w:rPr>
          <w:delText xml:space="preserve">curricular classes, </w:delText>
        </w:r>
        <w:r w:rsidRPr="00050F3E" w:rsidDel="006E631B">
          <w:rPr>
            <w:rFonts w:ascii="iCiel Avenir LT Std 35 Light" w:hAnsi="iCiel Avenir LT Std 35 Light" w:cs="Arial"/>
            <w:color w:val="000000" w:themeColor="text1"/>
            <w:sz w:val="22"/>
            <w:szCs w:val="22"/>
          </w:rPr>
          <w:delText xml:space="preserve">career talks, skill </w:delText>
        </w:r>
        <w:r w:rsidRPr="00050F3E" w:rsidDel="006E631B">
          <w:rPr>
            <w:rFonts w:ascii="iCiel Avenir LT Std 35 Light" w:hAnsi="iCiel Avenir LT Std 35 Light" w:cs="Arial"/>
            <w:color w:val="000000" w:themeColor="text1"/>
            <w:sz w:val="22"/>
            <w:szCs w:val="22"/>
            <w:lang w:val="vi-VN"/>
          </w:rPr>
          <w:delText>workshops</w:delText>
        </w:r>
        <w:r w:rsidRPr="00050F3E" w:rsidDel="006E631B">
          <w:rPr>
            <w:rFonts w:ascii="iCiel Avenir LT Std 35 Light" w:hAnsi="iCiel Avenir LT Std 35 Light" w:cs="Arial"/>
            <w:color w:val="000000" w:themeColor="text1"/>
            <w:sz w:val="22"/>
            <w:szCs w:val="22"/>
          </w:rPr>
          <w:delText xml:space="preserve"> and courses</w:delText>
        </w:r>
        <w:r w:rsidRPr="00050F3E" w:rsidDel="006E631B">
          <w:rPr>
            <w:rFonts w:ascii="iCiel Avenir LT Std 35 Light" w:hAnsi="iCiel Avenir LT Std 35 Light" w:cs="Arial"/>
            <w:color w:val="000000" w:themeColor="text1"/>
            <w:sz w:val="22"/>
            <w:szCs w:val="22"/>
            <w:lang w:val="vi-VN"/>
          </w:rPr>
          <w:delText>, student projects, volunteer activities</w:delText>
        </w:r>
        <w:r w:rsidDel="006E631B">
          <w:rPr>
            <w:rFonts w:ascii="iCiel Avenir LT Std 35 Light" w:hAnsi="iCiel Avenir LT Std 35 Light" w:cs="Arial"/>
            <w:color w:val="000000" w:themeColor="text1"/>
            <w:sz w:val="22"/>
            <w:szCs w:val="22"/>
          </w:rPr>
          <w:delText>, and so on</w:delText>
        </w:r>
        <w:r w:rsidRPr="00050F3E" w:rsidDel="006E631B">
          <w:rPr>
            <w:rFonts w:ascii="iCiel Avenir LT Std 35 Light" w:hAnsi="iCiel Avenir LT Std 35 Light" w:cs="Arial"/>
            <w:color w:val="000000" w:themeColor="text1"/>
            <w:sz w:val="22"/>
            <w:szCs w:val="22"/>
            <w:lang w:val="vi-VN"/>
          </w:rPr>
          <w:delText>.</w:delText>
        </w:r>
        <w:r w:rsidRPr="00050F3E" w:rsidDel="006E631B">
          <w:rPr>
            <w:rFonts w:ascii="iCiel Avenir LT Std 35 Light" w:hAnsi="iCiel Avenir LT Std 35 Light" w:cs="Arial"/>
            <w:color w:val="000000" w:themeColor="text1"/>
            <w:sz w:val="22"/>
            <w:szCs w:val="22"/>
          </w:rPr>
          <w:delText xml:space="preserve"> </w:delText>
        </w:r>
      </w:del>
    </w:p>
    <w:p w14:paraId="76BB4ECE" w14:textId="36B7C6BC" w:rsidR="00C1363F" w:rsidRPr="00050F3E" w:rsidDel="006E631B" w:rsidRDefault="00C1363F">
      <w:pPr>
        <w:rPr>
          <w:del w:id="9562" w:author="An Tran, ACA (BUV)" w:date="2024-09-12T11:05:00Z" w16du:dateUtc="2024-09-12T04:05:00Z"/>
          <w:rFonts w:cs="Arial"/>
          <w:szCs w:val="22"/>
        </w:rPr>
        <w:pPrChange w:id="956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64" w:author="An Tran, ACA (BUV)" w:date="2024-09-12T11:05:00Z" w16du:dateUtc="2024-09-12T04:05:00Z">
        <w:r w:rsidRPr="00050F3E" w:rsidDel="006E631B">
          <w:rPr>
            <w:rFonts w:ascii="iCiel Avenir LT Std 35 Light" w:hAnsi="iCiel Avenir LT Std 35 Light" w:cs="Arial"/>
            <w:sz w:val="22"/>
            <w:szCs w:val="22"/>
          </w:rPr>
          <w:delText xml:space="preserve">Should you have any question or need any support, feel free to contact </w:delText>
        </w:r>
        <w:r w:rsidRPr="00050F3E" w:rsidDel="006E631B">
          <w:rPr>
            <w:rFonts w:ascii="iCiel Avenir LT Std 35 Light" w:hAnsi="iCiel Avenir LT Std 35 Light" w:cs="Arial"/>
            <w:b/>
            <w:bCs/>
            <w:sz w:val="22"/>
            <w:szCs w:val="22"/>
          </w:rPr>
          <w:delText>SE Career Services &amp; Industry Relations (CSIR)</w:delText>
        </w:r>
        <w:r w:rsidRPr="00050F3E"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5C3DE3"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RPr="00050F3E" w:rsidDel="006E631B">
          <w:rPr>
            <w:rFonts w:ascii="iCiel Avenir LT Std 35 Light" w:hAnsi="iCiel Avenir LT Std 35 Light" w:cs="Arial"/>
            <w:sz w:val="22"/>
            <w:szCs w:val="22"/>
          </w:rPr>
          <w:delText>, BUV’s phone number: (+84) (221) 6 250 250 | Ext. 562, or meet us at the SE Lounge (1</w:delText>
        </w:r>
        <w:r w:rsidRPr="00050F3E" w:rsidDel="006E631B">
          <w:rPr>
            <w:rFonts w:ascii="iCiel Avenir LT Std 35 Light" w:hAnsi="iCiel Avenir LT Std 35 Light" w:cs="Arial"/>
            <w:sz w:val="22"/>
            <w:szCs w:val="22"/>
            <w:vertAlign w:val="superscript"/>
          </w:rPr>
          <w:delText>st</w:delText>
        </w:r>
        <w:r w:rsidRPr="00050F3E"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5C3DE3" w:rsidDel="006E631B">
          <w:rPr>
            <w:rStyle w:val="Hyperlink"/>
            <w:rFonts w:ascii="iCiel Avenir LT Std 35 Light" w:hAnsi="iCiel Avenir LT Std 35 Light" w:cs="Arial"/>
            <w:sz w:val="22"/>
            <w:szCs w:val="22"/>
          </w:rPr>
          <w:delText>BUV SE Booking Portal</w:delText>
        </w:r>
        <w:r w:rsidR="006E631B" w:rsidDel="006E631B">
          <w:rPr>
            <w:rStyle w:val="Hyperlink"/>
            <w:rFonts w:ascii="iCiel Avenir LT Std 35 Light" w:hAnsi="iCiel Avenir LT Std 35 Light" w:cs="Arial"/>
            <w:sz w:val="22"/>
            <w:szCs w:val="22"/>
          </w:rPr>
          <w:fldChar w:fldCharType="end"/>
        </w:r>
        <w:r w:rsidRPr="00050F3E" w:rsidDel="006E631B">
          <w:rPr>
            <w:rFonts w:ascii="iCiel Avenir LT Std 35 Light" w:hAnsi="iCiel Avenir LT Std 35 Light" w:cs="Arial"/>
            <w:sz w:val="22"/>
            <w:szCs w:val="22"/>
          </w:rPr>
          <w:delText>.</w:delText>
        </w:r>
      </w:del>
    </w:p>
    <w:p w14:paraId="0ACB2AC7" w14:textId="434FF2A3" w:rsidR="00C1363F" w:rsidRPr="00050F3E" w:rsidDel="006E631B" w:rsidRDefault="00C1363F">
      <w:pPr>
        <w:rPr>
          <w:del w:id="9565" w:author="An Tran, ACA (BUV)" w:date="2024-09-12T11:05:00Z" w16du:dateUtc="2024-09-12T04:05:00Z"/>
          <w:rFonts w:cs="Arial"/>
          <w:color w:val="000000" w:themeColor="text1"/>
          <w:szCs w:val="22"/>
        </w:rPr>
        <w:pPrChange w:id="9566"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2F34C42C" w14:textId="0DFBEE9D" w:rsidR="00C1363F" w:rsidRPr="002D5ADD" w:rsidDel="006E631B" w:rsidRDefault="00C1363F">
      <w:pPr>
        <w:rPr>
          <w:del w:id="9567" w:author="An Tran, ACA (BUV)" w:date="2024-09-12T11:05:00Z" w16du:dateUtc="2024-09-12T04:05:00Z"/>
          <w:rFonts w:cs="Arial"/>
          <w:i/>
          <w:iCs/>
          <w:szCs w:val="22"/>
        </w:rPr>
        <w:pPrChange w:id="956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69" w:author="An Tran, ACA (BUV)" w:date="2024-09-12T11:05:00Z" w16du:dateUtc="2024-09-12T04:05:00Z">
        <w:r w:rsidRPr="002D5ADD" w:rsidDel="006E631B">
          <w:rPr>
            <w:rFonts w:ascii="iCiel Avenir LT Std 35 Light" w:hAnsi="iCiel Avenir LT Std 35 Light" w:cs="Arial"/>
            <w:i/>
            <w:iCs/>
            <w:sz w:val="22"/>
            <w:szCs w:val="22"/>
          </w:rPr>
          <w:delText xml:space="preserve">Sinh viên BUV có thể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ngay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nếu các bạn sẵn sàng trải nghiệm và có đủ các kỹ năng mềm cơ bản. R</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BUV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nhau </w:delText>
        </w:r>
        <w:r w:rsidRPr="002D5ADD" w:rsidDel="006E631B">
          <w:rPr>
            <w:rFonts w:ascii="iCiel Avenir LT Std 35 Light" w:hAnsi="iCiel Avenir LT Std 35 Light" w:cs="Avenir Next LT Pro"/>
            <w:i/>
            <w:iCs/>
            <w:sz w:val="22"/>
            <w:szCs w:val="22"/>
          </w:rPr>
          <w:delText>đã</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su</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ngay sau 1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2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ngh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BUV.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thi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m</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c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quen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nghi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x</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n</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Ki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chuyên môn, cũng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chuy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 xml:space="preserve">i gian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trau d</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 xml:space="preserve">i. </w:delText>
        </w:r>
      </w:del>
    </w:p>
    <w:p w14:paraId="1656A873" w14:textId="4D16ACCB" w:rsidR="00C1363F" w:rsidRPr="002D5ADD" w:rsidDel="006E631B" w:rsidRDefault="00C1363F">
      <w:pPr>
        <w:rPr>
          <w:del w:id="9570" w:author="An Tran, ACA (BUV)" w:date="2024-09-12T11:05:00Z" w16du:dateUtc="2024-09-12T04:05:00Z"/>
          <w:rFonts w:cs="Arial"/>
          <w:i/>
          <w:iCs/>
          <w:szCs w:val="22"/>
        </w:rPr>
        <w:pPrChange w:id="957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72" w:author="An Tran, ACA (BUV)" w:date="2024-09-12T11:05:00Z" w16du:dateUtc="2024-09-12T04:05:00Z">
        <w:r w:rsidRPr="002D5ADD" w:rsidDel="006E631B">
          <w:rPr>
            <w:rFonts w:ascii="iCiel Avenir LT Std 35 Light" w:hAnsi="iCiel Avenir LT Std 35 Light" w:cs="Arial"/>
            <w:i/>
            <w:iCs/>
            <w:sz w:val="22"/>
            <w:szCs w:val="22"/>
          </w:rPr>
          <w:delText xml:space="preserve">Do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bi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t khuy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w:delText>
        </w:r>
      </w:del>
    </w:p>
    <w:p w14:paraId="1588FCCD" w14:textId="32A0891B" w:rsidR="00C1363F" w:rsidRPr="00EB0ADA" w:rsidDel="006E631B" w:rsidRDefault="00C1363F">
      <w:pPr>
        <w:rPr>
          <w:del w:id="9573" w:author="An Tran, ACA (BUV)" w:date="2024-09-12T11:05:00Z" w16du:dateUtc="2024-09-12T04:05:00Z"/>
          <w:rFonts w:cs="Arial"/>
          <w:i/>
          <w:iCs/>
          <w:szCs w:val="22"/>
          <w:lang w:val="vi-VN"/>
        </w:rPr>
        <w:pPrChange w:id="957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75" w:author="An Tran, ACA (BUV)" w:date="2024-09-12T11:05:00Z" w16du:dateUtc="2024-09-12T04:05:00Z">
        <w:r w:rsidRPr="00EB0ADA" w:rsidDel="006E631B">
          <w:rPr>
            <w:rFonts w:ascii="iCiel Avenir LT Std 35 Light" w:hAnsi="iCiel Avenir LT Std 35 Light" w:cs="Arial"/>
            <w:i/>
            <w:iCs/>
            <w:sz w:val="22"/>
            <w:szCs w:val="22"/>
            <w:lang w:val="vi-VN"/>
          </w:rPr>
          <w:delText>Tham gia vào Tuần lễ Nâng cao Năng lực Cá nhân và Kỹ năng Xã hội PSG dành cho sinh viên năm nhất, kéo dài trong vòng 05 tuần, giúp phát triển năng lực toàn diện trên nhiều lĩnh vực. 05 tuần lễ bao hàm 05 chủ đề: Xu hướng tương lai, Khám phá bản thân, Làm việc nhóm, Kiến tạo giá trị, Lãnh đạo. Các chủ đề này được thiết kế giúp trang bị cho sinh viên những kiến thức và kỹ năng xã hội, nghề nghiệp nền tảng, thiết yếu để phát triển năng lực mạnh mẽ trong các năm học tiếp theo. Chương trình kéo dài trong 05 tuần cũng tạo điều kiện cho sinh viên tận dụng kỳ nghỉ của mình, vừa tham gia các tuần lễ, vừa có thể đi thực tập từ sớm.</w:delText>
        </w:r>
      </w:del>
    </w:p>
    <w:p w14:paraId="435700B7" w14:textId="69AE7F1F" w:rsidR="00C1363F" w:rsidRPr="00050F3E" w:rsidDel="006E631B" w:rsidRDefault="00C1363F">
      <w:pPr>
        <w:rPr>
          <w:del w:id="9576" w:author="An Tran, ACA (BUV)" w:date="2024-09-12T11:05:00Z" w16du:dateUtc="2024-09-12T04:05:00Z"/>
          <w:rFonts w:cs="Arial"/>
          <w:i/>
          <w:iCs/>
          <w:szCs w:val="22"/>
          <w:lang w:val="vi-VN"/>
        </w:rPr>
        <w:pPrChange w:id="957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78" w:author="An Tran, ACA (BUV)" w:date="2024-09-12T11:05:00Z" w16du:dateUtc="2024-09-12T04:05:00Z">
        <w:r w:rsidRPr="00050F3E" w:rsidDel="006E631B">
          <w:rPr>
            <w:rFonts w:ascii="iCiel Avenir LT Std 35 Light" w:hAnsi="iCiel Avenir LT Std 35 Light" w:cs="Arial"/>
            <w:i/>
            <w:iCs/>
            <w:sz w:val="22"/>
            <w:szCs w:val="22"/>
            <w:lang w:val="vi-VN"/>
          </w:rPr>
          <w:delText>Kh</w:delText>
        </w:r>
        <w:r w:rsidRPr="00050F3E" w:rsidDel="006E631B">
          <w:rPr>
            <w:rFonts w:ascii="iCiel Avenir LT Std 35 Light" w:hAnsi="iCiel Avenir LT Std 35 Light" w:cs="Avenir Next LT Pro"/>
            <w:i/>
            <w:iCs/>
            <w:sz w:val="22"/>
            <w:szCs w:val="22"/>
            <w:lang w:val="vi-VN"/>
          </w:rPr>
          <w:delText>ô</w:delText>
        </w:r>
        <w:r w:rsidRPr="00050F3E" w:rsidDel="006E631B">
          <w:rPr>
            <w:rFonts w:ascii="iCiel Avenir LT Std 35 Light" w:hAnsi="iCiel Avenir LT Std 35 Light" w:cs="Arial"/>
            <w:i/>
            <w:iCs/>
            <w:sz w:val="22"/>
            <w:szCs w:val="22"/>
            <w:lang w:val="vi-VN"/>
          </w:rPr>
          <w:delText>ng n</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n gi</w:delText>
        </w:r>
        <w:r w:rsidRPr="00050F3E" w:rsidDel="006E631B">
          <w:rPr>
            <w:rFonts w:ascii="iCiel Avenir LT Std 35 Light" w:hAnsi="iCiel Avenir LT Std 35 Light" w:cs="Calibri"/>
            <w:i/>
            <w:iCs/>
            <w:sz w:val="22"/>
            <w:szCs w:val="22"/>
            <w:lang w:val="vi-VN"/>
          </w:rPr>
          <w:delText>ớ</w:delText>
        </w:r>
        <w:r w:rsidRPr="00050F3E" w:rsidDel="006E631B">
          <w:rPr>
            <w:rFonts w:ascii="iCiel Avenir LT Std 35 Light" w:hAnsi="iCiel Avenir LT Std 35 Light" w:cs="Arial"/>
            <w:i/>
            <w:iCs/>
            <w:sz w:val="22"/>
            <w:szCs w:val="22"/>
            <w:lang w:val="vi-VN"/>
          </w:rPr>
          <w:delText>i h</w:delText>
        </w:r>
        <w:r w:rsidRPr="00050F3E" w:rsidDel="006E631B">
          <w:rPr>
            <w:rFonts w:ascii="iCiel Avenir LT Std 35 Light" w:hAnsi="iCiel Avenir LT Std 35 Light" w:cs="Calibri"/>
            <w:i/>
            <w:iCs/>
            <w:sz w:val="22"/>
            <w:szCs w:val="22"/>
            <w:lang w:val="vi-VN"/>
          </w:rPr>
          <w:delText>ạ</w:delText>
        </w:r>
        <w:r w:rsidRPr="00050F3E" w:rsidDel="006E631B">
          <w:rPr>
            <w:rFonts w:ascii="iCiel Avenir LT Std 35 Light" w:hAnsi="iCiel Avenir LT Std 35 Light" w:cs="Arial"/>
            <w:i/>
            <w:iCs/>
            <w:sz w:val="22"/>
            <w:szCs w:val="22"/>
            <w:lang w:val="vi-VN"/>
          </w:rPr>
          <w:delText>n s</w:delText>
        </w:r>
        <w:r w:rsidRPr="00050F3E" w:rsidDel="006E631B">
          <w:rPr>
            <w:rFonts w:ascii="iCiel Avenir LT Std 35 Light" w:hAnsi="iCiel Avenir LT Std 35 Light" w:cs="Calibri"/>
            <w:i/>
            <w:iCs/>
            <w:sz w:val="22"/>
            <w:szCs w:val="22"/>
            <w:lang w:val="vi-VN"/>
          </w:rPr>
          <w:delText>ự</w:delText>
        </w:r>
        <w:r w:rsidRPr="00050F3E" w:rsidDel="006E631B">
          <w:rPr>
            <w:rFonts w:ascii="iCiel Avenir LT Std 35 Light" w:hAnsi="iCiel Avenir LT Std 35 Light" w:cs="Arial"/>
            <w:i/>
            <w:iCs/>
            <w:sz w:val="22"/>
            <w:szCs w:val="22"/>
            <w:lang w:val="vi-VN"/>
          </w:rPr>
          <w:delText xml:space="preserve"> l</w:delText>
        </w:r>
        <w:r w:rsidRPr="00050F3E" w:rsidDel="006E631B">
          <w:rPr>
            <w:rFonts w:ascii="iCiel Avenir LT Std 35 Light" w:hAnsi="iCiel Avenir LT Std 35 Light" w:cs="Calibri"/>
            <w:i/>
            <w:iCs/>
            <w:sz w:val="22"/>
            <w:szCs w:val="22"/>
            <w:lang w:val="vi-VN"/>
          </w:rPr>
          <w:delText>ự</w:delText>
        </w:r>
        <w:r w:rsidRPr="00050F3E" w:rsidDel="006E631B">
          <w:rPr>
            <w:rFonts w:ascii="iCiel Avenir LT Std 35 Light" w:hAnsi="iCiel Avenir LT Std 35 Light" w:cs="Arial"/>
            <w:i/>
            <w:iCs/>
            <w:sz w:val="22"/>
            <w:szCs w:val="22"/>
            <w:lang w:val="vi-VN"/>
          </w:rPr>
          <w:delText>a ch</w:delText>
        </w:r>
        <w:r w:rsidRPr="00050F3E" w:rsidDel="006E631B">
          <w:rPr>
            <w:rFonts w:ascii="iCiel Avenir LT Std 35 Light" w:hAnsi="iCiel Avenir LT Std 35 Light" w:cs="Calibri"/>
            <w:i/>
            <w:iCs/>
            <w:sz w:val="22"/>
            <w:szCs w:val="22"/>
            <w:lang w:val="vi-VN"/>
          </w:rPr>
          <w:delText>ọ</w:delText>
        </w:r>
        <w:r w:rsidRPr="00050F3E" w:rsidDel="006E631B">
          <w:rPr>
            <w:rFonts w:ascii="iCiel Avenir LT Std 35 Light" w:hAnsi="iCiel Avenir LT Std 35 Light" w:cs="Arial"/>
            <w:i/>
            <w:iCs/>
            <w:sz w:val="22"/>
            <w:szCs w:val="22"/>
            <w:lang w:val="vi-VN"/>
          </w:rPr>
          <w:delText>n c</w:delText>
        </w:r>
        <w:r w:rsidRPr="00050F3E" w:rsidDel="006E631B">
          <w:rPr>
            <w:rFonts w:ascii="iCiel Avenir LT Std 35 Light" w:hAnsi="iCiel Avenir LT Std 35 Light" w:cs="Calibri"/>
            <w:i/>
            <w:iCs/>
            <w:sz w:val="22"/>
            <w:szCs w:val="22"/>
            <w:lang w:val="vi-VN"/>
          </w:rPr>
          <w:delText>ủ</w:delText>
        </w:r>
        <w:r w:rsidRPr="00050F3E" w:rsidDel="006E631B">
          <w:rPr>
            <w:rFonts w:ascii="iCiel Avenir LT Std 35 Light" w:hAnsi="iCiel Avenir LT Std 35 Light" w:cs="Arial"/>
            <w:i/>
            <w:iCs/>
            <w:sz w:val="22"/>
            <w:szCs w:val="22"/>
            <w:lang w:val="vi-VN"/>
          </w:rPr>
          <w:delText>a m</w:delText>
        </w:r>
        <w:r w:rsidRPr="00050F3E" w:rsidDel="006E631B">
          <w:rPr>
            <w:rFonts w:ascii="iCiel Avenir LT Std 35 Light" w:hAnsi="iCiel Avenir LT Std 35 Light" w:cs="Avenir Next LT Pro"/>
            <w:i/>
            <w:iCs/>
            <w:sz w:val="22"/>
            <w:szCs w:val="22"/>
            <w:lang w:val="vi-VN"/>
          </w:rPr>
          <w:delText>ì</w:delText>
        </w:r>
        <w:r w:rsidRPr="00050F3E" w:rsidDel="006E631B">
          <w:rPr>
            <w:rFonts w:ascii="iCiel Avenir LT Std 35 Light" w:hAnsi="iCiel Avenir LT Std 35 Light" w:cs="Arial"/>
            <w:i/>
            <w:iCs/>
            <w:sz w:val="22"/>
            <w:szCs w:val="22"/>
            <w:lang w:val="vi-VN"/>
          </w:rPr>
          <w:delText>nh trong nh</w:delText>
        </w:r>
        <w:r w:rsidRPr="00050F3E" w:rsidDel="006E631B">
          <w:rPr>
            <w:rFonts w:ascii="iCiel Avenir LT Std 35 Light" w:hAnsi="iCiel Avenir LT Std 35 Light" w:cs="Calibri"/>
            <w:i/>
            <w:iCs/>
            <w:sz w:val="22"/>
            <w:szCs w:val="22"/>
            <w:lang w:val="vi-VN"/>
          </w:rPr>
          <w:delText>ữ</w:delText>
        </w:r>
        <w:r w:rsidRPr="00050F3E" w:rsidDel="006E631B">
          <w:rPr>
            <w:rFonts w:ascii="iCiel Avenir LT Std 35 Light" w:hAnsi="iCiel Avenir LT Std 35 Light" w:cs="Arial"/>
            <w:i/>
            <w:iCs/>
            <w:sz w:val="22"/>
            <w:szCs w:val="22"/>
            <w:lang w:val="vi-VN"/>
          </w:rPr>
          <w:delText>ng c</w:delText>
        </w:r>
        <w:r w:rsidRPr="00050F3E" w:rsidDel="006E631B">
          <w:rPr>
            <w:rFonts w:ascii="iCiel Avenir LT Std 35 Light" w:hAnsi="iCiel Avenir LT Std 35 Light" w:cs="Avenir Next LT Pro"/>
            <w:i/>
            <w:iCs/>
            <w:sz w:val="22"/>
            <w:szCs w:val="22"/>
            <w:lang w:val="vi-VN"/>
          </w:rPr>
          <w:delText>ô</w:delText>
        </w:r>
        <w:r w:rsidRPr="00050F3E" w:rsidDel="006E631B">
          <w:rPr>
            <w:rFonts w:ascii="iCiel Avenir LT Std 35 Light" w:hAnsi="iCiel Avenir LT Std 35 Light" w:cs="Arial"/>
            <w:i/>
            <w:iCs/>
            <w:sz w:val="22"/>
            <w:szCs w:val="22"/>
            <w:lang w:val="vi-VN"/>
          </w:rPr>
          <w:delText>ng vi</w:delText>
        </w:r>
        <w:r w:rsidRPr="00050F3E" w:rsidDel="006E631B">
          <w:rPr>
            <w:rFonts w:ascii="iCiel Avenir LT Std 35 Light" w:hAnsi="iCiel Avenir LT Std 35 Light" w:cs="Calibri"/>
            <w:i/>
            <w:iCs/>
            <w:sz w:val="22"/>
            <w:szCs w:val="22"/>
            <w:lang w:val="vi-VN"/>
          </w:rPr>
          <w:delText>ệ</w:delText>
        </w:r>
        <w:r w:rsidRPr="00050F3E" w:rsidDel="006E631B">
          <w:rPr>
            <w:rFonts w:ascii="iCiel Avenir LT Std 35 Light" w:hAnsi="iCiel Avenir LT Std 35 Light" w:cs="Arial"/>
            <w:i/>
            <w:iCs/>
            <w:sz w:val="22"/>
            <w:szCs w:val="22"/>
            <w:lang w:val="vi-VN"/>
          </w:rPr>
          <w:delText>c, ng</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nh ngh</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 xml:space="preserve"> li</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n quan tr</w:delText>
        </w:r>
        <w:r w:rsidRPr="00050F3E" w:rsidDel="006E631B">
          <w:rPr>
            <w:rFonts w:ascii="iCiel Avenir LT Std 35 Light" w:hAnsi="iCiel Avenir LT Std 35 Light" w:cs="Calibri"/>
            <w:i/>
            <w:iCs/>
            <w:sz w:val="22"/>
            <w:szCs w:val="22"/>
            <w:lang w:val="vi-VN"/>
          </w:rPr>
          <w:delText>ự</w:delText>
        </w:r>
        <w:r w:rsidRPr="00050F3E" w:rsidDel="006E631B">
          <w:rPr>
            <w:rFonts w:ascii="iCiel Avenir LT Std 35 Light" w:hAnsi="iCiel Avenir LT Std 35 Light" w:cs="Arial"/>
            <w:i/>
            <w:iCs/>
            <w:sz w:val="22"/>
            <w:szCs w:val="22"/>
            <w:lang w:val="vi-VN"/>
          </w:rPr>
          <w:delText>c ti</w:delText>
        </w:r>
        <w:r w:rsidRPr="00050F3E" w:rsidDel="006E631B">
          <w:rPr>
            <w:rFonts w:ascii="iCiel Avenir LT Std 35 Light" w:hAnsi="iCiel Avenir LT Std 35 Light" w:cs="Calibri"/>
            <w:i/>
            <w:iCs/>
            <w:sz w:val="22"/>
            <w:szCs w:val="22"/>
            <w:lang w:val="vi-VN"/>
          </w:rPr>
          <w:delText>ế</w:delText>
        </w:r>
        <w:r w:rsidRPr="00050F3E" w:rsidDel="006E631B">
          <w:rPr>
            <w:rFonts w:ascii="iCiel Avenir LT Std 35 Light" w:hAnsi="iCiel Avenir LT Std 35 Light" w:cs="Arial"/>
            <w:i/>
            <w:iCs/>
            <w:sz w:val="22"/>
            <w:szCs w:val="22"/>
            <w:lang w:val="vi-VN"/>
          </w:rPr>
          <w:delText xml:space="preserve">p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Calibri"/>
            <w:i/>
            <w:iCs/>
            <w:sz w:val="22"/>
            <w:szCs w:val="22"/>
            <w:lang w:val="vi-VN"/>
          </w:rPr>
          <w:delText>ế</w:delText>
        </w:r>
        <w:r w:rsidRPr="00050F3E" w:rsidDel="006E631B">
          <w:rPr>
            <w:rFonts w:ascii="iCiel Avenir LT Std 35 Light" w:hAnsi="iCiel Avenir LT Std 35 Light" w:cs="Arial"/>
            <w:i/>
            <w:iCs/>
            <w:sz w:val="22"/>
            <w:szCs w:val="22"/>
            <w:lang w:val="vi-VN"/>
          </w:rPr>
          <w:delText>n chuy</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n ng</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nh h</w:delText>
        </w:r>
        <w:r w:rsidRPr="00050F3E" w:rsidDel="006E631B">
          <w:rPr>
            <w:rFonts w:ascii="iCiel Avenir LT Std 35 Light" w:hAnsi="iCiel Avenir LT Std 35 Light" w:cs="Calibri"/>
            <w:i/>
            <w:iCs/>
            <w:sz w:val="22"/>
            <w:szCs w:val="22"/>
            <w:lang w:val="vi-VN"/>
          </w:rPr>
          <w:delText>ọ</w:delText>
        </w:r>
        <w:r w:rsidRPr="00050F3E" w:rsidDel="006E631B">
          <w:rPr>
            <w:rFonts w:ascii="iCiel Avenir LT Std 35 Light" w:hAnsi="iCiel Avenir LT Std 35 Light" w:cs="Arial"/>
            <w:i/>
            <w:iCs/>
            <w:sz w:val="22"/>
            <w:szCs w:val="22"/>
            <w:lang w:val="vi-VN"/>
          </w:rPr>
          <w:delText>c, m</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 xml:space="preserve"> h</w:delText>
        </w:r>
        <w:r w:rsidRPr="00050F3E" w:rsidDel="006E631B">
          <w:rPr>
            <w:rFonts w:ascii="iCiel Avenir LT Std 35 Light" w:hAnsi="iCiel Avenir LT Std 35 Light" w:cs="Avenir Next LT Pro"/>
            <w:i/>
            <w:iCs/>
            <w:sz w:val="22"/>
            <w:szCs w:val="22"/>
            <w:lang w:val="vi-VN"/>
          </w:rPr>
          <w:delText>ã</w:delText>
        </w:r>
        <w:r w:rsidRPr="00050F3E" w:rsidDel="006E631B">
          <w:rPr>
            <w:rFonts w:ascii="iCiel Avenir LT Std 35 Light" w:hAnsi="iCiel Avenir LT Std 35 Light" w:cs="Arial"/>
            <w:i/>
            <w:iCs/>
            <w:sz w:val="22"/>
            <w:szCs w:val="22"/>
            <w:lang w:val="vi-VN"/>
          </w:rPr>
          <w:delText>y n</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n m</w:delText>
        </w:r>
        <w:r w:rsidRPr="00050F3E" w:rsidDel="006E631B">
          <w:rPr>
            <w:rFonts w:ascii="iCiel Avenir LT Std 35 Light" w:hAnsi="iCiel Avenir LT Std 35 Light" w:cs="Calibri"/>
            <w:i/>
            <w:iCs/>
            <w:sz w:val="22"/>
            <w:szCs w:val="22"/>
            <w:lang w:val="vi-VN"/>
          </w:rPr>
          <w:delText>ở</w:delText>
        </w:r>
        <w:r w:rsidRPr="00050F3E" w:rsidDel="006E631B">
          <w:rPr>
            <w:rFonts w:ascii="iCiel Avenir LT Std 35 Light" w:hAnsi="iCiel Avenir LT Std 35 Light" w:cs="Arial"/>
            <w:i/>
            <w:iCs/>
            <w:sz w:val="22"/>
            <w:szCs w:val="22"/>
            <w:lang w:val="vi-VN"/>
          </w:rPr>
          <w:delText xml:space="preserve"> r</w:delText>
        </w:r>
        <w:r w:rsidRPr="00050F3E" w:rsidDel="006E631B">
          <w:rPr>
            <w:rFonts w:ascii="iCiel Avenir LT Std 35 Light" w:hAnsi="iCiel Avenir LT Std 35 Light" w:cs="Calibri"/>
            <w:i/>
            <w:iCs/>
            <w:sz w:val="22"/>
            <w:szCs w:val="22"/>
            <w:lang w:val="vi-VN"/>
          </w:rPr>
          <w:delText>ộ</w:delText>
        </w:r>
        <w:r w:rsidRPr="00050F3E" w:rsidDel="006E631B">
          <w:rPr>
            <w:rFonts w:ascii="iCiel Avenir LT Std 35 Light" w:hAnsi="iCiel Avenir LT Std 35 Light" w:cs="Arial"/>
            <w:i/>
            <w:iCs/>
            <w:sz w:val="22"/>
            <w:szCs w:val="22"/>
            <w:lang w:val="vi-VN"/>
          </w:rPr>
          <w:delText>ng c</w:delText>
        </w:r>
        <w:r w:rsidRPr="00050F3E" w:rsidDel="006E631B">
          <w:rPr>
            <w:rFonts w:ascii="iCiel Avenir LT Std 35 Light" w:hAnsi="iCiel Avenir LT Std 35 Light" w:cs="Calibri"/>
            <w:i/>
            <w:iCs/>
            <w:sz w:val="22"/>
            <w:szCs w:val="22"/>
            <w:lang w:val="vi-VN"/>
          </w:rPr>
          <w:delText>ơ</w:delText>
        </w:r>
        <w:r w:rsidRPr="00050F3E" w:rsidDel="006E631B">
          <w:rPr>
            <w:rFonts w:ascii="iCiel Avenir LT Std 35 Light" w:hAnsi="iCiel Avenir LT Std 35 Light" w:cs="Arial"/>
            <w:i/>
            <w:iCs/>
            <w:sz w:val="22"/>
            <w:szCs w:val="22"/>
            <w:lang w:val="vi-VN"/>
          </w:rPr>
          <w:delText xml:space="preserve"> h</w:delText>
        </w:r>
        <w:r w:rsidRPr="00050F3E" w:rsidDel="006E631B">
          <w:rPr>
            <w:rFonts w:ascii="iCiel Avenir LT Std 35 Light" w:hAnsi="iCiel Avenir LT Std 35 Light" w:cs="Calibri"/>
            <w:i/>
            <w:iCs/>
            <w:sz w:val="22"/>
            <w:szCs w:val="22"/>
            <w:lang w:val="vi-VN"/>
          </w:rPr>
          <w:delText>ộ</w:delText>
        </w:r>
        <w:r w:rsidRPr="00050F3E" w:rsidDel="006E631B">
          <w:rPr>
            <w:rFonts w:ascii="iCiel Avenir LT Std 35 Light" w:hAnsi="iCiel Avenir LT Std 35 Light" w:cs="Arial"/>
            <w:i/>
            <w:iCs/>
            <w:sz w:val="22"/>
            <w:szCs w:val="22"/>
            <w:lang w:val="vi-VN"/>
          </w:rPr>
          <w:delText>i c</w:delText>
        </w:r>
        <w:r w:rsidRPr="00050F3E" w:rsidDel="006E631B">
          <w:rPr>
            <w:rFonts w:ascii="iCiel Avenir LT Std 35 Light" w:hAnsi="iCiel Avenir LT Std 35 Light" w:cs="Calibri"/>
            <w:i/>
            <w:iCs/>
            <w:sz w:val="22"/>
            <w:szCs w:val="22"/>
            <w:lang w:val="vi-VN"/>
          </w:rPr>
          <w:delText>ủ</w:delText>
        </w:r>
        <w:r w:rsidRPr="00050F3E" w:rsidDel="006E631B">
          <w:rPr>
            <w:rFonts w:ascii="iCiel Avenir LT Std 35 Light" w:hAnsi="iCiel Avenir LT Std 35 Light" w:cs="Arial"/>
            <w:i/>
            <w:iCs/>
            <w:sz w:val="22"/>
            <w:szCs w:val="22"/>
            <w:lang w:val="vi-VN"/>
          </w:rPr>
          <w:delText>a m</w:delText>
        </w:r>
        <w:r w:rsidRPr="00050F3E" w:rsidDel="006E631B">
          <w:rPr>
            <w:rFonts w:ascii="iCiel Avenir LT Std 35 Light" w:hAnsi="iCiel Avenir LT Std 35 Light" w:cs="Avenir Next LT Pro"/>
            <w:i/>
            <w:iCs/>
            <w:sz w:val="22"/>
            <w:szCs w:val="22"/>
            <w:lang w:val="vi-VN"/>
          </w:rPr>
          <w:delText>ì</w:delText>
        </w:r>
        <w:r w:rsidRPr="00050F3E" w:rsidDel="006E631B">
          <w:rPr>
            <w:rFonts w:ascii="iCiel Avenir LT Std 35 Light" w:hAnsi="iCiel Avenir LT Std 35 Light" w:cs="Arial"/>
            <w:i/>
            <w:iCs/>
            <w:sz w:val="22"/>
            <w:szCs w:val="22"/>
            <w:lang w:val="vi-VN"/>
          </w:rPr>
          <w:delText xml:space="preserve">nh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Calibri"/>
            <w:i/>
            <w:iCs/>
            <w:sz w:val="22"/>
            <w:szCs w:val="22"/>
            <w:lang w:val="vi-VN"/>
          </w:rPr>
          <w:delText>ể</w:delText>
        </w:r>
        <w:r w:rsidRPr="00050F3E" w:rsidDel="006E631B">
          <w:rPr>
            <w:rFonts w:ascii="iCiel Avenir LT Std 35 Light" w:hAnsi="iCiel Avenir LT Std 35 Light" w:cs="Arial"/>
            <w:i/>
            <w:iCs/>
            <w:sz w:val="22"/>
            <w:szCs w:val="22"/>
            <w:lang w:val="vi-VN"/>
          </w:rPr>
          <w:delText xml:space="preserve"> h</w:delText>
        </w:r>
        <w:r w:rsidRPr="00050F3E" w:rsidDel="006E631B">
          <w:rPr>
            <w:rFonts w:ascii="iCiel Avenir LT Std 35 Light" w:hAnsi="iCiel Avenir LT Std 35 Light" w:cs="Calibri"/>
            <w:i/>
            <w:iCs/>
            <w:sz w:val="22"/>
            <w:szCs w:val="22"/>
            <w:lang w:val="vi-VN"/>
          </w:rPr>
          <w:delText>ọ</w:delText>
        </w:r>
        <w:r w:rsidRPr="00050F3E" w:rsidDel="006E631B">
          <w:rPr>
            <w:rFonts w:ascii="iCiel Avenir LT Std 35 Light" w:hAnsi="iCiel Avenir LT Std 35 Light" w:cs="Arial"/>
            <w:i/>
            <w:iCs/>
            <w:sz w:val="22"/>
            <w:szCs w:val="22"/>
            <w:lang w:val="vi-VN"/>
          </w:rPr>
          <w:delText>c h</w:delText>
        </w:r>
        <w:r w:rsidRPr="00050F3E" w:rsidDel="006E631B">
          <w:rPr>
            <w:rFonts w:ascii="iCiel Avenir LT Std 35 Light" w:hAnsi="iCiel Avenir LT Std 35 Light" w:cs="Calibri"/>
            <w:i/>
            <w:iCs/>
            <w:sz w:val="22"/>
            <w:szCs w:val="22"/>
            <w:lang w:val="vi-VN"/>
          </w:rPr>
          <w:delText>ỏ</w:delText>
        </w:r>
        <w:r w:rsidRPr="00050F3E" w:rsidDel="006E631B">
          <w:rPr>
            <w:rFonts w:ascii="iCiel Avenir LT Std 35 Light" w:hAnsi="iCiel Avenir LT Std 35 Light" w:cs="Arial"/>
            <w:i/>
            <w:iCs/>
            <w:sz w:val="22"/>
            <w:szCs w:val="22"/>
            <w:lang w:val="vi-VN"/>
          </w:rPr>
          <w:delText>i nh</w:delText>
        </w:r>
        <w:r w:rsidRPr="00050F3E" w:rsidDel="006E631B">
          <w:rPr>
            <w:rFonts w:ascii="iCiel Avenir LT Std 35 Light" w:hAnsi="iCiel Avenir LT Std 35 Light" w:cs="Calibri"/>
            <w:i/>
            <w:iCs/>
            <w:sz w:val="22"/>
            <w:szCs w:val="22"/>
            <w:lang w:val="vi-VN"/>
          </w:rPr>
          <w:delText>ữ</w:delText>
        </w:r>
        <w:r w:rsidRPr="00050F3E" w:rsidDel="006E631B">
          <w:rPr>
            <w:rFonts w:ascii="iCiel Avenir LT Std 35 Light" w:hAnsi="iCiel Avenir LT Std 35 Light" w:cs="Arial"/>
            <w:i/>
            <w:iCs/>
            <w:sz w:val="22"/>
            <w:szCs w:val="22"/>
            <w:lang w:val="vi-VN"/>
          </w:rPr>
          <w:delText xml:space="preserve">ng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Arial"/>
            <w:i/>
            <w:iCs/>
            <w:sz w:val="22"/>
            <w:szCs w:val="22"/>
            <w:lang w:val="vi-VN"/>
          </w:rPr>
          <w:delText>i</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u c</w:delText>
        </w:r>
        <w:r w:rsidRPr="00050F3E" w:rsidDel="006E631B">
          <w:rPr>
            <w:rFonts w:ascii="iCiel Avenir LT Std 35 Light" w:hAnsi="iCiel Avenir LT Std 35 Light" w:cs="Avenir Next LT Pro"/>
            <w:i/>
            <w:iCs/>
            <w:sz w:val="22"/>
            <w:szCs w:val="22"/>
            <w:lang w:val="vi-VN"/>
          </w:rPr>
          <w:delText>á</w:delText>
        </w:r>
        <w:r w:rsidRPr="00050F3E" w:rsidDel="006E631B">
          <w:rPr>
            <w:rFonts w:ascii="iCiel Avenir LT Std 35 Light" w:hAnsi="iCiel Avenir LT Std 35 Light" w:cs="Arial"/>
            <w:i/>
            <w:iCs/>
            <w:sz w:val="22"/>
            <w:szCs w:val="22"/>
            <w:lang w:val="vi-VN"/>
          </w:rPr>
          <w:delText>c em mu</w:delText>
        </w:r>
        <w:r w:rsidRPr="00050F3E" w:rsidDel="006E631B">
          <w:rPr>
            <w:rFonts w:ascii="iCiel Avenir LT Std 35 Light" w:hAnsi="iCiel Avenir LT Std 35 Light" w:cs="Calibri"/>
            <w:i/>
            <w:iCs/>
            <w:sz w:val="22"/>
            <w:szCs w:val="22"/>
            <w:lang w:val="vi-VN"/>
          </w:rPr>
          <w:delText>ố</w:delText>
        </w:r>
        <w:r w:rsidRPr="00050F3E" w:rsidDel="006E631B">
          <w:rPr>
            <w:rFonts w:ascii="iCiel Avenir LT Std 35 Light" w:hAnsi="iCiel Avenir LT Std 35 Light" w:cs="Arial"/>
            <w:i/>
            <w:iCs/>
            <w:sz w:val="22"/>
            <w:szCs w:val="22"/>
            <w:lang w:val="vi-VN"/>
          </w:rPr>
          <w:delText>n h</w:delText>
        </w:r>
        <w:r w:rsidRPr="00050F3E" w:rsidDel="006E631B">
          <w:rPr>
            <w:rFonts w:ascii="iCiel Avenir LT Std 35 Light" w:hAnsi="iCiel Avenir LT Std 35 Light" w:cs="Calibri"/>
            <w:i/>
            <w:iCs/>
            <w:sz w:val="22"/>
            <w:szCs w:val="22"/>
            <w:lang w:val="vi-VN"/>
          </w:rPr>
          <w:delText>ọ</w:delText>
        </w:r>
        <w:r w:rsidRPr="00050F3E" w:rsidDel="006E631B">
          <w:rPr>
            <w:rFonts w:ascii="iCiel Avenir LT Std 35 Light" w:hAnsi="iCiel Avenir LT Std 35 Light" w:cs="Arial"/>
            <w:i/>
            <w:iCs/>
            <w:sz w:val="22"/>
            <w:szCs w:val="22"/>
            <w:lang w:val="vi-VN"/>
          </w:rPr>
          <w:delText>c t</w:delText>
        </w:r>
        <w:r w:rsidRPr="00050F3E" w:rsidDel="006E631B">
          <w:rPr>
            <w:rFonts w:ascii="iCiel Avenir LT Std 35 Light" w:hAnsi="iCiel Avenir LT Std 35 Light" w:cs="Calibri"/>
            <w:i/>
            <w:iCs/>
            <w:sz w:val="22"/>
            <w:szCs w:val="22"/>
            <w:lang w:val="vi-VN"/>
          </w:rPr>
          <w:delText>ừ</w:delText>
        </w:r>
        <w:r w:rsidRPr="00050F3E" w:rsidDel="006E631B">
          <w:rPr>
            <w:rFonts w:ascii="iCiel Avenir LT Std 35 Light" w:hAnsi="iCiel Avenir LT Std 35 Light" w:cs="Arial"/>
            <w:i/>
            <w:iCs/>
            <w:sz w:val="22"/>
            <w:szCs w:val="22"/>
            <w:lang w:val="vi-VN"/>
          </w:rPr>
          <w:delText xml:space="preserve"> b</w:delText>
        </w:r>
        <w:r w:rsidRPr="00050F3E" w:rsidDel="006E631B">
          <w:rPr>
            <w:rFonts w:ascii="iCiel Avenir LT Std 35 Light" w:hAnsi="iCiel Avenir LT Std 35 Light" w:cs="Calibri"/>
            <w:i/>
            <w:iCs/>
            <w:sz w:val="22"/>
            <w:szCs w:val="22"/>
            <w:lang w:val="vi-VN"/>
          </w:rPr>
          <w:delText>ấ</w:delText>
        </w:r>
        <w:r w:rsidRPr="00050F3E" w:rsidDel="006E631B">
          <w:rPr>
            <w:rFonts w:ascii="iCiel Avenir LT Std 35 Light" w:hAnsi="iCiel Avenir LT Std 35 Light" w:cs="Arial"/>
            <w:i/>
            <w:iCs/>
            <w:sz w:val="22"/>
            <w:szCs w:val="22"/>
            <w:lang w:val="vi-VN"/>
          </w:rPr>
          <w:delText>t c</w:delText>
        </w:r>
        <w:r w:rsidRPr="00050F3E" w:rsidDel="006E631B">
          <w:rPr>
            <w:rFonts w:ascii="iCiel Avenir LT Std 35 Light" w:hAnsi="iCiel Avenir LT Std 35 Light" w:cs="Calibri"/>
            <w:i/>
            <w:iCs/>
            <w:sz w:val="22"/>
            <w:szCs w:val="22"/>
            <w:lang w:val="vi-VN"/>
          </w:rPr>
          <w:delText>ứ</w:delText>
        </w:r>
        <w:r w:rsidRPr="00050F3E" w:rsidDel="006E631B">
          <w:rPr>
            <w:rFonts w:ascii="iCiel Avenir LT Std 35 Light" w:hAnsi="iCiel Avenir LT Std 35 Light" w:cs="Arial"/>
            <w:i/>
            <w:iCs/>
            <w:sz w:val="22"/>
            <w:szCs w:val="22"/>
            <w:lang w:val="vi-VN"/>
          </w:rPr>
          <w:delText xml:space="preserve"> ng</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nh ngh</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 l</w:delText>
        </w:r>
        <w:r w:rsidRPr="00050F3E" w:rsidDel="006E631B">
          <w:rPr>
            <w:rFonts w:ascii="iCiel Avenir LT Std 35 Light" w:hAnsi="iCiel Avenir LT Std 35 Light" w:cs="Avenir Next LT Pro"/>
            <w:i/>
            <w:iCs/>
            <w:sz w:val="22"/>
            <w:szCs w:val="22"/>
            <w:lang w:val="vi-VN"/>
          </w:rPr>
          <w:delText>ĩ</w:delText>
        </w:r>
        <w:r w:rsidRPr="00050F3E" w:rsidDel="006E631B">
          <w:rPr>
            <w:rFonts w:ascii="iCiel Avenir LT Std 35 Light" w:hAnsi="iCiel Avenir LT Std 35 Light" w:cs="Arial"/>
            <w:i/>
            <w:iCs/>
            <w:sz w:val="22"/>
            <w:szCs w:val="22"/>
            <w:lang w:val="vi-VN"/>
          </w:rPr>
          <w:delText>nh v</w:delText>
        </w:r>
        <w:r w:rsidRPr="00050F3E" w:rsidDel="006E631B">
          <w:rPr>
            <w:rFonts w:ascii="iCiel Avenir LT Std 35 Light" w:hAnsi="iCiel Avenir LT Std 35 Light" w:cs="Calibri"/>
            <w:i/>
            <w:iCs/>
            <w:sz w:val="22"/>
            <w:szCs w:val="22"/>
            <w:lang w:val="vi-VN"/>
          </w:rPr>
          <w:delText>ự</w:delText>
        </w:r>
        <w:r w:rsidRPr="00050F3E" w:rsidDel="006E631B">
          <w:rPr>
            <w:rFonts w:ascii="iCiel Avenir LT Std 35 Light" w:hAnsi="iCiel Avenir LT Std 35 Light" w:cs="Arial"/>
            <w:i/>
            <w:iCs/>
            <w:sz w:val="22"/>
            <w:szCs w:val="22"/>
            <w:lang w:val="vi-VN"/>
          </w:rPr>
          <w:delText>c n</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 xml:space="preserve">o,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Calibri"/>
            <w:i/>
            <w:iCs/>
            <w:sz w:val="22"/>
            <w:szCs w:val="22"/>
            <w:lang w:val="vi-VN"/>
          </w:rPr>
          <w:delText>ể</w:delText>
        </w:r>
        <w:r w:rsidRPr="00050F3E" w:rsidDel="006E631B">
          <w:rPr>
            <w:rFonts w:ascii="iCiel Avenir LT Std 35 Light" w:hAnsi="iCiel Avenir LT Std 35 Light" w:cs="Arial"/>
            <w:i/>
            <w:iCs/>
            <w:sz w:val="22"/>
            <w:szCs w:val="22"/>
            <w:lang w:val="vi-VN"/>
          </w:rPr>
          <w:delText xml:space="preserve"> t</w:delText>
        </w:r>
        <w:r w:rsidRPr="00050F3E" w:rsidDel="006E631B">
          <w:rPr>
            <w:rFonts w:ascii="iCiel Avenir LT Std 35 Light" w:hAnsi="iCiel Avenir LT Std 35 Light" w:cs="Avenir Next LT Pro"/>
            <w:i/>
            <w:iCs/>
            <w:sz w:val="22"/>
            <w:szCs w:val="22"/>
            <w:lang w:val="vi-VN"/>
          </w:rPr>
          <w:delText>ì</w:delText>
        </w:r>
        <w:r w:rsidRPr="00050F3E" w:rsidDel="006E631B">
          <w:rPr>
            <w:rFonts w:ascii="iCiel Avenir LT Std 35 Light" w:hAnsi="iCiel Avenir LT Std 35 Light" w:cs="Arial"/>
            <w:i/>
            <w:iCs/>
            <w:sz w:val="22"/>
            <w:szCs w:val="22"/>
            <w:lang w:val="vi-VN"/>
          </w:rPr>
          <w:delText>m ra ni</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m h</w:delText>
        </w:r>
        <w:r w:rsidRPr="00050F3E" w:rsidDel="006E631B">
          <w:rPr>
            <w:rFonts w:ascii="iCiel Avenir LT Std 35 Light" w:hAnsi="iCiel Avenir LT Std 35 Light" w:cs="Calibri"/>
            <w:i/>
            <w:iCs/>
            <w:sz w:val="22"/>
            <w:szCs w:val="22"/>
            <w:lang w:val="vi-VN"/>
          </w:rPr>
          <w:delText>ứ</w:delText>
        </w:r>
        <w:r w:rsidRPr="00050F3E" w:rsidDel="006E631B">
          <w:rPr>
            <w:rFonts w:ascii="iCiel Avenir LT Std 35 Light" w:hAnsi="iCiel Avenir LT Std 35 Light" w:cs="Arial"/>
            <w:i/>
            <w:iCs/>
            <w:sz w:val="22"/>
            <w:szCs w:val="22"/>
            <w:lang w:val="vi-VN"/>
          </w:rPr>
          <w:delText>ng th</w:delText>
        </w:r>
        <w:r w:rsidRPr="00050F3E" w:rsidDel="006E631B">
          <w:rPr>
            <w:rFonts w:ascii="iCiel Avenir LT Std 35 Light" w:hAnsi="iCiel Avenir LT Std 35 Light" w:cs="Avenir Next LT Pro"/>
            <w:i/>
            <w:iCs/>
            <w:sz w:val="22"/>
            <w:szCs w:val="22"/>
            <w:lang w:val="vi-VN"/>
          </w:rPr>
          <w:delText>ú</w:delText>
        </w:r>
        <w:r w:rsidRPr="00050F3E" w:rsidDel="006E631B">
          <w:rPr>
            <w:rFonts w:ascii="iCiel Avenir LT Std 35 Light" w:hAnsi="iCiel Avenir LT Std 35 Light" w:cs="Arial"/>
            <w:i/>
            <w:iCs/>
            <w:sz w:val="22"/>
            <w:szCs w:val="22"/>
            <w:lang w:val="vi-VN"/>
          </w:rPr>
          <w:delText>, th</w:delText>
        </w:r>
        <w:r w:rsidRPr="00050F3E" w:rsidDel="006E631B">
          <w:rPr>
            <w:rFonts w:ascii="iCiel Avenir LT Std 35 Light" w:hAnsi="iCiel Avenir LT Std 35 Light" w:cs="Calibri"/>
            <w:i/>
            <w:iCs/>
            <w:sz w:val="22"/>
            <w:szCs w:val="22"/>
            <w:lang w:val="vi-VN"/>
          </w:rPr>
          <w:delText>ế</w:delText>
        </w:r>
        <w:r w:rsidRPr="00050F3E" w:rsidDel="006E631B">
          <w:rPr>
            <w:rFonts w:ascii="iCiel Avenir LT Std 35 Light" w:hAnsi="iCiel Avenir LT Std 35 Light" w:cs="Arial"/>
            <w:i/>
            <w:iCs/>
            <w:sz w:val="22"/>
            <w:szCs w:val="22"/>
            <w:lang w:val="vi-VN"/>
          </w:rPr>
          <w:delText xml:space="preserve"> m</w:delText>
        </w:r>
        <w:r w:rsidRPr="00050F3E" w:rsidDel="006E631B">
          <w:rPr>
            <w:rFonts w:ascii="iCiel Avenir LT Std 35 Light" w:hAnsi="iCiel Avenir LT Std 35 Light" w:cs="Calibri"/>
            <w:i/>
            <w:iCs/>
            <w:sz w:val="22"/>
            <w:szCs w:val="22"/>
            <w:lang w:val="vi-VN"/>
          </w:rPr>
          <w:delText>ạ</w:delText>
        </w:r>
        <w:r w:rsidRPr="00050F3E" w:rsidDel="006E631B">
          <w:rPr>
            <w:rFonts w:ascii="iCiel Avenir LT Std 35 Light" w:hAnsi="iCiel Avenir LT Std 35 Light" w:cs="Arial"/>
            <w:i/>
            <w:iCs/>
            <w:sz w:val="22"/>
            <w:szCs w:val="22"/>
            <w:lang w:val="vi-VN"/>
          </w:rPr>
          <w:delText xml:space="preserve">nh,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Arial"/>
            <w:i/>
            <w:iCs/>
            <w:sz w:val="22"/>
            <w:szCs w:val="22"/>
            <w:lang w:val="vi-VN"/>
          </w:rPr>
          <w:delText>am m</w:delText>
        </w:r>
        <w:r w:rsidRPr="00050F3E" w:rsidDel="006E631B">
          <w:rPr>
            <w:rFonts w:ascii="iCiel Avenir LT Std 35 Light" w:hAnsi="iCiel Avenir LT Std 35 Light" w:cs="Avenir Next LT Pro"/>
            <w:i/>
            <w:iCs/>
            <w:sz w:val="22"/>
            <w:szCs w:val="22"/>
            <w:lang w:val="vi-VN"/>
          </w:rPr>
          <w:delText>ê</w:delText>
        </w:r>
        <w:r w:rsidRPr="00050F3E" w:rsidDel="006E631B">
          <w:rPr>
            <w:rFonts w:ascii="iCiel Avenir LT Std 35 Light" w:hAnsi="iCiel Avenir LT Std 35 Light" w:cs="Arial"/>
            <w:i/>
            <w:iCs/>
            <w:sz w:val="22"/>
            <w:szCs w:val="22"/>
            <w:lang w:val="vi-VN"/>
          </w:rPr>
          <w:delText>, v</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 xml:space="preserve"> cu</w:delText>
        </w:r>
        <w:r w:rsidRPr="00050F3E" w:rsidDel="006E631B">
          <w:rPr>
            <w:rFonts w:ascii="iCiel Avenir LT Std 35 Light" w:hAnsi="iCiel Avenir LT Std 35 Light" w:cs="Calibri"/>
            <w:i/>
            <w:iCs/>
            <w:sz w:val="22"/>
            <w:szCs w:val="22"/>
            <w:lang w:val="vi-VN"/>
          </w:rPr>
          <w:delText>ố</w:delText>
        </w:r>
        <w:r w:rsidRPr="00050F3E" w:rsidDel="006E631B">
          <w:rPr>
            <w:rFonts w:ascii="iCiel Avenir LT Std 35 Light" w:hAnsi="iCiel Avenir LT Std 35 Light" w:cs="Arial"/>
            <w:i/>
            <w:iCs/>
            <w:sz w:val="22"/>
            <w:szCs w:val="22"/>
            <w:lang w:val="vi-VN"/>
          </w:rPr>
          <w:delText>i c</w:delText>
        </w:r>
        <w:r w:rsidRPr="00050F3E" w:rsidDel="006E631B">
          <w:rPr>
            <w:rFonts w:ascii="iCiel Avenir LT Std 35 Light" w:hAnsi="iCiel Avenir LT Std 35 Light" w:cs="Avenir Next LT Pro"/>
            <w:i/>
            <w:iCs/>
            <w:sz w:val="22"/>
            <w:szCs w:val="22"/>
            <w:lang w:val="vi-VN"/>
          </w:rPr>
          <w:delText>ù</w:delText>
        </w:r>
        <w:r w:rsidRPr="00050F3E" w:rsidDel="006E631B">
          <w:rPr>
            <w:rFonts w:ascii="iCiel Avenir LT Std 35 Light" w:hAnsi="iCiel Avenir LT Std 35 Light" w:cs="Arial"/>
            <w:i/>
            <w:iCs/>
            <w:sz w:val="22"/>
            <w:szCs w:val="22"/>
            <w:lang w:val="vi-VN"/>
          </w:rPr>
          <w:delText>ng l</w:delText>
        </w:r>
        <w:r w:rsidRPr="00050F3E" w:rsidDel="006E631B">
          <w:rPr>
            <w:rFonts w:ascii="iCiel Avenir LT Std 35 Light" w:hAnsi="iCiel Avenir LT Std 35 Light" w:cs="Avenir Next LT Pro"/>
            <w:i/>
            <w:iCs/>
            <w:sz w:val="22"/>
            <w:szCs w:val="22"/>
            <w:lang w:val="vi-VN"/>
          </w:rPr>
          <w:delText>à</w:delText>
        </w:r>
        <w:r w:rsidRPr="00050F3E" w:rsidDel="006E631B">
          <w:rPr>
            <w:rFonts w:ascii="iCiel Avenir LT Std 35 Light" w:hAnsi="iCiel Avenir LT Std 35 Light" w:cs="Arial"/>
            <w:i/>
            <w:iCs/>
            <w:sz w:val="22"/>
            <w:szCs w:val="22"/>
            <w:lang w:val="vi-VN"/>
          </w:rPr>
          <w:delText xml:space="preserve"> m</w:delText>
        </w:r>
        <w:r w:rsidRPr="00050F3E" w:rsidDel="006E631B">
          <w:rPr>
            <w:rFonts w:ascii="iCiel Avenir LT Std 35 Light" w:hAnsi="iCiel Avenir LT Std 35 Light" w:cs="Calibri"/>
            <w:i/>
            <w:iCs/>
            <w:sz w:val="22"/>
            <w:szCs w:val="22"/>
            <w:lang w:val="vi-VN"/>
          </w:rPr>
          <w:delText>ộ</w:delText>
        </w:r>
        <w:r w:rsidRPr="00050F3E" w:rsidDel="006E631B">
          <w:rPr>
            <w:rFonts w:ascii="iCiel Avenir LT Std 35 Light" w:hAnsi="iCiel Avenir LT Std 35 Light" w:cs="Arial"/>
            <w:i/>
            <w:iCs/>
            <w:sz w:val="22"/>
            <w:szCs w:val="22"/>
            <w:lang w:val="vi-VN"/>
          </w:rPr>
          <w:delText>t quy</w:delText>
        </w:r>
        <w:r w:rsidRPr="00050F3E" w:rsidDel="006E631B">
          <w:rPr>
            <w:rFonts w:ascii="iCiel Avenir LT Std 35 Light" w:hAnsi="iCiel Avenir LT Std 35 Light" w:cs="Calibri"/>
            <w:i/>
            <w:iCs/>
            <w:sz w:val="22"/>
            <w:szCs w:val="22"/>
            <w:lang w:val="vi-VN"/>
          </w:rPr>
          <w:delText>ế</w:delText>
        </w:r>
        <w:r w:rsidRPr="00050F3E" w:rsidDel="006E631B">
          <w:rPr>
            <w:rFonts w:ascii="iCiel Avenir LT Std 35 Light" w:hAnsi="iCiel Avenir LT Std 35 Light" w:cs="Arial"/>
            <w:i/>
            <w:iCs/>
            <w:sz w:val="22"/>
            <w:szCs w:val="22"/>
            <w:lang w:val="vi-VN"/>
          </w:rPr>
          <w:delText xml:space="preserve">t </w:delText>
        </w:r>
        <w:r w:rsidRPr="00050F3E" w:rsidDel="006E631B">
          <w:rPr>
            <w:rFonts w:ascii="iCiel Avenir LT Std 35 Light" w:hAnsi="iCiel Avenir LT Std 35 Light" w:cs="Avenir Next LT Pro"/>
            <w:i/>
            <w:iCs/>
            <w:sz w:val="22"/>
            <w:szCs w:val="22"/>
            <w:lang w:val="vi-VN"/>
          </w:rPr>
          <w:delText>đ</w:delText>
        </w:r>
        <w:r w:rsidRPr="00050F3E" w:rsidDel="006E631B">
          <w:rPr>
            <w:rFonts w:ascii="iCiel Avenir LT Std 35 Light" w:hAnsi="iCiel Avenir LT Std 35 Light" w:cs="Calibri"/>
            <w:i/>
            <w:iCs/>
            <w:sz w:val="22"/>
            <w:szCs w:val="22"/>
            <w:lang w:val="vi-VN"/>
          </w:rPr>
          <w:delText>ị</w:delText>
        </w:r>
        <w:r w:rsidRPr="00050F3E" w:rsidDel="006E631B">
          <w:rPr>
            <w:rFonts w:ascii="iCiel Avenir LT Std 35 Light" w:hAnsi="iCiel Avenir LT Std 35 Light" w:cs="Arial"/>
            <w:i/>
            <w:iCs/>
            <w:sz w:val="22"/>
            <w:szCs w:val="22"/>
            <w:lang w:val="vi-VN"/>
          </w:rPr>
          <w:delText>nh ngh</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 xml:space="preserve"> nghi</w:delText>
        </w:r>
        <w:r w:rsidRPr="00050F3E" w:rsidDel="006E631B">
          <w:rPr>
            <w:rFonts w:ascii="iCiel Avenir LT Std 35 Light" w:hAnsi="iCiel Avenir LT Std 35 Light" w:cs="Calibri"/>
            <w:i/>
            <w:iCs/>
            <w:sz w:val="22"/>
            <w:szCs w:val="22"/>
            <w:lang w:val="vi-VN"/>
          </w:rPr>
          <w:delText>ệ</w:delText>
        </w:r>
        <w:r w:rsidRPr="00050F3E" w:rsidDel="006E631B">
          <w:rPr>
            <w:rFonts w:ascii="iCiel Avenir LT Std 35 Light" w:hAnsi="iCiel Avenir LT Std 35 Light" w:cs="Arial"/>
            <w:i/>
            <w:iCs/>
            <w:sz w:val="22"/>
            <w:szCs w:val="22"/>
            <w:lang w:val="vi-VN"/>
          </w:rPr>
          <w:delText>p ph</w:delText>
        </w:r>
        <w:r w:rsidRPr="00050F3E" w:rsidDel="006E631B">
          <w:rPr>
            <w:rFonts w:ascii="iCiel Avenir LT Std 35 Light" w:hAnsi="iCiel Avenir LT Std 35 Light" w:cs="Avenir Next LT Pro"/>
            <w:i/>
            <w:iCs/>
            <w:sz w:val="22"/>
            <w:szCs w:val="22"/>
            <w:lang w:val="vi-VN"/>
          </w:rPr>
          <w:delText>ù</w:delText>
        </w:r>
        <w:r w:rsidRPr="00050F3E" w:rsidDel="006E631B">
          <w:rPr>
            <w:rFonts w:ascii="iCiel Avenir LT Std 35 Light" w:hAnsi="iCiel Avenir LT Std 35 Light" w:cs="Arial"/>
            <w:i/>
            <w:iCs/>
            <w:sz w:val="22"/>
            <w:szCs w:val="22"/>
            <w:lang w:val="vi-VN"/>
          </w:rPr>
          <w:delText xml:space="preserve"> h</w:delText>
        </w:r>
        <w:r w:rsidRPr="00050F3E" w:rsidDel="006E631B">
          <w:rPr>
            <w:rFonts w:ascii="iCiel Avenir LT Std 35 Light" w:hAnsi="iCiel Avenir LT Std 35 Light" w:cs="Calibri"/>
            <w:i/>
            <w:iCs/>
            <w:sz w:val="22"/>
            <w:szCs w:val="22"/>
            <w:lang w:val="vi-VN"/>
          </w:rPr>
          <w:delText>ợ</w:delText>
        </w:r>
        <w:r w:rsidRPr="00050F3E" w:rsidDel="006E631B">
          <w:rPr>
            <w:rFonts w:ascii="iCiel Avenir LT Std 35 Light" w:hAnsi="iCiel Avenir LT Std 35 Light" w:cs="Arial"/>
            <w:i/>
            <w:iCs/>
            <w:sz w:val="22"/>
            <w:szCs w:val="22"/>
            <w:lang w:val="vi-VN"/>
          </w:rPr>
          <w:delText>p sau nhi</w:delText>
        </w:r>
        <w:r w:rsidRPr="00050F3E" w:rsidDel="006E631B">
          <w:rPr>
            <w:rFonts w:ascii="iCiel Avenir LT Std 35 Light" w:hAnsi="iCiel Avenir LT Std 35 Light" w:cs="Calibri"/>
            <w:i/>
            <w:iCs/>
            <w:sz w:val="22"/>
            <w:szCs w:val="22"/>
            <w:lang w:val="vi-VN"/>
          </w:rPr>
          <w:delText>ề</w:delText>
        </w:r>
        <w:r w:rsidRPr="00050F3E" w:rsidDel="006E631B">
          <w:rPr>
            <w:rFonts w:ascii="iCiel Avenir LT Std 35 Light" w:hAnsi="iCiel Avenir LT Std 35 Light" w:cs="Arial"/>
            <w:i/>
            <w:iCs/>
            <w:sz w:val="22"/>
            <w:szCs w:val="22"/>
            <w:lang w:val="vi-VN"/>
          </w:rPr>
          <w:delText>u l</w:delText>
        </w:r>
        <w:r w:rsidRPr="00050F3E" w:rsidDel="006E631B">
          <w:rPr>
            <w:rFonts w:ascii="iCiel Avenir LT Std 35 Light" w:hAnsi="iCiel Avenir LT Std 35 Light" w:cs="Calibri"/>
            <w:i/>
            <w:iCs/>
            <w:sz w:val="22"/>
            <w:szCs w:val="22"/>
            <w:lang w:val="vi-VN"/>
          </w:rPr>
          <w:delText>ầ</w:delText>
        </w:r>
        <w:r w:rsidRPr="00050F3E" w:rsidDel="006E631B">
          <w:rPr>
            <w:rFonts w:ascii="iCiel Avenir LT Std 35 Light" w:hAnsi="iCiel Avenir LT Std 35 Light" w:cs="Arial"/>
            <w:i/>
            <w:iCs/>
            <w:sz w:val="22"/>
            <w:szCs w:val="22"/>
            <w:lang w:val="vi-VN"/>
          </w:rPr>
          <w:delText>n tr</w:delText>
        </w:r>
        <w:r w:rsidRPr="00050F3E" w:rsidDel="006E631B">
          <w:rPr>
            <w:rFonts w:ascii="iCiel Avenir LT Std 35 Light" w:hAnsi="iCiel Avenir LT Std 35 Light" w:cs="Calibri"/>
            <w:i/>
            <w:iCs/>
            <w:sz w:val="22"/>
            <w:szCs w:val="22"/>
            <w:lang w:val="vi-VN"/>
          </w:rPr>
          <w:delText>ả</w:delText>
        </w:r>
        <w:r w:rsidRPr="00050F3E" w:rsidDel="006E631B">
          <w:rPr>
            <w:rFonts w:ascii="iCiel Avenir LT Std 35 Light" w:hAnsi="iCiel Avenir LT Std 35 Light" w:cs="Arial"/>
            <w:i/>
            <w:iCs/>
            <w:sz w:val="22"/>
            <w:szCs w:val="22"/>
            <w:lang w:val="vi-VN"/>
          </w:rPr>
          <w:delText>i nghi</w:delText>
        </w:r>
        <w:r w:rsidRPr="00050F3E" w:rsidDel="006E631B">
          <w:rPr>
            <w:rFonts w:ascii="iCiel Avenir LT Std 35 Light" w:hAnsi="iCiel Avenir LT Std 35 Light" w:cs="Calibri"/>
            <w:i/>
            <w:iCs/>
            <w:sz w:val="22"/>
            <w:szCs w:val="22"/>
            <w:lang w:val="vi-VN"/>
          </w:rPr>
          <w:delText>ệ</w:delText>
        </w:r>
        <w:r w:rsidRPr="00050F3E" w:rsidDel="006E631B">
          <w:rPr>
            <w:rFonts w:ascii="iCiel Avenir LT Std 35 Light" w:hAnsi="iCiel Avenir LT Std 35 Light" w:cs="Arial"/>
            <w:i/>
            <w:iCs/>
            <w:sz w:val="22"/>
            <w:szCs w:val="22"/>
            <w:lang w:val="vi-VN"/>
          </w:rPr>
          <w:delText>m th</w:delText>
        </w:r>
        <w:r w:rsidRPr="00050F3E" w:rsidDel="006E631B">
          <w:rPr>
            <w:rFonts w:ascii="iCiel Avenir LT Std 35 Light" w:hAnsi="iCiel Avenir LT Std 35 Light" w:cs="Avenir Next LT Pro"/>
            <w:i/>
            <w:iCs/>
            <w:sz w:val="22"/>
            <w:szCs w:val="22"/>
            <w:lang w:val="vi-VN"/>
          </w:rPr>
          <w:delText>ú</w:delText>
        </w:r>
        <w:r w:rsidRPr="00050F3E" w:rsidDel="006E631B">
          <w:rPr>
            <w:rFonts w:ascii="iCiel Avenir LT Std 35 Light" w:hAnsi="iCiel Avenir LT Std 35 Light" w:cs="Arial"/>
            <w:i/>
            <w:iCs/>
            <w:sz w:val="22"/>
            <w:szCs w:val="22"/>
            <w:lang w:val="vi-VN"/>
          </w:rPr>
          <w:delText xml:space="preserve"> v</w:delText>
        </w:r>
        <w:r w:rsidRPr="00050F3E" w:rsidDel="006E631B">
          <w:rPr>
            <w:rFonts w:ascii="iCiel Avenir LT Std 35 Light" w:hAnsi="iCiel Avenir LT Std 35 Light" w:cs="Calibri"/>
            <w:i/>
            <w:iCs/>
            <w:sz w:val="22"/>
            <w:szCs w:val="22"/>
            <w:lang w:val="vi-VN"/>
          </w:rPr>
          <w:delText>ị</w:delText>
        </w:r>
        <w:r w:rsidRPr="00050F3E" w:rsidDel="006E631B">
          <w:rPr>
            <w:rFonts w:ascii="iCiel Avenir LT Std 35 Light" w:hAnsi="iCiel Avenir LT Std 35 Light" w:cs="Arial"/>
            <w:i/>
            <w:iCs/>
            <w:sz w:val="22"/>
            <w:szCs w:val="22"/>
            <w:lang w:val="vi-VN"/>
          </w:rPr>
          <w:delText>.</w:delText>
        </w:r>
      </w:del>
    </w:p>
    <w:p w14:paraId="7BC347D1" w14:textId="7F5FD328" w:rsidR="00C1363F" w:rsidRPr="00050F3E" w:rsidDel="006E631B" w:rsidRDefault="00C1363F">
      <w:pPr>
        <w:rPr>
          <w:del w:id="9579" w:author="An Tran, ACA (BUV)" w:date="2024-09-12T11:05:00Z" w16du:dateUtc="2024-09-12T04:05:00Z"/>
          <w:rFonts w:cs="Arial"/>
          <w:color w:val="000000" w:themeColor="text1"/>
          <w:szCs w:val="22"/>
          <w:lang w:val="vi-VN"/>
        </w:rPr>
        <w:pPrChange w:id="958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81" w:author="An Tran, ACA (BUV)" w:date="2024-09-12T11:05:00Z" w16du:dateUtc="2024-09-12T04:05:00Z">
        <w:r w:rsidRPr="00050F3E" w:rsidDel="006E631B">
          <w:rPr>
            <w:rFonts w:ascii="iCiel Avenir LT Std 35 Light" w:hAnsi="iCiel Avenir LT Std 35 Light" w:cs="Arial"/>
            <w:i/>
            <w:iCs/>
            <w:sz w:val="22"/>
            <w:szCs w:val="22"/>
            <w:lang w:val="vi-VN"/>
          </w:rPr>
          <w:delText xml:space="preserve">Không nên cảm thấy áp lực khi chưa đi thực tập từ Năm 1. Có rất nhiều cách khác để trang bị thêm kỹ năng và kinh nghiệm, khám phá bản thân và thế </w:delText>
        </w:r>
        <w:r w:rsidRPr="00050F3E" w:rsidDel="006E631B">
          <w:rPr>
            <w:rFonts w:ascii="iCiel Avenir LT Std 35 Light" w:hAnsi="iCiel Avenir LT Std 35 Light" w:cs="Arial"/>
            <w:i/>
            <w:iCs/>
            <w:color w:val="000000" w:themeColor="text1"/>
            <w:sz w:val="22"/>
            <w:szCs w:val="22"/>
            <w:lang w:val="vi-VN"/>
          </w:rPr>
          <w:delTex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delText>
        </w:r>
        <w:bookmarkEnd w:id="9551"/>
        <w:r w:rsidRPr="00050F3E" w:rsidDel="006E631B">
          <w:rPr>
            <w:rFonts w:ascii="iCiel Avenir LT Std 35 Light" w:hAnsi="iCiel Avenir LT Std 35 Light" w:cs="Arial"/>
            <w:i/>
            <w:iCs/>
            <w:color w:val="000000" w:themeColor="text1"/>
            <w:sz w:val="22"/>
            <w:szCs w:val="22"/>
            <w:lang w:val="vi-VN"/>
          </w:rPr>
          <w:delText>.</w:delText>
        </w:r>
      </w:del>
    </w:p>
    <w:p w14:paraId="5F2CC0E8" w14:textId="3DE17B10" w:rsidR="00E20BF9" w:rsidRPr="00C1363F" w:rsidDel="006E631B" w:rsidRDefault="00C1363F">
      <w:pPr>
        <w:rPr>
          <w:del w:id="9582" w:author="An Tran, ACA (BUV)" w:date="2024-09-12T11:05:00Z" w16du:dateUtc="2024-09-12T04:05:00Z"/>
          <w:rFonts w:cs="Arial"/>
          <w:szCs w:val="22"/>
          <w:lang w:val="vi-VN"/>
        </w:rPr>
        <w:pPrChange w:id="958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84" w:author="An Tran, ACA (BUV)" w:date="2024-09-12T11:05:00Z" w16du:dateUtc="2024-09-12T04:05:00Z">
        <w:r w:rsidRPr="00C1363F" w:rsidDel="006E631B">
          <w:rPr>
            <w:rFonts w:ascii="iCiel Avenir LT Std 35 Light" w:hAnsi="iCiel Avenir LT Std 35 Light" w:cs="Arial"/>
            <w:i/>
            <w:iCs/>
            <w:sz w:val="22"/>
            <w:szCs w:val="22"/>
            <w:lang w:val="vi-VN"/>
          </w:rPr>
          <w:delText xml:space="preserve">Nếu có bất cứ câu hỏi hoặc cần hỗ trợ thêm, vui lòng liên hệ </w:delText>
        </w:r>
        <w:r w:rsidRPr="00C1363F" w:rsidDel="006E631B">
          <w:rPr>
            <w:rFonts w:ascii="iCiel Avenir LT Std 35 Light" w:hAnsi="iCiel Avenir LT Std 35 Light" w:cs="Arial"/>
            <w:b/>
            <w:bCs/>
            <w:i/>
            <w:iCs/>
            <w:sz w:val="22"/>
            <w:szCs w:val="22"/>
            <w:lang w:val="vi-VN"/>
          </w:rPr>
          <w:delText>với Phòng DV Hướng nghiệp và QH Đối tác</w:delText>
        </w:r>
        <w:r w:rsidRPr="00C1363F" w:rsidDel="006E631B">
          <w:rPr>
            <w:rFonts w:ascii="iCiel Avenir LT Std 35 Light" w:hAnsi="iCiel Avenir LT Std 35 Light" w:cs="Arial"/>
            <w:i/>
            <w:iCs/>
            <w:sz w:val="22"/>
            <w:szCs w:val="22"/>
            <w:lang w:val="vi-VN"/>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C1363F" w:rsidDel="006E631B">
          <w:rPr>
            <w:rStyle w:val="Hyperlink"/>
            <w:rFonts w:ascii="iCiel Avenir LT Std 35 Light" w:hAnsi="iCiel Avenir LT Std 35 Light" w:cs="Arial"/>
            <w:i/>
            <w:iCs/>
            <w:sz w:val="22"/>
            <w:szCs w:val="22"/>
            <w:lang w:val="vi-VN"/>
          </w:rPr>
          <w:delText>SE-Careers@buv.edu.vn</w:delText>
        </w:r>
        <w:r w:rsidR="006E631B" w:rsidDel="006E631B">
          <w:rPr>
            <w:rStyle w:val="Hyperlink"/>
            <w:rFonts w:ascii="iCiel Avenir LT Std 35 Light" w:hAnsi="iCiel Avenir LT Std 35 Light" w:cs="Arial"/>
            <w:i/>
            <w:iCs/>
            <w:sz w:val="22"/>
            <w:szCs w:val="22"/>
            <w:lang w:val="vi-VN"/>
          </w:rPr>
          <w:fldChar w:fldCharType="end"/>
        </w:r>
        <w:r w:rsidRPr="00C1363F" w:rsidDel="006E631B">
          <w:rPr>
            <w:rFonts w:ascii="iCiel Avenir LT Std 35 Light" w:hAnsi="iCiel Avenir LT Std 35 Light" w:cs="Arial"/>
            <w:i/>
            <w:iCs/>
            <w:sz w:val="22"/>
            <w:szCs w:val="22"/>
            <w:lang w:val="vi-VN"/>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6E631B" w:rsidDel="006E631B">
          <w:fldChar w:fldCharType="begin"/>
        </w:r>
        <w:r w:rsidR="006E631B" w:rsidDel="006E631B">
          <w:delInstrText>HYPERLINK "https://buvse.simplybook.asia/v2/"</w:delInstrText>
        </w:r>
        <w:r w:rsidR="006E631B" w:rsidDel="006E631B">
          <w:fldChar w:fldCharType="separate"/>
        </w:r>
        <w:r w:rsidRPr="00C1363F" w:rsidDel="006E631B">
          <w:rPr>
            <w:rStyle w:val="Hyperlink"/>
            <w:rFonts w:ascii="iCiel Avenir LT Std 35 Light" w:hAnsi="iCiel Avenir LT Std 35 Light" w:cs="Arial"/>
            <w:i/>
            <w:iCs/>
            <w:sz w:val="22"/>
            <w:szCs w:val="22"/>
            <w:lang w:val="vi-VN"/>
          </w:rPr>
          <w:delText>BUV SE Booking Portal</w:delText>
        </w:r>
        <w:r w:rsidR="006E631B" w:rsidDel="006E631B">
          <w:rPr>
            <w:rStyle w:val="Hyperlink"/>
            <w:rFonts w:ascii="iCiel Avenir LT Std 35 Light" w:hAnsi="iCiel Avenir LT Std 35 Light" w:cs="Arial"/>
            <w:i/>
            <w:iCs/>
            <w:sz w:val="22"/>
            <w:szCs w:val="22"/>
            <w:lang w:val="vi-VN"/>
          </w:rPr>
          <w:fldChar w:fldCharType="end"/>
        </w:r>
        <w:r w:rsidRPr="00C1363F" w:rsidDel="006E631B">
          <w:rPr>
            <w:rFonts w:ascii="iCiel Avenir LT Std 35 Light" w:hAnsi="iCiel Avenir LT Std 35 Light" w:cs="Arial"/>
            <w:i/>
            <w:iCs/>
            <w:sz w:val="22"/>
            <w:szCs w:val="22"/>
            <w:lang w:val="vi-VN"/>
          </w:rPr>
          <w:delText xml:space="preserve"> (dành riêng cho sinh viên và cựu sinh viên BUV).</w:delText>
        </w:r>
      </w:del>
    </w:p>
    <w:p w14:paraId="14FBCBAA" w14:textId="01BE245A" w:rsidR="00E20BF9" w:rsidRPr="004373E8" w:rsidDel="006E631B" w:rsidRDefault="00E20BF9">
      <w:pPr>
        <w:rPr>
          <w:del w:id="9585" w:author="An Tran, ACA (BUV)" w:date="2024-09-12T11:05:00Z" w16du:dateUtc="2024-09-12T04:05:00Z"/>
          <w:rFonts w:cs="Arial"/>
          <w:szCs w:val="22"/>
          <w:lang w:val="vi-VN"/>
        </w:rPr>
        <w:pPrChange w:id="9586"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587" w:name="_Toc149053891"/>
      <w:bookmarkStart w:id="9588" w:name="_Toc149054151"/>
      <w:bookmarkStart w:id="9589" w:name="_Toc149835299"/>
      <w:bookmarkStart w:id="9590" w:name="_Toc141433238"/>
      <w:bookmarkEnd w:id="9587"/>
      <w:bookmarkEnd w:id="9588"/>
      <w:bookmarkEnd w:id="9589"/>
      <w:del w:id="9591" w:author="An Tran, ACA (BUV)" w:date="2024-09-12T11:05:00Z" w16du:dateUtc="2024-09-12T04:05:00Z">
        <w:r w:rsidRPr="004373E8" w:rsidDel="006E631B">
          <w:rPr>
            <w:rFonts w:cs="Arial"/>
            <w:szCs w:val="22"/>
            <w:lang w:val="vi-VN"/>
          </w:rPr>
          <w:delText xml:space="preserve">Can BUV guarantee that every student will have an internship during the semester break? / </w:delText>
        </w:r>
        <w:r w:rsidRPr="004373E8" w:rsidDel="006E631B">
          <w:rPr>
            <w:rFonts w:cs="Arial"/>
            <w:i/>
            <w:iCs/>
            <w:szCs w:val="22"/>
            <w:lang w:val="vi-VN"/>
          </w:rPr>
          <w:delText>Nhà tr</w:delText>
        </w:r>
        <w:r w:rsidRPr="004373E8" w:rsidDel="006E631B">
          <w:rPr>
            <w:rFonts w:cs="Calibri"/>
            <w:i/>
            <w:iCs/>
            <w:szCs w:val="22"/>
            <w:lang w:val="vi-VN"/>
          </w:rPr>
          <w:delText>ườ</w:delText>
        </w:r>
        <w:r w:rsidRPr="004373E8" w:rsidDel="006E631B">
          <w:rPr>
            <w:rFonts w:cs="Arial"/>
            <w:i/>
            <w:iCs/>
            <w:szCs w:val="22"/>
            <w:lang w:val="vi-VN"/>
          </w:rPr>
          <w:delText>ng có th</w:delText>
        </w:r>
        <w:r w:rsidRPr="004373E8" w:rsidDel="006E631B">
          <w:rPr>
            <w:rFonts w:cs="Calibri"/>
            <w:i/>
            <w:iCs/>
            <w:szCs w:val="22"/>
            <w:lang w:val="vi-VN"/>
          </w:rPr>
          <w:delText>ể</w:delText>
        </w:r>
        <w:r w:rsidRPr="004373E8" w:rsidDel="006E631B">
          <w:rPr>
            <w:rFonts w:cs="Arial"/>
            <w:i/>
            <w:iCs/>
            <w:szCs w:val="22"/>
            <w:lang w:val="vi-VN"/>
          </w:rPr>
          <w:delText xml:space="preserve"> đ</w:delText>
        </w:r>
        <w:r w:rsidRPr="004373E8" w:rsidDel="006E631B">
          <w:rPr>
            <w:rFonts w:cs="Calibri"/>
            <w:i/>
            <w:iCs/>
            <w:szCs w:val="22"/>
            <w:lang w:val="vi-VN"/>
          </w:rPr>
          <w:delText>ả</w:delText>
        </w:r>
        <w:r w:rsidRPr="004373E8" w:rsidDel="006E631B">
          <w:rPr>
            <w:rFonts w:cs="Arial"/>
            <w:i/>
            <w:iCs/>
            <w:szCs w:val="22"/>
            <w:lang w:val="vi-VN"/>
          </w:rPr>
          <w:delText>m b</w:delText>
        </w:r>
        <w:r w:rsidRPr="004373E8" w:rsidDel="006E631B">
          <w:rPr>
            <w:rFonts w:cs="Calibri"/>
            <w:i/>
            <w:iCs/>
            <w:szCs w:val="22"/>
            <w:lang w:val="vi-VN"/>
          </w:rPr>
          <w:delText>ả</w:delText>
        </w:r>
        <w:r w:rsidRPr="004373E8" w:rsidDel="006E631B">
          <w:rPr>
            <w:rFonts w:cs="Arial"/>
            <w:i/>
            <w:iCs/>
            <w:szCs w:val="22"/>
            <w:lang w:val="vi-VN"/>
          </w:rPr>
          <w:delText>o r</w:delText>
        </w:r>
        <w:r w:rsidRPr="004373E8" w:rsidDel="006E631B">
          <w:rPr>
            <w:rFonts w:cs="Calibri"/>
            <w:i/>
            <w:iCs/>
            <w:szCs w:val="22"/>
            <w:lang w:val="vi-VN"/>
          </w:rPr>
          <w:delText>ằ</w:delText>
        </w:r>
        <w:r w:rsidRPr="004373E8" w:rsidDel="006E631B">
          <w:rPr>
            <w:rFonts w:cs="Arial"/>
            <w:i/>
            <w:iCs/>
            <w:szCs w:val="22"/>
            <w:lang w:val="vi-VN"/>
          </w:rPr>
          <w:delText>ng t</w:delText>
        </w:r>
        <w:r w:rsidRPr="004373E8" w:rsidDel="006E631B">
          <w:rPr>
            <w:rFonts w:cs="Calibri"/>
            <w:i/>
            <w:iCs/>
            <w:szCs w:val="22"/>
            <w:lang w:val="vi-VN"/>
          </w:rPr>
          <w:delText>ấ</w:delText>
        </w:r>
        <w:r w:rsidRPr="004373E8" w:rsidDel="006E631B">
          <w:rPr>
            <w:rFonts w:cs="Arial"/>
            <w:i/>
            <w:iCs/>
            <w:szCs w:val="22"/>
            <w:lang w:val="vi-VN"/>
          </w:rPr>
          <w:delText>t c</w:delText>
        </w:r>
        <w:r w:rsidRPr="004373E8" w:rsidDel="006E631B">
          <w:rPr>
            <w:rFonts w:cs="Calibri"/>
            <w:i/>
            <w:iCs/>
            <w:szCs w:val="22"/>
            <w:lang w:val="vi-VN"/>
          </w:rPr>
          <w:delText>ả</w:delText>
        </w:r>
        <w:r w:rsidRPr="004373E8" w:rsidDel="006E631B">
          <w:rPr>
            <w:rFonts w:cs="Arial"/>
            <w:i/>
            <w:iCs/>
            <w:szCs w:val="22"/>
            <w:lang w:val="vi-VN"/>
          </w:rPr>
          <w:delText xml:space="preserve"> các sinh viên đ</w:delText>
        </w:r>
        <w:r w:rsidRPr="004373E8" w:rsidDel="006E631B">
          <w:rPr>
            <w:rFonts w:cs="Calibri"/>
            <w:i/>
            <w:iCs/>
            <w:szCs w:val="22"/>
            <w:lang w:val="vi-VN"/>
          </w:rPr>
          <w:delText>ề</w:delText>
        </w:r>
        <w:r w:rsidRPr="004373E8" w:rsidDel="006E631B">
          <w:rPr>
            <w:rFonts w:cs="Arial"/>
            <w:i/>
            <w:iCs/>
            <w:szCs w:val="22"/>
            <w:lang w:val="vi-VN"/>
          </w:rPr>
          <w:delText>u đ</w:delText>
        </w:r>
        <w:r w:rsidRPr="004373E8" w:rsidDel="006E631B">
          <w:rPr>
            <w:rFonts w:cs="Calibri"/>
            <w:i/>
            <w:iCs/>
            <w:szCs w:val="22"/>
            <w:lang w:val="vi-VN"/>
          </w:rPr>
          <w:delText>ượ</w:delText>
        </w:r>
        <w:r w:rsidRPr="004373E8" w:rsidDel="006E631B">
          <w:rPr>
            <w:rFonts w:cs="Arial"/>
            <w:i/>
            <w:iCs/>
            <w:szCs w:val="22"/>
            <w:lang w:val="vi-VN"/>
          </w:rPr>
          <w:delText>c đi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vào k</w:delText>
        </w:r>
        <w:r w:rsidRPr="004373E8" w:rsidDel="006E631B">
          <w:rPr>
            <w:rFonts w:cs="Calibri"/>
            <w:i/>
            <w:iCs/>
            <w:szCs w:val="22"/>
            <w:lang w:val="vi-VN"/>
          </w:rPr>
          <w:delText>ỳ</w:delText>
        </w:r>
        <w:r w:rsidRPr="004373E8" w:rsidDel="006E631B">
          <w:rPr>
            <w:rFonts w:cs="Arial"/>
            <w:i/>
            <w:iCs/>
            <w:szCs w:val="22"/>
            <w:lang w:val="vi-VN"/>
          </w:rPr>
          <w:delText xml:space="preserve"> ngh</w:delText>
        </w:r>
        <w:r w:rsidRPr="004373E8" w:rsidDel="006E631B">
          <w:rPr>
            <w:rFonts w:cs="Calibri"/>
            <w:i/>
            <w:iCs/>
            <w:szCs w:val="22"/>
            <w:lang w:val="vi-VN"/>
          </w:rPr>
          <w:delText>ỉ</w:delText>
        </w:r>
        <w:r w:rsidRPr="004373E8" w:rsidDel="006E631B">
          <w:rPr>
            <w:rFonts w:cs="Arial"/>
            <w:i/>
            <w:iCs/>
            <w:szCs w:val="22"/>
            <w:lang w:val="vi-VN"/>
          </w:rPr>
          <w:delText xml:space="preserve"> gi</w:delText>
        </w:r>
        <w:r w:rsidRPr="004373E8" w:rsidDel="006E631B">
          <w:rPr>
            <w:rFonts w:cs="Calibri"/>
            <w:i/>
            <w:iCs/>
            <w:szCs w:val="22"/>
            <w:lang w:val="vi-VN"/>
          </w:rPr>
          <w:delText>ữ</w:delText>
        </w:r>
        <w:r w:rsidRPr="004373E8" w:rsidDel="006E631B">
          <w:rPr>
            <w:rFonts w:cs="Arial"/>
            <w:i/>
            <w:iCs/>
            <w:szCs w:val="22"/>
            <w:lang w:val="vi-VN"/>
          </w:rPr>
          <w:delText>a h</w:delText>
        </w:r>
        <w:r w:rsidRPr="004373E8" w:rsidDel="006E631B">
          <w:rPr>
            <w:rFonts w:cs="Calibri"/>
            <w:i/>
            <w:iCs/>
            <w:szCs w:val="22"/>
            <w:lang w:val="vi-VN"/>
          </w:rPr>
          <w:delText>ọ</w:delText>
        </w:r>
        <w:r w:rsidRPr="004373E8" w:rsidDel="006E631B">
          <w:rPr>
            <w:rFonts w:cs="Arial"/>
            <w:i/>
            <w:iCs/>
            <w:szCs w:val="22"/>
            <w:lang w:val="vi-VN"/>
          </w:rPr>
          <w:delText>c k</w:delText>
        </w:r>
        <w:r w:rsidRPr="004373E8" w:rsidDel="006E631B">
          <w:rPr>
            <w:rFonts w:cs="Calibri"/>
            <w:i/>
            <w:iCs/>
            <w:szCs w:val="22"/>
            <w:lang w:val="vi-VN"/>
          </w:rPr>
          <w:delText>ỳ</w:delText>
        </w:r>
        <w:r w:rsidRPr="004373E8" w:rsidDel="006E631B">
          <w:rPr>
            <w:rFonts w:cs="Arial"/>
            <w:i/>
            <w:iCs/>
            <w:szCs w:val="22"/>
            <w:lang w:val="vi-VN"/>
          </w:rPr>
          <w:delText xml:space="preserve"> không?</w:delText>
        </w:r>
        <w:bookmarkEnd w:id="9590"/>
      </w:del>
    </w:p>
    <w:p w14:paraId="1AC0EE8F" w14:textId="20D244A9" w:rsidR="00E20BF9" w:rsidRPr="004373E8" w:rsidDel="006E631B" w:rsidRDefault="00E20BF9">
      <w:pPr>
        <w:rPr>
          <w:del w:id="9592" w:author="An Tran, ACA (BUV)" w:date="2024-09-12T11:05:00Z" w16du:dateUtc="2024-09-12T04:05:00Z"/>
          <w:rFonts w:cs="Arial"/>
          <w:bCs/>
          <w:szCs w:val="22"/>
          <w:u w:val="single"/>
          <w:lang w:val="vi-VN"/>
        </w:rPr>
        <w:pPrChange w:id="959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94"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5F2218D9" w14:textId="178EC802" w:rsidR="00C1363F" w:rsidRPr="002D5ADD" w:rsidDel="006E631B" w:rsidRDefault="00C1363F">
      <w:pPr>
        <w:rPr>
          <w:del w:id="9595" w:author="An Tran, ACA (BUV)" w:date="2024-09-12T11:05:00Z" w16du:dateUtc="2024-09-12T04:05:00Z"/>
          <w:rFonts w:cs="Arial"/>
          <w:szCs w:val="22"/>
        </w:rPr>
        <w:pPrChange w:id="959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597" w:author="An Tran, ACA (BUV)" w:date="2024-09-12T11:05:00Z" w16du:dateUtc="2024-09-12T04:05:00Z">
        <w:r w:rsidRPr="002D5ADD" w:rsidDel="006E631B">
          <w:rPr>
            <w:rFonts w:ascii="iCiel Avenir LT Std 35 Light" w:hAnsi="iCiel Avenir LT Std 35 Light" w:cs="Arial"/>
            <w:sz w:val="22"/>
            <w:szCs w:val="22"/>
          </w:rPr>
          <w:delText xml:space="preserve">During the journey at British University Vietnam, students will have </w:delText>
        </w:r>
        <w:r w:rsidDel="006E631B">
          <w:rPr>
            <w:rFonts w:ascii="iCiel Avenir LT Std 35 Light" w:hAnsi="iCiel Avenir LT Std 35 Light" w:cs="Arial"/>
            <w:sz w:val="22"/>
            <w:szCs w:val="22"/>
          </w:rPr>
          <w:delText>one</w:delText>
        </w:r>
        <w:r w:rsidRPr="002D5ADD" w:rsidDel="006E631B">
          <w:rPr>
            <w:rFonts w:ascii="iCiel Avenir LT Std 35 Light" w:hAnsi="iCiel Avenir LT Std 35 Light" w:cs="Arial"/>
            <w:sz w:val="22"/>
            <w:szCs w:val="22"/>
          </w:rPr>
          <w:delText xml:space="preserve"> PSG semester</w:delText>
        </w:r>
        <w:r w:rsidDel="006E631B">
          <w:rPr>
            <w:rFonts w:ascii="iCiel Avenir LT Std 35 Light" w:hAnsi="iCiel Avenir LT Std 35 Light" w:cs="Arial"/>
            <w:sz w:val="22"/>
            <w:szCs w:val="22"/>
          </w:rPr>
          <w:delText xml:space="preserve"> every academic year </w:delText>
        </w:r>
        <w:r w:rsidRPr="002D5ADD" w:rsidDel="006E631B">
          <w:rPr>
            <w:rFonts w:ascii="iCiel Avenir LT Std 35 Light" w:hAnsi="iCiel Avenir LT Std 35 Light" w:cs="Arial"/>
            <w:sz w:val="22"/>
            <w:szCs w:val="22"/>
          </w:rPr>
          <w:delText>(PSG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delText>
        </w:r>
      </w:del>
    </w:p>
    <w:p w14:paraId="3A201E51" w14:textId="1B00AE76" w:rsidR="00C1363F" w:rsidDel="006E631B" w:rsidRDefault="00C1363F">
      <w:pPr>
        <w:rPr>
          <w:del w:id="9598" w:author="An Tran, ACA (BUV)" w:date="2024-09-12T11:05:00Z" w16du:dateUtc="2024-09-12T04:05:00Z"/>
          <w:rFonts w:cs="Arial"/>
          <w:szCs w:val="22"/>
        </w:rPr>
        <w:pPrChange w:id="959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00" w:author="An Tran, ACA (BUV)" w:date="2024-09-12T11:05:00Z" w16du:dateUtc="2024-09-12T04:05:00Z">
        <w:r w:rsidRPr="691BD53B" w:rsidDel="006E631B">
          <w:rPr>
            <w:rFonts w:ascii="iCiel Avenir LT Std 35 Light" w:hAnsi="iCiel Avenir LT Std 35 Light" w:cs="Arial"/>
            <w:sz w:val="22"/>
            <w:szCs w:val="22"/>
          </w:rPr>
          <w:delTex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w:delText>
        </w:r>
        <w:r w:rsidR="005358E3" w:rsidRPr="691BD53B" w:rsidDel="006E631B">
          <w:rPr>
            <w:rFonts w:ascii="iCiel Avenir LT Std 35 Light" w:hAnsi="iCiel Avenir LT Std 35 Light" w:cs="Arial"/>
            <w:sz w:val="22"/>
            <w:szCs w:val="22"/>
          </w:rPr>
          <w:delText>providing</w:delText>
        </w:r>
        <w:r w:rsidRPr="691BD53B" w:rsidDel="006E631B">
          <w:rPr>
            <w:rFonts w:ascii="iCiel Avenir LT Std 35 Light" w:hAnsi="iCiel Avenir LT Std 35 Light" w:cs="Arial"/>
            <w:sz w:val="22"/>
            <w:szCs w:val="22"/>
          </w:rPr>
          <w:delText xml:space="preserve"> sufficient internship opportunities to all BUV students in each PSG </w:delText>
        </w:r>
        <w:r w:rsidR="7E021EB4" w:rsidRPr="691BD53B" w:rsidDel="006E631B">
          <w:rPr>
            <w:rFonts w:ascii="iCiel Avenir LT Std 35 Light" w:hAnsi="iCiel Avenir LT Std 35 Light" w:cs="Arial"/>
            <w:sz w:val="22"/>
            <w:szCs w:val="22"/>
          </w:rPr>
          <w:delText>semester</w:delText>
        </w:r>
        <w:r w:rsidRPr="691BD53B" w:rsidDel="006E631B">
          <w:rPr>
            <w:rFonts w:ascii="iCiel Avenir LT Std 35 Light" w:hAnsi="iCiel Avenir LT Std 35 Light" w:cs="Arial"/>
            <w:sz w:val="22"/>
            <w:szCs w:val="22"/>
          </w:rPr>
          <w:delText xml:space="preserve">. Although applications sent via BUV Career Services &amp; Industry Relations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BUV Career Services &amp; Industry Relations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delText>
        </w:r>
      </w:del>
    </w:p>
    <w:p w14:paraId="7D37DFF7" w14:textId="26D145D8" w:rsidR="00C1363F" w:rsidRPr="00F43E12" w:rsidDel="006E631B" w:rsidRDefault="00C1363F">
      <w:pPr>
        <w:rPr>
          <w:del w:id="9601" w:author="An Tran, ACA (BUV)" w:date="2024-09-12T11:05:00Z" w16du:dateUtc="2024-09-12T04:05:00Z"/>
          <w:rFonts w:cs="Arial"/>
          <w:szCs w:val="22"/>
        </w:rPr>
        <w:pPrChange w:id="960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03"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6397FF10" w14:textId="45712EB5" w:rsidR="00C1363F" w:rsidRPr="002D5ADD" w:rsidDel="006E631B" w:rsidRDefault="00C1363F">
      <w:pPr>
        <w:rPr>
          <w:del w:id="9604" w:author="An Tran, ACA (BUV)" w:date="2024-09-12T11:05:00Z" w16du:dateUtc="2024-09-12T04:05:00Z"/>
          <w:rFonts w:cs="Arial"/>
          <w:szCs w:val="22"/>
        </w:rPr>
        <w:pPrChange w:id="9605"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5920FE39" w14:textId="5BB7EA34" w:rsidR="00C1363F" w:rsidRPr="002D5ADD" w:rsidDel="006E631B" w:rsidRDefault="00C1363F">
      <w:pPr>
        <w:rPr>
          <w:del w:id="9606" w:author="An Tran, ACA (BUV)" w:date="2024-09-12T11:05:00Z" w16du:dateUtc="2024-09-12T04:05:00Z"/>
          <w:rFonts w:cs="Arial"/>
          <w:i/>
          <w:iCs/>
          <w:szCs w:val="22"/>
        </w:rPr>
        <w:pPrChange w:id="960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08" w:author="An Tran, ACA (BUV)" w:date="2024-09-12T11:05:00Z" w16du:dateUtc="2024-09-12T04:05:00Z">
        <w:r w:rsidRPr="002D5ADD" w:rsidDel="006E631B">
          <w:rPr>
            <w:rFonts w:ascii="iCiel Avenir LT Std 35 Light" w:hAnsi="iCiel Avenir LT Std 35 Light" w:cs="Arial"/>
            <w:i/>
            <w:iCs/>
            <w:sz w:val="22"/>
            <w:szCs w:val="22"/>
          </w:rPr>
          <w:delText xml:space="preserve">Trong thời gian học tập tại BUV, sinh viên có </w:delText>
        </w:r>
        <w:r w:rsidDel="006E631B">
          <w:rPr>
            <w:rFonts w:ascii="iCiel Avenir LT Std 35 Light" w:hAnsi="iCiel Avenir LT Std 35 Light" w:cs="Arial"/>
            <w:i/>
            <w:iCs/>
            <w:sz w:val="22"/>
            <w:szCs w:val="22"/>
          </w:rPr>
          <w:delText xml:space="preserve">một </w:delText>
        </w:r>
        <w:r w:rsidRPr="002D5ADD" w:rsidDel="006E631B">
          <w:rPr>
            <w:rFonts w:ascii="iCiel Avenir LT Std 35 Light" w:hAnsi="iCiel Avenir LT Std 35 Light" w:cs="Arial"/>
            <w:i/>
            <w:iCs/>
            <w:sz w:val="22"/>
            <w:szCs w:val="22"/>
          </w:rPr>
          <w:delText xml:space="preserve">kỳ học PSG </w:delText>
        </w:r>
        <w:r w:rsidDel="006E631B">
          <w:rPr>
            <w:rFonts w:ascii="iCiel Avenir LT Std 35 Light" w:hAnsi="iCiel Avenir LT Std 35 Light" w:cs="Arial"/>
            <w:i/>
            <w:iCs/>
            <w:sz w:val="22"/>
            <w:szCs w:val="22"/>
          </w:rPr>
          <w:delText xml:space="preserve">mỗi năm học </w:delText>
        </w:r>
        <w:r w:rsidRPr="002D5ADD" w:rsidDel="006E631B">
          <w:rPr>
            <w:rFonts w:ascii="iCiel Avenir LT Std 35 Light" w:hAnsi="iCiel Avenir LT Std 35 Light" w:cs="Arial"/>
            <w:i/>
            <w:iCs/>
            <w:sz w:val="22"/>
            <w:szCs w:val="22"/>
          </w:rPr>
          <w:delText xml:space="preserve">(Tên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delText>
        </w:r>
      </w:del>
    </w:p>
    <w:p w14:paraId="61C5C2BF" w14:textId="0D76FD4A" w:rsidR="00C1363F" w:rsidDel="006E631B" w:rsidRDefault="00C1363F">
      <w:pPr>
        <w:rPr>
          <w:del w:id="9609" w:author="An Tran, ACA (BUV)" w:date="2024-09-12T11:05:00Z" w16du:dateUtc="2024-09-12T04:05:00Z"/>
          <w:rFonts w:cs="Arial"/>
          <w:i/>
          <w:iCs/>
          <w:szCs w:val="22"/>
        </w:rPr>
        <w:pPrChange w:id="961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11" w:author="An Tran, ACA (BUV)" w:date="2024-09-12T11:05:00Z" w16du:dateUtc="2024-09-12T04:05:00Z">
        <w:r w:rsidRPr="002D5ADD" w:rsidDel="006E631B">
          <w:rPr>
            <w:rFonts w:ascii="iCiel Avenir LT Std 35 Light" w:hAnsi="iCiel Avenir LT Std 35 Light" w:cs="Arial"/>
            <w:i/>
            <w:iCs/>
            <w:sz w:val="22"/>
            <w:szCs w:val="22"/>
          </w:rPr>
          <w:delText xml:space="preserve">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w:delText>
        </w:r>
        <w:r w:rsidDel="006E631B">
          <w:rPr>
            <w:rFonts w:ascii="iCiel Avenir LT Std 35 Light" w:hAnsi="iCiel Avenir LT Std 35 Light" w:cs="Arial"/>
            <w:i/>
            <w:iCs/>
            <w:sz w:val="22"/>
            <w:szCs w:val="22"/>
          </w:rPr>
          <w:delText>4</w:delText>
        </w:r>
        <w:r w:rsidRPr="002D5ADD" w:rsidDel="006E631B">
          <w:rPr>
            <w:rFonts w:ascii="iCiel Avenir LT Std 35 Light" w:hAnsi="iCiel Avenir LT Std 35 Light" w:cs="Arial"/>
            <w:i/>
            <w:iCs/>
            <w:sz w:val="22"/>
            <w:szCs w:val="22"/>
          </w:rPr>
          <w:delText xml:space="preserve">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w:delText>
        </w:r>
        <w:r w:rsidDel="006E631B">
          <w:rPr>
            <w:rFonts w:ascii="iCiel Avenir LT Std 35 Light" w:hAnsi="iCiel Avenir LT Std 35 Light" w:cs="Arial"/>
            <w:i/>
            <w:iCs/>
            <w:sz w:val="22"/>
            <w:szCs w:val="22"/>
          </w:rPr>
          <w:delText xml:space="preserve">Phòng </w:delText>
        </w:r>
        <w:r w:rsidRPr="002D5ADD" w:rsidDel="006E631B">
          <w:rPr>
            <w:rFonts w:ascii="iCiel Avenir LT Std 35 Light" w:hAnsi="iCiel Avenir LT Std 35 Light" w:cs="Arial"/>
            <w:i/>
            <w:iCs/>
            <w:sz w:val="22"/>
            <w:szCs w:val="22"/>
          </w:rPr>
          <w:delText>Dịch vụ Hướng nghiệp</w:delText>
        </w:r>
        <w:r w:rsidDel="006E631B">
          <w:rPr>
            <w:rFonts w:ascii="iCiel Avenir LT Std 35 Light" w:hAnsi="iCiel Avenir LT Std 35 Light" w:cs="Arial"/>
            <w:i/>
            <w:iCs/>
            <w:sz w:val="22"/>
            <w:szCs w:val="22"/>
          </w:rPr>
          <w:delText xml:space="preserve"> &amp; Quan hệ Đối tác</w:delText>
        </w:r>
        <w:r w:rsidRPr="002D5ADD" w:rsidDel="006E631B">
          <w:rPr>
            <w:rFonts w:ascii="iCiel Avenir LT Std 35 Light" w:hAnsi="iCiel Avenir LT Std 35 Light" w:cs="Arial"/>
            <w:i/>
            <w:iCs/>
            <w:sz w:val="22"/>
            <w:szCs w:val="22"/>
          </w:rPr>
          <w:delText xml:space="preserve">,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w:delText>
        </w:r>
        <w:r w:rsidDel="006E631B">
          <w:rPr>
            <w:rFonts w:ascii="iCiel Avenir LT Std 35 Light" w:hAnsi="iCiel Avenir LT Std 35 Light" w:cs="Arial"/>
            <w:i/>
            <w:iCs/>
            <w:sz w:val="22"/>
            <w:szCs w:val="22"/>
          </w:rPr>
          <w:delText>Đội ngũ</w:delText>
        </w:r>
        <w:r w:rsidRPr="002D5ADD" w:rsidDel="006E631B">
          <w:rPr>
            <w:rFonts w:ascii="iCiel Avenir LT Std 35 Light" w:hAnsi="iCiel Avenir LT Std 35 Light" w:cs="Arial"/>
            <w:i/>
            <w:iCs/>
            <w:sz w:val="22"/>
            <w:szCs w:val="22"/>
          </w:rPr>
          <w:delText xml:space="preserve"> Hướng nghiệp trong việc</w:delText>
        </w:r>
        <w:r w:rsidDel="006E631B">
          <w:rPr>
            <w:rFonts w:ascii="iCiel Avenir LT Std 35 Light" w:hAnsi="iCiel Avenir LT Std 35 Light" w:cs="Arial"/>
            <w:i/>
            <w:iCs/>
            <w:sz w:val="22"/>
            <w:szCs w:val="22"/>
          </w:rPr>
          <w:delText xml:space="preserve"> cung cấp dịch vụ</w:delText>
        </w:r>
        <w:r w:rsidRPr="002D5ADD" w:rsidDel="006E631B">
          <w:rPr>
            <w:rFonts w:ascii="iCiel Avenir LT Std 35 Light" w:hAnsi="iCiel Avenir LT Std 35 Light" w:cs="Arial"/>
            <w:i/>
            <w:iCs/>
            <w:sz w:val="22"/>
            <w:szCs w:val="22"/>
          </w:rPr>
          <w:delText xml:space="preserve"> hướng nghiệp tận tâm và chuyên nghiệp để chứng tỏ rằng sinh viên đạt tiêu chuẩn cho vị trí thực tập sinh. Cùng với sự đồng hành của </w:delText>
        </w:r>
        <w:r w:rsidDel="006E631B">
          <w:rPr>
            <w:rFonts w:ascii="iCiel Avenir LT Std 35 Light" w:hAnsi="iCiel Avenir LT Std 35 Light" w:cs="Arial"/>
            <w:i/>
            <w:iCs/>
            <w:sz w:val="22"/>
            <w:szCs w:val="22"/>
          </w:rPr>
          <w:delText>Đội ngũ</w:delText>
        </w:r>
        <w:r w:rsidRPr="002D5ADD" w:rsidDel="006E631B">
          <w:rPr>
            <w:rFonts w:ascii="iCiel Avenir LT Std 35 Light" w:hAnsi="iCiel Avenir LT Std 35 Light" w:cs="Arial"/>
            <w:i/>
            <w:iCs/>
            <w:sz w:val="22"/>
            <w:szCs w:val="22"/>
          </w:rPr>
          <w:delText xml:space="preserve"> Hướng nghiệp, sinh viên cần thể hiện được sự cam kết cũng như khả năng của mình để có thể vượt qua các quy trình tuyển dụng cần thiết của công ty.</w:delText>
        </w:r>
      </w:del>
    </w:p>
    <w:p w14:paraId="0D012699" w14:textId="029A5CDC" w:rsidR="00E20BF9" w:rsidRPr="004373E8" w:rsidDel="006E631B" w:rsidRDefault="00C1363F">
      <w:pPr>
        <w:rPr>
          <w:del w:id="9612" w:author="An Tran, ACA (BUV)" w:date="2024-09-12T11:05:00Z" w16du:dateUtc="2024-09-12T04:05:00Z"/>
          <w:rFonts w:cs="Arial"/>
          <w:i/>
          <w:iCs/>
          <w:szCs w:val="22"/>
          <w:lang w:val="vi-VN"/>
        </w:rPr>
        <w:pPrChange w:id="961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14"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00326F10" w14:textId="0E4E87BC" w:rsidR="00E20BF9" w:rsidRPr="004373E8" w:rsidDel="006E631B" w:rsidRDefault="00E20BF9">
      <w:pPr>
        <w:rPr>
          <w:del w:id="9615" w:author="An Tran, ACA (BUV)" w:date="2024-09-12T11:05:00Z" w16du:dateUtc="2024-09-12T04:05:00Z"/>
          <w:rFonts w:cs="Arial"/>
          <w:szCs w:val="22"/>
          <w:lang w:val="vi-VN"/>
        </w:rPr>
        <w:pPrChange w:id="9616"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617" w:name="_Toc141433239"/>
      <w:del w:id="9618" w:author="An Tran, ACA (BUV)" w:date="2024-09-12T11:05:00Z" w16du:dateUtc="2024-09-12T04:05:00Z">
        <w:r w:rsidRPr="004373E8" w:rsidDel="006E631B">
          <w:rPr>
            <w:rFonts w:cs="Arial"/>
            <w:szCs w:val="22"/>
            <w:lang w:val="vi-VN"/>
          </w:rPr>
          <w:delText xml:space="preserve">What can students do during 3 months break if they do not go for internships? / </w:delText>
        </w:r>
        <w:r w:rsidRPr="004373E8" w:rsidDel="006E631B">
          <w:rPr>
            <w:rFonts w:cs="Arial"/>
            <w:i/>
            <w:iCs/>
            <w:szCs w:val="22"/>
            <w:lang w:val="vi-VN"/>
          </w:rPr>
          <w:delText>N</w:delText>
        </w:r>
        <w:r w:rsidRPr="004373E8" w:rsidDel="006E631B">
          <w:rPr>
            <w:rFonts w:cs="Calibri"/>
            <w:i/>
            <w:iCs/>
            <w:szCs w:val="22"/>
            <w:lang w:val="vi-VN"/>
          </w:rPr>
          <w:delText>ế</w:delText>
        </w:r>
        <w:r w:rsidRPr="004373E8" w:rsidDel="006E631B">
          <w:rPr>
            <w:rFonts w:cs="Arial"/>
            <w:i/>
            <w:iCs/>
            <w:szCs w:val="22"/>
            <w:lang w:val="vi-VN"/>
          </w:rPr>
          <w:delText>u trong 3 tháng ngh</w:delText>
        </w:r>
        <w:r w:rsidRPr="004373E8" w:rsidDel="006E631B">
          <w:rPr>
            <w:rFonts w:cs="Calibri"/>
            <w:i/>
            <w:iCs/>
            <w:szCs w:val="22"/>
            <w:lang w:val="vi-VN"/>
          </w:rPr>
          <w:delText>ỉ</w:delText>
        </w:r>
        <w:r w:rsidRPr="004373E8" w:rsidDel="006E631B">
          <w:rPr>
            <w:rFonts w:cs="Arial"/>
            <w:i/>
            <w:iCs/>
            <w:szCs w:val="22"/>
            <w:lang w:val="vi-VN"/>
          </w:rPr>
          <w:delText xml:space="preserve"> gi</w:delText>
        </w:r>
        <w:r w:rsidRPr="004373E8" w:rsidDel="006E631B">
          <w:rPr>
            <w:rFonts w:cs="Calibri"/>
            <w:i/>
            <w:iCs/>
            <w:szCs w:val="22"/>
            <w:lang w:val="vi-VN"/>
          </w:rPr>
          <w:delText>ữ</w:delText>
        </w:r>
        <w:r w:rsidRPr="004373E8" w:rsidDel="006E631B">
          <w:rPr>
            <w:rFonts w:cs="Arial"/>
            <w:i/>
            <w:iCs/>
            <w:szCs w:val="22"/>
            <w:lang w:val="vi-VN"/>
          </w:rPr>
          <w:delText>a k</w:delText>
        </w:r>
        <w:r w:rsidRPr="004373E8" w:rsidDel="006E631B">
          <w:rPr>
            <w:rFonts w:cs="Calibri"/>
            <w:i/>
            <w:iCs/>
            <w:szCs w:val="22"/>
            <w:lang w:val="vi-VN"/>
          </w:rPr>
          <w:delText>ỳ</w:delText>
        </w:r>
        <w:r w:rsidRPr="004373E8" w:rsidDel="006E631B">
          <w:rPr>
            <w:rFonts w:cs="Arial"/>
            <w:i/>
            <w:iCs/>
            <w:szCs w:val="22"/>
            <w:lang w:val="vi-VN"/>
          </w:rPr>
          <w:delText xml:space="preserve"> sinh viên không đi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thì có th</w:delText>
        </w:r>
        <w:r w:rsidRPr="004373E8" w:rsidDel="006E631B">
          <w:rPr>
            <w:rFonts w:cs="Calibri"/>
            <w:i/>
            <w:iCs/>
            <w:szCs w:val="22"/>
            <w:lang w:val="vi-VN"/>
          </w:rPr>
          <w:delText>ể</w:delText>
        </w:r>
        <w:r w:rsidRPr="004373E8" w:rsidDel="006E631B">
          <w:rPr>
            <w:rFonts w:cs="Arial"/>
            <w:i/>
            <w:iCs/>
            <w:szCs w:val="22"/>
            <w:lang w:val="vi-VN"/>
          </w:rPr>
          <w:delText xml:space="preserve"> làm gì?</w:delText>
        </w:r>
        <w:bookmarkEnd w:id="9617"/>
      </w:del>
    </w:p>
    <w:p w14:paraId="29DB641F" w14:textId="5400E32D" w:rsidR="00E20BF9" w:rsidRPr="004373E8" w:rsidDel="006E631B" w:rsidRDefault="00E20BF9">
      <w:pPr>
        <w:rPr>
          <w:del w:id="9619" w:author="An Tran, ACA (BUV)" w:date="2024-09-12T11:05:00Z" w16du:dateUtc="2024-09-12T04:05:00Z"/>
          <w:rFonts w:cs="Arial"/>
          <w:bCs/>
          <w:szCs w:val="22"/>
          <w:u w:val="single"/>
          <w:lang w:val="vi-VN"/>
        </w:rPr>
        <w:pPrChange w:id="962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21"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20252D13" w14:textId="2267E182" w:rsidR="00C1363F" w:rsidRPr="002D5ADD" w:rsidDel="006E631B" w:rsidRDefault="00C1363F">
      <w:pPr>
        <w:rPr>
          <w:del w:id="9622" w:author="An Tran, ACA (BUV)" w:date="2024-09-12T11:05:00Z" w16du:dateUtc="2024-09-12T04:05:00Z"/>
          <w:rFonts w:cs="Arial"/>
          <w:szCs w:val="22"/>
        </w:rPr>
        <w:pPrChange w:id="962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24" w:author="An Tran, ACA (BUV)" w:date="2024-09-12T11:05:00Z" w16du:dateUtc="2024-09-12T04:05:00Z">
        <w:r w:rsidRPr="691BD53B" w:rsidDel="006E631B">
          <w:rPr>
            <w:rFonts w:ascii="iCiel Avenir LT Std 35 Light" w:hAnsi="iCiel Avenir LT Std 35 Light" w:cs="Arial"/>
            <w:sz w:val="22"/>
            <w:szCs w:val="22"/>
          </w:rPr>
          <w:delText xml:space="preserve">BUV students are encouraged to go for internships and explore the world in different ways during their semester break. Apart from </w:delText>
        </w:r>
        <w:r w:rsidR="27FC9657" w:rsidRPr="691BD53B" w:rsidDel="006E631B">
          <w:rPr>
            <w:rFonts w:ascii="iCiel Avenir LT Std 35 Light" w:hAnsi="iCiel Avenir LT Std 35 Light" w:cs="Arial"/>
            <w:sz w:val="22"/>
            <w:szCs w:val="22"/>
          </w:rPr>
          <w:delText>internships</w:delText>
        </w:r>
        <w:r w:rsidRPr="691BD53B" w:rsidDel="006E631B">
          <w:rPr>
            <w:rFonts w:ascii="iCiel Avenir LT Std 35 Light" w:hAnsi="iCiel Avenir LT Std 35 Light" w:cs="Arial"/>
            <w:sz w:val="22"/>
            <w:szCs w:val="22"/>
          </w:rPr>
          <w:delText xml:space="preserve">, students should use their semester breaks to enhance their skills, explore new things, and broaden their knowledge to be ready for their future. At BUV, during semester breaks, </w:delText>
        </w:r>
        <w:r w:rsidR="005358E3" w:rsidRPr="691BD53B" w:rsidDel="006E631B">
          <w:rPr>
            <w:rFonts w:ascii="iCiel Avenir LT Std 35 Light" w:hAnsi="iCiel Avenir LT Std 35 Light" w:cs="Arial"/>
            <w:sz w:val="22"/>
            <w:szCs w:val="22"/>
          </w:rPr>
          <w:delText>the Student</w:delText>
        </w:r>
        <w:r w:rsidRPr="691BD53B" w:rsidDel="006E631B">
          <w:rPr>
            <w:rFonts w:ascii="iCiel Avenir LT Std 35 Light" w:hAnsi="iCiel Avenir LT Std 35 Light" w:cs="Arial"/>
            <w:sz w:val="22"/>
            <w:szCs w:val="22"/>
          </w:rPr>
          <w:delText xml:space="preserve">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w:delText>
        </w:r>
        <w:bookmarkStart w:id="9625" w:name="_Hlk171284192"/>
        <w:r w:rsidRPr="691BD53B" w:rsidDel="006E631B">
          <w:rPr>
            <w:rFonts w:ascii="iCiel Avenir LT Std 35 Light" w:hAnsi="iCiel Avenir LT Std 35 Light" w:cs="Arial"/>
            <w:sz w:val="22"/>
            <w:szCs w:val="22"/>
          </w:rPr>
          <w:delText xml:space="preserve"> (Old semester structure: January, April, July, and October; New semester structure: February, June, and October).</w:delText>
        </w:r>
        <w:bookmarkEnd w:id="9625"/>
      </w:del>
    </w:p>
    <w:p w14:paraId="4D3F03A6" w14:textId="002A4277" w:rsidR="00C1363F" w:rsidDel="006E631B" w:rsidRDefault="00C1363F">
      <w:pPr>
        <w:rPr>
          <w:del w:id="9626" w:author="An Tran, ACA (BUV)" w:date="2024-09-12T11:05:00Z" w16du:dateUtc="2024-09-12T04:05:00Z"/>
          <w:rFonts w:cs="Arial"/>
          <w:szCs w:val="22"/>
        </w:rPr>
        <w:pPrChange w:id="962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28" w:author="An Tran, ACA (BUV)" w:date="2024-09-12T11:05:00Z" w16du:dateUtc="2024-09-12T04:05:00Z">
        <w:r w:rsidRPr="002D5ADD" w:rsidDel="006E631B">
          <w:rPr>
            <w:rFonts w:ascii="iCiel Avenir LT Std 35 Light" w:hAnsi="iCiel Avenir LT Std 35 Light" w:cs="Arial"/>
            <w:sz w:val="22"/>
            <w:szCs w:val="22"/>
          </w:rPr>
          <w:delText xml:space="preserve">Besides, students can also participate in over </w:delText>
        </w:r>
        <w:r w:rsidDel="006E631B">
          <w:rPr>
            <w:rFonts w:ascii="iCiel Avenir LT Std 35 Light" w:hAnsi="iCiel Avenir LT Std 35 Light" w:cs="Arial"/>
            <w:sz w:val="22"/>
            <w:szCs w:val="22"/>
          </w:rPr>
          <w:delText xml:space="preserve">30 </w:delText>
        </w:r>
        <w:r w:rsidRPr="002D5ADD" w:rsidDel="006E631B">
          <w:rPr>
            <w:rFonts w:ascii="iCiel Avenir LT Std 35 Light" w:hAnsi="iCiel Avenir LT Std 35 Light" w:cs="Arial"/>
            <w:sz w:val="22"/>
            <w:szCs w:val="22"/>
          </w:rPr>
          <w:delText>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w:delText>
        </w:r>
        <w:r w:rsidDel="006E631B">
          <w:rPr>
            <w:rFonts w:ascii="iCiel Avenir LT Std 35 Light" w:hAnsi="iCiel Avenir LT Std 35 Light" w:cs="Arial"/>
            <w:sz w:val="22"/>
            <w:szCs w:val="22"/>
          </w:rPr>
          <w:delText>s</w:delText>
        </w:r>
        <w:r w:rsidRPr="002D5ADD" w:rsidDel="006E631B">
          <w:rPr>
            <w:rFonts w:ascii="iCiel Avenir LT Std 35 Light" w:hAnsi="iCiel Avenir LT Std 35 Light" w:cs="Arial"/>
            <w:sz w:val="22"/>
            <w:szCs w:val="22"/>
          </w:rPr>
          <w:delText xml:space="preserve"> and are always willing to accompany students to realise and implement their ideas.</w:delText>
        </w:r>
      </w:del>
    </w:p>
    <w:p w14:paraId="057BD7AB" w14:textId="63F1835A" w:rsidR="00C1363F" w:rsidRPr="00F43E12" w:rsidDel="006E631B" w:rsidRDefault="00C1363F">
      <w:pPr>
        <w:rPr>
          <w:del w:id="9629" w:author="An Tran, ACA (BUV)" w:date="2024-09-12T11:05:00Z" w16du:dateUtc="2024-09-12T04:05:00Z"/>
          <w:rFonts w:cs="Arial"/>
          <w:szCs w:val="22"/>
        </w:rPr>
        <w:pPrChange w:id="963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31"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7B0D5EDC" w14:textId="4348FC98" w:rsidR="00C1363F" w:rsidRPr="002D5ADD" w:rsidDel="006E631B" w:rsidRDefault="00C1363F">
      <w:pPr>
        <w:rPr>
          <w:del w:id="9632" w:author="An Tran, ACA (BUV)" w:date="2024-09-12T11:05:00Z" w16du:dateUtc="2024-09-12T04:05:00Z"/>
          <w:rFonts w:cs="Arial"/>
          <w:szCs w:val="22"/>
        </w:rPr>
        <w:pPrChange w:id="9633"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4AFD1069" w14:textId="213D7CD3" w:rsidR="00C1363F" w:rsidRPr="002D5ADD" w:rsidDel="006E631B" w:rsidRDefault="00C1363F">
      <w:pPr>
        <w:rPr>
          <w:del w:id="9634" w:author="An Tran, ACA (BUV)" w:date="2024-09-12T11:05:00Z" w16du:dateUtc="2024-09-12T04:05:00Z"/>
          <w:rFonts w:cs="Arial"/>
          <w:i/>
          <w:iCs/>
          <w:szCs w:val="22"/>
        </w:rPr>
        <w:pPrChange w:id="963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36" w:author="An Tran, ACA (BUV)" w:date="2024-09-12T11:05:00Z" w16du:dateUtc="2024-09-12T04:05:00Z">
        <w:r w:rsidRPr="002D5ADD" w:rsidDel="006E631B">
          <w:rPr>
            <w:rFonts w:ascii="iCiel Avenir LT Std 35 Light" w:hAnsi="iCiel Avenir LT Std 35 Light" w:cs="Arial"/>
            <w:i/>
            <w:iCs/>
            <w:sz w:val="22"/>
            <w:szCs w:val="22"/>
          </w:rPr>
          <w:delText>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khuy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ch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và khám phá các trải nghiệm khác nhau trong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gian ngh</w:delText>
        </w:r>
        <w:r w:rsidRPr="002D5ADD" w:rsidDel="006E631B">
          <w:rPr>
            <w:rFonts w:ascii="iCiel Avenir LT Std 35 Light" w:hAnsi="iCiel Avenir LT Std 35 Light" w:cs="Calibri"/>
            <w:i/>
            <w:iCs/>
            <w:sz w:val="22"/>
            <w:szCs w:val="22"/>
          </w:rPr>
          <w:delText>ỉ học kỳ</w:delText>
        </w:r>
        <w:r w:rsidRPr="002D5ADD" w:rsidDel="006E631B">
          <w:rPr>
            <w:rFonts w:ascii="iCiel Avenir LT Std 35 Light" w:hAnsi="iCiel Avenir LT Std 35 Light" w:cs="Arial"/>
            <w:i/>
            <w:iCs/>
            <w:sz w:val="22"/>
            <w:szCs w:val="22"/>
          </w:rPr>
          <w:delText>, các sinh viên cũng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m</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quan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ho</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d</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nh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để phát triển bản thân.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gian ngh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d</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ng</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r</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Avenir Next LT Pro"/>
            <w:i/>
            <w:iCs/>
            <w:sz w:val="22"/>
            <w:szCs w:val="22"/>
          </w:rPr>
          <w:delText>ĩ</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Calibri"/>
            <w:i/>
            <w:iCs/>
            <w:sz w:val="22"/>
            <w:szCs w:val="22"/>
          </w:rPr>
          <w:delText>ẻ</w:delText>
        </w:r>
        <w:r w:rsidRPr="002D5ADD" w:rsidDel="006E631B">
          <w:rPr>
            <w:rFonts w:ascii="iCiel Avenir LT Std 35 Light" w:hAnsi="iCiel Avenir LT Std 35 Light" w:cs="Arial"/>
            <w:i/>
            <w:iCs/>
            <w:sz w:val="22"/>
            <w:szCs w:val="22"/>
          </w:rPr>
          <w:delText>, n</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ng cao ki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m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o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 cho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w:delText>
        </w:r>
        <w:r w:rsidRPr="002D5ADD" w:rsidDel="006E631B">
          <w:rPr>
            <w:rFonts w:ascii="iCiel Avenir LT Std 35 Light" w:hAnsi="iCiel Avenir LT Std 35 Light" w:cs="Calibri"/>
            <w:i/>
            <w:iCs/>
            <w:sz w:val="22"/>
            <w:szCs w:val="22"/>
          </w:rPr>
          <w:delText>ẵ</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tin h</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n trong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tuy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trong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sau hoặc chuẩn bị cho hành trình sự nghiệp tương lai của mình. Ban Phát triển và Công tác Sinh viên 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ang t</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Kỳ PSG bao gồm các lớp đào tạo và hội thảo chuyên đề,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p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ngo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kho</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trong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Avenir Next LT Pro"/>
            <w:i/>
            <w:iCs/>
            <w:sz w:val="22"/>
            <w:szCs w:val="22"/>
          </w:rPr>
          <w:delText>ĩ</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đă</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g</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i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đă</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qua h</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m th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kênh m</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x</w:delText>
        </w:r>
        <w:r w:rsidRPr="002D5ADD" w:rsidDel="006E631B">
          <w:rPr>
            <w:rFonts w:ascii="iCiel Avenir LT Std 35 Light" w:hAnsi="iCiel Avenir LT Std 35 Light" w:cs="Avenir Next LT Pro"/>
            <w:i/>
            <w:iCs/>
            <w:sz w:val="22"/>
            <w:szCs w:val="22"/>
          </w:rPr>
          <w:delText>ã</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BUV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o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bookmarkStart w:id="9637" w:name="_Hlk171284238"/>
        <w:r w:rsidRPr="002D5ADD" w:rsidDel="006E631B">
          <w:rPr>
            <w:rFonts w:ascii="iCiel Avenir LT Std 35 Light" w:hAnsi="iCiel Avenir LT Std 35 Light" w:cs="Arial"/>
            <w:i/>
            <w:iCs/>
            <w:sz w:val="22"/>
            <w:szCs w:val="22"/>
          </w:rPr>
          <w:delText>(</w:delText>
        </w:r>
        <w:r w:rsidDel="006E631B">
          <w:rPr>
            <w:rFonts w:ascii="iCiel Avenir LT Std 35 Light" w:hAnsi="iCiel Avenir LT Std 35 Light" w:cs="Arial"/>
            <w:i/>
            <w:iCs/>
            <w:sz w:val="22"/>
            <w:szCs w:val="22"/>
          </w:rPr>
          <w:delText xml:space="preserve">Thời khóa biểu cũ: </w:delText>
        </w:r>
        <w:r w:rsidRPr="002D5ADD" w:rsidDel="006E631B">
          <w:rPr>
            <w:rFonts w:ascii="iCiel Avenir LT Std 35 Light" w:hAnsi="iCiel Avenir LT Std 35 Light" w:cs="Arial"/>
            <w:i/>
            <w:iCs/>
            <w:sz w:val="22"/>
            <w:szCs w:val="22"/>
          </w:rPr>
          <w:delText>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1,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4,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7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10</w:delText>
        </w:r>
        <w:r w:rsidDel="006E631B">
          <w:rPr>
            <w:rFonts w:ascii="iCiel Avenir LT Std 35 Light" w:hAnsi="iCiel Avenir LT Std 35 Light" w:cs="Arial"/>
            <w:i/>
            <w:iCs/>
            <w:sz w:val="22"/>
            <w:szCs w:val="22"/>
          </w:rPr>
          <w:delText>; Thời khóa biểu mới: Tháng 2, Tháng 6 và Tháng 10</w:delText>
        </w:r>
        <w:r w:rsidRPr="002D5ADD" w:rsidDel="006E631B">
          <w:rPr>
            <w:rFonts w:ascii="iCiel Avenir LT Std 35 Light" w:hAnsi="iCiel Avenir LT Std 35 Light" w:cs="Arial"/>
            <w:i/>
            <w:iCs/>
            <w:sz w:val="22"/>
            <w:szCs w:val="22"/>
          </w:rPr>
          <w:delText>).</w:delText>
        </w:r>
        <w:bookmarkEnd w:id="9637"/>
      </w:del>
    </w:p>
    <w:p w14:paraId="696B7AF6" w14:textId="6101EC2C" w:rsidR="00C1363F" w:rsidDel="006E631B" w:rsidRDefault="00C1363F">
      <w:pPr>
        <w:rPr>
          <w:del w:id="9638" w:author="An Tran, ACA (BUV)" w:date="2024-09-12T11:05:00Z" w16du:dateUtc="2024-09-12T04:05:00Z"/>
          <w:rFonts w:cs="Arial"/>
          <w:i/>
          <w:iCs/>
          <w:szCs w:val="22"/>
        </w:rPr>
        <w:pPrChange w:id="963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40" w:author="An Tran, ACA (BUV)" w:date="2024-09-12T11:05:00Z" w16du:dateUtc="2024-09-12T04:05:00Z">
        <w:r w:rsidRPr="002D5ADD" w:rsidDel="006E631B">
          <w:rPr>
            <w:rFonts w:ascii="iCiel Avenir LT Std 35 Light" w:hAnsi="iCiel Avenir LT Std 35 Light" w:cs="Arial"/>
            <w:i/>
            <w:iCs/>
            <w:sz w:val="22"/>
            <w:szCs w:val="22"/>
          </w:rPr>
          <w:delText>Bên c</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đă</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tham gia 30 c</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nh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m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ngo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khuy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xu</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l</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l</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d</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ng</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ng chung s</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m</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quan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nh</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 xml:space="preserve">m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l</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y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chuy</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ổi</w:delText>
        </w:r>
        <w:r w:rsidRPr="002D5ADD" w:rsidDel="006E631B">
          <w:rPr>
            <w:rFonts w:ascii="iCiel Avenir LT Std 35 Light" w:hAnsi="iCiel Avenir LT Std 35 Light" w:cs="Arial"/>
            <w:i/>
            <w:iCs/>
            <w:sz w:val="22"/>
            <w:szCs w:val="22"/>
          </w:rPr>
          <w:delText xml:space="preserve"> cho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cũng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BUV. Bộ phận Đời sống Sinh viên lu</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o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hoan ngh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ưở</w:delText>
        </w:r>
        <w:r w:rsidRPr="002D5ADD" w:rsidDel="006E631B">
          <w:rPr>
            <w:rFonts w:ascii="iCiel Avenir LT Std 35 Light" w:hAnsi="iCiel Avenir LT Std 35 Light" w:cs="Arial"/>
            <w:i/>
            <w:iCs/>
            <w:sz w:val="22"/>
            <w:szCs w:val="22"/>
          </w:rPr>
          <w:delText>ng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ưở</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w:delText>
        </w:r>
      </w:del>
    </w:p>
    <w:p w14:paraId="359DE73A" w14:textId="071C1FF4" w:rsidR="00994BA2" w:rsidRPr="004373E8" w:rsidDel="006E631B" w:rsidRDefault="00C1363F">
      <w:pPr>
        <w:rPr>
          <w:del w:id="9641" w:author="An Tran, ACA (BUV)" w:date="2024-09-12T11:05:00Z" w16du:dateUtc="2024-09-12T04:05:00Z"/>
          <w:rFonts w:cs="Arial"/>
          <w:i/>
          <w:iCs/>
          <w:szCs w:val="22"/>
          <w:lang w:val="vi-VN"/>
        </w:rPr>
        <w:pPrChange w:id="964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9643"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3E44802F" w14:textId="38F62BA6" w:rsidR="00EA7631" w:rsidRPr="004373E8" w:rsidDel="006E631B" w:rsidRDefault="00EA7631">
      <w:pPr>
        <w:rPr>
          <w:del w:id="9644" w:author="An Tran, ACA (BUV)" w:date="2024-09-12T11:05:00Z" w16du:dateUtc="2024-09-12T04:05:00Z"/>
          <w:rFonts w:cs="Arial"/>
          <w:i/>
          <w:iCs/>
          <w:szCs w:val="22"/>
          <w:lang w:val="vi-VN"/>
        </w:rPr>
        <w:pPrChange w:id="9645"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9646" w:name="_Toc147758812"/>
      <w:bookmarkStart w:id="9647" w:name="_Toc149053894"/>
      <w:bookmarkStart w:id="9648" w:name="_Toc149054154"/>
      <w:bookmarkStart w:id="9649" w:name="_Toc149835302"/>
      <w:bookmarkStart w:id="9650" w:name="_Toc147758813"/>
      <w:bookmarkStart w:id="9651" w:name="_Toc149053895"/>
      <w:bookmarkStart w:id="9652" w:name="_Toc149054155"/>
      <w:bookmarkStart w:id="9653" w:name="_Toc149835303"/>
      <w:bookmarkStart w:id="9654" w:name="_Toc147758814"/>
      <w:bookmarkStart w:id="9655" w:name="_Toc149053896"/>
      <w:bookmarkStart w:id="9656" w:name="_Toc149054156"/>
      <w:bookmarkStart w:id="9657" w:name="_Toc149835304"/>
      <w:bookmarkStart w:id="9658" w:name="_Toc147758815"/>
      <w:bookmarkStart w:id="9659" w:name="_Toc149053897"/>
      <w:bookmarkStart w:id="9660" w:name="_Toc149054157"/>
      <w:bookmarkStart w:id="9661" w:name="_Toc149835305"/>
      <w:bookmarkStart w:id="9662" w:name="_Toc147758816"/>
      <w:bookmarkStart w:id="9663" w:name="_Toc149053898"/>
      <w:bookmarkStart w:id="9664" w:name="_Toc149054158"/>
      <w:bookmarkStart w:id="9665" w:name="_Toc149835306"/>
      <w:bookmarkStart w:id="9666" w:name="_Toc147758817"/>
      <w:bookmarkStart w:id="9667" w:name="_Toc149053899"/>
      <w:bookmarkStart w:id="9668" w:name="_Toc149054159"/>
      <w:bookmarkStart w:id="9669" w:name="_Toc149835307"/>
      <w:bookmarkStart w:id="9670" w:name="_Toc147758818"/>
      <w:bookmarkStart w:id="9671" w:name="_Toc149053900"/>
      <w:bookmarkStart w:id="9672" w:name="_Toc149054160"/>
      <w:bookmarkStart w:id="9673" w:name="_Toc149835308"/>
      <w:bookmarkStart w:id="9674" w:name="_Toc147758819"/>
      <w:bookmarkStart w:id="9675" w:name="_Toc149053901"/>
      <w:bookmarkStart w:id="9676" w:name="_Toc149054161"/>
      <w:bookmarkStart w:id="9677" w:name="_Toc149835309"/>
      <w:bookmarkStart w:id="9678" w:name="_Toc147758820"/>
      <w:bookmarkStart w:id="9679" w:name="_Toc149053902"/>
      <w:bookmarkStart w:id="9680" w:name="_Toc149054162"/>
      <w:bookmarkStart w:id="9681" w:name="_Toc149835310"/>
      <w:bookmarkStart w:id="9682" w:name="_Toc147758821"/>
      <w:bookmarkStart w:id="9683" w:name="_Toc149053903"/>
      <w:bookmarkStart w:id="9684" w:name="_Toc149054163"/>
      <w:bookmarkStart w:id="9685" w:name="_Toc149835311"/>
      <w:bookmarkStart w:id="9686" w:name="_Toc147758822"/>
      <w:bookmarkStart w:id="9687" w:name="_Toc149053904"/>
      <w:bookmarkStart w:id="9688" w:name="_Toc149054164"/>
      <w:bookmarkStart w:id="9689" w:name="_Toc149835312"/>
      <w:bookmarkStart w:id="9690" w:name="_Toc147758823"/>
      <w:bookmarkStart w:id="9691" w:name="_Toc149053905"/>
      <w:bookmarkStart w:id="9692" w:name="_Toc149054165"/>
      <w:bookmarkStart w:id="9693" w:name="_Toc149835313"/>
      <w:bookmarkStart w:id="9694" w:name="_Toc147758824"/>
      <w:bookmarkStart w:id="9695" w:name="_Toc149053906"/>
      <w:bookmarkStart w:id="9696" w:name="_Toc149054166"/>
      <w:bookmarkStart w:id="9697" w:name="_Toc149835314"/>
      <w:bookmarkStart w:id="9698" w:name="_Toc147758825"/>
      <w:bookmarkStart w:id="9699" w:name="_Toc149053907"/>
      <w:bookmarkStart w:id="9700" w:name="_Toc149054167"/>
      <w:bookmarkStart w:id="9701" w:name="_Toc149835315"/>
      <w:bookmarkStart w:id="9702" w:name="_Toc147758826"/>
      <w:bookmarkStart w:id="9703" w:name="_Toc149053908"/>
      <w:bookmarkStart w:id="9704" w:name="_Toc149054168"/>
      <w:bookmarkStart w:id="9705" w:name="_Toc149835316"/>
      <w:bookmarkStart w:id="9706" w:name="_Toc147758827"/>
      <w:bookmarkStart w:id="9707" w:name="_Toc149053909"/>
      <w:bookmarkStart w:id="9708" w:name="_Toc149054169"/>
      <w:bookmarkStart w:id="9709" w:name="_Toc149835317"/>
      <w:bookmarkStart w:id="9710" w:name="_Toc147758828"/>
      <w:bookmarkStart w:id="9711" w:name="_Toc149053910"/>
      <w:bookmarkStart w:id="9712" w:name="_Toc149054170"/>
      <w:bookmarkStart w:id="9713" w:name="_Toc149835318"/>
      <w:bookmarkStart w:id="9714" w:name="_Toc147758829"/>
      <w:bookmarkStart w:id="9715" w:name="_Toc149053911"/>
      <w:bookmarkStart w:id="9716" w:name="_Toc149054171"/>
      <w:bookmarkStart w:id="9717" w:name="_Toc149835319"/>
      <w:bookmarkStart w:id="9718" w:name="_Toc147758830"/>
      <w:bookmarkStart w:id="9719" w:name="_Toc149053912"/>
      <w:bookmarkStart w:id="9720" w:name="_Toc149054172"/>
      <w:bookmarkStart w:id="9721" w:name="_Toc149835320"/>
      <w:bookmarkStart w:id="9722" w:name="_Toc147758831"/>
      <w:bookmarkStart w:id="9723" w:name="_Toc149053913"/>
      <w:bookmarkStart w:id="9724" w:name="_Toc149054173"/>
      <w:bookmarkStart w:id="9725" w:name="_Toc149835321"/>
      <w:bookmarkStart w:id="9726" w:name="_Toc147758832"/>
      <w:bookmarkStart w:id="9727" w:name="_Toc149053914"/>
      <w:bookmarkStart w:id="9728" w:name="_Toc149054174"/>
      <w:bookmarkStart w:id="9729" w:name="_Toc149835322"/>
      <w:bookmarkStart w:id="9730" w:name="_Toc147758833"/>
      <w:bookmarkStart w:id="9731" w:name="_Toc149053915"/>
      <w:bookmarkStart w:id="9732" w:name="_Toc149054175"/>
      <w:bookmarkStart w:id="9733" w:name="_Toc149835323"/>
      <w:bookmarkStart w:id="9734" w:name="_Toc147758834"/>
      <w:bookmarkStart w:id="9735" w:name="_Toc149053916"/>
      <w:bookmarkStart w:id="9736" w:name="_Toc149054176"/>
      <w:bookmarkStart w:id="9737" w:name="_Toc149835324"/>
      <w:bookmarkStart w:id="9738" w:name="_Toc147758835"/>
      <w:bookmarkStart w:id="9739" w:name="_Toc149053917"/>
      <w:bookmarkStart w:id="9740" w:name="_Toc149054177"/>
      <w:bookmarkStart w:id="9741" w:name="_Toc149835325"/>
      <w:bookmarkStart w:id="9742" w:name="_Toc147758836"/>
      <w:bookmarkStart w:id="9743" w:name="_Toc149053918"/>
      <w:bookmarkStart w:id="9744" w:name="_Toc149054178"/>
      <w:bookmarkStart w:id="9745" w:name="_Toc149835326"/>
      <w:bookmarkStart w:id="9746" w:name="_Toc147758837"/>
      <w:bookmarkStart w:id="9747" w:name="_Toc149053919"/>
      <w:bookmarkStart w:id="9748" w:name="_Toc149054179"/>
      <w:bookmarkStart w:id="9749" w:name="_Toc149835327"/>
      <w:bookmarkStart w:id="9750" w:name="_Toc147758838"/>
      <w:bookmarkStart w:id="9751" w:name="_Toc149053920"/>
      <w:bookmarkStart w:id="9752" w:name="_Toc149054180"/>
      <w:bookmarkStart w:id="9753" w:name="_Toc149835328"/>
      <w:bookmarkStart w:id="9754" w:name="_Toc147758839"/>
      <w:bookmarkStart w:id="9755" w:name="_Toc149053921"/>
      <w:bookmarkStart w:id="9756" w:name="_Toc149054181"/>
      <w:bookmarkStart w:id="9757" w:name="_Toc149835329"/>
      <w:bookmarkStart w:id="9758" w:name="_Toc147758840"/>
      <w:bookmarkStart w:id="9759" w:name="_Toc149053922"/>
      <w:bookmarkStart w:id="9760" w:name="_Toc149054182"/>
      <w:bookmarkStart w:id="9761" w:name="_Toc149835330"/>
      <w:bookmarkStart w:id="9762" w:name="_Toc147758841"/>
      <w:bookmarkStart w:id="9763" w:name="_Toc149053923"/>
      <w:bookmarkStart w:id="9764" w:name="_Toc149054183"/>
      <w:bookmarkStart w:id="9765" w:name="_Toc149835331"/>
      <w:bookmarkStart w:id="9766" w:name="_Toc147758842"/>
      <w:bookmarkStart w:id="9767" w:name="_Toc149053924"/>
      <w:bookmarkStart w:id="9768" w:name="_Toc149054184"/>
      <w:bookmarkStart w:id="9769" w:name="_Toc149835332"/>
      <w:bookmarkStart w:id="9770" w:name="_Toc147758843"/>
      <w:bookmarkStart w:id="9771" w:name="_Toc149053925"/>
      <w:bookmarkStart w:id="9772" w:name="_Toc149054185"/>
      <w:bookmarkStart w:id="9773" w:name="_Toc149835333"/>
      <w:bookmarkStart w:id="9774" w:name="_Toc147758844"/>
      <w:bookmarkStart w:id="9775" w:name="_Toc149053926"/>
      <w:bookmarkStart w:id="9776" w:name="_Toc149054186"/>
      <w:bookmarkStart w:id="9777" w:name="_Toc149835334"/>
      <w:bookmarkStart w:id="9778" w:name="_Toc147758845"/>
      <w:bookmarkStart w:id="9779" w:name="_Toc149053927"/>
      <w:bookmarkStart w:id="9780" w:name="_Toc149054187"/>
      <w:bookmarkStart w:id="9781" w:name="_Toc149835335"/>
      <w:bookmarkStart w:id="9782" w:name="_Toc147758846"/>
      <w:bookmarkStart w:id="9783" w:name="_Toc149053928"/>
      <w:bookmarkStart w:id="9784" w:name="_Toc149054188"/>
      <w:bookmarkStart w:id="9785" w:name="_Toc149835336"/>
      <w:bookmarkStart w:id="9786" w:name="_Toc147758847"/>
      <w:bookmarkStart w:id="9787" w:name="_Toc149053929"/>
      <w:bookmarkStart w:id="9788" w:name="_Toc149054189"/>
      <w:bookmarkStart w:id="9789" w:name="_Toc149835337"/>
      <w:bookmarkStart w:id="9790" w:name="_Toc147758848"/>
      <w:bookmarkStart w:id="9791" w:name="_Toc149053930"/>
      <w:bookmarkStart w:id="9792" w:name="_Toc149054190"/>
      <w:bookmarkStart w:id="9793" w:name="_Toc149835338"/>
      <w:bookmarkStart w:id="9794" w:name="_Toc147758849"/>
      <w:bookmarkStart w:id="9795" w:name="_Toc149053931"/>
      <w:bookmarkStart w:id="9796" w:name="_Toc149054191"/>
      <w:bookmarkStart w:id="9797" w:name="_Toc149835339"/>
      <w:bookmarkStart w:id="9798" w:name="_Toc147758850"/>
      <w:bookmarkStart w:id="9799" w:name="_Toc149053932"/>
      <w:bookmarkStart w:id="9800" w:name="_Toc149054192"/>
      <w:bookmarkStart w:id="9801" w:name="_Toc149835340"/>
      <w:bookmarkStart w:id="9802" w:name="_Toc147758851"/>
      <w:bookmarkStart w:id="9803" w:name="_Toc149053933"/>
      <w:bookmarkStart w:id="9804" w:name="_Toc149054193"/>
      <w:bookmarkStart w:id="9805" w:name="_Toc149835341"/>
      <w:bookmarkStart w:id="9806" w:name="_Toc147758852"/>
      <w:bookmarkStart w:id="9807" w:name="_Toc149053934"/>
      <w:bookmarkStart w:id="9808" w:name="_Toc149054194"/>
      <w:bookmarkStart w:id="9809" w:name="_Toc149835342"/>
      <w:bookmarkStart w:id="9810" w:name="_Toc147758853"/>
      <w:bookmarkStart w:id="9811" w:name="_Toc149053935"/>
      <w:bookmarkStart w:id="9812" w:name="_Toc149054195"/>
      <w:bookmarkStart w:id="9813" w:name="_Toc149835343"/>
      <w:bookmarkStart w:id="9814" w:name="_Toc147758854"/>
      <w:bookmarkStart w:id="9815" w:name="_Toc149053936"/>
      <w:bookmarkStart w:id="9816" w:name="_Toc149054196"/>
      <w:bookmarkStart w:id="9817" w:name="_Toc149835344"/>
      <w:bookmarkStart w:id="9818" w:name="_Toc147758855"/>
      <w:bookmarkStart w:id="9819" w:name="_Toc149053937"/>
      <w:bookmarkStart w:id="9820" w:name="_Toc149054197"/>
      <w:bookmarkStart w:id="9821" w:name="_Toc149835345"/>
      <w:bookmarkStart w:id="9822" w:name="_Toc147758856"/>
      <w:bookmarkStart w:id="9823" w:name="_Toc149053938"/>
      <w:bookmarkStart w:id="9824" w:name="_Toc149054198"/>
      <w:bookmarkStart w:id="9825" w:name="_Toc149835346"/>
      <w:bookmarkStart w:id="9826" w:name="_Toc147758857"/>
      <w:bookmarkStart w:id="9827" w:name="_Toc149053939"/>
      <w:bookmarkStart w:id="9828" w:name="_Toc149054199"/>
      <w:bookmarkStart w:id="9829" w:name="_Toc149835347"/>
      <w:bookmarkStart w:id="9830" w:name="_Toc147758858"/>
      <w:bookmarkStart w:id="9831" w:name="_Toc149053940"/>
      <w:bookmarkStart w:id="9832" w:name="_Toc149054200"/>
      <w:bookmarkStart w:id="9833" w:name="_Toc149835348"/>
      <w:bookmarkStart w:id="9834" w:name="_Toc147758859"/>
      <w:bookmarkStart w:id="9835" w:name="_Toc149053941"/>
      <w:bookmarkStart w:id="9836" w:name="_Toc149054201"/>
      <w:bookmarkStart w:id="9837" w:name="_Toc149835349"/>
      <w:bookmarkStart w:id="9838" w:name="_Toc147758860"/>
      <w:bookmarkStart w:id="9839" w:name="_Toc149053942"/>
      <w:bookmarkStart w:id="9840" w:name="_Toc149054202"/>
      <w:bookmarkStart w:id="9841" w:name="_Toc149835350"/>
      <w:bookmarkStart w:id="9842" w:name="_Toc147758861"/>
      <w:bookmarkStart w:id="9843" w:name="_Toc149053943"/>
      <w:bookmarkStart w:id="9844" w:name="_Toc149054203"/>
      <w:bookmarkStart w:id="9845" w:name="_Toc149835351"/>
      <w:bookmarkStart w:id="9846" w:name="_Toc147758862"/>
      <w:bookmarkStart w:id="9847" w:name="_Toc149053944"/>
      <w:bookmarkStart w:id="9848" w:name="_Toc149054204"/>
      <w:bookmarkStart w:id="9849" w:name="_Toc149835352"/>
      <w:bookmarkStart w:id="9850" w:name="_Toc147758863"/>
      <w:bookmarkStart w:id="9851" w:name="_Toc149053945"/>
      <w:bookmarkStart w:id="9852" w:name="_Toc149054205"/>
      <w:bookmarkStart w:id="9853" w:name="_Toc149835353"/>
      <w:bookmarkStart w:id="9854" w:name="_Toc147758864"/>
      <w:bookmarkStart w:id="9855" w:name="_Toc149053946"/>
      <w:bookmarkStart w:id="9856" w:name="_Toc149054206"/>
      <w:bookmarkStart w:id="9857" w:name="_Toc149835354"/>
      <w:bookmarkStart w:id="9858" w:name="_Toc147758865"/>
      <w:bookmarkStart w:id="9859" w:name="_Toc149053947"/>
      <w:bookmarkStart w:id="9860" w:name="_Toc149054207"/>
      <w:bookmarkStart w:id="9861" w:name="_Toc149835355"/>
      <w:bookmarkStart w:id="9862" w:name="_Toc147758866"/>
      <w:bookmarkStart w:id="9863" w:name="_Toc149053948"/>
      <w:bookmarkStart w:id="9864" w:name="_Toc149054208"/>
      <w:bookmarkStart w:id="9865" w:name="_Toc149835356"/>
      <w:bookmarkStart w:id="9866" w:name="_Toc147758867"/>
      <w:bookmarkStart w:id="9867" w:name="_Toc149053949"/>
      <w:bookmarkStart w:id="9868" w:name="_Toc149054209"/>
      <w:bookmarkStart w:id="9869" w:name="_Toc149835357"/>
      <w:bookmarkStart w:id="9870" w:name="_Toc147758868"/>
      <w:bookmarkStart w:id="9871" w:name="_Toc149053950"/>
      <w:bookmarkStart w:id="9872" w:name="_Toc149054210"/>
      <w:bookmarkStart w:id="9873" w:name="_Toc149835358"/>
      <w:bookmarkStart w:id="9874" w:name="_Toc147758869"/>
      <w:bookmarkStart w:id="9875" w:name="_Toc149053951"/>
      <w:bookmarkStart w:id="9876" w:name="_Toc149054211"/>
      <w:bookmarkStart w:id="9877" w:name="_Toc149835359"/>
      <w:bookmarkStart w:id="9878" w:name="_Toc147758870"/>
      <w:bookmarkStart w:id="9879" w:name="_Toc149053952"/>
      <w:bookmarkStart w:id="9880" w:name="_Toc149054212"/>
      <w:bookmarkStart w:id="9881" w:name="_Toc149835360"/>
      <w:bookmarkStart w:id="9882" w:name="_Toc147758871"/>
      <w:bookmarkStart w:id="9883" w:name="_Toc149053953"/>
      <w:bookmarkStart w:id="9884" w:name="_Toc149054213"/>
      <w:bookmarkStart w:id="9885" w:name="_Toc149835361"/>
      <w:bookmarkStart w:id="9886" w:name="_Toc147758872"/>
      <w:bookmarkStart w:id="9887" w:name="_Toc149053954"/>
      <w:bookmarkStart w:id="9888" w:name="_Toc149054214"/>
      <w:bookmarkStart w:id="9889" w:name="_Toc149835362"/>
      <w:bookmarkStart w:id="9890" w:name="_Toc147758873"/>
      <w:bookmarkStart w:id="9891" w:name="_Toc149053955"/>
      <w:bookmarkStart w:id="9892" w:name="_Toc149054215"/>
      <w:bookmarkStart w:id="9893" w:name="_Toc149835363"/>
      <w:bookmarkStart w:id="9894" w:name="_Toc147758874"/>
      <w:bookmarkStart w:id="9895" w:name="_Toc149053956"/>
      <w:bookmarkStart w:id="9896" w:name="_Toc149054216"/>
      <w:bookmarkStart w:id="9897" w:name="_Toc149835364"/>
      <w:bookmarkStart w:id="9898" w:name="_Toc147758875"/>
      <w:bookmarkStart w:id="9899" w:name="_Toc149053957"/>
      <w:bookmarkStart w:id="9900" w:name="_Toc149054217"/>
      <w:bookmarkStart w:id="9901" w:name="_Toc149835365"/>
      <w:bookmarkStart w:id="9902" w:name="_Toc147758876"/>
      <w:bookmarkStart w:id="9903" w:name="_Toc149053958"/>
      <w:bookmarkStart w:id="9904" w:name="_Toc149054218"/>
      <w:bookmarkStart w:id="9905" w:name="_Toc149835366"/>
      <w:bookmarkStart w:id="9906" w:name="_Toc147758877"/>
      <w:bookmarkStart w:id="9907" w:name="_Toc149053959"/>
      <w:bookmarkStart w:id="9908" w:name="_Toc149054219"/>
      <w:bookmarkStart w:id="9909" w:name="_Toc149835367"/>
      <w:bookmarkStart w:id="9910" w:name="_Toc147758878"/>
      <w:bookmarkStart w:id="9911" w:name="_Toc149053960"/>
      <w:bookmarkStart w:id="9912" w:name="_Toc149054220"/>
      <w:bookmarkStart w:id="9913" w:name="_Toc149835368"/>
      <w:bookmarkStart w:id="9914" w:name="_Toc147758879"/>
      <w:bookmarkStart w:id="9915" w:name="_Toc149053961"/>
      <w:bookmarkStart w:id="9916" w:name="_Toc149054221"/>
      <w:bookmarkStart w:id="9917" w:name="_Toc149835369"/>
      <w:bookmarkStart w:id="9918" w:name="_Toc147758880"/>
      <w:bookmarkStart w:id="9919" w:name="_Toc149053962"/>
      <w:bookmarkStart w:id="9920" w:name="_Toc149054222"/>
      <w:bookmarkStart w:id="9921" w:name="_Toc149835370"/>
      <w:bookmarkStart w:id="9922" w:name="_Toc147758881"/>
      <w:bookmarkStart w:id="9923" w:name="_Toc149053963"/>
      <w:bookmarkStart w:id="9924" w:name="_Toc149054223"/>
      <w:bookmarkStart w:id="9925" w:name="_Toc149835371"/>
      <w:bookmarkStart w:id="9926" w:name="_Toc147758882"/>
      <w:bookmarkStart w:id="9927" w:name="_Toc149053964"/>
      <w:bookmarkStart w:id="9928" w:name="_Toc149054224"/>
      <w:bookmarkStart w:id="9929" w:name="_Toc149835372"/>
      <w:bookmarkStart w:id="9930" w:name="_Toc147758883"/>
      <w:bookmarkStart w:id="9931" w:name="_Toc149053965"/>
      <w:bookmarkStart w:id="9932" w:name="_Toc149054225"/>
      <w:bookmarkStart w:id="9933" w:name="_Toc149835373"/>
      <w:bookmarkStart w:id="9934" w:name="_Toc147758884"/>
      <w:bookmarkStart w:id="9935" w:name="_Toc149053966"/>
      <w:bookmarkStart w:id="9936" w:name="_Toc149054226"/>
      <w:bookmarkStart w:id="9937" w:name="_Toc149835374"/>
      <w:bookmarkStart w:id="9938" w:name="_Toc147758885"/>
      <w:bookmarkStart w:id="9939" w:name="_Toc149053967"/>
      <w:bookmarkStart w:id="9940" w:name="_Toc149054227"/>
      <w:bookmarkStart w:id="9941" w:name="_Toc149835375"/>
      <w:bookmarkStart w:id="9942" w:name="_Toc147758886"/>
      <w:bookmarkStart w:id="9943" w:name="_Toc149053968"/>
      <w:bookmarkStart w:id="9944" w:name="_Toc149054228"/>
      <w:bookmarkStart w:id="9945" w:name="_Toc149835376"/>
      <w:bookmarkStart w:id="9946" w:name="_Toc147758887"/>
      <w:bookmarkStart w:id="9947" w:name="_Toc149053969"/>
      <w:bookmarkStart w:id="9948" w:name="_Toc149054229"/>
      <w:bookmarkStart w:id="9949" w:name="_Toc149835377"/>
      <w:bookmarkStart w:id="9950" w:name="_Toc147758888"/>
      <w:bookmarkStart w:id="9951" w:name="_Toc149053970"/>
      <w:bookmarkStart w:id="9952" w:name="_Toc149054230"/>
      <w:bookmarkStart w:id="9953" w:name="_Toc149835378"/>
      <w:bookmarkStart w:id="9954" w:name="_Toc147758889"/>
      <w:bookmarkStart w:id="9955" w:name="_Toc149053971"/>
      <w:bookmarkStart w:id="9956" w:name="_Toc149054231"/>
      <w:bookmarkStart w:id="9957" w:name="_Toc149835379"/>
      <w:bookmarkStart w:id="9958" w:name="_Toc147758890"/>
      <w:bookmarkStart w:id="9959" w:name="_Toc149053972"/>
      <w:bookmarkStart w:id="9960" w:name="_Toc149054232"/>
      <w:bookmarkStart w:id="9961" w:name="_Toc149835380"/>
      <w:bookmarkStart w:id="9962" w:name="_Toc147758891"/>
      <w:bookmarkStart w:id="9963" w:name="_Toc149053973"/>
      <w:bookmarkStart w:id="9964" w:name="_Toc149054233"/>
      <w:bookmarkStart w:id="9965" w:name="_Toc149835381"/>
      <w:bookmarkStart w:id="9966" w:name="_Toc147758892"/>
      <w:bookmarkStart w:id="9967" w:name="_Toc149053974"/>
      <w:bookmarkStart w:id="9968" w:name="_Toc149054234"/>
      <w:bookmarkStart w:id="9969" w:name="_Toc149835382"/>
      <w:bookmarkStart w:id="9970" w:name="_Toc147758893"/>
      <w:bookmarkStart w:id="9971" w:name="_Toc149053975"/>
      <w:bookmarkStart w:id="9972" w:name="_Toc149054235"/>
      <w:bookmarkStart w:id="9973" w:name="_Toc149835383"/>
      <w:bookmarkStart w:id="9974" w:name="_Toc147758894"/>
      <w:bookmarkStart w:id="9975" w:name="_Toc149053976"/>
      <w:bookmarkStart w:id="9976" w:name="_Toc149054236"/>
      <w:bookmarkStart w:id="9977" w:name="_Toc149835384"/>
      <w:bookmarkStart w:id="9978" w:name="_Toc147758895"/>
      <w:bookmarkStart w:id="9979" w:name="_Toc149053977"/>
      <w:bookmarkStart w:id="9980" w:name="_Toc149054237"/>
      <w:bookmarkStart w:id="9981" w:name="_Toc149835385"/>
      <w:bookmarkStart w:id="9982" w:name="_Toc147758896"/>
      <w:bookmarkStart w:id="9983" w:name="_Toc149053978"/>
      <w:bookmarkStart w:id="9984" w:name="_Toc149054238"/>
      <w:bookmarkStart w:id="9985" w:name="_Toc149835386"/>
      <w:bookmarkStart w:id="9986" w:name="_Toc147758897"/>
      <w:bookmarkStart w:id="9987" w:name="_Toc149053979"/>
      <w:bookmarkStart w:id="9988" w:name="_Toc149054239"/>
      <w:bookmarkStart w:id="9989" w:name="_Toc149835387"/>
      <w:bookmarkStart w:id="9990" w:name="_Toc147758898"/>
      <w:bookmarkStart w:id="9991" w:name="_Toc149053980"/>
      <w:bookmarkStart w:id="9992" w:name="_Toc149054240"/>
      <w:bookmarkStart w:id="9993" w:name="_Toc149835388"/>
      <w:bookmarkStart w:id="9994" w:name="_Toc147758899"/>
      <w:bookmarkStart w:id="9995" w:name="_Toc149053981"/>
      <w:bookmarkStart w:id="9996" w:name="_Toc149054241"/>
      <w:bookmarkStart w:id="9997" w:name="_Toc149835389"/>
      <w:bookmarkStart w:id="9998" w:name="_Toc147758900"/>
      <w:bookmarkStart w:id="9999" w:name="_Toc149053982"/>
      <w:bookmarkStart w:id="10000" w:name="_Toc149054242"/>
      <w:bookmarkStart w:id="10001" w:name="_Toc149835390"/>
      <w:bookmarkStart w:id="10002" w:name="_Toc147758901"/>
      <w:bookmarkStart w:id="10003" w:name="_Toc149053983"/>
      <w:bookmarkStart w:id="10004" w:name="_Toc149054243"/>
      <w:bookmarkStart w:id="10005" w:name="_Toc149835391"/>
      <w:bookmarkStart w:id="10006" w:name="_Toc147758902"/>
      <w:bookmarkStart w:id="10007" w:name="_Toc149053984"/>
      <w:bookmarkStart w:id="10008" w:name="_Toc149054244"/>
      <w:bookmarkStart w:id="10009" w:name="_Toc149835392"/>
      <w:bookmarkStart w:id="10010" w:name="_Toc147758903"/>
      <w:bookmarkStart w:id="10011" w:name="_Toc149053985"/>
      <w:bookmarkStart w:id="10012" w:name="_Toc149054245"/>
      <w:bookmarkStart w:id="10013" w:name="_Toc149835393"/>
      <w:bookmarkStart w:id="10014" w:name="_Toc147758904"/>
      <w:bookmarkStart w:id="10015" w:name="_Toc149053986"/>
      <w:bookmarkStart w:id="10016" w:name="_Toc149054246"/>
      <w:bookmarkStart w:id="10017" w:name="_Toc149835394"/>
      <w:bookmarkStart w:id="10018" w:name="_Toc147758905"/>
      <w:bookmarkStart w:id="10019" w:name="_Toc149053987"/>
      <w:bookmarkStart w:id="10020" w:name="_Toc149054247"/>
      <w:bookmarkStart w:id="10021" w:name="_Toc149835395"/>
      <w:bookmarkStart w:id="10022" w:name="_Toc147758906"/>
      <w:bookmarkStart w:id="10023" w:name="_Toc149053988"/>
      <w:bookmarkStart w:id="10024" w:name="_Toc149054248"/>
      <w:bookmarkStart w:id="10025" w:name="_Toc149835396"/>
      <w:bookmarkStart w:id="10026" w:name="_Toc147758907"/>
      <w:bookmarkStart w:id="10027" w:name="_Toc149053989"/>
      <w:bookmarkStart w:id="10028" w:name="_Toc149054249"/>
      <w:bookmarkStart w:id="10029" w:name="_Toc149835397"/>
      <w:bookmarkStart w:id="10030" w:name="_Toc147758908"/>
      <w:bookmarkStart w:id="10031" w:name="_Toc149053990"/>
      <w:bookmarkStart w:id="10032" w:name="_Toc149054250"/>
      <w:bookmarkStart w:id="10033" w:name="_Toc149835398"/>
      <w:bookmarkStart w:id="10034" w:name="_Toc147758909"/>
      <w:bookmarkStart w:id="10035" w:name="_Toc149053991"/>
      <w:bookmarkStart w:id="10036" w:name="_Toc149054251"/>
      <w:bookmarkStart w:id="10037" w:name="_Toc149835399"/>
      <w:bookmarkStart w:id="10038" w:name="_Toc147758910"/>
      <w:bookmarkStart w:id="10039" w:name="_Toc149053992"/>
      <w:bookmarkStart w:id="10040" w:name="_Toc149054252"/>
      <w:bookmarkStart w:id="10041" w:name="_Toc149835400"/>
      <w:bookmarkStart w:id="10042" w:name="_Toc147758911"/>
      <w:bookmarkStart w:id="10043" w:name="_Toc149053993"/>
      <w:bookmarkStart w:id="10044" w:name="_Toc149054253"/>
      <w:bookmarkStart w:id="10045" w:name="_Toc149835401"/>
      <w:bookmarkStart w:id="10046" w:name="_Toc147758912"/>
      <w:bookmarkStart w:id="10047" w:name="_Toc149053994"/>
      <w:bookmarkStart w:id="10048" w:name="_Toc149054254"/>
      <w:bookmarkStart w:id="10049" w:name="_Toc149835402"/>
      <w:bookmarkStart w:id="10050" w:name="_Toc147758913"/>
      <w:bookmarkStart w:id="10051" w:name="_Toc149053995"/>
      <w:bookmarkStart w:id="10052" w:name="_Toc149054255"/>
      <w:bookmarkStart w:id="10053" w:name="_Toc149835403"/>
      <w:bookmarkStart w:id="10054" w:name="_Toc147758914"/>
      <w:bookmarkStart w:id="10055" w:name="_Toc149053996"/>
      <w:bookmarkStart w:id="10056" w:name="_Toc149054256"/>
      <w:bookmarkStart w:id="10057" w:name="_Toc149835404"/>
      <w:bookmarkStart w:id="10058" w:name="_Toc147758915"/>
      <w:bookmarkStart w:id="10059" w:name="_Toc149053997"/>
      <w:bookmarkStart w:id="10060" w:name="_Toc149054257"/>
      <w:bookmarkStart w:id="10061" w:name="_Toc149835405"/>
      <w:bookmarkStart w:id="10062" w:name="_Toc147758916"/>
      <w:bookmarkStart w:id="10063" w:name="_Toc149053998"/>
      <w:bookmarkStart w:id="10064" w:name="_Toc149054258"/>
      <w:bookmarkStart w:id="10065" w:name="_Toc149835406"/>
      <w:bookmarkStart w:id="10066" w:name="_Toc147758917"/>
      <w:bookmarkStart w:id="10067" w:name="_Toc149053999"/>
      <w:bookmarkStart w:id="10068" w:name="_Toc149054259"/>
      <w:bookmarkStart w:id="10069" w:name="_Toc149835407"/>
      <w:bookmarkStart w:id="10070" w:name="_Toc147758918"/>
      <w:bookmarkStart w:id="10071" w:name="_Toc149054000"/>
      <w:bookmarkStart w:id="10072" w:name="_Toc149054260"/>
      <w:bookmarkStart w:id="10073" w:name="_Toc149835408"/>
      <w:bookmarkStart w:id="10074" w:name="_Toc147758919"/>
      <w:bookmarkStart w:id="10075" w:name="_Toc149054001"/>
      <w:bookmarkStart w:id="10076" w:name="_Toc149054261"/>
      <w:bookmarkStart w:id="10077" w:name="_Toc149835409"/>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2"/>
      <w:del w:id="10078" w:author="An Tran, ACA (BUV)" w:date="2024-09-12T11:05:00Z" w16du:dateUtc="2024-09-12T04:05:00Z">
        <w:r w:rsidRPr="004373E8" w:rsidDel="006E631B">
          <w:rPr>
            <w:rFonts w:cs="Arial"/>
            <w:szCs w:val="22"/>
            <w:lang w:val="vi-VN"/>
          </w:rPr>
          <w:delText xml:space="preserve">Where can I get the information about the internships, extra-curricular activities, short courses that BUV is offering? / </w:delText>
        </w:r>
        <w:r w:rsidRPr="004373E8" w:rsidDel="006E631B">
          <w:rPr>
            <w:rFonts w:cs="Arial"/>
            <w:i/>
            <w:iCs/>
            <w:szCs w:val="22"/>
            <w:lang w:val="vi-VN"/>
          </w:rPr>
          <w:delText>Chúng tôi có th</w:delText>
        </w:r>
        <w:r w:rsidRPr="004373E8" w:rsidDel="006E631B">
          <w:rPr>
            <w:rFonts w:cs="Calibri"/>
            <w:i/>
            <w:iCs/>
            <w:szCs w:val="22"/>
            <w:lang w:val="vi-VN"/>
          </w:rPr>
          <w:delText>ể</w:delText>
        </w:r>
        <w:r w:rsidRPr="004373E8" w:rsidDel="006E631B">
          <w:rPr>
            <w:rFonts w:cs="Arial"/>
            <w:i/>
            <w:iCs/>
            <w:szCs w:val="22"/>
            <w:lang w:val="vi-VN"/>
          </w:rPr>
          <w:delText xml:space="preserve"> c</w:delText>
        </w:r>
        <w:r w:rsidRPr="004373E8" w:rsidDel="006E631B">
          <w:rPr>
            <w:rFonts w:cs="Calibri"/>
            <w:i/>
            <w:iCs/>
            <w:szCs w:val="22"/>
            <w:lang w:val="vi-VN"/>
          </w:rPr>
          <w:delText>ậ</w:delText>
        </w:r>
        <w:r w:rsidRPr="004373E8" w:rsidDel="006E631B">
          <w:rPr>
            <w:rFonts w:cs="Arial"/>
            <w:i/>
            <w:iCs/>
            <w:szCs w:val="22"/>
            <w:lang w:val="vi-VN"/>
          </w:rPr>
          <w:delText>p nh</w:delText>
        </w:r>
        <w:r w:rsidRPr="004373E8" w:rsidDel="006E631B">
          <w:rPr>
            <w:rFonts w:cs="Calibri"/>
            <w:i/>
            <w:iCs/>
            <w:szCs w:val="22"/>
            <w:lang w:val="vi-VN"/>
          </w:rPr>
          <w:delText>ậ</w:delText>
        </w:r>
        <w:r w:rsidRPr="004373E8" w:rsidDel="006E631B">
          <w:rPr>
            <w:rFonts w:cs="Arial"/>
            <w:i/>
            <w:iCs/>
            <w:szCs w:val="22"/>
            <w:lang w:val="vi-VN"/>
          </w:rPr>
          <w:delText>t các thông tin v</w:delText>
        </w:r>
        <w:r w:rsidRPr="004373E8" w:rsidDel="006E631B">
          <w:rPr>
            <w:rFonts w:cs="Calibri"/>
            <w:i/>
            <w:iCs/>
            <w:szCs w:val="22"/>
            <w:lang w:val="vi-VN"/>
          </w:rPr>
          <w:delText>ề</w:delText>
        </w:r>
        <w:r w:rsidRPr="004373E8" w:rsidDel="006E631B">
          <w:rPr>
            <w:rFonts w:cs="Arial"/>
            <w:i/>
            <w:iCs/>
            <w:szCs w:val="22"/>
            <w:lang w:val="vi-VN"/>
          </w:rPr>
          <w:delText xml:space="preserve"> c</w:delText>
        </w:r>
        <w:r w:rsidRPr="004373E8" w:rsidDel="006E631B">
          <w:rPr>
            <w:rFonts w:cs="Calibri"/>
            <w:i/>
            <w:iCs/>
            <w:szCs w:val="22"/>
            <w:lang w:val="vi-VN"/>
          </w:rPr>
          <w:delText>ơ</w:delText>
        </w:r>
        <w:r w:rsidRPr="004373E8" w:rsidDel="006E631B">
          <w:rPr>
            <w:rFonts w:cs="Arial"/>
            <w:i/>
            <w:iCs/>
            <w:szCs w:val="22"/>
            <w:lang w:val="vi-VN"/>
          </w:rPr>
          <w:delText xml:space="preserve"> h</w:delText>
        </w:r>
        <w:r w:rsidRPr="004373E8" w:rsidDel="006E631B">
          <w:rPr>
            <w:rFonts w:cs="Calibri"/>
            <w:i/>
            <w:iCs/>
            <w:szCs w:val="22"/>
            <w:lang w:val="vi-VN"/>
          </w:rPr>
          <w:delText>ộ</w:delText>
        </w:r>
        <w:r w:rsidRPr="004373E8" w:rsidDel="006E631B">
          <w:rPr>
            <w:rFonts w:cs="Arial"/>
            <w:i/>
            <w:iCs/>
            <w:szCs w:val="22"/>
            <w:lang w:val="vi-VN"/>
          </w:rPr>
          <w:delText>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ho</w:delText>
        </w:r>
        <w:r w:rsidRPr="004373E8" w:rsidDel="006E631B">
          <w:rPr>
            <w:rFonts w:cs="Calibri"/>
            <w:i/>
            <w:iCs/>
            <w:szCs w:val="22"/>
            <w:lang w:val="vi-VN"/>
          </w:rPr>
          <w:delText>ạ</w:delText>
        </w:r>
        <w:r w:rsidRPr="004373E8" w:rsidDel="006E631B">
          <w:rPr>
            <w:rFonts w:cs="Arial"/>
            <w:i/>
            <w:iCs/>
            <w:szCs w:val="22"/>
            <w:lang w:val="vi-VN"/>
          </w:rPr>
          <w:delText xml:space="preserve">t </w:delText>
        </w:r>
        <w:r w:rsidRPr="004373E8" w:rsidDel="006E631B">
          <w:rPr>
            <w:rFonts w:cs="Calibri"/>
            <w:i/>
            <w:iCs/>
            <w:szCs w:val="22"/>
            <w:lang w:val="vi-VN"/>
          </w:rPr>
          <w:delText>độ</w:delText>
        </w:r>
        <w:r w:rsidRPr="004373E8" w:rsidDel="006E631B">
          <w:rPr>
            <w:rFonts w:cs="Arial"/>
            <w:i/>
            <w:iCs/>
            <w:szCs w:val="22"/>
            <w:lang w:val="vi-VN"/>
          </w:rPr>
          <w:delText>ng ngo</w:delText>
        </w:r>
        <w:r w:rsidRPr="004373E8" w:rsidDel="006E631B">
          <w:rPr>
            <w:rFonts w:cs="Calibri"/>
            <w:i/>
            <w:iCs/>
            <w:szCs w:val="22"/>
            <w:lang w:val="vi-VN"/>
          </w:rPr>
          <w:delText>ạ</w:delText>
        </w:r>
        <w:r w:rsidRPr="004373E8" w:rsidDel="006E631B">
          <w:rPr>
            <w:rFonts w:cs="Arial"/>
            <w:i/>
            <w:iCs/>
            <w:szCs w:val="22"/>
            <w:lang w:val="vi-VN"/>
          </w:rPr>
          <w:delText>i khóa và các khóa h</w:delText>
        </w:r>
        <w:r w:rsidRPr="004373E8" w:rsidDel="006E631B">
          <w:rPr>
            <w:rFonts w:cs="Calibri"/>
            <w:i/>
            <w:iCs/>
            <w:szCs w:val="22"/>
            <w:lang w:val="vi-VN"/>
          </w:rPr>
          <w:delText>ọ</w:delText>
        </w:r>
        <w:r w:rsidRPr="004373E8" w:rsidDel="006E631B">
          <w:rPr>
            <w:rFonts w:cs="Arial"/>
            <w:i/>
            <w:iCs/>
            <w:szCs w:val="22"/>
            <w:lang w:val="vi-VN"/>
          </w:rPr>
          <w:delText>c ng</w:delText>
        </w:r>
        <w:r w:rsidRPr="004373E8" w:rsidDel="006E631B">
          <w:rPr>
            <w:rFonts w:cs="Calibri"/>
            <w:i/>
            <w:iCs/>
            <w:szCs w:val="22"/>
            <w:lang w:val="vi-VN"/>
          </w:rPr>
          <w:delText>ắ</w:delText>
        </w:r>
        <w:r w:rsidRPr="004373E8" w:rsidDel="006E631B">
          <w:rPr>
            <w:rFonts w:cs="Arial"/>
            <w:i/>
            <w:iCs/>
            <w:szCs w:val="22"/>
            <w:lang w:val="vi-VN"/>
          </w:rPr>
          <w:delText>n h</w:delText>
        </w:r>
        <w:r w:rsidRPr="004373E8" w:rsidDel="006E631B">
          <w:rPr>
            <w:rFonts w:cs="Calibri"/>
            <w:i/>
            <w:iCs/>
            <w:szCs w:val="22"/>
            <w:lang w:val="vi-VN"/>
          </w:rPr>
          <w:delText>ạ</w:delText>
        </w:r>
        <w:r w:rsidRPr="004373E8" w:rsidDel="006E631B">
          <w:rPr>
            <w:rFonts w:cs="Arial"/>
            <w:i/>
            <w:iCs/>
            <w:szCs w:val="22"/>
            <w:lang w:val="vi-VN"/>
          </w:rPr>
          <w:delText xml:space="preserve">n BUV </w:delText>
        </w:r>
        <w:r w:rsidRPr="004373E8" w:rsidDel="006E631B">
          <w:rPr>
            <w:rFonts w:cs="Calibri"/>
            <w:i/>
            <w:iCs/>
            <w:szCs w:val="22"/>
            <w:lang w:val="vi-VN"/>
          </w:rPr>
          <w:delText>đ</w:delText>
        </w:r>
        <w:r w:rsidRPr="004373E8" w:rsidDel="006E631B">
          <w:rPr>
            <w:rFonts w:cs="Arial"/>
            <w:i/>
            <w:iCs/>
            <w:szCs w:val="22"/>
            <w:lang w:val="vi-VN"/>
          </w:rPr>
          <w:delText>ang cung c</w:delText>
        </w:r>
        <w:r w:rsidRPr="004373E8" w:rsidDel="006E631B">
          <w:rPr>
            <w:rFonts w:cs="Calibri"/>
            <w:i/>
            <w:iCs/>
            <w:szCs w:val="22"/>
            <w:lang w:val="vi-VN"/>
          </w:rPr>
          <w:delText>ấ</w:delText>
        </w:r>
        <w:r w:rsidRPr="004373E8" w:rsidDel="006E631B">
          <w:rPr>
            <w:rFonts w:cs="Arial"/>
            <w:i/>
            <w:iCs/>
            <w:szCs w:val="22"/>
            <w:lang w:val="vi-VN"/>
          </w:rPr>
          <w:delText xml:space="preserve">p </w:delText>
        </w:r>
        <w:r w:rsidRPr="004373E8" w:rsidDel="006E631B">
          <w:rPr>
            <w:rFonts w:cs="Calibri"/>
            <w:i/>
            <w:iCs/>
            <w:szCs w:val="22"/>
            <w:lang w:val="vi-VN"/>
          </w:rPr>
          <w:delText>ở</w:delText>
        </w:r>
        <w:r w:rsidRPr="004373E8" w:rsidDel="006E631B">
          <w:rPr>
            <w:rFonts w:cs="Arial"/>
            <w:i/>
            <w:iCs/>
            <w:szCs w:val="22"/>
            <w:lang w:val="vi-VN"/>
          </w:rPr>
          <w:delText xml:space="preserve"> </w:delText>
        </w:r>
        <w:r w:rsidRPr="004373E8" w:rsidDel="006E631B">
          <w:rPr>
            <w:rFonts w:cs="Calibri"/>
            <w:i/>
            <w:iCs/>
            <w:szCs w:val="22"/>
            <w:lang w:val="vi-VN"/>
          </w:rPr>
          <w:delText>đ</w:delText>
        </w:r>
        <w:r w:rsidRPr="004373E8" w:rsidDel="006E631B">
          <w:rPr>
            <w:rFonts w:cs="Avenir LT Std 35 Light"/>
            <w:i/>
            <w:iCs/>
            <w:szCs w:val="22"/>
            <w:lang w:val="vi-VN"/>
          </w:rPr>
          <w:delText>â</w:delText>
        </w:r>
        <w:r w:rsidRPr="004373E8" w:rsidDel="006E631B">
          <w:rPr>
            <w:rFonts w:cs="Arial"/>
            <w:i/>
            <w:iCs/>
            <w:szCs w:val="22"/>
            <w:lang w:val="vi-VN"/>
          </w:rPr>
          <w:delText>u?</w:delText>
        </w:r>
      </w:del>
    </w:p>
    <w:p w14:paraId="64F652DB" w14:textId="67DE64BE" w:rsidR="00EA7631" w:rsidRPr="004373E8" w:rsidDel="006E631B" w:rsidRDefault="00EA7631">
      <w:pPr>
        <w:rPr>
          <w:del w:id="10079" w:author="An Tran, ACA (BUV)" w:date="2024-09-12T11:05:00Z" w16du:dateUtc="2024-09-12T04:05:00Z"/>
          <w:rFonts w:cs="Arial"/>
          <w:bCs/>
          <w:szCs w:val="22"/>
          <w:u w:val="single"/>
          <w:lang w:val="vi-VN"/>
        </w:rPr>
        <w:pPrChange w:id="1008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81"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1A6F8641" w14:textId="0EBC1443" w:rsidR="00C1363F" w:rsidRPr="002D5ADD" w:rsidDel="006E631B" w:rsidRDefault="00C1363F">
      <w:pPr>
        <w:rPr>
          <w:del w:id="10082" w:author="An Tran, ACA (BUV)" w:date="2024-09-12T11:05:00Z" w16du:dateUtc="2024-09-12T04:05:00Z"/>
          <w:rFonts w:cs="Arial"/>
          <w:szCs w:val="22"/>
        </w:rPr>
        <w:pPrChange w:id="1008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84" w:author="An Tran, ACA (BUV)" w:date="2024-09-12T11:05:00Z" w16du:dateUtc="2024-09-12T04:05:00Z">
        <w:r w:rsidRPr="691BD53B" w:rsidDel="006E631B">
          <w:rPr>
            <w:rFonts w:ascii="iCiel Avenir LT Std 35 Light" w:hAnsi="iCiel Avenir LT Std 35 Light" w:cs="Arial"/>
            <w:sz w:val="22"/>
            <w:szCs w:val="22"/>
          </w:rPr>
          <w:delText xml:space="preserve">All information about internships and activities offered at BUV </w:delText>
        </w:r>
        <w:r w:rsidR="14857C40" w:rsidRPr="691BD53B" w:rsidDel="006E631B">
          <w:rPr>
            <w:rFonts w:ascii="iCiel Avenir LT Std 35 Light" w:hAnsi="iCiel Avenir LT Std 35 Light" w:cs="Arial"/>
            <w:sz w:val="22"/>
            <w:szCs w:val="22"/>
          </w:rPr>
          <w:delText>is</w:delText>
        </w:r>
        <w:r w:rsidRPr="691BD53B" w:rsidDel="006E631B">
          <w:rPr>
            <w:rFonts w:ascii="iCiel Avenir LT Std 35 Light" w:hAnsi="iCiel Avenir LT Std 35 Light" w:cs="Arial"/>
            <w:sz w:val="22"/>
            <w:szCs w:val="22"/>
          </w:rPr>
          <w:delTex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delText>
        </w:r>
      </w:del>
    </w:p>
    <w:p w14:paraId="437E2BFA" w14:textId="0EFA8A8F" w:rsidR="00C1363F" w:rsidDel="006E631B" w:rsidRDefault="00C1363F">
      <w:pPr>
        <w:rPr>
          <w:del w:id="10085" w:author="An Tran, ACA (BUV)" w:date="2024-09-12T11:05:00Z" w16du:dateUtc="2024-09-12T04:05:00Z"/>
          <w:rStyle w:val="Hyperlink"/>
          <w:rFonts w:cs="Arial"/>
          <w:b/>
          <w:szCs w:val="22"/>
        </w:rPr>
        <w:pPrChange w:id="1008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87" w:author="An Tran, ACA (BUV)" w:date="2024-09-12T11:05:00Z" w16du:dateUtc="2024-09-12T04:05:00Z">
        <w:r w:rsidRPr="002D5ADD" w:rsidDel="006E631B">
          <w:rPr>
            <w:rFonts w:ascii="iCiel Avenir LT Std 35 Light" w:hAnsi="iCiel Avenir LT Std 35 Light" w:cs="Arial"/>
            <w:sz w:val="22"/>
            <w:szCs w:val="22"/>
          </w:rPr>
          <w:delText xml:space="preserve">BUV Career Services: </w:delText>
        </w:r>
        <w:r w:rsidR="006E631B" w:rsidDel="006E631B">
          <w:fldChar w:fldCharType="begin"/>
        </w:r>
        <w:r w:rsidR="006E631B" w:rsidDel="006E631B">
          <w:delInstrText>HYPERLINK "https://www.facebook.com/buvcareer"</w:delInstrText>
        </w:r>
        <w:r w:rsidR="006E631B" w:rsidDel="006E631B">
          <w:fldChar w:fldCharType="separate"/>
        </w:r>
        <w:r w:rsidRPr="002D5ADD" w:rsidDel="006E631B">
          <w:rPr>
            <w:rStyle w:val="Hyperlink"/>
            <w:rFonts w:ascii="iCiel Avenir LT Std 35 Light" w:hAnsi="iCiel Avenir LT Std 35 Light" w:cs="Arial"/>
            <w:sz w:val="22"/>
            <w:szCs w:val="22"/>
          </w:rPr>
          <w:delText>https://www.facebook.com/buvcareer</w:delText>
        </w:r>
        <w:r w:rsidR="006E631B" w:rsidDel="006E631B">
          <w:rPr>
            <w:rStyle w:val="Hyperlink"/>
            <w:rFonts w:ascii="iCiel Avenir LT Std 35 Light" w:hAnsi="iCiel Avenir LT Std 35 Light" w:cs="Arial"/>
            <w:sz w:val="22"/>
            <w:szCs w:val="22"/>
          </w:rPr>
          <w:fldChar w:fldCharType="end"/>
        </w:r>
      </w:del>
    </w:p>
    <w:p w14:paraId="5A69F0C8" w14:textId="4F6DE49B" w:rsidR="00C1363F" w:rsidRPr="006D0122" w:rsidDel="006E631B" w:rsidRDefault="00C1363F">
      <w:pPr>
        <w:rPr>
          <w:del w:id="10088" w:author="An Tran, ACA (BUV)" w:date="2024-09-12T11:05:00Z" w16du:dateUtc="2024-09-12T04:05:00Z"/>
          <w:rStyle w:val="Hyperlink"/>
          <w:rFonts w:cs="Arial"/>
          <w:b/>
          <w:szCs w:val="22"/>
        </w:rPr>
        <w:pPrChange w:id="10089"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090" w:name="_Hlk171284251"/>
      <w:del w:id="10091" w:author="An Tran, ACA (BUV)" w:date="2024-09-12T11:05:00Z" w16du:dateUtc="2024-09-12T04:05:00Z">
        <w:r w:rsidRPr="006D0122" w:rsidDel="006E631B">
          <w:rPr>
            <w:rFonts w:ascii="iCiel Avenir LT Std 35 Light" w:hAnsi="iCiel Avenir LT Std 35 Light" w:cs="Arial"/>
            <w:sz w:val="22"/>
            <w:szCs w:val="22"/>
          </w:rPr>
          <w:delText>BUV Career Center Platform:</w:delText>
        </w:r>
        <w:r w:rsidRPr="006D0122" w:rsidDel="006E631B">
          <w:rPr>
            <w:rFonts w:ascii="iCiel Avenir LT Std 35 Light" w:hAnsi="iCiel Avenir LT Std 35 Light" w:cs="Arial"/>
            <w:i/>
            <w:iCs/>
            <w:sz w:val="22"/>
            <w:szCs w:val="22"/>
          </w:rPr>
          <w:delText xml:space="preserve"> </w:delText>
        </w:r>
        <w:r w:rsidR="006E631B" w:rsidDel="006E631B">
          <w:fldChar w:fldCharType="begin"/>
        </w:r>
        <w:r w:rsidR="006E631B" w:rsidDel="006E631B">
          <w:delInstrText>HYPERLINK "https://student.buv.edu.vn/"</w:delInstrText>
        </w:r>
        <w:r w:rsidR="006E631B" w:rsidDel="006E631B">
          <w:fldChar w:fldCharType="separate"/>
        </w:r>
        <w:r w:rsidR="006E631B" w:rsidDel="006E631B">
          <w:fldChar w:fldCharType="begin"/>
        </w:r>
        <w:r w:rsidR="006E631B" w:rsidDel="006E631B">
          <w:delInstrText>HYPERLINK "https://buv.careercentre.me/welcome/British-University-Vietnam"</w:delInstrText>
        </w:r>
        <w:r w:rsidR="006E631B" w:rsidDel="006E631B">
          <w:fldChar w:fldCharType="separate"/>
        </w:r>
        <w:r w:rsidRPr="006D0122" w:rsidDel="006E631B">
          <w:rPr>
            <w:rStyle w:val="Hyperlink"/>
            <w:rFonts w:ascii="iCiel Avenir LT Std 35 Light" w:hAnsi="iCiel Avenir LT Std 35 Light" w:cs="Arial"/>
            <w:sz w:val="22"/>
            <w:szCs w:val="22"/>
          </w:rPr>
          <w:delText>https://buv.careercentre.me/welcome/British-University-Vietnam</w:delText>
        </w:r>
        <w:r w:rsidR="006E631B" w:rsidDel="006E631B">
          <w:rPr>
            <w:rStyle w:val="Hyperlink"/>
            <w:rFonts w:ascii="iCiel Avenir LT Std 35 Light" w:hAnsi="iCiel Avenir LT Std 35 Light" w:cs="Arial"/>
            <w:sz w:val="22"/>
            <w:szCs w:val="22"/>
          </w:rPr>
          <w:fldChar w:fldCharType="end"/>
        </w:r>
        <w:r w:rsidRPr="006D0122" w:rsidDel="006E631B">
          <w:rPr>
            <w:rStyle w:val="Hyperlink"/>
            <w:rFonts w:ascii="iCiel Avenir LT Std 35 Light" w:hAnsi="iCiel Avenir LT Std 35 Light" w:cs="Arial"/>
            <w:i/>
            <w:iCs/>
            <w:sz w:val="22"/>
            <w:szCs w:val="22"/>
          </w:rPr>
          <w:delText>/</w:delText>
        </w:r>
        <w:r w:rsidR="006E631B" w:rsidDel="006E631B">
          <w:rPr>
            <w:rStyle w:val="Hyperlink"/>
            <w:rFonts w:ascii="iCiel Avenir LT Std 35 Light" w:hAnsi="iCiel Avenir LT Std 35 Light" w:cs="Arial"/>
            <w:i/>
            <w:iCs/>
            <w:sz w:val="22"/>
            <w:szCs w:val="22"/>
          </w:rPr>
          <w:fldChar w:fldCharType="end"/>
        </w:r>
      </w:del>
    </w:p>
    <w:bookmarkEnd w:id="10090"/>
    <w:p w14:paraId="2D471621" w14:textId="7193E7B4" w:rsidR="00C1363F" w:rsidRPr="002D5ADD" w:rsidDel="006E631B" w:rsidRDefault="00C1363F">
      <w:pPr>
        <w:rPr>
          <w:del w:id="10092" w:author="An Tran, ACA (BUV)" w:date="2024-09-12T11:05:00Z" w16du:dateUtc="2024-09-12T04:05:00Z"/>
          <w:rFonts w:cs="Arial"/>
          <w:szCs w:val="22"/>
        </w:rPr>
        <w:pPrChange w:id="1009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94" w:author="An Tran, ACA (BUV)" w:date="2024-09-12T11:05:00Z" w16du:dateUtc="2024-09-12T04:05:00Z">
        <w:r w:rsidRPr="002D5ADD" w:rsidDel="006E631B">
          <w:rPr>
            <w:rFonts w:ascii="iCiel Avenir LT Std 35 Light" w:hAnsi="iCiel Avenir LT Std 35 Light" w:cs="Arial"/>
            <w:sz w:val="22"/>
            <w:szCs w:val="22"/>
          </w:rPr>
          <w:delText xml:space="preserve">BUV Student Community: </w:delText>
        </w:r>
        <w:r w:rsidR="006E631B" w:rsidDel="006E631B">
          <w:fldChar w:fldCharType="begin"/>
        </w:r>
        <w:r w:rsidR="006E631B" w:rsidDel="006E631B">
          <w:delInstrText>HYPERLINK "https://www.facebook.com/buvstudentcommunity"</w:delInstrText>
        </w:r>
        <w:r w:rsidR="006E631B" w:rsidDel="006E631B">
          <w:fldChar w:fldCharType="separate"/>
        </w:r>
        <w:r w:rsidRPr="002D5ADD" w:rsidDel="006E631B">
          <w:rPr>
            <w:rStyle w:val="Hyperlink"/>
            <w:rFonts w:ascii="iCiel Avenir LT Std 35 Light" w:hAnsi="iCiel Avenir LT Std 35 Light" w:cs="Arial"/>
            <w:sz w:val="22"/>
            <w:szCs w:val="22"/>
          </w:rPr>
          <w:delText>https://www.facebook.com/buvstudentcommunity</w:delText>
        </w:r>
        <w:r w:rsidR="006E631B" w:rsidDel="006E631B">
          <w:rPr>
            <w:rStyle w:val="Hyperlink"/>
            <w:rFonts w:ascii="iCiel Avenir LT Std 35 Light" w:hAnsi="iCiel Avenir LT Std 35 Light" w:cs="Arial"/>
            <w:sz w:val="22"/>
            <w:szCs w:val="22"/>
          </w:rPr>
          <w:fldChar w:fldCharType="end"/>
        </w:r>
        <w:r w:rsidRPr="002D5ADD" w:rsidDel="006E631B">
          <w:rPr>
            <w:rFonts w:ascii="iCiel Avenir LT Std 35 Light" w:hAnsi="iCiel Avenir LT Std 35 Light" w:cs="Arial"/>
            <w:sz w:val="22"/>
            <w:szCs w:val="22"/>
          </w:rPr>
          <w:delText xml:space="preserve"> </w:delText>
        </w:r>
      </w:del>
    </w:p>
    <w:p w14:paraId="1B28B1EE" w14:textId="05BA0307" w:rsidR="00C1363F" w:rsidRPr="002D5ADD" w:rsidDel="006E631B" w:rsidRDefault="00C1363F">
      <w:pPr>
        <w:rPr>
          <w:del w:id="10095" w:author="An Tran, ACA (BUV)" w:date="2024-09-12T11:05:00Z" w16du:dateUtc="2024-09-12T04:05:00Z"/>
          <w:rFonts w:cs="Arial"/>
          <w:szCs w:val="22"/>
        </w:rPr>
        <w:pPrChange w:id="1009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097" w:author="An Tran, ACA (BUV)" w:date="2024-09-12T11:05:00Z" w16du:dateUtc="2024-09-12T04:05:00Z">
        <w:r w:rsidRPr="002D5ADD" w:rsidDel="006E631B">
          <w:rPr>
            <w:rFonts w:ascii="iCiel Avenir LT Std 35 Light" w:hAnsi="iCiel Avenir LT Std 35 Light" w:cs="Arial"/>
            <w:sz w:val="22"/>
            <w:szCs w:val="22"/>
          </w:rPr>
          <w:delText xml:space="preserve">BUV Student Life: </w:delText>
        </w:r>
        <w:r w:rsidR="006E631B" w:rsidDel="006E631B">
          <w:fldChar w:fldCharType="begin"/>
        </w:r>
        <w:r w:rsidR="006E631B" w:rsidDel="006E631B">
          <w:delInstrText>HYPERLINK "https://www.facebook.com/buvstudentlife"</w:delInstrText>
        </w:r>
        <w:r w:rsidR="006E631B" w:rsidDel="006E631B">
          <w:fldChar w:fldCharType="separate"/>
        </w:r>
        <w:r w:rsidRPr="002D5ADD" w:rsidDel="006E631B">
          <w:rPr>
            <w:rStyle w:val="Hyperlink"/>
            <w:rFonts w:ascii="iCiel Avenir LT Std 35 Light" w:hAnsi="iCiel Avenir LT Std 35 Light" w:cs="Arial"/>
            <w:sz w:val="22"/>
            <w:szCs w:val="22"/>
          </w:rPr>
          <w:delText>https://www.facebook.com/buvstudentlife</w:delText>
        </w:r>
        <w:r w:rsidR="006E631B" w:rsidDel="006E631B">
          <w:rPr>
            <w:rStyle w:val="Hyperlink"/>
            <w:rFonts w:ascii="iCiel Avenir LT Std 35 Light" w:hAnsi="iCiel Avenir LT Std 35 Light" w:cs="Arial"/>
            <w:sz w:val="22"/>
            <w:szCs w:val="22"/>
          </w:rPr>
          <w:fldChar w:fldCharType="end"/>
        </w:r>
        <w:r w:rsidRPr="002D5ADD" w:rsidDel="006E631B">
          <w:rPr>
            <w:rFonts w:ascii="iCiel Avenir LT Std 35 Light" w:hAnsi="iCiel Avenir LT Std 35 Light" w:cs="Arial"/>
            <w:sz w:val="22"/>
            <w:szCs w:val="22"/>
          </w:rPr>
          <w:delText xml:space="preserve"> </w:delText>
        </w:r>
      </w:del>
    </w:p>
    <w:p w14:paraId="033EA4F2" w14:textId="7B562959" w:rsidR="00C1363F" w:rsidRPr="002D5ADD" w:rsidDel="006E631B" w:rsidRDefault="00C1363F">
      <w:pPr>
        <w:rPr>
          <w:del w:id="10098" w:author="An Tran, ACA (BUV)" w:date="2024-09-12T11:05:00Z" w16du:dateUtc="2024-09-12T04:05:00Z"/>
          <w:rFonts w:cs="Arial"/>
          <w:szCs w:val="22"/>
        </w:rPr>
        <w:pPrChange w:id="1009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00" w:author="An Tran, ACA (BUV)" w:date="2024-09-12T11:05:00Z" w16du:dateUtc="2024-09-12T04:05:00Z">
        <w:r w:rsidRPr="002D5ADD" w:rsidDel="006E631B">
          <w:rPr>
            <w:rFonts w:ascii="iCiel Avenir LT Std 35 Light" w:hAnsi="iCiel Avenir LT Std 35 Light" w:cs="Arial"/>
            <w:sz w:val="22"/>
            <w:szCs w:val="22"/>
          </w:rPr>
          <w:delText xml:space="preserve">BUV Student Wellbeing: </w:delText>
        </w:r>
        <w:r w:rsidR="006E631B" w:rsidDel="006E631B">
          <w:fldChar w:fldCharType="begin"/>
        </w:r>
        <w:r w:rsidR="006E631B" w:rsidDel="006E631B">
          <w:delInstrText>HYPERLINK "https://www.facebook.com/BUVstudentWELLBEING"</w:delInstrText>
        </w:r>
        <w:r w:rsidR="006E631B" w:rsidDel="006E631B">
          <w:fldChar w:fldCharType="separate"/>
        </w:r>
        <w:r w:rsidRPr="002D5ADD" w:rsidDel="006E631B">
          <w:rPr>
            <w:rStyle w:val="Hyperlink"/>
            <w:rFonts w:ascii="iCiel Avenir LT Std 35 Light" w:hAnsi="iCiel Avenir LT Std 35 Light" w:cs="Arial"/>
            <w:sz w:val="22"/>
            <w:szCs w:val="22"/>
          </w:rPr>
          <w:delText>https://www.facebook.com/BUVstudentWELLBEING</w:delText>
        </w:r>
        <w:r w:rsidR="006E631B" w:rsidDel="006E631B">
          <w:rPr>
            <w:rStyle w:val="Hyperlink"/>
            <w:rFonts w:ascii="iCiel Avenir LT Std 35 Light" w:hAnsi="iCiel Avenir LT Std 35 Light" w:cs="Arial"/>
            <w:sz w:val="22"/>
            <w:szCs w:val="22"/>
          </w:rPr>
          <w:fldChar w:fldCharType="end"/>
        </w:r>
      </w:del>
    </w:p>
    <w:p w14:paraId="154A9535" w14:textId="66BD75BF" w:rsidR="00C1363F" w:rsidRPr="002D5ADD" w:rsidDel="006E631B" w:rsidRDefault="00C1363F">
      <w:pPr>
        <w:rPr>
          <w:del w:id="10101" w:author="An Tran, ACA (BUV)" w:date="2024-09-12T11:05:00Z" w16du:dateUtc="2024-09-12T04:05:00Z"/>
          <w:rFonts w:cs="Arial"/>
          <w:szCs w:val="22"/>
        </w:rPr>
        <w:pPrChange w:id="1010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03" w:author="An Tran, ACA (BUV)" w:date="2024-09-12T11:05:00Z" w16du:dateUtc="2024-09-12T04:05:00Z">
        <w:r w:rsidRPr="002D5ADD" w:rsidDel="006E631B">
          <w:rPr>
            <w:rFonts w:ascii="iCiel Avenir LT Std 35 Light" w:hAnsi="iCiel Avenir LT Std 35 Light" w:cs="Arial"/>
            <w:sz w:val="22"/>
            <w:szCs w:val="22"/>
          </w:rPr>
          <w:delText xml:space="preserve">Every month, the Student Engagement Department also sends out a newsletter to keep parents updated </w:delText>
        </w:r>
        <w:r w:rsidR="005358E3" w:rsidRPr="002D5ADD" w:rsidDel="006E631B">
          <w:rPr>
            <w:rFonts w:ascii="iCiel Avenir LT Std 35 Light" w:hAnsi="iCiel Avenir LT Std 35 Light" w:cs="Arial"/>
            <w:sz w:val="22"/>
            <w:szCs w:val="22"/>
          </w:rPr>
          <w:delText>on</w:delText>
        </w:r>
        <w:r w:rsidRPr="002D5ADD" w:rsidDel="006E631B">
          <w:rPr>
            <w:rFonts w:ascii="iCiel Avenir LT Std 35 Light" w:hAnsi="iCiel Avenir LT Std 35 Light" w:cs="Arial"/>
            <w:sz w:val="22"/>
            <w:szCs w:val="22"/>
          </w:rPr>
          <w:delText xml:space="preserve"> what is happening at BUV and important information. If parents would like to be included in the monthly newsletter updates, please make sure you provide us with your email address to Student Information Office at </w:delText>
        </w:r>
        <w:r w:rsidR="006E631B" w:rsidDel="006E631B">
          <w:fldChar w:fldCharType="begin"/>
        </w:r>
        <w:r w:rsidR="006E631B" w:rsidDel="006E631B">
          <w:delInstrText>HYPERLINK "mailto:studentservice@buv.edu.vn"</w:delInstrText>
        </w:r>
        <w:r w:rsidR="006E631B" w:rsidDel="006E631B">
          <w:fldChar w:fldCharType="separate"/>
        </w:r>
        <w:r w:rsidRPr="002D5ADD" w:rsidDel="006E631B">
          <w:rPr>
            <w:rStyle w:val="Hyperlink"/>
            <w:rFonts w:ascii="iCiel Avenir LT Std 35 Light" w:hAnsi="iCiel Avenir LT Std 35 Light" w:cs="Arial"/>
            <w:sz w:val="22"/>
            <w:szCs w:val="22"/>
          </w:rPr>
          <w:delText>studentservice@buv.edu.vn</w:delText>
        </w:r>
        <w:r w:rsidR="006E631B" w:rsidDel="006E631B">
          <w:rPr>
            <w:rStyle w:val="Hyperlink"/>
            <w:rFonts w:ascii="iCiel Avenir LT Std 35 Light" w:hAnsi="iCiel Avenir LT Std 35 Light" w:cs="Arial"/>
            <w:sz w:val="22"/>
            <w:szCs w:val="22"/>
          </w:rPr>
          <w:fldChar w:fldCharType="end"/>
        </w:r>
        <w:r w:rsidRPr="002D5ADD" w:rsidDel="006E631B">
          <w:rPr>
            <w:rFonts w:ascii="iCiel Avenir LT Std 35 Light" w:hAnsi="iCiel Avenir LT Std 35 Light" w:cs="Arial"/>
            <w:sz w:val="22"/>
            <w:szCs w:val="22"/>
          </w:rPr>
          <w:delText xml:space="preserve"> to receive our updates and other information.</w:delText>
        </w:r>
      </w:del>
    </w:p>
    <w:p w14:paraId="694ADC0F" w14:textId="3E923C94" w:rsidR="00C1363F" w:rsidRPr="002D5ADD" w:rsidDel="006E631B" w:rsidRDefault="00C1363F">
      <w:pPr>
        <w:rPr>
          <w:del w:id="10104" w:author="An Tran, ACA (BUV)" w:date="2024-09-12T11:05:00Z" w16du:dateUtc="2024-09-12T04:05:00Z"/>
          <w:rFonts w:cs="Arial"/>
          <w:szCs w:val="22"/>
        </w:rPr>
        <w:pPrChange w:id="1010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06" w:author="An Tran, ACA (BUV)" w:date="2024-09-12T11:05:00Z" w16du:dateUtc="2024-09-12T04:05:00Z">
        <w:r w:rsidRPr="002D5ADD" w:rsidDel="006E631B">
          <w:rPr>
            <w:rFonts w:ascii="iCiel Avenir LT Std 35 Light" w:hAnsi="iCiel Avenir LT Std 35 Light" w:cs="Arial"/>
            <w:sz w:val="22"/>
            <w:szCs w:val="22"/>
          </w:rPr>
          <w:delText xml:space="preserve">In addition, all information about Student Engagement can be found on Canvas at "Course" named as "Student Engagement": </w:delText>
        </w:r>
        <w:r w:rsidR="006E631B" w:rsidDel="006E631B">
          <w:fldChar w:fldCharType="begin"/>
        </w:r>
        <w:r w:rsidR="006E631B" w:rsidDel="006E631B">
          <w:delInstrText>HYPERLINK "https://buv.instructure.com/courses/334"</w:delInstrText>
        </w:r>
        <w:r w:rsidR="006E631B" w:rsidDel="006E631B">
          <w:fldChar w:fldCharType="separate"/>
        </w:r>
        <w:r w:rsidRPr="002D5ADD" w:rsidDel="006E631B">
          <w:rPr>
            <w:rStyle w:val="Hyperlink"/>
            <w:rFonts w:ascii="iCiel Avenir LT Std 35 Light" w:hAnsi="iCiel Avenir LT Std 35 Light" w:cs="Arial"/>
            <w:sz w:val="22"/>
            <w:szCs w:val="22"/>
          </w:rPr>
          <w:delText>https://buv.instructure.com/courses/334</w:delText>
        </w:r>
        <w:r w:rsidR="006E631B" w:rsidDel="006E631B">
          <w:rPr>
            <w:rStyle w:val="Hyperlink"/>
            <w:rFonts w:ascii="iCiel Avenir LT Std 35 Light" w:hAnsi="iCiel Avenir LT Std 35 Light" w:cs="Arial"/>
            <w:sz w:val="22"/>
            <w:szCs w:val="22"/>
          </w:rPr>
          <w:fldChar w:fldCharType="end"/>
        </w:r>
        <w:r w:rsidRPr="002D5ADD" w:rsidDel="006E631B">
          <w:rPr>
            <w:rFonts w:ascii="iCiel Avenir LT Std 35 Light" w:hAnsi="iCiel Avenir LT Std 35 Light" w:cs="Arial"/>
            <w:sz w:val="22"/>
            <w:szCs w:val="22"/>
          </w:rPr>
          <w:delText xml:space="preserve"> . </w:delText>
        </w:r>
      </w:del>
    </w:p>
    <w:p w14:paraId="77E91911" w14:textId="049D37A4" w:rsidR="00C1363F" w:rsidDel="006E631B" w:rsidRDefault="00C1363F">
      <w:pPr>
        <w:rPr>
          <w:del w:id="10107" w:author="An Tran, ACA (BUV)" w:date="2024-09-12T11:05:00Z" w16du:dateUtc="2024-09-12T04:05:00Z"/>
          <w:rFonts w:cs="Arial"/>
          <w:szCs w:val="22"/>
        </w:rPr>
        <w:pPrChange w:id="1010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09" w:author="An Tran, ACA (BUV)" w:date="2024-09-12T11:05:00Z" w16du:dateUtc="2024-09-12T04:05:00Z">
        <w:r w:rsidRPr="002D5ADD" w:rsidDel="006E631B">
          <w:rPr>
            <w:rFonts w:ascii="iCiel Avenir LT Std 35 Light" w:hAnsi="iCiel Avenir LT Std 35 Light" w:cs="Arial"/>
            <w:sz w:val="22"/>
            <w:szCs w:val="22"/>
          </w:rPr>
          <w:delText>You can also access the “Event Calendar” to see all BUV events and activities, from student clubs and societies' events, career workshops, training, tea-talk, well-being sessions to other special events.</w:delText>
        </w:r>
      </w:del>
    </w:p>
    <w:p w14:paraId="4473976A" w14:textId="59779519" w:rsidR="00C1363F" w:rsidRPr="002D5ADD" w:rsidDel="006E631B" w:rsidRDefault="00C1363F">
      <w:pPr>
        <w:rPr>
          <w:del w:id="10110" w:author="An Tran, ACA (BUV)" w:date="2024-09-12T11:05:00Z" w16du:dateUtc="2024-09-12T04:05:00Z"/>
          <w:rFonts w:cs="Arial"/>
          <w:i/>
          <w:iCs/>
          <w:szCs w:val="22"/>
        </w:rPr>
        <w:pPrChange w:id="1011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12" w:author="An Tran, ACA (BUV)" w:date="2024-09-12T11:05:00Z" w16du:dateUtc="2024-09-12T04:05:00Z">
        <w:r w:rsidRPr="002D5ADD" w:rsidDel="006E631B">
          <w:rPr>
            <w:rFonts w:ascii="iCiel Avenir LT Std 35 Light" w:hAnsi="iCiel Avenir LT Std 35 Light" w:cs="Arial"/>
            <w:i/>
            <w:iCs/>
            <w:sz w:val="22"/>
            <w:szCs w:val="22"/>
          </w:rPr>
          <w:delText>T</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ngo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đượ</w:delText>
        </w:r>
        <w:r w:rsidRPr="002D5ADD" w:rsidDel="006E631B">
          <w:rPr>
            <w:rFonts w:ascii="iCiel Avenir LT Std 35 Light" w:hAnsi="iCiel Avenir LT Std 35 Light" w:cs="Arial"/>
            <w:i/>
            <w:iCs/>
            <w:sz w:val="22"/>
            <w:szCs w:val="22"/>
          </w:rPr>
          <w:delText>c chia s</w:delText>
        </w:r>
        <w:r w:rsidRPr="002D5ADD" w:rsidDel="006E631B">
          <w:rPr>
            <w:rFonts w:ascii="iCiel Avenir LT Std 35 Light" w:hAnsi="iCiel Avenir LT Std 35 Light" w:cs="Calibri"/>
            <w:i/>
            <w:iCs/>
            <w:sz w:val="22"/>
            <w:szCs w:val="22"/>
          </w:rPr>
          <w:delText>ẻ</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xuy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đế</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qua h</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ng email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trang Facebook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u qu</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huynh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nhu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m hi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u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vui l</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ng truy c</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Calibri"/>
            <w:i/>
            <w:iCs/>
            <w:sz w:val="22"/>
            <w:szCs w:val="22"/>
          </w:rPr>
          <w:delText>đườ</w:delText>
        </w:r>
        <w:r w:rsidRPr="002D5ADD" w:rsidDel="006E631B">
          <w:rPr>
            <w:rFonts w:ascii="iCiel Avenir LT Std 35 Light" w:hAnsi="iCiel Avenir LT Std 35 Light" w:cs="Arial"/>
            <w:i/>
            <w:iCs/>
            <w:sz w:val="22"/>
            <w:szCs w:val="22"/>
          </w:rPr>
          <w:delText>ng link d</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venir LT Std 35 Light"/>
            <w:i/>
            <w:iCs/>
            <w:sz w:val="22"/>
            <w:szCs w:val="22"/>
          </w:rPr>
          <w:delText>â</w:delText>
        </w:r>
        <w:r w:rsidRPr="002D5ADD" w:rsidDel="006E631B">
          <w:rPr>
            <w:rFonts w:ascii="iCiel Avenir LT Std 35 Light" w:hAnsi="iCiel Avenir LT Std 35 Light" w:cs="Arial"/>
            <w:i/>
            <w:iCs/>
            <w:sz w:val="22"/>
            <w:szCs w:val="22"/>
          </w:rPr>
          <w:delText xml:space="preserve">y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nh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a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ng</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ũ</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o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m</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thi,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ki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i BUV: </w:delText>
        </w:r>
      </w:del>
    </w:p>
    <w:p w14:paraId="21848943" w14:textId="5F64DE12" w:rsidR="00C1363F" w:rsidDel="006E631B" w:rsidRDefault="00C1363F">
      <w:pPr>
        <w:rPr>
          <w:del w:id="10113" w:author="An Tran, ACA (BUV)" w:date="2024-09-12T11:05:00Z" w16du:dateUtc="2024-09-12T04:05:00Z"/>
          <w:rStyle w:val="Hyperlink"/>
          <w:rFonts w:cs="Arial"/>
          <w:b/>
          <w:i/>
          <w:iCs/>
          <w:szCs w:val="22"/>
        </w:rPr>
        <w:pPrChange w:id="1011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15" w:author="An Tran, ACA (BUV)" w:date="2024-09-12T11:05:00Z" w16du:dateUtc="2024-09-12T04:05:00Z">
        <w:r w:rsidRPr="002D5ADD" w:rsidDel="006E631B">
          <w:rPr>
            <w:rFonts w:ascii="iCiel Avenir LT Std 35 Light" w:hAnsi="iCiel Avenir LT Std 35 Light" w:cs="Arial"/>
            <w:i/>
            <w:iCs/>
            <w:sz w:val="22"/>
            <w:szCs w:val="22"/>
          </w:rPr>
          <w:delText xml:space="preserve">BUV Careers Services: </w:delText>
        </w:r>
        <w:r w:rsidR="006E631B" w:rsidDel="006E631B">
          <w:fldChar w:fldCharType="begin"/>
        </w:r>
        <w:r w:rsidR="006E631B" w:rsidDel="006E631B">
          <w:delInstrText>HYPERLINK "https://www.facebook.com/buvcareer"</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https://www.facebook.com/buvcareer</w:delText>
        </w:r>
        <w:r w:rsidR="006E631B" w:rsidDel="006E631B">
          <w:rPr>
            <w:rStyle w:val="Hyperlink"/>
            <w:rFonts w:ascii="iCiel Avenir LT Std 35 Light" w:hAnsi="iCiel Avenir LT Std 35 Light" w:cs="Arial"/>
            <w:i/>
            <w:iCs/>
            <w:sz w:val="22"/>
            <w:szCs w:val="22"/>
          </w:rPr>
          <w:fldChar w:fldCharType="end"/>
        </w:r>
      </w:del>
    </w:p>
    <w:p w14:paraId="74929B50" w14:textId="2894B2C7" w:rsidR="00C1363F" w:rsidRPr="00050F3E" w:rsidDel="006E631B" w:rsidRDefault="00C1363F">
      <w:pPr>
        <w:rPr>
          <w:del w:id="10116" w:author="An Tran, ACA (BUV)" w:date="2024-09-12T11:05:00Z" w16du:dateUtc="2024-09-12T04:05:00Z"/>
          <w:rStyle w:val="Hyperlink"/>
          <w:rFonts w:cs="Arial"/>
          <w:b/>
          <w:i/>
          <w:iCs/>
          <w:szCs w:val="22"/>
        </w:rPr>
        <w:pPrChange w:id="1011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18" w:author="An Tran, ACA (BUV)" w:date="2024-09-12T11:05:00Z" w16du:dateUtc="2024-09-12T04:05:00Z">
        <w:r w:rsidRPr="00050F3E" w:rsidDel="006E631B">
          <w:rPr>
            <w:rFonts w:ascii="iCiel Avenir LT Std 35 Light" w:hAnsi="iCiel Avenir LT Std 35 Light" w:cs="Arial"/>
            <w:i/>
            <w:iCs/>
            <w:sz w:val="22"/>
            <w:szCs w:val="22"/>
          </w:rPr>
          <w:delText>BUV Career Center Platform:</w:delText>
        </w:r>
        <w:r w:rsidRPr="006D0122" w:rsidDel="006E631B">
          <w:rPr>
            <w:rFonts w:ascii="iCiel Avenir LT Std 35 Light" w:hAnsi="iCiel Avenir LT Std 35 Light" w:cs="Arial"/>
            <w:i/>
            <w:iCs/>
            <w:sz w:val="22"/>
            <w:szCs w:val="22"/>
          </w:rPr>
          <w:delText xml:space="preserve"> </w:delText>
        </w:r>
        <w:r w:rsidR="006E631B" w:rsidDel="006E631B">
          <w:fldChar w:fldCharType="begin"/>
        </w:r>
        <w:r w:rsidR="006E631B" w:rsidDel="006E631B">
          <w:delInstrText>HYPERLINK "https://student.buv.edu.vn/"</w:delInstrText>
        </w:r>
        <w:r w:rsidR="006E631B" w:rsidDel="006E631B">
          <w:fldChar w:fldCharType="separate"/>
        </w:r>
        <w:r w:rsidR="006E631B" w:rsidDel="006E631B">
          <w:fldChar w:fldCharType="begin"/>
        </w:r>
        <w:r w:rsidR="006E631B" w:rsidDel="006E631B">
          <w:delInstrText>HYPERLINK "https://buv.careercentre.me/welcome/British-University-Vietnam"</w:delInstrText>
        </w:r>
        <w:r w:rsidR="006E631B" w:rsidDel="006E631B">
          <w:fldChar w:fldCharType="separate"/>
        </w:r>
        <w:r w:rsidRPr="00050F3E" w:rsidDel="006E631B">
          <w:rPr>
            <w:rStyle w:val="Hyperlink"/>
            <w:rFonts w:ascii="iCiel Avenir LT Std 35 Light" w:hAnsi="iCiel Avenir LT Std 35 Light" w:cs="Arial"/>
            <w:i/>
            <w:iCs/>
            <w:sz w:val="22"/>
            <w:szCs w:val="22"/>
          </w:rPr>
          <w:delText>https://buv.careercentre.me/welcome/British-University-Vietnam</w:delText>
        </w:r>
        <w:r w:rsidR="006E631B" w:rsidDel="006E631B">
          <w:rPr>
            <w:rStyle w:val="Hyperlink"/>
            <w:rFonts w:ascii="iCiel Avenir LT Std 35 Light" w:hAnsi="iCiel Avenir LT Std 35 Light" w:cs="Arial"/>
            <w:i/>
            <w:iCs/>
            <w:sz w:val="22"/>
            <w:szCs w:val="22"/>
          </w:rPr>
          <w:fldChar w:fldCharType="end"/>
        </w:r>
        <w:r w:rsidRPr="006D0122" w:rsidDel="006E631B">
          <w:rPr>
            <w:rStyle w:val="Hyperlink"/>
            <w:rFonts w:ascii="iCiel Avenir LT Std 35 Light" w:hAnsi="iCiel Avenir LT Std 35 Light" w:cs="Arial"/>
            <w:i/>
            <w:iCs/>
            <w:sz w:val="22"/>
            <w:szCs w:val="22"/>
          </w:rPr>
          <w:delText>/</w:delText>
        </w:r>
        <w:r w:rsidR="006E631B" w:rsidDel="006E631B">
          <w:rPr>
            <w:rStyle w:val="Hyperlink"/>
            <w:rFonts w:ascii="iCiel Avenir LT Std 35 Light" w:hAnsi="iCiel Avenir LT Std 35 Light" w:cs="Arial"/>
            <w:i/>
            <w:iCs/>
            <w:sz w:val="22"/>
            <w:szCs w:val="22"/>
          </w:rPr>
          <w:fldChar w:fldCharType="end"/>
        </w:r>
      </w:del>
    </w:p>
    <w:p w14:paraId="375D534F" w14:textId="15642154" w:rsidR="00C1363F" w:rsidRPr="002D5ADD" w:rsidDel="006E631B" w:rsidRDefault="00C1363F">
      <w:pPr>
        <w:rPr>
          <w:del w:id="10119" w:author="An Tran, ACA (BUV)" w:date="2024-09-12T11:05:00Z" w16du:dateUtc="2024-09-12T04:05:00Z"/>
          <w:rFonts w:cs="Arial"/>
          <w:i/>
          <w:iCs/>
          <w:szCs w:val="22"/>
        </w:rPr>
        <w:pPrChange w:id="1012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21" w:author="An Tran, ACA (BUV)" w:date="2024-09-12T11:05:00Z" w16du:dateUtc="2024-09-12T04:05:00Z">
        <w:r w:rsidRPr="002D5ADD" w:rsidDel="006E631B">
          <w:rPr>
            <w:rFonts w:ascii="iCiel Avenir LT Std 35 Light" w:hAnsi="iCiel Avenir LT Std 35 Light" w:cs="Arial"/>
            <w:i/>
            <w:iCs/>
            <w:sz w:val="22"/>
            <w:szCs w:val="22"/>
          </w:rPr>
          <w:delText xml:space="preserve">BUV Student Community: </w:delText>
        </w:r>
        <w:r w:rsidR="006E631B" w:rsidDel="006E631B">
          <w:fldChar w:fldCharType="begin"/>
        </w:r>
        <w:r w:rsidR="006E631B" w:rsidDel="006E631B">
          <w:delInstrText>HYPERLINK "https://www.facebook.com/buvstudentcommunity"</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https://www.facebook.com/buvstudentcommunity</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del>
    </w:p>
    <w:p w14:paraId="1251D24C" w14:textId="0756BAF8" w:rsidR="00C1363F" w:rsidRPr="002D5ADD" w:rsidDel="006E631B" w:rsidRDefault="00C1363F">
      <w:pPr>
        <w:rPr>
          <w:del w:id="10122" w:author="An Tran, ACA (BUV)" w:date="2024-09-12T11:05:00Z" w16du:dateUtc="2024-09-12T04:05:00Z"/>
          <w:rFonts w:cs="Arial"/>
          <w:i/>
          <w:iCs/>
          <w:szCs w:val="22"/>
        </w:rPr>
        <w:pPrChange w:id="1012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24" w:author="An Tran, ACA (BUV)" w:date="2024-09-12T11:05:00Z" w16du:dateUtc="2024-09-12T04:05:00Z">
        <w:r w:rsidRPr="002D5ADD" w:rsidDel="006E631B">
          <w:rPr>
            <w:rFonts w:ascii="iCiel Avenir LT Std 35 Light" w:hAnsi="iCiel Avenir LT Std 35 Light" w:cs="Arial"/>
            <w:i/>
            <w:iCs/>
            <w:sz w:val="22"/>
            <w:szCs w:val="22"/>
          </w:rPr>
          <w:delText xml:space="preserve">BUV Student Life: </w:delText>
        </w:r>
        <w:r w:rsidR="006E631B" w:rsidDel="006E631B">
          <w:fldChar w:fldCharType="begin"/>
        </w:r>
        <w:r w:rsidR="006E631B" w:rsidDel="006E631B">
          <w:delInstrText>HYPERLINK "https://www.facebook.com/buvstudentlife"</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https://www.facebook.com/buvstudentlife</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del>
    </w:p>
    <w:p w14:paraId="67FD63DB" w14:textId="72448635" w:rsidR="00C1363F" w:rsidRPr="002D5ADD" w:rsidDel="006E631B" w:rsidRDefault="00C1363F">
      <w:pPr>
        <w:rPr>
          <w:del w:id="10125" w:author="An Tran, ACA (BUV)" w:date="2024-09-12T11:05:00Z" w16du:dateUtc="2024-09-12T04:05:00Z"/>
          <w:rFonts w:cs="Arial"/>
          <w:i/>
          <w:iCs/>
          <w:color w:val="000000" w:themeColor="text1"/>
          <w:szCs w:val="22"/>
        </w:rPr>
        <w:pPrChange w:id="1012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27" w:author="An Tran, ACA (BUV)" w:date="2024-09-12T11:05:00Z" w16du:dateUtc="2024-09-12T04:05:00Z">
        <w:r w:rsidRPr="002D5ADD" w:rsidDel="006E631B">
          <w:rPr>
            <w:rFonts w:ascii="iCiel Avenir LT Std 35 Light" w:hAnsi="iCiel Avenir LT Std 35 Light" w:cs="Arial"/>
            <w:i/>
            <w:iCs/>
            <w:color w:val="000000" w:themeColor="text1"/>
            <w:sz w:val="22"/>
            <w:szCs w:val="22"/>
          </w:rPr>
          <w:delText xml:space="preserve">BUV Student Wellbeing: </w:delText>
        </w:r>
        <w:r w:rsidR="006E631B" w:rsidDel="006E631B">
          <w:fldChar w:fldCharType="begin"/>
        </w:r>
        <w:r w:rsidR="006E631B" w:rsidDel="006E631B">
          <w:delInstrText>HYPERLINK "https://www.facebook.com/BUVstudentWELLBEING"</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https://www.facebook.com/BUVstudentWELLBEING</w:delText>
        </w:r>
        <w:r w:rsidR="006E631B" w:rsidDel="006E631B">
          <w:rPr>
            <w:rStyle w:val="Hyperlink"/>
            <w:rFonts w:ascii="iCiel Avenir LT Std 35 Light" w:hAnsi="iCiel Avenir LT Std 35 Light" w:cs="Arial"/>
            <w:i/>
            <w:iCs/>
            <w:sz w:val="22"/>
            <w:szCs w:val="22"/>
          </w:rPr>
          <w:fldChar w:fldCharType="end"/>
        </w:r>
      </w:del>
    </w:p>
    <w:p w14:paraId="7EECB5E0" w14:textId="2BC34B8A" w:rsidR="00C1363F" w:rsidRPr="002D5ADD" w:rsidDel="006E631B" w:rsidRDefault="00C1363F">
      <w:pPr>
        <w:rPr>
          <w:del w:id="10128" w:author="An Tran, ACA (BUV)" w:date="2024-09-12T11:05:00Z" w16du:dateUtc="2024-09-12T04:05:00Z"/>
          <w:rFonts w:cs="Arial"/>
          <w:i/>
          <w:iCs/>
          <w:szCs w:val="22"/>
        </w:rPr>
        <w:pPrChange w:id="1012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30" w:author="An Tran, ACA (BUV)" w:date="2024-09-12T11:05:00Z" w16du:dateUtc="2024-09-12T04:05:00Z">
        <w:r w:rsidRPr="002D5ADD" w:rsidDel="006E631B">
          <w:rPr>
            <w:rFonts w:ascii="iCiel Avenir LT Std 35 Light" w:hAnsi="iCiel Avenir LT Std 35 Light" w:cs="Arial"/>
            <w:i/>
            <w:iCs/>
            <w:sz w:val="22"/>
            <w:szCs w:val="22"/>
          </w:rPr>
          <w:delText>Hàng tháng</w:delText>
        </w:r>
        <w:r w:rsidRPr="002D5ADD" w:rsidDel="006E631B">
          <w:rPr>
            <w:rFonts w:ascii="iCiel Avenir LT Std 35 Light" w:hAnsi="iCiel Avenir LT Std 35 Light" w:cs="Arial"/>
            <w:i/>
            <w:iCs/>
            <w:color w:val="000000" w:themeColor="text1"/>
            <w:sz w:val="22"/>
            <w:szCs w:val="22"/>
          </w:rPr>
          <w:delText>, Ban Công tác và Phát tri</w:delText>
        </w:r>
        <w:r w:rsidRPr="002D5ADD" w:rsidDel="006E631B">
          <w:rPr>
            <w:rFonts w:ascii="iCiel Avenir LT Std 35 Light" w:hAnsi="iCiel Avenir LT Std 35 Light" w:cs="Calibri"/>
            <w:i/>
            <w:iCs/>
            <w:color w:val="000000" w:themeColor="text1"/>
            <w:sz w:val="22"/>
            <w:szCs w:val="22"/>
          </w:rPr>
          <w:delText>ể</w:delText>
        </w:r>
        <w:r w:rsidRPr="002D5ADD" w:rsidDel="006E631B">
          <w:rPr>
            <w:rFonts w:ascii="iCiel Avenir LT Std 35 Light" w:hAnsi="iCiel Avenir LT Std 35 Light" w:cs="Arial"/>
            <w:i/>
            <w:iCs/>
            <w:color w:val="000000" w:themeColor="text1"/>
            <w:sz w:val="22"/>
            <w:szCs w:val="22"/>
          </w:rPr>
          <w:delText>n Sinh vi</w:delText>
        </w:r>
        <w:r w:rsidRPr="002D5ADD" w:rsidDel="006E631B">
          <w:rPr>
            <w:rFonts w:ascii="iCiel Avenir LT Std 35 Light" w:hAnsi="iCiel Avenir LT Std 35 Light" w:cs="Avenir LT Std 35 Light"/>
            <w:i/>
            <w:iCs/>
            <w:color w:val="000000" w:themeColor="text1"/>
            <w:sz w:val="22"/>
            <w:szCs w:val="22"/>
          </w:rPr>
          <w:delText>ê</w:delText>
        </w:r>
        <w:r w:rsidRPr="002D5ADD" w:rsidDel="006E631B">
          <w:rPr>
            <w:rFonts w:ascii="iCiel Avenir LT Std 35 Light" w:hAnsi="iCiel Avenir LT Std 35 Light" w:cs="Arial"/>
            <w:i/>
            <w:iCs/>
            <w:color w:val="000000" w:themeColor="text1"/>
            <w:sz w:val="22"/>
            <w:szCs w:val="22"/>
          </w:rPr>
          <w:delText xml:space="preserve">n </w:delText>
        </w:r>
        <w:r w:rsidRPr="002D5ADD" w:rsidDel="006E631B">
          <w:rPr>
            <w:rFonts w:ascii="iCiel Avenir LT Std 35 Light" w:hAnsi="iCiel Avenir LT Std 35 Light" w:cs="Arial"/>
            <w:i/>
            <w:iCs/>
            <w:sz w:val="22"/>
            <w:szCs w:val="22"/>
          </w:rPr>
          <w:delText>c</w:delText>
        </w:r>
        <w:r w:rsidRPr="002D5ADD" w:rsidDel="006E631B">
          <w:rPr>
            <w:rFonts w:ascii="iCiel Avenir LT Std 35 Light" w:hAnsi="iCiel Avenir LT Std 35 Light" w:cs="Calibri"/>
            <w:i/>
            <w:iCs/>
            <w:sz w:val="22"/>
            <w:szCs w:val="22"/>
          </w:rPr>
          <w:delText>ũ</w:delText>
        </w:r>
        <w:r w:rsidRPr="002D5ADD" w:rsidDel="006E631B">
          <w:rPr>
            <w:rFonts w:ascii="iCiel Avenir LT Std 35 Light" w:hAnsi="iCiel Avenir LT Std 35 Light" w:cs="Arial"/>
            <w:i/>
            <w:iCs/>
            <w:sz w:val="22"/>
            <w:szCs w:val="22"/>
          </w:rPr>
          <w:delText>ng g</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i ra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tin c</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Newsletter nh</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m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qu</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huynh c</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ang di</w:delText>
        </w:r>
        <w:r w:rsidRPr="002D5ADD" w:rsidDel="006E631B">
          <w:rPr>
            <w:rFonts w:ascii="iCiel Avenir LT Std 35 Light" w:hAnsi="iCiel Avenir LT Std 35 Light" w:cs="Calibri"/>
            <w:i/>
            <w:iCs/>
            <w:sz w:val="22"/>
            <w:szCs w:val="22"/>
          </w:rPr>
          <w:delText>ễ</w:delText>
        </w:r>
        <w:r w:rsidRPr="002D5ADD" w:rsidDel="006E631B">
          <w:rPr>
            <w:rFonts w:ascii="iCiel Avenir LT Std 35 Light" w:hAnsi="iCiel Avenir LT Std 35 Light" w:cs="Arial"/>
            <w:i/>
            <w:iCs/>
            <w:sz w:val="22"/>
            <w:szCs w:val="22"/>
          </w:rPr>
          <w:delText>n ra,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quan tr</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đượ</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dung to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nh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N</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u qu</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huynh và sinh viên có nhu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u </w:delText>
        </w:r>
        <w:r w:rsidRPr="002D5ADD" w:rsidDel="006E631B">
          <w:rPr>
            <w:rFonts w:ascii="iCiel Avenir LT Std 35 Light" w:hAnsi="iCiel Avenir LT Std 35 Light" w:cs="Calibri"/>
            <w:i/>
            <w:iCs/>
            <w:sz w:val="22"/>
            <w:szCs w:val="22"/>
          </w:rPr>
          <w:delText>đượ</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tin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ng, vui l</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ng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Calibri"/>
            <w:i/>
            <w:iCs/>
            <w:sz w:val="22"/>
            <w:szCs w:val="22"/>
          </w:rPr>
          <w:delText>đị</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email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qu</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B</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Sinh viên (</w:delText>
        </w:r>
        <w:r w:rsidR="006E631B" w:rsidDel="006E631B">
          <w:fldChar w:fldCharType="begin"/>
        </w:r>
        <w:r w:rsidR="006E631B" w:rsidDel="006E631B">
          <w:delInstrText>HYPERLINK "mailto:studentservice@buv.edu.vn"</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studentservice@buv.edu.vn</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tin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w:delText>
        </w:r>
      </w:del>
    </w:p>
    <w:p w14:paraId="5A0A531A" w14:textId="0CA121A9" w:rsidR="00C1363F" w:rsidRPr="002D5ADD" w:rsidDel="006E631B" w:rsidRDefault="00C1363F">
      <w:pPr>
        <w:rPr>
          <w:del w:id="10131" w:author="An Tran, ACA (BUV)" w:date="2024-09-12T11:05:00Z" w16du:dateUtc="2024-09-12T04:05:00Z"/>
          <w:rFonts w:cs="Arial"/>
          <w:i/>
          <w:iCs/>
          <w:szCs w:val="22"/>
        </w:rPr>
        <w:pPrChange w:id="1013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33" w:author="An Tran, ACA (BUV)" w:date="2024-09-12T11:05:00Z" w16du:dateUtc="2024-09-12T04:05:00Z">
        <w:r w:rsidRPr="002D5ADD" w:rsidDel="006E631B">
          <w:rPr>
            <w:rFonts w:ascii="iCiel Avenir LT Std 35 Light" w:hAnsi="iCiel Avenir LT Std 35 Light" w:cs="Arial"/>
            <w:i/>
            <w:iCs/>
            <w:sz w:val="22"/>
            <w:szCs w:val="22"/>
          </w:rPr>
          <w:delText xml:space="preserve">Ngoài ra, để nắm được tất cả thông tin về các hoạt động và dịch vụ từ ban Công tác và Phát triển Sinh Viên, sinh viên có thể truy cập trang Canvas, phần “Course" có tên "Student Engagement": </w:delText>
        </w:r>
        <w:r w:rsidR="006E631B" w:rsidDel="006E631B">
          <w:fldChar w:fldCharType="begin"/>
        </w:r>
        <w:r w:rsidR="006E631B" w:rsidDel="006E631B">
          <w:delInstrText>HYPERLINK "https://buv.instructure.com/courses/334"</w:delInstrText>
        </w:r>
        <w:r w:rsidR="006E631B" w:rsidDel="006E631B">
          <w:fldChar w:fldCharType="separate"/>
        </w:r>
        <w:r w:rsidRPr="002D5ADD" w:rsidDel="006E631B">
          <w:rPr>
            <w:rStyle w:val="Hyperlink"/>
            <w:rFonts w:ascii="iCiel Avenir LT Std 35 Light" w:hAnsi="iCiel Avenir LT Std 35 Light" w:cs="Arial"/>
            <w:i/>
            <w:iCs/>
            <w:sz w:val="22"/>
            <w:szCs w:val="22"/>
          </w:rPr>
          <w:delText>https://buv.instructure.com/courses/334</w:delText>
        </w:r>
        <w:r w:rsidR="006E631B" w:rsidDel="006E631B">
          <w:rPr>
            <w:rStyle w:val="Hyperlink"/>
            <w:rFonts w:ascii="iCiel Avenir LT Std 35 Light" w:hAnsi="iCiel Avenir LT Std 35 Light" w:cs="Arial"/>
            <w:i/>
            <w:iCs/>
            <w:sz w:val="22"/>
            <w:szCs w:val="22"/>
          </w:rPr>
          <w:fldChar w:fldCharType="end"/>
        </w:r>
        <w:r w:rsidRPr="002D5ADD" w:rsidDel="006E631B">
          <w:rPr>
            <w:rFonts w:ascii="iCiel Avenir LT Std 35 Light" w:hAnsi="iCiel Avenir LT Std 35 Light" w:cs="Arial"/>
            <w:i/>
            <w:iCs/>
            <w:sz w:val="22"/>
            <w:szCs w:val="22"/>
          </w:rPr>
          <w:delText xml:space="preserve">. </w:delText>
        </w:r>
      </w:del>
    </w:p>
    <w:p w14:paraId="2D9240B4" w14:textId="0894C58A" w:rsidR="003E6279" w:rsidRPr="004373E8" w:rsidDel="006E631B" w:rsidRDefault="00C1363F">
      <w:pPr>
        <w:rPr>
          <w:del w:id="10134" w:author="An Tran, ACA (BUV)" w:date="2024-09-12T11:05:00Z" w16du:dateUtc="2024-09-12T04:05:00Z"/>
          <w:rFonts w:cs="Arial"/>
          <w:i/>
          <w:iCs/>
          <w:szCs w:val="22"/>
          <w:lang w:val="vi-VN"/>
        </w:rPr>
        <w:pPrChange w:id="1013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36" w:author="An Tran, ACA (BUV)" w:date="2024-09-12T11:05:00Z" w16du:dateUtc="2024-09-12T04:05:00Z">
        <w:r w:rsidRPr="002D5ADD" w:rsidDel="006E631B">
          <w:rPr>
            <w:rFonts w:ascii="iCiel Avenir LT Std 35 Light" w:hAnsi="iCiel Avenir LT Std 35 Light" w:cs="Arial"/>
            <w:i/>
            <w:iCs/>
            <w:sz w:val="22"/>
            <w:szCs w:val="22"/>
          </w:rPr>
          <w:delTex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delText>
        </w:r>
      </w:del>
    </w:p>
    <w:p w14:paraId="1C2CCC63" w14:textId="52D1E5E5" w:rsidR="00EA7631" w:rsidRPr="004373E8" w:rsidDel="006E631B" w:rsidRDefault="00EA7631">
      <w:pPr>
        <w:rPr>
          <w:del w:id="10137" w:author="An Tran, ACA (BUV)" w:date="2024-09-12T11:05:00Z" w16du:dateUtc="2024-09-12T04:05:00Z"/>
          <w:rFonts w:cs="Arial"/>
          <w:i/>
          <w:iCs/>
          <w:szCs w:val="22"/>
          <w:lang w:val="vi-VN"/>
        </w:rPr>
        <w:pPrChange w:id="1013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39" w:author="An Tran, ACA (BUV)" w:date="2024-09-12T11:05:00Z" w16du:dateUtc="2024-09-12T04:05:00Z">
        <w:r w:rsidRPr="004373E8" w:rsidDel="006E631B">
          <w:rPr>
            <w:rFonts w:cs="Arial"/>
            <w:szCs w:val="22"/>
            <w:lang w:val="vi-VN"/>
          </w:rPr>
          <w:delText xml:space="preserve">What is the point of going for an internship which is not relevant to student’s major? / </w:delText>
        </w:r>
        <w:r w:rsidRPr="004373E8" w:rsidDel="006E631B">
          <w:rPr>
            <w:rFonts w:cs="Arial"/>
            <w:i/>
            <w:iCs/>
            <w:szCs w:val="22"/>
            <w:lang w:val="vi-VN"/>
          </w:rPr>
          <w:delText>N</w:delText>
        </w:r>
        <w:r w:rsidRPr="004373E8" w:rsidDel="006E631B">
          <w:rPr>
            <w:rFonts w:cs="Calibri"/>
            <w:i/>
            <w:iCs/>
            <w:szCs w:val="22"/>
            <w:lang w:val="vi-VN"/>
          </w:rPr>
          <w:delText>ế</w:delText>
        </w:r>
        <w:r w:rsidRPr="004373E8" w:rsidDel="006E631B">
          <w:rPr>
            <w:rFonts w:cs="Arial"/>
            <w:i/>
            <w:iCs/>
            <w:szCs w:val="22"/>
            <w:lang w:val="vi-VN"/>
          </w:rPr>
          <w:delText xml:space="preserve">u sinh viên </w:delText>
        </w:r>
        <w:r w:rsidRPr="004373E8" w:rsidDel="006E631B">
          <w:rPr>
            <w:rFonts w:cs="Calibri"/>
            <w:i/>
            <w:iCs/>
            <w:szCs w:val="22"/>
            <w:lang w:val="vi-VN"/>
          </w:rPr>
          <w:delText>đ</w:delText>
        </w:r>
        <w:r w:rsidRPr="004373E8" w:rsidDel="006E631B">
          <w:rPr>
            <w:rFonts w:cs="Arial"/>
            <w:i/>
            <w:iCs/>
            <w:szCs w:val="22"/>
            <w:lang w:val="vi-VN"/>
          </w:rPr>
          <w:delText>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trong m</w:delText>
        </w:r>
        <w:r w:rsidRPr="004373E8" w:rsidDel="006E631B">
          <w:rPr>
            <w:rFonts w:cs="Calibri"/>
            <w:i/>
            <w:iCs/>
            <w:szCs w:val="22"/>
            <w:lang w:val="vi-VN"/>
          </w:rPr>
          <w:delText>ả</w:delText>
        </w:r>
        <w:r w:rsidRPr="004373E8" w:rsidDel="006E631B">
          <w:rPr>
            <w:rFonts w:cs="Arial"/>
            <w:i/>
            <w:iCs/>
            <w:szCs w:val="22"/>
            <w:lang w:val="vi-VN"/>
          </w:rPr>
          <w:delText>ng không liên quan t</w:delText>
        </w:r>
        <w:r w:rsidRPr="004373E8" w:rsidDel="006E631B">
          <w:rPr>
            <w:rFonts w:cs="Calibri"/>
            <w:i/>
            <w:iCs/>
            <w:szCs w:val="22"/>
            <w:lang w:val="vi-VN"/>
          </w:rPr>
          <w:delText>ớ</w:delText>
        </w:r>
        <w:r w:rsidRPr="004373E8" w:rsidDel="006E631B">
          <w:rPr>
            <w:rFonts w:cs="Arial"/>
            <w:i/>
            <w:iCs/>
            <w:szCs w:val="22"/>
            <w:lang w:val="vi-VN"/>
          </w:rPr>
          <w:delText>i ngành h</w:delText>
        </w:r>
        <w:r w:rsidRPr="004373E8" w:rsidDel="006E631B">
          <w:rPr>
            <w:rFonts w:cs="Calibri"/>
            <w:i/>
            <w:iCs/>
            <w:szCs w:val="22"/>
            <w:lang w:val="vi-VN"/>
          </w:rPr>
          <w:delText>ọ</w:delText>
        </w:r>
        <w:r w:rsidRPr="004373E8" w:rsidDel="006E631B">
          <w:rPr>
            <w:rFonts w:cs="Arial"/>
            <w:i/>
            <w:iCs/>
            <w:szCs w:val="22"/>
            <w:lang w:val="vi-VN"/>
          </w:rPr>
          <w:delText>c thì có tác d</w:delText>
        </w:r>
        <w:r w:rsidRPr="004373E8" w:rsidDel="006E631B">
          <w:rPr>
            <w:rFonts w:cs="Calibri"/>
            <w:i/>
            <w:iCs/>
            <w:szCs w:val="22"/>
            <w:lang w:val="vi-VN"/>
          </w:rPr>
          <w:delText>ụ</w:delText>
        </w:r>
        <w:r w:rsidRPr="004373E8" w:rsidDel="006E631B">
          <w:rPr>
            <w:rFonts w:cs="Arial"/>
            <w:i/>
            <w:iCs/>
            <w:szCs w:val="22"/>
            <w:lang w:val="vi-VN"/>
          </w:rPr>
          <w:delText>ng gì?</w:delText>
        </w:r>
      </w:del>
    </w:p>
    <w:p w14:paraId="7DA9BA1E" w14:textId="2B648E61" w:rsidR="00EA7631" w:rsidRPr="004373E8" w:rsidDel="006E631B" w:rsidRDefault="00EA7631">
      <w:pPr>
        <w:rPr>
          <w:del w:id="10140" w:author="An Tran, ACA (BUV)" w:date="2024-09-12T11:05:00Z" w16du:dateUtc="2024-09-12T04:05:00Z"/>
          <w:rFonts w:cs="Arial"/>
          <w:bCs/>
          <w:szCs w:val="22"/>
          <w:u w:val="single"/>
          <w:lang w:val="vi-VN"/>
        </w:rPr>
        <w:pPrChange w:id="1014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42"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6052A635" w14:textId="02DB4238" w:rsidR="00C1363F" w:rsidDel="006E631B" w:rsidRDefault="00C1363F">
      <w:pPr>
        <w:rPr>
          <w:del w:id="10143" w:author="An Tran, ACA (BUV)" w:date="2024-09-12T11:05:00Z" w16du:dateUtc="2024-09-12T04:05:00Z"/>
          <w:rFonts w:cs="Arial"/>
          <w:szCs w:val="22"/>
        </w:rPr>
        <w:pPrChange w:id="10144"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145" w:name="_Hlk172879954"/>
      <w:del w:id="10146" w:author="An Tran, ACA (BUV)" w:date="2024-09-12T11:05:00Z" w16du:dateUtc="2024-09-12T04:05:00Z">
        <w:r w:rsidRPr="691BD53B" w:rsidDel="006E631B">
          <w:rPr>
            <w:rFonts w:ascii="iCiel Avenir LT Std 35 Light" w:hAnsi="iCiel Avenir LT Std 35 Light" w:cs="Arial"/>
            <w:sz w:val="22"/>
            <w:szCs w:val="22"/>
          </w:rPr>
          <w:delText xml:space="preserve">Going for an internship is not only about enhancing specialised skills and knowledge, but also about exploring what is available and waiting for them in the labour market. On the one hand, an internship helps students </w:delText>
        </w:r>
        <w:r w:rsidR="25A8285A" w:rsidRPr="691BD53B" w:rsidDel="006E631B">
          <w:rPr>
            <w:rFonts w:ascii="iCiel Avenir LT Std 35 Light" w:hAnsi="iCiel Avenir LT Std 35 Light" w:cs="Arial"/>
            <w:sz w:val="22"/>
            <w:szCs w:val="22"/>
          </w:rPr>
          <w:delText xml:space="preserve">to familiarize themselves </w:delText>
        </w:r>
        <w:r w:rsidRPr="691BD53B" w:rsidDel="006E631B">
          <w:rPr>
            <w:rFonts w:ascii="iCiel Avenir LT Std 35 Light" w:hAnsi="iCiel Avenir LT Std 35 Light" w:cs="Arial"/>
            <w:sz w:val="22"/>
            <w:szCs w:val="22"/>
          </w:rPr>
          <w:delText xml:space="preserve">with working life, learning business etiquettes and workplace </w:delText>
        </w:r>
        <w:r w:rsidR="005358E3" w:rsidRPr="691BD53B" w:rsidDel="006E631B">
          <w:rPr>
            <w:rFonts w:ascii="iCiel Avenir LT Std 35 Light" w:hAnsi="iCiel Avenir LT Std 35 Light" w:cs="Arial"/>
            <w:sz w:val="22"/>
            <w:szCs w:val="22"/>
          </w:rPr>
          <w:delText>skills</w:delText>
        </w:r>
        <w:r w:rsidR="005358E3" w:rsidDel="006E631B">
          <w:rPr>
            <w:rFonts w:ascii="iCiel Avenir LT Std 35 Light" w:hAnsi="iCiel Avenir LT Std 35 Light" w:cs="Arial"/>
            <w:sz w:val="22"/>
            <w:szCs w:val="22"/>
          </w:rPr>
          <w:delText>.</w:delText>
        </w:r>
        <w:r w:rsidR="005358E3" w:rsidRPr="691BD53B" w:rsidDel="006E631B">
          <w:rPr>
            <w:rFonts w:ascii="iCiel Avenir LT Std 35 Light" w:hAnsi="iCiel Avenir LT Std 35 Light" w:cs="Arial"/>
            <w:sz w:val="22"/>
            <w:szCs w:val="22"/>
          </w:rPr>
          <w:delText xml:space="preserve"> On</w:delText>
        </w:r>
        <w:r w:rsidRPr="691BD53B" w:rsidDel="006E631B">
          <w:rPr>
            <w:rFonts w:ascii="iCiel Avenir LT Std 35 Light" w:hAnsi="iCiel Avenir LT Std 35 Light" w:cs="Arial"/>
            <w:sz w:val="22"/>
            <w:szCs w:val="22"/>
          </w:rPr>
          <w:delText xml:space="preserve"> the other hand, the student can try out different roles in different industries and in different organisations’ scales to reaffirm what they are good at, what motivates them most at work, or what they want to avoid in their career. We believe that our </w:delText>
        </w:r>
        <w:r w:rsidR="005358E3" w:rsidRPr="691BD53B" w:rsidDel="006E631B">
          <w:rPr>
            <w:rFonts w:ascii="iCiel Avenir LT Std 35 Light" w:hAnsi="iCiel Avenir LT Std 35 Light" w:cs="Arial"/>
            <w:sz w:val="22"/>
            <w:szCs w:val="22"/>
          </w:rPr>
          <w:delText>students,</w:delText>
        </w:r>
        <w:r w:rsidRPr="691BD53B" w:rsidDel="006E631B">
          <w:rPr>
            <w:rFonts w:ascii="iCiel Avenir LT Std 35 Light" w:hAnsi="iCiel Avenir LT Std 35 Light" w:cs="Arial"/>
            <w:sz w:val="22"/>
            <w:szCs w:val="22"/>
          </w:rPr>
          <w:delText xml:space="preserve"> after completing internships in diverse areas have been equipped with a wide range of experience and be more certain in their future career decisions.</w:delText>
        </w:r>
        <w:bookmarkEnd w:id="10145"/>
      </w:del>
    </w:p>
    <w:p w14:paraId="5DBF247B" w14:textId="5263744B" w:rsidR="00C1363F" w:rsidRPr="00F43E12" w:rsidDel="006E631B" w:rsidRDefault="00C1363F">
      <w:pPr>
        <w:rPr>
          <w:del w:id="10147" w:author="An Tran, ACA (BUV)" w:date="2024-09-12T11:05:00Z" w16du:dateUtc="2024-09-12T04:05:00Z"/>
          <w:rFonts w:cs="Arial"/>
          <w:szCs w:val="22"/>
        </w:rPr>
        <w:pPrChange w:id="1014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49"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311CD81A" w14:textId="7AA2C836" w:rsidR="00C1363F" w:rsidDel="006E631B" w:rsidRDefault="00C1363F">
      <w:pPr>
        <w:rPr>
          <w:del w:id="10150" w:author="An Tran, ACA (BUV)" w:date="2024-09-12T11:05:00Z" w16du:dateUtc="2024-09-12T04:05:00Z"/>
          <w:rFonts w:cs="Arial"/>
          <w:i/>
          <w:iCs/>
          <w:szCs w:val="22"/>
        </w:rPr>
        <w:pPrChange w:id="1015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52" w:author="An Tran, ACA (BUV)" w:date="2024-09-12T11:05:00Z" w16du:dateUtc="2024-09-12T04:05:00Z">
        <w:r w:rsidRPr="002D5ADD" w:rsidDel="006E631B">
          <w:rPr>
            <w:rFonts w:ascii="iCiel Avenir LT Std 35 Light" w:hAnsi="iCiel Avenir LT Std 35 Light" w:cs="Arial"/>
            <w:i/>
            <w:iCs/>
            <w:sz w:val="22"/>
            <w:szCs w:val="22"/>
          </w:rPr>
          <w:delText xml:space="preserve">Sinh viên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trau d</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Calibri"/>
            <w:i/>
            <w:iCs/>
            <w:sz w:val="22"/>
            <w:szCs w:val="22"/>
          </w:rPr>
          <w:delText>ă</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ki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chuy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m ph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m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ang t</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ang ch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đợ</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 xml:space="preserve">ng lao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m</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quen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nghi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ng x</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n</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Calibri"/>
            <w:i/>
            <w:iCs/>
            <w:sz w:val="22"/>
            <w:szCs w:val="22"/>
          </w:rPr>
          <w:delText>ă</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d</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venir LT Std 35 Light"/>
            <w:i/>
            <w:iCs/>
            <w:sz w:val="22"/>
            <w:szCs w:val="22"/>
          </w:rPr>
          <w:delText>ó</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Calibri"/>
            <w:i/>
            <w:iCs/>
            <w:sz w:val="22"/>
            <w:szCs w:val="22"/>
          </w:rPr>
          <w:delText>ă</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s</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đị</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m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d</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ch v</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hay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Calibri"/>
            <w:i/>
            <w:iCs/>
            <w:sz w:val="22"/>
            <w:szCs w:val="22"/>
          </w:rPr>
          <w:delText>đị</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m</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khác, sinh viên có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nhau, trong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ng</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t</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quy m</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n nh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nhau, </w:delText>
        </w:r>
        <w:r w:rsidRPr="002D5ADD" w:rsidDel="006E631B">
          <w:rPr>
            <w:rFonts w:ascii="iCiel Avenir LT Std 35 Light" w:hAnsi="iCiel Avenir LT Std 35 Light" w:cs="Calibri"/>
            <w:i/>
            <w:iCs/>
            <w:sz w:val="22"/>
            <w:szCs w:val="22"/>
          </w:rPr>
          <w:delText>để</w:delText>
        </w:r>
        <w:r w:rsidRPr="002D5ADD" w:rsidDel="006E631B">
          <w:rPr>
            <w:rFonts w:ascii="iCiel Avenir LT Std 35 Light" w:hAnsi="iCiel Avenir LT Std 35 Light" w:cs="Arial"/>
            <w:i/>
            <w:iCs/>
            <w:sz w:val="22"/>
            <w:szCs w:val="22"/>
          </w:rPr>
          <w:delText xml:space="preserve"> x</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độ</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cho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trong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hay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m</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mu</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 tr</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nh trong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tin t</w:delText>
        </w:r>
        <w:r w:rsidRPr="002D5ADD" w:rsidDel="006E631B">
          <w:rPr>
            <w:rFonts w:ascii="iCiel Avenir LT Std 35 Light" w:hAnsi="iCiel Avenir LT Std 35 Light" w:cs="Calibri"/>
            <w:i/>
            <w:iCs/>
            <w:sz w:val="22"/>
            <w:szCs w:val="22"/>
          </w:rPr>
          <w:delText>ưở</w:delText>
        </w:r>
        <w:r w:rsidRPr="002D5ADD" w:rsidDel="006E631B">
          <w:rPr>
            <w:rFonts w:ascii="iCiel Avenir LT Std 35 Light" w:hAnsi="iCiel Avenir LT Std 35 Light" w:cs="Arial"/>
            <w:i/>
            <w:iCs/>
            <w:sz w:val="22"/>
            <w:szCs w:val="22"/>
          </w:rPr>
          <w:delText>ng r</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ng sau khi ho</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ng</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nhau,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venir LT Std 35 Light"/>
            <w:i/>
            <w:iCs/>
            <w:sz w:val="22"/>
            <w:szCs w:val="22"/>
          </w:rPr>
          <w:delText>ã</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trang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Calibri"/>
            <w:i/>
            <w:iCs/>
            <w:sz w:val="22"/>
            <w:szCs w:val="22"/>
          </w:rPr>
          <w:delText>đượ</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m </w:delText>
        </w:r>
        <w:r w:rsidRPr="002D5ADD" w:rsidDel="006E631B">
          <w:rPr>
            <w:rFonts w:ascii="iCiel Avenir LT Std 35 Light" w:hAnsi="iCiel Avenir LT Std 35 Light" w:cs="Calibri"/>
            <w:i/>
            <w:iCs/>
            <w:sz w:val="22"/>
            <w:szCs w:val="22"/>
          </w:rPr>
          <w:delText>đ</w:delText>
        </w:r>
        <w:r w:rsidRPr="002D5ADD" w:rsidDel="006E631B">
          <w:rPr>
            <w:rFonts w:ascii="iCiel Avenir LT Std 35 Light" w:hAnsi="iCiel Avenir LT Std 35 Light" w:cs="Arial"/>
            <w:i/>
            <w:iCs/>
            <w:sz w:val="22"/>
            <w:szCs w:val="22"/>
          </w:rPr>
          <w:delText>a d</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m ph</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c ch</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n trong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quy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t </w:delText>
        </w:r>
        <w:r w:rsidRPr="002D5ADD" w:rsidDel="006E631B">
          <w:rPr>
            <w:rFonts w:ascii="iCiel Avenir LT Std 35 Light" w:hAnsi="iCiel Avenir LT Std 35 Light" w:cs="Calibri"/>
            <w:i/>
            <w:iCs/>
            <w:sz w:val="22"/>
            <w:szCs w:val="22"/>
          </w:rPr>
          <w:delText>đị</w:delText>
        </w:r>
        <w:r w:rsidRPr="002D5ADD" w:rsidDel="006E631B">
          <w:rPr>
            <w:rFonts w:ascii="iCiel Avenir LT Std 35 Light" w:hAnsi="iCiel Avenir LT Std 35 Light" w:cs="Arial"/>
            <w:i/>
            <w:iCs/>
            <w:sz w:val="22"/>
            <w:szCs w:val="22"/>
          </w:rPr>
          <w:delText>nh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trong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lai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mình.</w:delText>
        </w:r>
      </w:del>
    </w:p>
    <w:p w14:paraId="47650992" w14:textId="22BA14AB" w:rsidR="00EA7631" w:rsidRPr="004373E8" w:rsidDel="006E631B" w:rsidRDefault="00C1363F">
      <w:pPr>
        <w:rPr>
          <w:del w:id="10153" w:author="An Tran, ACA (BUV)" w:date="2024-09-12T11:05:00Z" w16du:dateUtc="2024-09-12T04:05:00Z"/>
          <w:rFonts w:cs="Arial"/>
          <w:i/>
          <w:iCs/>
          <w:szCs w:val="22"/>
          <w:lang w:val="vi-VN"/>
        </w:rPr>
        <w:pPrChange w:id="1015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55"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25279C06" w14:textId="0DB5F008" w:rsidR="00523A1A" w:rsidRPr="004373E8" w:rsidDel="006E631B" w:rsidRDefault="00523A1A">
      <w:pPr>
        <w:rPr>
          <w:del w:id="10156" w:author="An Tran, ACA (BUV)" w:date="2024-09-12T11:05:00Z" w16du:dateUtc="2024-09-12T04:05:00Z"/>
          <w:rFonts w:cs="Arial"/>
          <w:szCs w:val="22"/>
          <w:lang w:val="vi-VN"/>
        </w:rPr>
        <w:pPrChange w:id="10157"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158" w:name="_Toc141433242"/>
      <w:del w:id="10159" w:author="An Tran, ACA (BUV)" w:date="2024-09-12T11:05:00Z" w16du:dateUtc="2024-09-12T04:05:00Z">
        <w:r w:rsidRPr="004373E8" w:rsidDel="006E631B">
          <w:rPr>
            <w:rFonts w:cs="Arial"/>
            <w:szCs w:val="22"/>
            <w:lang w:val="vi-VN"/>
          </w:rPr>
          <w:delText xml:space="preserve">Does BUV have any solutions if students </w:delText>
        </w:r>
        <w:r w:rsidRPr="004373E8" w:rsidDel="006E631B">
          <w:rPr>
            <w:rFonts w:cs="Arial"/>
            <w:bCs/>
            <w:szCs w:val="22"/>
            <w:lang w:val="vi-VN"/>
          </w:rPr>
          <w:delText>cannot</w:delText>
        </w:r>
        <w:r w:rsidRPr="004373E8" w:rsidDel="006E631B">
          <w:rPr>
            <w:rFonts w:cs="Arial"/>
            <w:szCs w:val="22"/>
            <w:lang w:val="vi-VN"/>
          </w:rPr>
          <w:delText xml:space="preserve"> pass internship interviews many times? / </w:delText>
        </w:r>
        <w:r w:rsidRPr="004373E8" w:rsidDel="006E631B">
          <w:rPr>
            <w:rFonts w:cs="Arial"/>
            <w:i/>
            <w:iCs/>
            <w:szCs w:val="22"/>
            <w:lang w:val="vi-VN"/>
          </w:rPr>
          <w:delText>Nhà tr</w:delText>
        </w:r>
        <w:r w:rsidRPr="004373E8" w:rsidDel="006E631B">
          <w:rPr>
            <w:rFonts w:cs="Calibri"/>
            <w:i/>
            <w:iCs/>
            <w:szCs w:val="22"/>
            <w:lang w:val="vi-VN"/>
          </w:rPr>
          <w:delText>ườ</w:delText>
        </w:r>
        <w:r w:rsidRPr="004373E8" w:rsidDel="006E631B">
          <w:rPr>
            <w:rFonts w:cs="Arial"/>
            <w:i/>
            <w:iCs/>
            <w:szCs w:val="22"/>
            <w:lang w:val="vi-VN"/>
          </w:rPr>
          <w:delText>ng có ph</w:delText>
        </w:r>
        <w:r w:rsidRPr="004373E8" w:rsidDel="006E631B">
          <w:rPr>
            <w:rFonts w:cs="Calibri"/>
            <w:i/>
            <w:iCs/>
            <w:szCs w:val="22"/>
            <w:lang w:val="vi-VN"/>
          </w:rPr>
          <w:delText>ươ</w:delText>
        </w:r>
        <w:r w:rsidRPr="004373E8" w:rsidDel="006E631B">
          <w:rPr>
            <w:rFonts w:cs="Arial"/>
            <w:i/>
            <w:iCs/>
            <w:szCs w:val="22"/>
            <w:lang w:val="vi-VN"/>
          </w:rPr>
          <w:delText xml:space="preserve">ng </w:delText>
        </w:r>
        <w:r w:rsidRPr="004373E8" w:rsidDel="006E631B">
          <w:rPr>
            <w:rFonts w:cs="Avenir Next LT Pro"/>
            <w:i/>
            <w:iCs/>
            <w:szCs w:val="22"/>
            <w:lang w:val="vi-VN"/>
          </w:rPr>
          <w:delText>á</w:delText>
        </w:r>
        <w:r w:rsidRPr="004373E8" w:rsidDel="006E631B">
          <w:rPr>
            <w:rFonts w:cs="Arial"/>
            <w:i/>
            <w:iCs/>
            <w:szCs w:val="22"/>
            <w:lang w:val="vi-VN"/>
          </w:rPr>
          <w:delText>n g</w:delText>
        </w:r>
        <w:r w:rsidRPr="004373E8" w:rsidDel="006E631B">
          <w:rPr>
            <w:rFonts w:cs="Avenir Next LT Pro"/>
            <w:i/>
            <w:iCs/>
            <w:szCs w:val="22"/>
            <w:lang w:val="vi-VN"/>
          </w:rPr>
          <w:delText>ì</w:delText>
        </w:r>
        <w:r w:rsidRPr="004373E8" w:rsidDel="006E631B">
          <w:rPr>
            <w:rFonts w:cs="Arial"/>
            <w:i/>
            <w:iCs/>
            <w:szCs w:val="22"/>
            <w:lang w:val="vi-VN"/>
          </w:rPr>
          <w:delText xml:space="preserve"> n</w:delText>
        </w:r>
        <w:r w:rsidRPr="004373E8" w:rsidDel="006E631B">
          <w:rPr>
            <w:rFonts w:cs="Calibri"/>
            <w:i/>
            <w:iCs/>
            <w:szCs w:val="22"/>
            <w:lang w:val="vi-VN"/>
          </w:rPr>
          <w:delText>ế</w:delText>
        </w:r>
        <w:r w:rsidRPr="004373E8" w:rsidDel="006E631B">
          <w:rPr>
            <w:rFonts w:cs="Arial"/>
            <w:i/>
            <w:iCs/>
            <w:szCs w:val="22"/>
            <w:lang w:val="vi-VN"/>
          </w:rPr>
          <w:delText>u sinh viên liên t</w:delText>
        </w:r>
        <w:r w:rsidRPr="004373E8" w:rsidDel="006E631B">
          <w:rPr>
            <w:rFonts w:cs="Calibri"/>
            <w:i/>
            <w:iCs/>
            <w:szCs w:val="22"/>
            <w:lang w:val="vi-VN"/>
          </w:rPr>
          <w:delText>ụ</w:delText>
        </w:r>
        <w:r w:rsidRPr="004373E8" w:rsidDel="006E631B">
          <w:rPr>
            <w:rFonts w:cs="Arial"/>
            <w:i/>
            <w:iCs/>
            <w:szCs w:val="22"/>
            <w:lang w:val="vi-VN"/>
          </w:rPr>
          <w:delText>c không đ</w:delText>
        </w:r>
        <w:r w:rsidRPr="004373E8" w:rsidDel="006E631B">
          <w:rPr>
            <w:rFonts w:cs="Calibri"/>
            <w:i/>
            <w:iCs/>
            <w:szCs w:val="22"/>
            <w:lang w:val="vi-VN"/>
          </w:rPr>
          <w:delText>ỗ</w:delText>
        </w:r>
        <w:r w:rsidRPr="004373E8" w:rsidDel="006E631B">
          <w:rPr>
            <w:rFonts w:cs="Arial"/>
            <w:i/>
            <w:iCs/>
            <w:szCs w:val="22"/>
            <w:lang w:val="vi-VN"/>
          </w:rPr>
          <w:delText xml:space="preserve"> các vòng ph</w:delText>
        </w:r>
        <w:r w:rsidRPr="004373E8" w:rsidDel="006E631B">
          <w:rPr>
            <w:rFonts w:cs="Calibri"/>
            <w:i/>
            <w:iCs/>
            <w:szCs w:val="22"/>
            <w:lang w:val="vi-VN"/>
          </w:rPr>
          <w:delText>ỏ</w:delText>
        </w:r>
        <w:r w:rsidRPr="004373E8" w:rsidDel="006E631B">
          <w:rPr>
            <w:rFonts w:cs="Arial"/>
            <w:i/>
            <w:iCs/>
            <w:szCs w:val="22"/>
            <w:lang w:val="vi-VN"/>
          </w:rPr>
          <w:delText>ng v</w:delText>
        </w:r>
        <w:r w:rsidRPr="004373E8" w:rsidDel="006E631B">
          <w:rPr>
            <w:rFonts w:cs="Calibri"/>
            <w:i/>
            <w:iCs/>
            <w:szCs w:val="22"/>
            <w:lang w:val="vi-VN"/>
          </w:rPr>
          <w:delText>ấ</w:delText>
        </w:r>
        <w:r w:rsidRPr="004373E8" w:rsidDel="006E631B">
          <w:rPr>
            <w:rFonts w:cs="Arial"/>
            <w:i/>
            <w:iCs/>
            <w:szCs w:val="22"/>
            <w:lang w:val="vi-VN"/>
          </w:rPr>
          <w:delText>n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v</w:delText>
        </w:r>
        <w:r w:rsidRPr="004373E8" w:rsidDel="006E631B">
          <w:rPr>
            <w:rFonts w:cs="Calibri"/>
            <w:i/>
            <w:iCs/>
            <w:szCs w:val="22"/>
            <w:lang w:val="vi-VN"/>
          </w:rPr>
          <w:delText>ớ</w:delText>
        </w:r>
        <w:r w:rsidRPr="004373E8" w:rsidDel="006E631B">
          <w:rPr>
            <w:rFonts w:cs="Arial"/>
            <w:i/>
            <w:iCs/>
            <w:szCs w:val="22"/>
            <w:lang w:val="vi-VN"/>
          </w:rPr>
          <w:delText>i công ty?</w:delText>
        </w:r>
        <w:bookmarkEnd w:id="10158"/>
      </w:del>
    </w:p>
    <w:p w14:paraId="7B995038" w14:textId="272D5210" w:rsidR="00523A1A" w:rsidRPr="004373E8" w:rsidDel="006E631B" w:rsidRDefault="00523A1A">
      <w:pPr>
        <w:rPr>
          <w:del w:id="10160" w:author="An Tran, ACA (BUV)" w:date="2024-09-12T11:05:00Z" w16du:dateUtc="2024-09-12T04:05:00Z"/>
          <w:rFonts w:cs="Arial"/>
          <w:bCs/>
          <w:szCs w:val="22"/>
          <w:u w:val="single"/>
          <w:lang w:val="vi-VN"/>
        </w:rPr>
        <w:pPrChange w:id="1016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62"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0E49F977" w14:textId="31F75A8B" w:rsidR="00C1363F" w:rsidRPr="002D5ADD" w:rsidDel="006E631B" w:rsidRDefault="00C1363F">
      <w:pPr>
        <w:rPr>
          <w:del w:id="10163" w:author="An Tran, ACA (BUV)" w:date="2024-09-12T11:05:00Z" w16du:dateUtc="2024-09-12T04:05:00Z"/>
          <w:rFonts w:cs="Arial"/>
          <w:szCs w:val="22"/>
        </w:rPr>
        <w:pPrChange w:id="10164"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165" w:name="_Hlk171284325"/>
      <w:del w:id="10166" w:author="An Tran, ACA (BUV)" w:date="2024-09-12T11:05:00Z" w16du:dateUtc="2024-09-12T04:05:00Z">
        <w:r w:rsidRPr="002D5ADD" w:rsidDel="006E631B">
          <w:rPr>
            <w:rFonts w:ascii="iCiel Avenir LT Std 35 Light" w:hAnsi="iCiel Avenir LT Std 35 Light" w:cs="Arial"/>
            <w:sz w:val="22"/>
            <w:szCs w:val="22"/>
          </w:rPr>
          <w:delTex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delText>
        </w:r>
      </w:del>
    </w:p>
    <w:p w14:paraId="46F413BC" w14:textId="256EA89A" w:rsidR="00C1363F" w:rsidDel="006E631B" w:rsidRDefault="00C1363F">
      <w:pPr>
        <w:rPr>
          <w:del w:id="10167" w:author="An Tran, ACA (BUV)" w:date="2024-09-12T11:05:00Z" w16du:dateUtc="2024-09-12T04:05:00Z"/>
          <w:rFonts w:cs="Arial"/>
          <w:szCs w:val="22"/>
        </w:rPr>
        <w:pPrChange w:id="1016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69" w:author="An Tran, ACA (BUV)" w:date="2024-09-12T11:05:00Z" w16du:dateUtc="2024-09-12T04:05:00Z">
        <w:r w:rsidRPr="002D5ADD" w:rsidDel="006E631B">
          <w:rPr>
            <w:rFonts w:ascii="iCiel Avenir LT Std 35 Light" w:hAnsi="iCiel Avenir LT Std 35 Light" w:cs="Arial"/>
            <w:sz w:val="22"/>
            <w:szCs w:val="22"/>
          </w:rPr>
          <w:delText xml:space="preserve"> In case a student cannot pass internship interviews multiple times, </w:delText>
        </w:r>
        <w:r w:rsidDel="006E631B">
          <w:rPr>
            <w:rFonts w:ascii="iCiel Avenir LT Std 35 Light" w:hAnsi="iCiel Avenir LT Std 35 Light" w:cs="Arial"/>
            <w:sz w:val="22"/>
            <w:szCs w:val="22"/>
          </w:rPr>
          <w:delText>our Career Consultant</w:delText>
        </w:r>
        <w:r w:rsidRPr="002D5ADD" w:rsidDel="006E631B">
          <w:rPr>
            <w:rFonts w:ascii="iCiel Avenir LT Std 35 Light" w:hAnsi="iCiel Avenir LT Std 35 Light" w:cs="Arial"/>
            <w:sz w:val="22"/>
            <w:szCs w:val="22"/>
          </w:rPr>
          <w:delText xml:space="preserve">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delText>
        </w:r>
      </w:del>
    </w:p>
    <w:p w14:paraId="1CA5F468" w14:textId="165B3DE2" w:rsidR="00C1363F" w:rsidRPr="00F43E12" w:rsidDel="006E631B" w:rsidRDefault="00C1363F">
      <w:pPr>
        <w:rPr>
          <w:del w:id="10170" w:author="An Tran, ACA (BUV)" w:date="2024-09-12T11:05:00Z" w16du:dateUtc="2024-09-12T04:05:00Z"/>
          <w:rFonts w:cs="Arial"/>
          <w:szCs w:val="22"/>
        </w:rPr>
        <w:pPrChange w:id="1017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72"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259DFCD8" w14:textId="4561C0CC" w:rsidR="00C1363F" w:rsidRPr="002D5ADD" w:rsidDel="006E631B" w:rsidRDefault="00C1363F">
      <w:pPr>
        <w:rPr>
          <w:del w:id="10173" w:author="An Tran, ACA (BUV)" w:date="2024-09-12T11:05:00Z" w16du:dateUtc="2024-09-12T04:05:00Z"/>
          <w:rFonts w:cs="Arial"/>
          <w:szCs w:val="22"/>
        </w:rPr>
        <w:pPrChange w:id="10174"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38F9B3C0" w14:textId="6FCA5EA7" w:rsidR="00C1363F" w:rsidRPr="002D5ADD" w:rsidDel="006E631B" w:rsidRDefault="00C1363F">
      <w:pPr>
        <w:rPr>
          <w:del w:id="10175" w:author="An Tran, ACA (BUV)" w:date="2024-09-12T11:05:00Z" w16du:dateUtc="2024-09-12T04:05:00Z"/>
          <w:rFonts w:cs="Arial"/>
          <w:i/>
          <w:iCs/>
          <w:szCs w:val="22"/>
        </w:rPr>
        <w:pPrChange w:id="1017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77" w:author="An Tran, ACA (BUV)" w:date="2024-09-12T11:05:00Z" w16du:dateUtc="2024-09-12T04:05:00Z">
        <w:r w:rsidRPr="002D5ADD" w:rsidDel="006E631B">
          <w:rPr>
            <w:rFonts w:ascii="iCiel Avenir LT Std 35 Light" w:hAnsi="iCiel Avenir LT Std 35 Light" w:cs="Arial"/>
            <w:i/>
            <w:iCs/>
            <w:sz w:val="22"/>
            <w:szCs w:val="22"/>
          </w:rPr>
          <w:delText>Là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ph</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trong quy tr</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BUV d</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cho t</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trong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sau t</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theo d</w:delText>
        </w:r>
        <w:r w:rsidRPr="002D5ADD" w:rsidDel="006E631B">
          <w:rPr>
            <w:rFonts w:ascii="iCiel Avenir LT Std 35 Light" w:hAnsi="iCiel Avenir LT Std 35 Light" w:cs="Avenir Next LT Pro"/>
            <w:i/>
            <w:iCs/>
            <w:sz w:val="22"/>
            <w:szCs w:val="22"/>
          </w:rPr>
          <w:delText>õ</w:delText>
        </w:r>
        <w:r w:rsidRPr="002D5ADD" w:rsidDel="006E631B">
          <w:rPr>
            <w:rFonts w:ascii="iCiel Avenir LT Std 35 Light" w:hAnsi="iCiel Avenir LT Std 35 Light" w:cs="Arial"/>
            <w:i/>
            <w:iCs/>
            <w:sz w:val="22"/>
            <w:szCs w:val="22"/>
          </w:rPr>
          <w:delText>i ph</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truy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t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b</w:delText>
        </w:r>
        <w:r w:rsidRPr="002D5ADD" w:rsidDel="006E631B">
          <w:rPr>
            <w:rFonts w:ascii="iCiel Avenir LT Std 35 Light" w:hAnsi="iCiel Avenir LT Std 35 Light" w:cs="Calibri"/>
            <w:i/>
            <w:iCs/>
            <w:sz w:val="22"/>
            <w:szCs w:val="22"/>
          </w:rPr>
          <w:delText>ằ</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mang t</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xây d</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o lu</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ra gi</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ph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trong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hu</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trong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lai.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bu</w:delText>
        </w:r>
        <w:r w:rsidRPr="002D5ADD" w:rsidDel="006E631B">
          <w:rPr>
            <w:rFonts w:ascii="iCiel Avenir LT Std 35 Light" w:hAnsi="iCiel Avenir LT Std 35 Light" w:cs="Calibri"/>
            <w:i/>
            <w:iCs/>
            <w:sz w:val="22"/>
            <w:szCs w:val="22"/>
          </w:rPr>
          <w:delText>ổ</w:delText>
        </w:r>
        <w:r w:rsidRPr="002D5ADD" w:rsidDel="006E631B">
          <w:rPr>
            <w:rFonts w:ascii="iCiel Avenir LT Std 35 Light" w:hAnsi="iCiel Avenir LT Std 35 Light" w:cs="Arial"/>
            <w:i/>
            <w:iCs/>
            <w:sz w:val="22"/>
            <w:szCs w:val="22"/>
          </w:rPr>
          <w:delText>i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 khi n</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chu</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h</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n trong các l</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ti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xml:space="preserve">p theo. </w:delText>
        </w:r>
      </w:del>
    </w:p>
    <w:p w14:paraId="5E7198F3" w14:textId="5A1DC458" w:rsidR="00C1363F" w:rsidDel="006E631B" w:rsidRDefault="00C1363F">
      <w:pPr>
        <w:rPr>
          <w:del w:id="10178" w:author="An Tran, ACA (BUV)" w:date="2024-09-12T11:05:00Z" w16du:dateUtc="2024-09-12T04:05:00Z"/>
          <w:rFonts w:cs="Arial"/>
          <w:i/>
          <w:iCs/>
          <w:szCs w:val="22"/>
        </w:rPr>
        <w:pPrChange w:id="1017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80" w:author="An Tran, ACA (BUV)" w:date="2024-09-12T11:05:00Z" w16du:dateUtc="2024-09-12T04:05:00Z">
        <w:r w:rsidRPr="002D5ADD" w:rsidDel="006E631B">
          <w:rPr>
            <w:rFonts w:ascii="iCiel Avenir LT Std 35 Light" w:hAnsi="iCiel Avenir LT Std 35 Light" w:cs="Arial"/>
            <w:i/>
            <w:iCs/>
            <w:sz w:val="22"/>
            <w:szCs w:val="22"/>
          </w:rPr>
          <w:delText>Trong tr</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p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sau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Del="006E631B">
          <w:rPr>
            <w:rFonts w:ascii="iCiel Avenir LT Std 35 Light" w:hAnsi="iCiel Avenir LT Std 35 Light" w:cs="Arial"/>
            <w:i/>
            <w:iCs/>
            <w:sz w:val="22"/>
            <w:szCs w:val="22"/>
          </w:rPr>
          <w:delText>chuyên viên</w:delText>
        </w:r>
        <w:r w:rsidRPr="002D5ADD" w:rsidDel="006E631B">
          <w:rPr>
            <w:rFonts w:ascii="iCiel Avenir LT Std 35 Light" w:hAnsi="iCiel Avenir LT Std 35 Light" w:cs="Arial"/>
            <w:i/>
            <w:iCs/>
            <w:sz w:val="22"/>
            <w:szCs w:val="22"/>
          </w:rPr>
          <w:delText xml:space="preserve"> Hướng nghiệp</w:delText>
        </w:r>
        <w:r w:rsidDel="006E631B">
          <w:rPr>
            <w:rFonts w:ascii="iCiel Avenir LT Std 35 Light" w:hAnsi="iCiel Avenir LT Std 35 Light" w:cs="Arial"/>
            <w:i/>
            <w:iCs/>
            <w:sz w:val="22"/>
            <w:szCs w:val="22"/>
          </w:rPr>
          <w:delText xml:space="preserve"> của trường</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ẽ</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ng ng</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l</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m ra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l</w:delText>
        </w:r>
        <w:r w:rsidRPr="002D5ADD" w:rsidDel="006E631B">
          <w:rPr>
            <w:rFonts w:ascii="iCiel Avenir LT Std 35 Light" w:hAnsi="iCiel Avenir LT Std 35 Light" w:cs="Avenir Next LT Pro"/>
            <w:i/>
            <w:iCs/>
            <w:sz w:val="22"/>
            <w:szCs w:val="22"/>
          </w:rPr>
          <w:delText>õ</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khi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g</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VD: l</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do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khi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p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1 l</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l</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hay chi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a ch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ch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ph</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p,...Ch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gi</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u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n</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i chuy</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Chuy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gia T</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m l</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e tinh th</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n</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m th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y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t</w:delText>
        </w:r>
        <w:bookmarkEnd w:id="10165"/>
        <w:r w:rsidRPr="002D5ADD" w:rsidDel="006E631B">
          <w:rPr>
            <w:rFonts w:ascii="iCiel Avenir LT Std 35 Light" w:hAnsi="iCiel Avenir LT Std 35 Light" w:cs="Arial"/>
            <w:i/>
            <w:iCs/>
            <w:sz w:val="22"/>
            <w:szCs w:val="22"/>
          </w:rPr>
          <w:delText>.</w:delText>
        </w:r>
      </w:del>
    </w:p>
    <w:p w14:paraId="1159CDC7" w14:textId="55DB9DC2" w:rsidR="00523A1A" w:rsidRPr="004373E8" w:rsidDel="006E631B" w:rsidRDefault="00C1363F">
      <w:pPr>
        <w:rPr>
          <w:del w:id="10181" w:author="An Tran, ACA (BUV)" w:date="2024-09-12T11:05:00Z" w16du:dateUtc="2024-09-12T04:05:00Z"/>
          <w:rFonts w:cs="Arial"/>
          <w:i/>
          <w:iCs/>
          <w:szCs w:val="22"/>
          <w:lang w:val="vi-VN"/>
        </w:rPr>
        <w:pPrChange w:id="1018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83"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3D37FB8C" w14:textId="5B0D8ACC" w:rsidR="00523A1A" w:rsidRPr="004373E8" w:rsidDel="006E631B" w:rsidRDefault="00523A1A">
      <w:pPr>
        <w:rPr>
          <w:del w:id="10184" w:author="An Tran, ACA (BUV)" w:date="2024-09-12T11:05:00Z" w16du:dateUtc="2024-09-12T04:05:00Z"/>
          <w:rFonts w:cs="Arial"/>
          <w:i/>
          <w:iCs/>
          <w:szCs w:val="22"/>
          <w:lang w:val="vi-VN"/>
        </w:rPr>
        <w:pPrChange w:id="10185"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186" w:name="_Toc141433243"/>
      <w:del w:id="10187" w:author="An Tran, ACA (BUV)" w:date="2024-09-12T11:05:00Z" w16du:dateUtc="2024-09-12T04:05:00Z">
        <w:r w:rsidRPr="004373E8" w:rsidDel="006E631B">
          <w:rPr>
            <w:rFonts w:cs="Arial"/>
            <w:szCs w:val="22"/>
            <w:lang w:val="vi-VN"/>
          </w:rPr>
          <w:delText xml:space="preserve">Are the internships that BUV support students paid or unpaid? / </w:delText>
        </w:r>
        <w:r w:rsidRPr="004373E8" w:rsidDel="006E631B">
          <w:rPr>
            <w:rFonts w:cs="Arial"/>
            <w:i/>
            <w:iCs/>
            <w:szCs w:val="22"/>
            <w:lang w:val="vi-VN"/>
          </w:rPr>
          <w:delText>Các c</w:delText>
        </w:r>
        <w:r w:rsidRPr="004373E8" w:rsidDel="006E631B">
          <w:rPr>
            <w:rFonts w:cs="Calibri"/>
            <w:i/>
            <w:iCs/>
            <w:szCs w:val="22"/>
            <w:lang w:val="vi-VN"/>
          </w:rPr>
          <w:delText>ơ</w:delText>
        </w:r>
        <w:r w:rsidRPr="004373E8" w:rsidDel="006E631B">
          <w:rPr>
            <w:rFonts w:cs="Arial"/>
            <w:i/>
            <w:iCs/>
            <w:szCs w:val="22"/>
            <w:lang w:val="vi-VN"/>
          </w:rPr>
          <w:delText xml:space="preserve"> h</w:delText>
        </w:r>
        <w:r w:rsidRPr="004373E8" w:rsidDel="006E631B">
          <w:rPr>
            <w:rFonts w:cs="Calibri"/>
            <w:i/>
            <w:iCs/>
            <w:szCs w:val="22"/>
            <w:lang w:val="vi-VN"/>
          </w:rPr>
          <w:delText>ộ</w:delText>
        </w:r>
        <w:r w:rsidRPr="004373E8" w:rsidDel="006E631B">
          <w:rPr>
            <w:rFonts w:cs="Arial"/>
            <w:i/>
            <w:iCs/>
            <w:szCs w:val="22"/>
            <w:lang w:val="vi-VN"/>
          </w:rPr>
          <w:delText>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đ</w:delText>
        </w:r>
        <w:r w:rsidRPr="004373E8" w:rsidDel="006E631B">
          <w:rPr>
            <w:rFonts w:cs="Calibri"/>
            <w:i/>
            <w:iCs/>
            <w:szCs w:val="22"/>
            <w:lang w:val="vi-VN"/>
          </w:rPr>
          <w:delText>ượ</w:delText>
        </w:r>
        <w:r w:rsidRPr="004373E8" w:rsidDel="006E631B">
          <w:rPr>
            <w:rFonts w:cs="Arial"/>
            <w:i/>
            <w:iCs/>
            <w:szCs w:val="22"/>
            <w:lang w:val="vi-VN"/>
          </w:rPr>
          <w:delText>c cung c</w:delText>
        </w:r>
        <w:r w:rsidRPr="004373E8" w:rsidDel="006E631B">
          <w:rPr>
            <w:rFonts w:cs="Calibri"/>
            <w:i/>
            <w:iCs/>
            <w:szCs w:val="22"/>
            <w:lang w:val="vi-VN"/>
          </w:rPr>
          <w:delText>ấ</w:delText>
        </w:r>
        <w:r w:rsidRPr="004373E8" w:rsidDel="006E631B">
          <w:rPr>
            <w:rFonts w:cs="Arial"/>
            <w:i/>
            <w:iCs/>
            <w:szCs w:val="22"/>
            <w:lang w:val="vi-VN"/>
          </w:rPr>
          <w:delText>p t</w:delText>
        </w:r>
        <w:r w:rsidRPr="004373E8" w:rsidDel="006E631B">
          <w:rPr>
            <w:rFonts w:cs="Calibri"/>
            <w:i/>
            <w:iCs/>
            <w:szCs w:val="22"/>
            <w:lang w:val="vi-VN"/>
          </w:rPr>
          <w:delText>ạ</w:delText>
        </w:r>
        <w:r w:rsidRPr="004373E8" w:rsidDel="006E631B">
          <w:rPr>
            <w:rFonts w:cs="Arial"/>
            <w:i/>
            <w:iCs/>
            <w:szCs w:val="22"/>
            <w:lang w:val="vi-VN"/>
          </w:rPr>
          <w:delText>i BUV có ph</w:delText>
        </w:r>
        <w:r w:rsidRPr="004373E8" w:rsidDel="006E631B">
          <w:rPr>
            <w:rFonts w:cs="Calibri"/>
            <w:i/>
            <w:iCs/>
            <w:szCs w:val="22"/>
            <w:lang w:val="vi-VN"/>
          </w:rPr>
          <w:delText>ụ</w:delText>
        </w:r>
        <w:r w:rsidRPr="004373E8" w:rsidDel="006E631B">
          <w:rPr>
            <w:rFonts w:cs="Arial"/>
            <w:i/>
            <w:iCs/>
            <w:szCs w:val="22"/>
            <w:lang w:val="vi-VN"/>
          </w:rPr>
          <w:delText xml:space="preserve"> c</w:delText>
        </w:r>
        <w:r w:rsidRPr="004373E8" w:rsidDel="006E631B">
          <w:rPr>
            <w:rFonts w:cs="Calibri"/>
            <w:i/>
            <w:iCs/>
            <w:szCs w:val="22"/>
            <w:lang w:val="vi-VN"/>
          </w:rPr>
          <w:delText>ấ</w:delText>
        </w:r>
        <w:r w:rsidRPr="004373E8" w:rsidDel="006E631B">
          <w:rPr>
            <w:rFonts w:cs="Arial"/>
            <w:i/>
            <w:iCs/>
            <w:szCs w:val="22"/>
            <w:lang w:val="vi-VN"/>
          </w:rPr>
          <w:delText>p hay không?</w:delText>
        </w:r>
        <w:bookmarkEnd w:id="10186"/>
        <w:r w:rsidRPr="004373E8" w:rsidDel="006E631B">
          <w:rPr>
            <w:rFonts w:cs="Arial"/>
            <w:i/>
            <w:iCs/>
            <w:szCs w:val="22"/>
            <w:lang w:val="vi-VN"/>
          </w:rPr>
          <w:delText xml:space="preserve"> </w:delText>
        </w:r>
      </w:del>
    </w:p>
    <w:p w14:paraId="27BA02CD" w14:textId="11CC49D0" w:rsidR="00523A1A" w:rsidRPr="004373E8" w:rsidDel="006E631B" w:rsidRDefault="00523A1A">
      <w:pPr>
        <w:rPr>
          <w:del w:id="10188" w:author="An Tran, ACA (BUV)" w:date="2024-09-12T11:05:00Z" w16du:dateUtc="2024-09-12T04:05:00Z"/>
          <w:rFonts w:cs="Arial"/>
          <w:bCs/>
          <w:szCs w:val="22"/>
          <w:u w:val="single"/>
          <w:lang w:val="vi-VN"/>
        </w:rPr>
        <w:pPrChange w:id="1018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90"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5C3F694C" w14:textId="1E6144AF" w:rsidR="00C1363F" w:rsidRPr="002D5ADD" w:rsidDel="006E631B" w:rsidRDefault="00C1363F">
      <w:pPr>
        <w:rPr>
          <w:del w:id="10191" w:author="An Tran, ACA (BUV)" w:date="2024-09-12T11:05:00Z" w16du:dateUtc="2024-09-12T04:05:00Z"/>
          <w:rFonts w:cs="Arial"/>
          <w:szCs w:val="22"/>
        </w:rPr>
        <w:pPrChange w:id="1019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193" w:author="An Tran, ACA (BUV)" w:date="2024-09-12T11:05:00Z" w16du:dateUtc="2024-09-12T04:05:00Z">
        <w:r w:rsidRPr="002D5ADD" w:rsidDel="006E631B">
          <w:rPr>
            <w:rFonts w:ascii="iCiel Avenir LT Std 35 Light" w:hAnsi="iCiel Avenir LT Std 35 Light" w:cs="Arial"/>
            <w:sz w:val="22"/>
            <w:szCs w:val="22"/>
          </w:rPr>
          <w:delTex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delText>
        </w:r>
      </w:del>
    </w:p>
    <w:p w14:paraId="07B7806C" w14:textId="116A6287" w:rsidR="00C1363F" w:rsidDel="006E631B" w:rsidRDefault="00C1363F">
      <w:pPr>
        <w:rPr>
          <w:del w:id="10194" w:author="An Tran, ACA (BUV)" w:date="2024-09-12T11:05:00Z" w16du:dateUtc="2024-09-12T04:05:00Z"/>
          <w:rFonts w:cs="Arial"/>
          <w:szCs w:val="22"/>
        </w:rPr>
        <w:pPrChange w:id="10195"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196" w:name="_Hlk172880035"/>
      <w:del w:id="10197" w:author="An Tran, ACA (BUV)" w:date="2024-09-12T11:05:00Z" w16du:dateUtc="2024-09-12T04:05:00Z">
        <w:r w:rsidRPr="691BD53B" w:rsidDel="006E631B">
          <w:rPr>
            <w:rFonts w:ascii="iCiel Avenir LT Std 35 Light" w:hAnsi="iCiel Avenir LT Std 35 Light" w:cs="Arial"/>
            <w:sz w:val="22"/>
            <w:szCs w:val="22"/>
          </w:rPr>
          <w:delTex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w:delText>
        </w:r>
        <w:r w:rsidR="5D198D07" w:rsidRPr="691BD53B" w:rsidDel="006E631B">
          <w:rPr>
            <w:rFonts w:ascii="iCiel Avenir LT Std 35 Light" w:hAnsi="iCiel Avenir LT Std 35 Light" w:cs="Arial"/>
            <w:sz w:val="22"/>
            <w:szCs w:val="22"/>
          </w:rPr>
          <w:delText>, but still</w:delText>
        </w:r>
        <w:r w:rsidRPr="691BD53B" w:rsidDel="006E631B">
          <w:rPr>
            <w:rFonts w:ascii="iCiel Avenir LT Std 35 Light" w:hAnsi="iCiel Avenir LT Std 35 Light" w:cs="Arial"/>
            <w:sz w:val="22"/>
            <w:szCs w:val="22"/>
          </w:rPr>
          <w:delText xml:space="preserve">, it is important that students remain aware of their rights and </w:delText>
        </w:r>
        <w:r w:rsidR="4B547AA5" w:rsidRPr="691BD53B" w:rsidDel="006E631B">
          <w:rPr>
            <w:rFonts w:ascii="iCiel Avenir LT Std 35 Light" w:hAnsi="iCiel Avenir LT Std 35 Light" w:cs="Arial"/>
            <w:sz w:val="22"/>
            <w:szCs w:val="22"/>
          </w:rPr>
          <w:delText xml:space="preserve">do </w:delText>
        </w:r>
        <w:r w:rsidRPr="691BD53B" w:rsidDel="006E631B">
          <w:rPr>
            <w:rFonts w:ascii="iCiel Avenir LT Std 35 Light" w:hAnsi="iCiel Avenir LT Std 35 Light" w:cs="Arial"/>
            <w:sz w:val="22"/>
            <w:szCs w:val="22"/>
          </w:rPr>
          <w:delText>not let anyone take advantage of them. The Career Services &amp; Industry Relations Team are always available for advice if students feel unsure anytime.</w:delText>
        </w:r>
      </w:del>
    </w:p>
    <w:bookmarkEnd w:id="10196"/>
    <w:p w14:paraId="25C673B9" w14:textId="02FF9655" w:rsidR="00C1363F" w:rsidRPr="00F43E12" w:rsidDel="006E631B" w:rsidRDefault="00C1363F">
      <w:pPr>
        <w:rPr>
          <w:del w:id="10198" w:author="An Tran, ACA (BUV)" w:date="2024-09-12T11:05:00Z" w16du:dateUtc="2024-09-12T04:05:00Z"/>
          <w:rFonts w:cs="Arial"/>
          <w:szCs w:val="22"/>
        </w:rPr>
        <w:pPrChange w:id="1019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00"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4952346F" w14:textId="219DCBF7" w:rsidR="00C1363F" w:rsidRPr="002D5ADD" w:rsidDel="006E631B" w:rsidRDefault="00C1363F">
      <w:pPr>
        <w:rPr>
          <w:del w:id="10201" w:author="An Tran, ACA (BUV)" w:date="2024-09-12T11:05:00Z" w16du:dateUtc="2024-09-12T04:05:00Z"/>
          <w:rFonts w:cs="Arial"/>
          <w:szCs w:val="22"/>
        </w:rPr>
        <w:pPrChange w:id="1020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03" w:author="An Tran, ACA (BUV)" w:date="2024-09-12T11:05:00Z" w16du:dateUtc="2024-09-12T04:05:00Z">
        <w:r w:rsidRPr="002D5ADD" w:rsidDel="006E631B">
          <w:rPr>
            <w:rFonts w:ascii="iCiel Avenir LT Std 35 Light" w:hAnsi="iCiel Avenir LT Std 35 Light" w:cs="Arial"/>
            <w:i/>
            <w:iCs/>
            <w:sz w:val="22"/>
            <w:szCs w:val="22"/>
          </w:rPr>
          <w:delText xml:space="preserve"> Các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i t</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BUV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ho</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t</w:delText>
        </w:r>
        <w:r w:rsidRPr="002D5ADD" w:rsidDel="006E631B">
          <w:rPr>
            <w:rFonts w:ascii="iCiel Avenir LT Std 35 Light" w:hAnsi="iCiel Avenir LT Std 35 Light" w:cs="Avenir Next LT Pro"/>
            <w:i/>
            <w:iCs/>
            <w:sz w:val="22"/>
            <w:szCs w:val="22"/>
          </w:rPr>
          <w:delText>ù</w:delText>
        </w:r>
        <w:r w:rsidRPr="002D5ADD" w:rsidDel="006E631B">
          <w:rPr>
            <w:rFonts w:ascii="iCiel Avenir LT Std 35 Light" w:hAnsi="iCiel Avenir LT Std 35 Light" w:cs="Arial"/>
            <w:i/>
            <w:iCs/>
            <w:sz w:val="22"/>
            <w:szCs w:val="22"/>
          </w:rPr>
          <w:delText>y theo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s</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Trong ph</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 xml:space="preserve">p sinh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kho</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đí</w:delText>
        </w:r>
        <w:r w:rsidRPr="002D5ADD" w:rsidDel="006E631B">
          <w:rPr>
            <w:rFonts w:ascii="iCiel Avenir LT Std 35 Light" w:hAnsi="iCiel Avenir LT Std 35 Light" w:cs="Arial"/>
            <w:i/>
            <w:iCs/>
            <w:sz w:val="22"/>
            <w:szCs w:val="22"/>
          </w:rPr>
          <w:delText>ch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x</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 xml:space="preserve">ng xe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ho</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a tr</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ch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cho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a tr</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thay vì 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c bi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t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y</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u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cao,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g</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nh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nh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c m</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hay l</w:delText>
        </w:r>
        <w:r w:rsidRPr="002D5ADD" w:rsidDel="006E631B">
          <w:rPr>
            <w:rFonts w:ascii="iCiel Avenir LT Std 35 Light" w:hAnsi="iCiel Avenir LT Std 35 Light" w:cs="Calibri"/>
            <w:i/>
            <w:iCs/>
            <w:sz w:val="22"/>
            <w:szCs w:val="22"/>
          </w:rPr>
          <w:delText>ươ</w:delText>
        </w:r>
        <w:r w:rsidRPr="002D5ADD" w:rsidDel="006E631B">
          <w:rPr>
            <w:rFonts w:ascii="iCiel Avenir LT Std 35 Light" w:hAnsi="iCiel Avenir LT Std 35 Light" w:cs="Arial"/>
            <w:i/>
            <w:iCs/>
            <w:sz w:val="22"/>
            <w:szCs w:val="22"/>
          </w:rPr>
          <w:delText>ng cho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Tuy nhiên,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kho</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 xml:space="preserve"> hay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ph</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ngh</w:delText>
        </w:r>
        <w:r w:rsidRPr="002D5ADD" w:rsidDel="006E631B">
          <w:rPr>
            <w:rFonts w:ascii="iCiel Avenir LT Std 35 Light" w:hAnsi="iCiel Avenir LT Std 35 Light" w:cs="Avenir Next LT Pro"/>
            <w:i/>
            <w:iCs/>
            <w:sz w:val="22"/>
            <w:szCs w:val="22"/>
          </w:rPr>
          <w:delText>ĩ</w:delText>
        </w:r>
        <w:r w:rsidRPr="002D5ADD" w:rsidDel="006E631B">
          <w:rPr>
            <w:rFonts w:ascii="iCiel Avenir LT Std 35 Light" w:hAnsi="iCiel Avenir LT Std 35 Light" w:cs="Arial"/>
            <w:i/>
            <w:iCs/>
            <w:sz w:val="22"/>
            <w:szCs w:val="22"/>
          </w:rPr>
          <w:delText>a v</w:delText>
        </w:r>
        <w:r w:rsidRPr="002D5ADD" w:rsidDel="006E631B">
          <w:rPr>
            <w:rFonts w:ascii="iCiel Avenir LT Std 35 Light" w:hAnsi="iCiel Avenir LT Std 35 Light" w:cs="Calibri"/>
            <w:i/>
            <w:iCs/>
            <w:sz w:val="22"/>
            <w:szCs w:val="22"/>
          </w:rPr>
          <w:delText>ớ</w:delText>
        </w:r>
        <w:r w:rsidRPr="002D5ADD" w:rsidDel="006E631B">
          <w:rPr>
            <w:rFonts w:ascii="iCiel Avenir LT Std 35 Light" w:hAnsi="iCiel Avenir LT Std 35 Light" w:cs="Arial"/>
            <w:i/>
            <w:iCs/>
            <w:sz w:val="22"/>
            <w:szCs w:val="22"/>
          </w:rPr>
          <w:delText>i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coi tr</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ng hi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lao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Thay v</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quy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i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ty n</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y cung c</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nh ch</w:delText>
        </w:r>
        <w:r w:rsidRPr="002D5ADD" w:rsidDel="006E631B">
          <w:rPr>
            <w:rFonts w:ascii="iCiel Avenir LT Std 35 Light" w:hAnsi="iCiel Avenir LT Std 35 Light" w:cs="Calibri"/>
            <w:i/>
            <w:iCs/>
            <w:sz w:val="22"/>
            <w:szCs w:val="22"/>
          </w:rPr>
          <w:delText>ỉ</w:delText>
        </w:r>
        <w:r w:rsidRPr="002D5ADD" w:rsidDel="006E631B">
          <w:rPr>
            <w:rFonts w:ascii="iCiel Avenir LT Std 35 Light" w:hAnsi="iCiel Avenir LT Std 35 Light" w:cs="Arial"/>
            <w:i/>
            <w:iCs/>
            <w:sz w:val="22"/>
            <w:szCs w:val="22"/>
          </w:rPr>
          <w:delText xml:space="preserve"> d</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trong khi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s</w:delText>
        </w:r>
        <w:r w:rsidRPr="002D5ADD" w:rsidDel="006E631B">
          <w:rPr>
            <w:rFonts w:ascii="iCiel Avenir LT Std 35 Light" w:hAnsi="iCiel Avenir LT Std 35 Light" w:cs="Calibri"/>
            <w:i/>
            <w:iCs/>
            <w:sz w:val="22"/>
            <w:szCs w:val="22"/>
          </w:rPr>
          <w:delText>ở</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t ch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t g</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c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bao g</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m laptop/m</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y t</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tho</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v</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 ph</w:delText>
        </w:r>
        <w:r w:rsidRPr="002D5ADD" w:rsidDel="006E631B">
          <w:rPr>
            <w:rFonts w:ascii="iCiel Avenir LT Std 35 Light" w:hAnsi="iCiel Avenir LT Std 35 Light" w:cs="Avenir Next LT Pro"/>
            <w:i/>
            <w:iCs/>
            <w:sz w:val="22"/>
            <w:szCs w:val="22"/>
          </w:rPr>
          <w:delText>ò</w:delText>
        </w:r>
        <w:r w:rsidRPr="002D5ADD" w:rsidDel="006E631B">
          <w:rPr>
            <w:rFonts w:ascii="iCiel Avenir LT Std 35 Light" w:hAnsi="iCiel Avenir LT Std 35 Light" w:cs="Arial"/>
            <w:i/>
            <w:iCs/>
            <w:sz w:val="22"/>
            <w:szCs w:val="22"/>
          </w:rPr>
          <w:delText>ng ph</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m; b</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a </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 theo ca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p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n r</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i ro khi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sinh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ch</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a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trong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c</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del>
    </w:p>
    <w:p w14:paraId="71B250F3" w14:textId="768CAAD0" w:rsidR="00C1363F" w:rsidDel="006E631B" w:rsidRDefault="00C1363F">
      <w:pPr>
        <w:rPr>
          <w:del w:id="10204" w:author="An Tran, ACA (BUV)" w:date="2024-09-12T11:05:00Z" w16du:dateUtc="2024-09-12T04:05:00Z"/>
          <w:rFonts w:cs="Arial"/>
          <w:i/>
          <w:iCs/>
          <w:szCs w:val="22"/>
        </w:rPr>
        <w:pPrChange w:id="1020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06" w:author="An Tran, ACA (BUV)" w:date="2024-09-12T11:05:00Z" w16du:dateUtc="2024-09-12T04:05:00Z">
        <w:r w:rsidRPr="002D5ADD" w:rsidDel="006E631B">
          <w:rPr>
            <w:rFonts w:ascii="iCiel Avenir LT Std 35 Light" w:hAnsi="iCiel Avenir LT Std 35 Light" w:cs="Arial"/>
            <w:i/>
            <w:iCs/>
            <w:sz w:val="22"/>
            <w:szCs w:val="22"/>
          </w:rPr>
          <w:delText>N</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u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p l</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i ch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 xml:space="preserve">nh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chi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 xml:space="preserve"> cu</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c s</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ng, ch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ng t</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i khuy</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b</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n</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thu nh</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m </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u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h</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trong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m</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thay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o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c</w:delText>
        </w:r>
        <w:r w:rsidRPr="002D5ADD" w:rsidDel="006E631B">
          <w:rPr>
            <w:rFonts w:ascii="iCiel Avenir LT Std 35 Light" w:hAnsi="iCiel Avenir LT Std 35 Light" w:cs="Calibri"/>
            <w:i/>
            <w:iCs/>
            <w:sz w:val="22"/>
            <w:szCs w:val="22"/>
          </w:rPr>
          <w:delText>ơ</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th</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ẩ</w:delText>
        </w:r>
        <w:r w:rsidRPr="002D5ADD" w:rsidDel="006E631B">
          <w:rPr>
            <w:rFonts w:ascii="iCiel Avenir LT Std 35 Light" w:hAnsi="iCiel Avenir LT Std 35 Light" w:cs="Arial"/>
            <w:i/>
            <w:iCs/>
            <w:sz w:val="22"/>
            <w:szCs w:val="22"/>
          </w:rPr>
          <w:delText>y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quan tr</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ng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ồ</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ờ</w:delText>
        </w:r>
        <w:r w:rsidRPr="002D5ADD" w:rsidDel="006E631B">
          <w:rPr>
            <w:rFonts w:ascii="iCiel Avenir LT Std 35 Light" w:hAnsi="iCiel Avenir LT Std 35 Light" w:cs="Arial"/>
            <w:i/>
            <w:iCs/>
            <w:sz w:val="22"/>
            <w:szCs w:val="22"/>
          </w:rPr>
          <w:delText>i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tr</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th</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qu</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k</w:delText>
        </w:r>
        <w:r w:rsidRPr="002D5ADD" w:rsidDel="006E631B">
          <w:rPr>
            <w:rFonts w:ascii="iCiel Avenir LT Std 35 Light" w:hAnsi="iCiel Avenir LT Std 35 Light" w:cs="Calibri"/>
            <w:i/>
            <w:iCs/>
            <w:sz w:val="22"/>
            <w:szCs w:val="22"/>
          </w:rPr>
          <w:delText>ỹ</w:delText>
        </w:r>
        <w:r w:rsidRPr="002D5ADD" w:rsidDel="006E631B">
          <w:rPr>
            <w:rFonts w:ascii="iCiel Avenir LT Std 35 Light" w:hAnsi="iCiel Avenir LT Std 35 Light" w:cs="Arial"/>
            <w:i/>
            <w:iCs/>
            <w:sz w:val="22"/>
            <w:szCs w:val="22"/>
          </w:rPr>
          <w:delText xml:space="preserve"> n</w:delText>
        </w:r>
        <w:r w:rsidRPr="002D5ADD" w:rsidDel="006E631B">
          <w:rPr>
            <w:rFonts w:ascii="iCiel Avenir LT Std 35 Light" w:hAnsi="iCiel Avenir LT Std 35 Light" w:cs="Avenir Next LT Pro"/>
            <w:i/>
            <w:iCs/>
            <w:sz w:val="22"/>
            <w:szCs w:val="22"/>
          </w:rPr>
          <w:delText>ă</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v</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ặ</w:delText>
        </w:r>
        <w:r w:rsidRPr="002D5ADD" w:rsidDel="006E631B">
          <w:rPr>
            <w:rFonts w:ascii="iCiel Avenir LT Std 35 Light" w:hAnsi="iCiel Avenir LT Std 35 Light" w:cs="Arial"/>
            <w:i/>
            <w:iCs/>
            <w:sz w:val="22"/>
            <w:szCs w:val="22"/>
          </w:rPr>
          <w:delText>t n</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m</w:delText>
        </w:r>
        <w:r w:rsidRPr="002D5ADD" w:rsidDel="006E631B">
          <w:rPr>
            <w:rFonts w:ascii="iCiel Avenir LT Std 35 Light" w:hAnsi="iCiel Avenir LT Std 35 Light" w:cs="Avenir Next LT Pro"/>
            <w:i/>
            <w:iCs/>
            <w:sz w:val="22"/>
            <w:szCs w:val="22"/>
          </w:rPr>
          <w:delText>ó</w:delText>
        </w:r>
        <w:r w:rsidRPr="002D5ADD" w:rsidDel="006E631B">
          <w:rPr>
            <w:rFonts w:ascii="iCiel Avenir LT Std 35 Light" w:hAnsi="iCiel Avenir LT Std 35 Light" w:cs="Arial"/>
            <w:i/>
            <w:iCs/>
            <w:sz w:val="22"/>
            <w:szCs w:val="22"/>
          </w:rPr>
          <w:delText>ng cho m</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i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c ch</w:delText>
        </w:r>
        <w:r w:rsidRPr="002D5ADD" w:rsidDel="006E631B">
          <w:rPr>
            <w:rFonts w:ascii="iCiel Avenir LT Std 35 Light" w:hAnsi="iCiel Avenir LT Std 35 Light" w:cs="Avenir Next LT Pro"/>
            <w:i/>
            <w:iCs/>
            <w:sz w:val="22"/>
            <w:szCs w:val="22"/>
          </w:rPr>
          <w:delText>â</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u ti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nh c</w:delText>
        </w:r>
        <w:r w:rsidRPr="002D5ADD" w:rsidDel="006E631B">
          <w:rPr>
            <w:rFonts w:ascii="iCiel Avenir LT Std 35 Light" w:hAnsi="iCiel Avenir LT Std 35 Light" w:cs="Calibri"/>
            <w:i/>
            <w:iCs/>
            <w:sz w:val="22"/>
            <w:szCs w:val="22"/>
          </w:rPr>
          <w:delText>ử</w:delText>
        </w:r>
        <w:r w:rsidRPr="002D5ADD" w:rsidDel="006E631B">
          <w:rPr>
            <w:rFonts w:ascii="iCiel Avenir LT Std 35 Light" w:hAnsi="iCiel Avenir LT Std 35 Light" w:cs="Arial"/>
            <w:i/>
            <w:iCs/>
            <w:sz w:val="22"/>
            <w:szCs w:val="22"/>
          </w:rPr>
          <w:delText>a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Tuy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k</w:delText>
        </w:r>
        <w:r w:rsidRPr="002D5ADD" w:rsidDel="006E631B">
          <w:rPr>
            <w:rFonts w:ascii="iCiel Avenir LT Std 35 Light" w:hAnsi="iCiel Avenir LT Std 35 Light" w:cs="Calibri"/>
            <w:i/>
            <w:iCs/>
            <w:sz w:val="22"/>
            <w:szCs w:val="22"/>
          </w:rPr>
          <w:delText>ỳ</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ậ</w:delText>
        </w:r>
        <w:r w:rsidRPr="002D5ADD" w:rsidDel="006E631B">
          <w:rPr>
            <w:rFonts w:ascii="iCiel Avenir LT Std 35 Light" w:hAnsi="iCiel Avenir LT Std 35 Light" w:cs="Arial"/>
            <w:i/>
            <w:iCs/>
            <w:sz w:val="22"/>
            <w:szCs w:val="22"/>
          </w:rPr>
          <w:delText>p mang l</w:delText>
        </w:r>
        <w:r w:rsidRPr="002D5ADD" w:rsidDel="006E631B">
          <w:rPr>
            <w:rFonts w:ascii="iCiel Avenir LT Std 35 Light" w:hAnsi="iCiel Avenir LT Std 35 Light" w:cs="Calibri"/>
            <w:i/>
            <w:iCs/>
            <w:sz w:val="22"/>
            <w:szCs w:val="22"/>
          </w:rPr>
          <w:delText>ạ</w:delText>
        </w:r>
        <w:r w:rsidRPr="002D5ADD" w:rsidDel="006E631B">
          <w:rPr>
            <w:rFonts w:ascii="iCiel Avenir LT Std 35 Light" w:hAnsi="iCiel Avenir LT Std 35 Light" w:cs="Arial"/>
            <w:i/>
            <w:iCs/>
            <w:sz w:val="22"/>
            <w:szCs w:val="22"/>
          </w:rPr>
          <w:delText>i r</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nhi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i </w:delText>
        </w:r>
        <w:r w:rsidRPr="002D5ADD" w:rsidDel="006E631B">
          <w:rPr>
            <w:rFonts w:ascii="iCiel Avenir LT Std 35 Light" w:hAnsi="iCiel Avenir LT Std 35 Light" w:cs="Avenir Next LT Pro"/>
            <w:i/>
            <w:iCs/>
            <w:sz w:val="22"/>
            <w:szCs w:val="22"/>
          </w:rPr>
          <w:delText>í</w:delText>
        </w:r>
        <w:r w:rsidRPr="002D5ADD" w:rsidDel="006E631B">
          <w:rPr>
            <w:rFonts w:ascii="iCiel Avenir LT Std 35 Light" w:hAnsi="iCiel Avenir LT Std 35 Light" w:cs="Arial"/>
            <w:i/>
            <w:iCs/>
            <w:sz w:val="22"/>
            <w:szCs w:val="22"/>
          </w:rPr>
          <w:delText>ch cho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quan tr</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ng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ý</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c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ượ</w:delText>
        </w:r>
        <w:r w:rsidRPr="002D5ADD" w:rsidDel="006E631B">
          <w:rPr>
            <w:rFonts w:ascii="iCiel Avenir LT Std 35 Light" w:hAnsi="iCiel Avenir LT Std 35 Light" w:cs="Arial"/>
            <w:i/>
            <w:iCs/>
            <w:sz w:val="22"/>
            <w:szCs w:val="22"/>
          </w:rPr>
          <w:delText>c quy</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i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nh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ể</w:delText>
        </w:r>
        <w:r w:rsidRPr="002D5ADD" w:rsidDel="006E631B">
          <w:rPr>
            <w:rFonts w:ascii="iCiel Avenir LT Std 35 Light" w:hAnsi="iCiel Avenir LT Std 35 Light" w:cs="Arial"/>
            <w:i/>
            <w:iCs/>
            <w:sz w:val="22"/>
            <w:szCs w:val="22"/>
          </w:rPr>
          <w:delText xml:space="preserve"> b</w:delText>
        </w:r>
        <w:r w:rsidRPr="002D5ADD" w:rsidDel="006E631B">
          <w:rPr>
            <w:rFonts w:ascii="iCiel Avenir LT Std 35 Light" w:hAnsi="iCiel Avenir LT Std 35 Light" w:cs="Calibri"/>
            <w:i/>
            <w:iCs/>
            <w:sz w:val="22"/>
            <w:szCs w:val="22"/>
          </w:rPr>
          <w:delText>ị</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i d</w:delText>
        </w:r>
        <w:r w:rsidRPr="002D5ADD" w:rsidDel="006E631B">
          <w:rPr>
            <w:rFonts w:ascii="iCiel Avenir LT Std 35 Light" w:hAnsi="iCiel Avenir LT Std 35 Light" w:cs="Calibri"/>
            <w:i/>
            <w:iCs/>
            <w:sz w:val="22"/>
            <w:szCs w:val="22"/>
          </w:rPr>
          <w:delText>ụ</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ộ</w:delText>
        </w:r>
        <w:r w:rsidRPr="002D5ADD" w:rsidDel="006E631B">
          <w:rPr>
            <w:rFonts w:ascii="iCiel Avenir LT Std 35 Light" w:hAnsi="iCiel Avenir LT Std 35 Light" w:cs="Arial"/>
            <w:i/>
            <w:iCs/>
            <w:sz w:val="22"/>
            <w:szCs w:val="22"/>
          </w:rPr>
          <w:delText>i ng</w:delText>
        </w:r>
        <w:r w:rsidRPr="002D5ADD" w:rsidDel="006E631B">
          <w:rPr>
            <w:rFonts w:ascii="iCiel Avenir LT Std 35 Light" w:hAnsi="iCiel Avenir LT Std 35 Light" w:cs="Avenir Next LT Pro"/>
            <w:i/>
            <w:iCs/>
            <w:sz w:val="22"/>
            <w:szCs w:val="22"/>
          </w:rPr>
          <w:delText>ũ</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ng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lu</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Calibri"/>
            <w:i/>
            <w:iCs/>
            <w:sz w:val="22"/>
            <w:szCs w:val="22"/>
          </w:rPr>
          <w:delText>ẵ</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ng h</w:delText>
        </w:r>
        <w:r w:rsidRPr="002D5ADD" w:rsidDel="006E631B">
          <w:rPr>
            <w:rFonts w:ascii="iCiel Avenir LT Std 35 Light" w:hAnsi="iCiel Avenir LT Std 35 Light" w:cs="Calibri"/>
            <w:i/>
            <w:iCs/>
            <w:sz w:val="22"/>
            <w:szCs w:val="22"/>
          </w:rPr>
          <w:delText>ỗ</w:delText>
        </w:r>
        <w:r w:rsidRPr="002D5ADD" w:rsidDel="006E631B">
          <w:rPr>
            <w:rFonts w:ascii="iCiel Avenir LT Std 35 Light" w:hAnsi="iCiel Avenir LT Std 35 Light" w:cs="Arial"/>
            <w:i/>
            <w:iCs/>
            <w:sz w:val="22"/>
            <w:szCs w:val="22"/>
          </w:rPr>
          <w:delText xml:space="preserve"> tr</w:delText>
        </w:r>
        <w:r w:rsidRPr="002D5ADD" w:rsidDel="006E631B">
          <w:rPr>
            <w:rFonts w:ascii="iCiel Avenir LT Std 35 Light" w:hAnsi="iCiel Avenir LT Std 35 Light" w:cs="Calibri"/>
            <w:i/>
            <w:iCs/>
            <w:sz w:val="22"/>
            <w:szCs w:val="22"/>
          </w:rPr>
          <w:delText>ợ</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t</w:delText>
        </w:r>
        <w:r w:rsidRPr="002D5ADD" w:rsidDel="006E631B">
          <w:rPr>
            <w:rFonts w:ascii="iCiel Avenir LT Std 35 Light" w:hAnsi="iCiel Avenir LT Std 35 Light" w:cs="Calibri"/>
            <w:i/>
            <w:iCs/>
            <w:sz w:val="22"/>
            <w:szCs w:val="22"/>
          </w:rPr>
          <w:delText>ư</w:delText>
        </w:r>
        <w:r w:rsidRPr="002D5ADD" w:rsidDel="006E631B">
          <w:rPr>
            <w:rFonts w:ascii="iCiel Avenir LT Std 35 Light" w:hAnsi="iCiel Avenir LT Std 35 Light" w:cs="Arial"/>
            <w:i/>
            <w:iCs/>
            <w:sz w:val="22"/>
            <w:szCs w:val="22"/>
          </w:rPr>
          <w:delText xml:space="preserve"> v</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n b</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t c</w:delText>
        </w:r>
        <w:r w:rsidRPr="002D5ADD" w:rsidDel="006E631B">
          <w:rPr>
            <w:rFonts w:ascii="iCiel Avenir LT Std 35 Light" w:hAnsi="iCiel Avenir LT Std 35 Light" w:cs="Calibri"/>
            <w:i/>
            <w:iCs/>
            <w:sz w:val="22"/>
            <w:szCs w:val="22"/>
          </w:rPr>
          <w:delText>ứ</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c n</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o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 em sinh vi</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m th</w:delText>
        </w:r>
        <w:r w:rsidRPr="002D5ADD" w:rsidDel="006E631B">
          <w:rPr>
            <w:rFonts w:ascii="iCiel Avenir LT Std 35 Light" w:hAnsi="iCiel Avenir LT Std 35 Light" w:cs="Calibri"/>
            <w:i/>
            <w:iCs/>
            <w:sz w:val="22"/>
            <w:szCs w:val="22"/>
          </w:rPr>
          <w:delText>ấ</w:delText>
        </w:r>
        <w:r w:rsidRPr="002D5ADD" w:rsidDel="006E631B">
          <w:rPr>
            <w:rFonts w:ascii="iCiel Avenir LT Std 35 Light" w:hAnsi="iCiel Avenir LT Std 35 Light" w:cs="Arial"/>
            <w:i/>
            <w:iCs/>
            <w:sz w:val="22"/>
            <w:szCs w:val="22"/>
          </w:rPr>
          <w:delText>y kh</w:delText>
        </w:r>
        <w:r w:rsidRPr="002D5ADD" w:rsidDel="006E631B">
          <w:rPr>
            <w:rFonts w:ascii="iCiel Avenir LT Std 35 Light" w:hAnsi="iCiel Avenir LT Std 35 Light" w:cs="Avenir Next LT Pro"/>
            <w:i/>
            <w:iCs/>
            <w:sz w:val="22"/>
            <w:szCs w:val="22"/>
          </w:rPr>
          <w:delText>ô</w:delText>
        </w:r>
        <w:r w:rsidRPr="002D5ADD" w:rsidDel="006E631B">
          <w:rPr>
            <w:rFonts w:ascii="iCiel Avenir LT Std 35 Light" w:hAnsi="iCiel Avenir LT Std 35 Light" w:cs="Arial"/>
            <w:i/>
            <w:iCs/>
            <w:sz w:val="22"/>
            <w:szCs w:val="22"/>
          </w:rPr>
          <w:delText>ng ch</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c ch</w:delText>
        </w:r>
        <w:r w:rsidRPr="002D5ADD" w:rsidDel="006E631B">
          <w:rPr>
            <w:rFonts w:ascii="iCiel Avenir LT Std 35 Light" w:hAnsi="iCiel Avenir LT Std 35 Light" w:cs="Calibri"/>
            <w:i/>
            <w:iCs/>
            <w:sz w:val="22"/>
            <w:szCs w:val="22"/>
          </w:rPr>
          <w:delText>ắ</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 xml:space="preserve">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n s</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 xml:space="preserve"> gi</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 xml:space="preserve">p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ỡ</w:delText>
        </w:r>
        <w:r w:rsidRPr="002D5ADD" w:rsidDel="006E631B">
          <w:rPr>
            <w:rFonts w:ascii="iCiel Avenir LT Std 35 Light" w:hAnsi="iCiel Avenir LT Std 35 Light" w:cs="Arial"/>
            <w:i/>
            <w:iCs/>
            <w:sz w:val="22"/>
            <w:szCs w:val="22"/>
          </w:rPr>
          <w:delText xml:space="preserve">.  </w:delText>
        </w:r>
      </w:del>
    </w:p>
    <w:p w14:paraId="2F044068" w14:textId="435B7517" w:rsidR="00523A1A" w:rsidRPr="004373E8" w:rsidDel="006E631B" w:rsidRDefault="00C1363F">
      <w:pPr>
        <w:rPr>
          <w:del w:id="10207" w:author="An Tran, ACA (BUV)" w:date="2024-09-12T11:05:00Z" w16du:dateUtc="2024-09-12T04:05:00Z"/>
          <w:rFonts w:cs="Arial"/>
          <w:i/>
          <w:iCs/>
          <w:szCs w:val="22"/>
          <w:lang w:val="vi-VN"/>
        </w:rPr>
        <w:pPrChange w:id="1020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09"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r w:rsidR="00523A1A" w:rsidRPr="004373E8" w:rsidDel="006E631B">
          <w:rPr>
            <w:rFonts w:ascii="iCiel Avenir LT Std 35 Light" w:hAnsi="iCiel Avenir LT Std 35 Light" w:cs="Arial"/>
            <w:i/>
            <w:iCs/>
            <w:sz w:val="22"/>
            <w:szCs w:val="22"/>
            <w:lang w:val="vi-VN"/>
          </w:rPr>
          <w:delText xml:space="preserve">  </w:delText>
        </w:r>
      </w:del>
    </w:p>
    <w:p w14:paraId="5127B2D7" w14:textId="6A2472C0" w:rsidR="00523A1A" w:rsidRPr="004373E8" w:rsidDel="006E631B" w:rsidRDefault="00523A1A">
      <w:pPr>
        <w:rPr>
          <w:del w:id="10210" w:author="An Tran, ACA (BUV)" w:date="2024-09-12T11:05:00Z" w16du:dateUtc="2024-09-12T04:05:00Z"/>
          <w:rFonts w:cs="Arial"/>
          <w:i/>
          <w:iCs/>
          <w:szCs w:val="22"/>
          <w:lang w:val="vi-VN"/>
        </w:rPr>
        <w:pPrChange w:id="1021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12" w:author="An Tran, ACA (BUV)" w:date="2024-09-12T11:05:00Z" w16du:dateUtc="2024-09-12T04:05:00Z">
        <w:r w:rsidRPr="004373E8" w:rsidDel="006E631B">
          <w:rPr>
            <w:rFonts w:cs="Arial"/>
            <w:szCs w:val="22"/>
            <w:lang w:val="vi-VN"/>
          </w:rPr>
          <w:delText xml:space="preserve"> </w:delText>
        </w:r>
        <w:bookmarkStart w:id="10213" w:name="_Toc141433244"/>
        <w:r w:rsidRPr="004373E8" w:rsidDel="006E631B">
          <w:rPr>
            <w:rFonts w:cs="Arial"/>
            <w:szCs w:val="22"/>
            <w:lang w:val="vi-VN"/>
          </w:rPr>
          <w:delText xml:space="preserve">How does BUV evaluate students’ internship? Is any post-internship report required from students to prove they have done it? / </w:delText>
        </w:r>
        <w:r w:rsidRPr="004373E8" w:rsidDel="006E631B">
          <w:rPr>
            <w:rFonts w:cs="Arial"/>
            <w:i/>
            <w:iCs/>
            <w:szCs w:val="22"/>
            <w:lang w:val="vi-VN"/>
          </w:rPr>
          <w:delText>Nhà tr</w:delText>
        </w:r>
        <w:r w:rsidRPr="004373E8" w:rsidDel="006E631B">
          <w:rPr>
            <w:rFonts w:cs="Calibri"/>
            <w:i/>
            <w:iCs/>
            <w:szCs w:val="22"/>
            <w:lang w:val="vi-VN"/>
          </w:rPr>
          <w:delText>ườ</w:delText>
        </w:r>
        <w:r w:rsidRPr="004373E8" w:rsidDel="006E631B">
          <w:rPr>
            <w:rFonts w:cs="Arial"/>
            <w:i/>
            <w:iCs/>
            <w:szCs w:val="22"/>
            <w:lang w:val="vi-VN"/>
          </w:rPr>
          <w:delText>ng đánh giá k</w:delText>
        </w:r>
        <w:r w:rsidRPr="004373E8" w:rsidDel="006E631B">
          <w:rPr>
            <w:rFonts w:cs="Calibri"/>
            <w:i/>
            <w:iCs/>
            <w:szCs w:val="22"/>
            <w:lang w:val="vi-VN"/>
          </w:rPr>
          <w:delText>ế</w:delText>
        </w:r>
        <w:r w:rsidRPr="004373E8" w:rsidDel="006E631B">
          <w:rPr>
            <w:rFonts w:cs="Arial"/>
            <w:i/>
            <w:iCs/>
            <w:szCs w:val="22"/>
            <w:lang w:val="vi-VN"/>
          </w:rPr>
          <w:delText>t qu</w:delText>
        </w:r>
        <w:r w:rsidRPr="004373E8" w:rsidDel="006E631B">
          <w:rPr>
            <w:rFonts w:cs="Calibri"/>
            <w:i/>
            <w:iCs/>
            <w:szCs w:val="22"/>
            <w:lang w:val="vi-VN"/>
          </w:rPr>
          <w:delText>ả</w:delText>
        </w:r>
        <w:r w:rsidRPr="004373E8" w:rsidDel="006E631B">
          <w:rPr>
            <w:rFonts w:cs="Arial"/>
            <w:i/>
            <w:iCs/>
            <w:szCs w:val="22"/>
            <w:lang w:val="vi-VN"/>
          </w:rPr>
          <w:delText xml:space="preserve">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c</w:delText>
        </w:r>
        <w:r w:rsidRPr="004373E8" w:rsidDel="006E631B">
          <w:rPr>
            <w:rFonts w:cs="Calibri"/>
            <w:i/>
            <w:iCs/>
            <w:szCs w:val="22"/>
            <w:lang w:val="vi-VN"/>
          </w:rPr>
          <w:delText>ủ</w:delText>
        </w:r>
        <w:r w:rsidRPr="004373E8" w:rsidDel="006E631B">
          <w:rPr>
            <w:rFonts w:cs="Arial"/>
            <w:i/>
            <w:iCs/>
            <w:szCs w:val="22"/>
            <w:lang w:val="vi-VN"/>
          </w:rPr>
          <w:delText>a sinh viên th</w:delText>
        </w:r>
        <w:r w:rsidRPr="004373E8" w:rsidDel="006E631B">
          <w:rPr>
            <w:rFonts w:cs="Calibri"/>
            <w:i/>
            <w:iCs/>
            <w:szCs w:val="22"/>
            <w:lang w:val="vi-VN"/>
          </w:rPr>
          <w:delText>ế</w:delText>
        </w:r>
        <w:r w:rsidRPr="004373E8" w:rsidDel="006E631B">
          <w:rPr>
            <w:rFonts w:cs="Arial"/>
            <w:i/>
            <w:iCs/>
            <w:szCs w:val="22"/>
            <w:lang w:val="vi-VN"/>
          </w:rPr>
          <w:delText xml:space="preserve"> nào? Nhà tr</w:delText>
        </w:r>
        <w:r w:rsidRPr="004373E8" w:rsidDel="006E631B">
          <w:rPr>
            <w:rFonts w:cs="Calibri"/>
            <w:i/>
            <w:iCs/>
            <w:szCs w:val="22"/>
            <w:lang w:val="vi-VN"/>
          </w:rPr>
          <w:delText>ườ</w:delText>
        </w:r>
        <w:r w:rsidRPr="004373E8" w:rsidDel="006E631B">
          <w:rPr>
            <w:rFonts w:cs="Arial"/>
            <w:i/>
            <w:iCs/>
            <w:szCs w:val="22"/>
            <w:lang w:val="vi-VN"/>
          </w:rPr>
          <w:delText>ng có yêu c</w:delText>
        </w:r>
        <w:r w:rsidRPr="004373E8" w:rsidDel="006E631B">
          <w:rPr>
            <w:rFonts w:cs="Calibri"/>
            <w:i/>
            <w:iCs/>
            <w:szCs w:val="22"/>
            <w:lang w:val="vi-VN"/>
          </w:rPr>
          <w:delText>ầ</w:delText>
        </w:r>
        <w:r w:rsidRPr="004373E8" w:rsidDel="006E631B">
          <w:rPr>
            <w:rFonts w:cs="Arial"/>
            <w:i/>
            <w:iCs/>
            <w:szCs w:val="22"/>
            <w:lang w:val="vi-VN"/>
          </w:rPr>
          <w:delText>u báo cáo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cu</w:delText>
        </w:r>
        <w:r w:rsidRPr="004373E8" w:rsidDel="006E631B">
          <w:rPr>
            <w:rFonts w:cs="Calibri"/>
            <w:i/>
            <w:iCs/>
            <w:szCs w:val="22"/>
            <w:lang w:val="vi-VN"/>
          </w:rPr>
          <w:delText>ố</w:delText>
        </w:r>
        <w:r w:rsidRPr="004373E8" w:rsidDel="006E631B">
          <w:rPr>
            <w:rFonts w:cs="Arial"/>
            <w:i/>
            <w:iCs/>
            <w:szCs w:val="22"/>
            <w:lang w:val="vi-VN"/>
          </w:rPr>
          <w:delText>i k</w:delText>
        </w:r>
        <w:r w:rsidRPr="004373E8" w:rsidDel="006E631B">
          <w:rPr>
            <w:rFonts w:cs="Calibri"/>
            <w:i/>
            <w:iCs/>
            <w:szCs w:val="22"/>
            <w:lang w:val="vi-VN"/>
          </w:rPr>
          <w:delText>ỳ</w:delText>
        </w:r>
        <w:r w:rsidRPr="004373E8" w:rsidDel="006E631B">
          <w:rPr>
            <w:rFonts w:cs="Arial"/>
            <w:i/>
            <w:iCs/>
            <w:szCs w:val="22"/>
            <w:lang w:val="vi-VN"/>
          </w:rPr>
          <w:delText xml:space="preserve"> t</w:delText>
        </w:r>
        <w:r w:rsidRPr="004373E8" w:rsidDel="006E631B">
          <w:rPr>
            <w:rFonts w:cs="Calibri"/>
            <w:i/>
            <w:iCs/>
            <w:szCs w:val="22"/>
            <w:lang w:val="vi-VN"/>
          </w:rPr>
          <w:delText>ừ</w:delText>
        </w:r>
        <w:r w:rsidRPr="004373E8" w:rsidDel="006E631B">
          <w:rPr>
            <w:rFonts w:cs="Arial"/>
            <w:i/>
            <w:iCs/>
            <w:szCs w:val="22"/>
            <w:lang w:val="vi-VN"/>
          </w:rPr>
          <w:delText xml:space="preserve"> sinh viên đ</w:delText>
        </w:r>
        <w:r w:rsidRPr="004373E8" w:rsidDel="006E631B">
          <w:rPr>
            <w:rFonts w:cs="Calibri"/>
            <w:i/>
            <w:iCs/>
            <w:szCs w:val="22"/>
            <w:lang w:val="vi-VN"/>
          </w:rPr>
          <w:delText>ể</w:delText>
        </w:r>
        <w:r w:rsidRPr="004373E8" w:rsidDel="006E631B">
          <w:rPr>
            <w:rFonts w:cs="Arial"/>
            <w:i/>
            <w:iCs/>
            <w:szCs w:val="22"/>
            <w:lang w:val="vi-VN"/>
          </w:rPr>
          <w:delText xml:space="preserve"> có b</w:delText>
        </w:r>
        <w:r w:rsidRPr="004373E8" w:rsidDel="006E631B">
          <w:rPr>
            <w:rFonts w:cs="Calibri"/>
            <w:i/>
            <w:iCs/>
            <w:szCs w:val="22"/>
            <w:lang w:val="vi-VN"/>
          </w:rPr>
          <w:delText>ằ</w:delText>
        </w:r>
        <w:r w:rsidRPr="004373E8" w:rsidDel="006E631B">
          <w:rPr>
            <w:rFonts w:cs="Arial"/>
            <w:i/>
            <w:iCs/>
            <w:szCs w:val="22"/>
            <w:lang w:val="vi-VN"/>
          </w:rPr>
          <w:delText>ng ch</w:delText>
        </w:r>
        <w:r w:rsidRPr="004373E8" w:rsidDel="006E631B">
          <w:rPr>
            <w:rFonts w:cs="Calibri"/>
            <w:i/>
            <w:iCs/>
            <w:szCs w:val="22"/>
            <w:lang w:val="vi-VN"/>
          </w:rPr>
          <w:delText>ứ</w:delText>
        </w:r>
        <w:r w:rsidRPr="004373E8" w:rsidDel="006E631B">
          <w:rPr>
            <w:rFonts w:cs="Arial"/>
            <w:i/>
            <w:iCs/>
            <w:szCs w:val="22"/>
            <w:lang w:val="vi-VN"/>
          </w:rPr>
          <w:delText>ng đã hoàn thành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không?</w:delText>
        </w:r>
        <w:bookmarkEnd w:id="10213"/>
      </w:del>
    </w:p>
    <w:p w14:paraId="7B04D2DF" w14:textId="31D1FFCA" w:rsidR="00523A1A" w:rsidRPr="004373E8" w:rsidDel="006E631B" w:rsidRDefault="00523A1A">
      <w:pPr>
        <w:rPr>
          <w:del w:id="10214" w:author="An Tran, ACA (BUV)" w:date="2024-09-12T11:05:00Z" w16du:dateUtc="2024-09-12T04:05:00Z"/>
          <w:rFonts w:cs="Arial"/>
          <w:bCs/>
          <w:szCs w:val="22"/>
          <w:u w:val="single"/>
          <w:lang w:val="vi-VN"/>
        </w:rPr>
        <w:pPrChange w:id="1021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16"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r w:rsidRPr="004373E8" w:rsidDel="006E631B">
          <w:rPr>
            <w:rFonts w:ascii="iCiel Avenir LT Std 35 Light" w:hAnsi="iCiel Avenir LT Std 35 Light" w:cs="Arial"/>
            <w:b/>
            <w:bCs/>
            <w:sz w:val="22"/>
            <w:szCs w:val="22"/>
            <w:u w:val="single"/>
            <w:lang w:val="vi-VN"/>
          </w:rPr>
          <w:delText>:</w:delText>
        </w:r>
      </w:del>
    </w:p>
    <w:p w14:paraId="0F965D5F" w14:textId="467B6488" w:rsidR="00C1363F" w:rsidDel="006E631B" w:rsidRDefault="00C1363F">
      <w:pPr>
        <w:rPr>
          <w:del w:id="10217" w:author="An Tran, ACA (BUV)" w:date="2024-09-12T11:05:00Z" w16du:dateUtc="2024-09-12T04:05:00Z"/>
          <w:rFonts w:cs="Arial"/>
          <w:szCs w:val="22"/>
        </w:rPr>
        <w:pPrChange w:id="10218"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219" w:name="_Hlk172880986"/>
      <w:bookmarkStart w:id="10220" w:name="_Hlk171284377"/>
      <w:del w:id="10221" w:author="An Tran, ACA (BUV)" w:date="2024-09-12T11:05:00Z" w16du:dateUtc="2024-09-12T04:05:00Z">
        <w:r w:rsidRPr="691BD53B" w:rsidDel="006E631B">
          <w:rPr>
            <w:rFonts w:ascii="iCiel Avenir LT Std 35 Light" w:hAnsi="iCiel Avenir LT Std 35 Light" w:cs="Arial"/>
            <w:sz w:val="22"/>
            <w:szCs w:val="22"/>
          </w:rPr>
          <w:delText xml:space="preserve">We encourage students to take professional experience in order to create a real-life learning experience from which they can reflect on what they have done well, what they should improve, and their next steps in their career exploration journey. </w:delText>
        </w:r>
      </w:del>
    </w:p>
    <w:bookmarkEnd w:id="10219"/>
    <w:p w14:paraId="1688C042" w14:textId="708376D9" w:rsidR="00C1363F" w:rsidDel="006E631B" w:rsidRDefault="00C1363F">
      <w:pPr>
        <w:rPr>
          <w:del w:id="10222" w:author="An Tran, ACA (BUV)" w:date="2024-09-12T11:05:00Z" w16du:dateUtc="2024-09-12T04:05:00Z"/>
          <w:rFonts w:cs="Arial"/>
          <w:szCs w:val="22"/>
        </w:rPr>
        <w:pPrChange w:id="1022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24" w:author="An Tran, ACA (BUV)" w:date="2024-09-12T11:05:00Z" w16du:dateUtc="2024-09-12T04:05:00Z">
        <w:r w:rsidDel="006E631B">
          <w:rPr>
            <w:rFonts w:ascii="iCiel Avenir LT Std 35 Light" w:hAnsi="iCiel Avenir LT Std 35 Light" w:cs="Arial"/>
            <w:sz w:val="22"/>
            <w:szCs w:val="22"/>
          </w:rPr>
          <w:delText xml:space="preserve">We have different processes and requirements for different professional experience options. </w:delText>
        </w:r>
      </w:del>
    </w:p>
    <w:p w14:paraId="1744670A" w14:textId="16DB2358" w:rsidR="00C1363F" w:rsidRPr="001A5B9A" w:rsidDel="006E631B" w:rsidRDefault="00C1363F">
      <w:pPr>
        <w:rPr>
          <w:del w:id="10225" w:author="An Tran, ACA (BUV)" w:date="2024-09-12T11:05:00Z" w16du:dateUtc="2024-09-12T04:05:00Z"/>
          <w:rFonts w:cs="Arial"/>
          <w:szCs w:val="22"/>
        </w:rPr>
        <w:pPrChange w:id="1022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27" w:author="An Tran, ACA (BUV)" w:date="2024-09-12T11:05:00Z" w16du:dateUtc="2024-09-12T04:05:00Z">
        <w:r w:rsidRPr="00050F3E" w:rsidDel="006E631B">
          <w:rPr>
            <w:rFonts w:ascii="iCiel Avenir LT Std 35 Light" w:hAnsi="iCiel Avenir LT Std 35 Light" w:cs="Arial"/>
            <w:b/>
            <w:bCs/>
            <w:sz w:val="22"/>
            <w:szCs w:val="22"/>
          </w:rPr>
          <w:delText>Part-time jobs; Internships; Work placements (Academic credited); Long-term community projects with verified NGOs, NPOs, social enterprises; Start-up incubation and acceleration</w:delText>
        </w:r>
        <w:r w:rsidDel="006E631B">
          <w:rPr>
            <w:rFonts w:ascii="iCiel Avenir LT Std 35 Light" w:hAnsi="iCiel Avenir LT Std 35 Light" w:cs="Arial"/>
            <w:sz w:val="22"/>
            <w:szCs w:val="22"/>
          </w:rPr>
          <w:delText xml:space="preserve">: </w:delText>
        </w:r>
        <w:r w:rsidRPr="001A5B9A" w:rsidDel="006E631B">
          <w:rPr>
            <w:rFonts w:ascii="iCiel Avenir LT Std 35 Light" w:hAnsi="iCiel Avenir LT Std 35 Light" w:cs="Arial"/>
            <w:sz w:val="22"/>
            <w:szCs w:val="22"/>
          </w:rPr>
          <w:delText xml:space="preserve">students are required to to get a </w:delText>
        </w:r>
        <w:r w:rsidRPr="00050F3E" w:rsidDel="006E631B">
          <w:rPr>
            <w:rFonts w:ascii="iCiel Avenir LT Std 35 Light" w:hAnsi="iCiel Avenir LT Std 35 Light" w:cs="Arial"/>
            <w:b/>
            <w:bCs/>
            <w:sz w:val="22"/>
            <w:szCs w:val="22"/>
          </w:rPr>
          <w:delText>Professional Experience Evaluation Form</w:delText>
        </w:r>
        <w:r w:rsidRPr="001A5B9A" w:rsidDel="006E631B">
          <w:rPr>
            <w:rFonts w:ascii="iCiel Avenir LT Std 35 Light" w:hAnsi="iCiel Avenir LT Std 35 Light" w:cs="Arial"/>
            <w:sz w:val="22"/>
            <w:szCs w:val="22"/>
          </w:rPr>
          <w:delText xml:space="preserve"> endorsed by their Employer/ Supervisor. </w:delText>
        </w:r>
      </w:del>
    </w:p>
    <w:p w14:paraId="3631B3EA" w14:textId="243C0AF7" w:rsidR="00C1363F" w:rsidDel="006E631B" w:rsidRDefault="00C1363F">
      <w:pPr>
        <w:rPr>
          <w:del w:id="10228" w:author="An Tran, ACA (BUV)" w:date="2024-09-12T11:05:00Z" w16du:dateUtc="2024-09-12T04:05:00Z"/>
          <w:rFonts w:cs="Arial"/>
          <w:szCs w:val="22"/>
        </w:rPr>
        <w:pPrChange w:id="1022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30" w:author="An Tran, ACA (BUV)" w:date="2024-09-12T11:05:00Z" w16du:dateUtc="2024-09-12T04:05:00Z">
        <w:r w:rsidDel="006E631B">
          <w:rPr>
            <w:rFonts w:ascii="iCiel Avenir LT Std 35 Light" w:hAnsi="iCiel Avenir LT Std 35 Light" w:cs="Arial"/>
            <w:b/>
            <w:bCs/>
            <w:sz w:val="22"/>
            <w:szCs w:val="22"/>
          </w:rPr>
          <w:delText>R</w:delText>
        </w:r>
        <w:r w:rsidRPr="00050F3E" w:rsidDel="006E631B">
          <w:rPr>
            <w:rFonts w:ascii="iCiel Avenir LT Std 35 Light" w:hAnsi="iCiel Avenir LT Std 35 Light" w:cs="Arial"/>
            <w:b/>
            <w:bCs/>
            <w:sz w:val="22"/>
            <w:szCs w:val="22"/>
          </w:rPr>
          <w:delText>unning a business:</w:delText>
        </w:r>
        <w:r w:rsidRPr="00050F3E"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Students are required to submit </w:delText>
        </w:r>
        <w:r w:rsidRPr="00050F3E" w:rsidDel="006E631B">
          <w:rPr>
            <w:rFonts w:ascii="iCiel Avenir LT Std 35 Light" w:hAnsi="iCiel Avenir LT Std 35 Light" w:cs="Arial"/>
            <w:sz w:val="22"/>
            <w:szCs w:val="22"/>
          </w:rPr>
          <w:delText>Business Registration Certificate and supporting evidence</w:delText>
        </w:r>
        <w:r w:rsidDel="006E631B">
          <w:rPr>
            <w:rFonts w:ascii="iCiel Avenir LT Std 35 Light" w:hAnsi="iCiel Avenir LT Std 35 Light" w:cs="Arial"/>
            <w:sz w:val="22"/>
            <w:szCs w:val="22"/>
          </w:rPr>
          <w:delText xml:space="preserve"> with their name on it, or an introduction letter from the Founder verifying that the student is one of the Co-founders/ key stakeholders of the business. </w:delText>
        </w:r>
      </w:del>
    </w:p>
    <w:p w14:paraId="2BCFE436" w14:textId="567E9752" w:rsidR="00C1363F" w:rsidDel="006E631B" w:rsidRDefault="00C1363F">
      <w:pPr>
        <w:rPr>
          <w:del w:id="10231" w:author="An Tran, ACA (BUV)" w:date="2024-09-12T11:05:00Z" w16du:dateUtc="2024-09-12T04:05:00Z"/>
          <w:rFonts w:cs="Arial"/>
          <w:szCs w:val="22"/>
        </w:rPr>
        <w:pPrChange w:id="1023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33" w:author="An Tran, ACA (BUV)" w:date="2024-09-12T11:05:00Z" w16du:dateUtc="2024-09-12T04:05:00Z">
        <w:r w:rsidRPr="00050F3E" w:rsidDel="006E631B">
          <w:rPr>
            <w:rFonts w:ascii="iCiel Avenir LT Std 35 Light" w:hAnsi="iCiel Avenir LT Std 35 Light" w:cs="Arial"/>
            <w:b/>
            <w:bCs/>
            <w:sz w:val="22"/>
            <w:szCs w:val="22"/>
          </w:rPr>
          <w:delText>Submitting a personal professional portfolio (For EM students only):</w:delText>
        </w:r>
        <w:r w:rsidRPr="00050F3E"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For each event, an </w:delText>
        </w:r>
        <w:r w:rsidRPr="00325C99" w:rsidDel="006E631B">
          <w:rPr>
            <w:rFonts w:ascii="iCiel Avenir LT Std 35 Light" w:hAnsi="iCiel Avenir LT Std 35 Light" w:cs="Arial"/>
            <w:sz w:val="22"/>
            <w:szCs w:val="22"/>
          </w:rPr>
          <w:delText xml:space="preserve">Event Support Evaluation Form </w:delText>
        </w:r>
        <w:r w:rsidDel="006E631B">
          <w:rPr>
            <w:rFonts w:ascii="iCiel Avenir LT Std 35 Light" w:hAnsi="iCiel Avenir LT Std 35 Light" w:cs="Arial"/>
            <w:sz w:val="22"/>
            <w:szCs w:val="22"/>
          </w:rPr>
          <w:delText>from the</w:delText>
        </w:r>
        <w:r w:rsidRPr="00050F3E" w:rsidDel="006E631B">
          <w:rPr>
            <w:rFonts w:ascii="iCiel Avenir LT Std 35 Light" w:hAnsi="iCiel Avenir LT Std 35 Light" w:cs="Arial"/>
            <w:sz w:val="22"/>
            <w:szCs w:val="22"/>
          </w:rPr>
          <w:delText xml:space="preserve"> </w:delText>
        </w:r>
        <w:r w:rsidDel="006E631B">
          <w:rPr>
            <w:rFonts w:ascii="iCiel Avenir LT Std 35 Light" w:hAnsi="iCiel Avenir LT Std 35 Light" w:cs="Arial"/>
            <w:sz w:val="22"/>
            <w:szCs w:val="22"/>
          </w:rPr>
          <w:delText xml:space="preserve">event </w:delText>
        </w:r>
        <w:r w:rsidRPr="00050F3E" w:rsidDel="006E631B">
          <w:rPr>
            <w:rFonts w:ascii="iCiel Avenir LT Std 35 Light" w:hAnsi="iCiel Avenir LT Std 35 Light" w:cs="Arial"/>
            <w:sz w:val="22"/>
            <w:szCs w:val="22"/>
          </w:rPr>
          <w:delText>supervisor</w:delText>
        </w:r>
        <w:r w:rsidDel="006E631B">
          <w:rPr>
            <w:rFonts w:ascii="iCiel Avenir LT Std 35 Light" w:hAnsi="iCiel Avenir LT Std 35 Light" w:cs="Arial"/>
            <w:sz w:val="22"/>
            <w:szCs w:val="22"/>
          </w:rPr>
          <w:delText xml:space="preserve"> </w:delText>
        </w:r>
        <w:r w:rsidRPr="00050F3E" w:rsidDel="006E631B">
          <w:rPr>
            <w:rFonts w:ascii="iCiel Avenir LT Std 35 Light" w:hAnsi="iCiel Avenir LT Std 35 Light" w:cs="Arial"/>
            <w:sz w:val="22"/>
            <w:szCs w:val="22"/>
          </w:rPr>
          <w:delText>plus any documents, photos, videos, or other materials synthesised into a portfolio that demonstrate your contribution &amp; involvement.</w:delText>
        </w:r>
      </w:del>
    </w:p>
    <w:p w14:paraId="6172BB0A" w14:textId="46142480" w:rsidR="00C1363F" w:rsidRPr="00050F3E" w:rsidDel="006E631B" w:rsidRDefault="00C1363F">
      <w:pPr>
        <w:rPr>
          <w:del w:id="10234" w:author="An Tran, ACA (BUV)" w:date="2024-09-12T11:05:00Z" w16du:dateUtc="2024-09-12T04:05:00Z"/>
          <w:rFonts w:cs="Arial"/>
          <w:szCs w:val="22"/>
        </w:rPr>
        <w:pPrChange w:id="1023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36" w:author="An Tran, ACA (BUV)" w:date="2024-09-12T11:05:00Z" w16du:dateUtc="2024-09-12T04:05:00Z">
        <w:r w:rsidRPr="00050F3E" w:rsidDel="006E631B">
          <w:rPr>
            <w:rFonts w:ascii="iCiel Avenir LT Std 35 Light" w:hAnsi="iCiel Avenir LT Std 35 Light" w:cs="Arial"/>
            <w:b/>
            <w:bCs/>
            <w:sz w:val="22"/>
            <w:szCs w:val="22"/>
          </w:rPr>
          <w:delText>Submitting a personal professional portfolio (For CS, CT, CGDP, CCP students only):</w:delText>
        </w:r>
        <w:r w:rsidRPr="00050F3E" w:rsidDel="006E631B">
          <w:rPr>
            <w:rFonts w:ascii="iCiel Avenir LT Std 35 Light" w:hAnsi="iCiel Avenir LT Std 35 Light" w:cs="Arial"/>
            <w:sz w:val="22"/>
            <w:szCs w:val="22"/>
          </w:rPr>
          <w:delText xml:space="preserve"> A personal portfolio with previous works that qualify for job applications AND a</w:delText>
        </w:r>
        <w:r w:rsidDel="006E631B">
          <w:rPr>
            <w:rFonts w:ascii="iCiel Avenir LT Std 35 Light" w:hAnsi="iCiel Avenir LT Std 35 Light" w:cs="Arial"/>
            <w:sz w:val="22"/>
            <w:szCs w:val="22"/>
          </w:rPr>
          <w:delText xml:space="preserve"> Portfolio Evaluation Form</w:delText>
        </w:r>
        <w:r w:rsidRPr="00050F3E" w:rsidDel="006E631B">
          <w:rPr>
            <w:rFonts w:ascii="iCiel Avenir LT Std 35 Light" w:hAnsi="iCiel Avenir LT Std 35 Light" w:cs="Arial"/>
            <w:sz w:val="22"/>
            <w:szCs w:val="22"/>
          </w:rPr>
          <w:delText xml:space="preserve"> from a verified industry expert or an employer on the portfolio quality.</w:delText>
        </w:r>
      </w:del>
    </w:p>
    <w:p w14:paraId="097E5D28" w14:textId="768D9012" w:rsidR="00C1363F" w:rsidRPr="002D5ADD" w:rsidDel="006E631B" w:rsidRDefault="00C1363F">
      <w:pPr>
        <w:rPr>
          <w:del w:id="10237" w:author="An Tran, ACA (BUV)" w:date="2024-09-12T11:05:00Z" w16du:dateUtc="2024-09-12T04:05:00Z"/>
          <w:rFonts w:cs="Arial"/>
          <w:szCs w:val="22"/>
        </w:rPr>
        <w:pPrChange w:id="1023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39" w:author="An Tran, ACA (BUV)" w:date="2024-09-12T11:05:00Z" w16du:dateUtc="2024-09-12T04:05:00Z">
        <w:r w:rsidDel="006E631B">
          <w:rPr>
            <w:rFonts w:ascii="iCiel Avenir LT Std 35 Light" w:hAnsi="iCiel Avenir LT Std 35 Light" w:cs="Arial"/>
            <w:sz w:val="22"/>
            <w:szCs w:val="22"/>
          </w:rPr>
          <w:delText xml:space="preserve">All the submitted documents are: </w:delText>
        </w:r>
      </w:del>
    </w:p>
    <w:p w14:paraId="4FC877EF" w14:textId="5E99B9CC" w:rsidR="00C1363F" w:rsidRPr="00050F3E" w:rsidDel="006E631B" w:rsidRDefault="00C1363F">
      <w:pPr>
        <w:rPr>
          <w:del w:id="10240" w:author="An Tran, ACA (BUV)" w:date="2024-09-12T11:05:00Z" w16du:dateUtc="2024-09-12T04:05:00Z"/>
          <w:rFonts w:cs="Arial"/>
          <w:szCs w:val="22"/>
        </w:rPr>
        <w:pPrChange w:id="1024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42" w:author="An Tran, ACA (BUV)" w:date="2024-09-12T11:05:00Z" w16du:dateUtc="2024-09-12T04:05:00Z">
        <w:r w:rsidRPr="00050F3E" w:rsidDel="006E631B">
          <w:rPr>
            <w:rFonts w:ascii="iCiel Avenir LT Std 35 Light" w:hAnsi="iCiel Avenir LT Std 35 Light" w:cs="Arial"/>
            <w:sz w:val="22"/>
            <w:szCs w:val="22"/>
          </w:rPr>
          <w:delText xml:space="preserve">Received and reviewed by BUV Career Services &amp; Industry Relations </w:delText>
        </w:r>
        <w:r w:rsidDel="006E631B">
          <w:rPr>
            <w:rFonts w:ascii="iCiel Avenir LT Std 35 Light" w:hAnsi="iCiel Avenir LT Std 35 Light" w:cs="Arial"/>
            <w:sz w:val="22"/>
            <w:szCs w:val="22"/>
          </w:rPr>
          <w:delText>Division</w:delText>
        </w:r>
        <w:r w:rsidRPr="00050F3E" w:rsidDel="006E631B">
          <w:rPr>
            <w:rFonts w:ascii="iCiel Avenir LT Std 35 Light" w:hAnsi="iCiel Avenir LT Std 35 Light" w:cs="Arial"/>
            <w:sz w:val="22"/>
            <w:szCs w:val="22"/>
          </w:rPr>
          <w:delText xml:space="preserve"> to record the students’ strengths and weaknesses and provide suitable career guidance for them.</w:delText>
        </w:r>
      </w:del>
    </w:p>
    <w:p w14:paraId="58ADF2B3" w14:textId="7C6737CA" w:rsidR="00C1363F" w:rsidRPr="00050F3E" w:rsidDel="006E631B" w:rsidRDefault="00C1363F">
      <w:pPr>
        <w:rPr>
          <w:del w:id="10243" w:author="An Tran, ACA (BUV)" w:date="2024-09-12T11:05:00Z" w16du:dateUtc="2024-09-12T04:05:00Z"/>
          <w:rFonts w:cs="Arial"/>
          <w:szCs w:val="22"/>
        </w:rPr>
        <w:pPrChange w:id="1024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45" w:author="An Tran, ACA (BUV)" w:date="2024-09-12T11:05:00Z" w16du:dateUtc="2024-09-12T04:05:00Z">
        <w:r w:rsidRPr="00050F3E" w:rsidDel="006E631B">
          <w:rPr>
            <w:rFonts w:ascii="iCiel Avenir LT Std 35 Light" w:hAnsi="iCiel Avenir LT Std 35 Light" w:cs="Arial"/>
            <w:sz w:val="22"/>
            <w:szCs w:val="22"/>
          </w:rPr>
          <w:delText xml:space="preserve">Reviewed and approved by BUV Management if an internship and the evaluation are valid for students to gain PSG points. </w:delText>
        </w:r>
        <w:r w:rsidDel="006E631B">
          <w:rPr>
            <w:rFonts w:ascii="iCiel Avenir LT Std 35 Light" w:hAnsi="iCiel Avenir LT Std 35 Light" w:cs="Arial"/>
            <w:sz w:val="22"/>
            <w:szCs w:val="22"/>
          </w:rPr>
          <w:delText xml:space="preserve">The number of PSG points varies upon types and lengths of each experience. </w:delText>
        </w:r>
      </w:del>
    </w:p>
    <w:p w14:paraId="2444A5EE" w14:textId="501A881A" w:rsidR="00C1363F" w:rsidDel="006E631B" w:rsidRDefault="00C1363F">
      <w:pPr>
        <w:rPr>
          <w:del w:id="10246" w:author="An Tran, ACA (BUV)" w:date="2024-09-12T11:05:00Z" w16du:dateUtc="2024-09-12T04:05:00Z"/>
          <w:rFonts w:cs="Arial"/>
          <w:szCs w:val="22"/>
        </w:rPr>
        <w:pPrChange w:id="1024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48" w:author="An Tran, ACA (BUV)" w:date="2024-09-12T11:05:00Z" w16du:dateUtc="2024-09-12T04:05:00Z">
        <w:r w:rsidRPr="00050F3E" w:rsidDel="006E631B">
          <w:rPr>
            <w:rFonts w:ascii="iCiel Avenir LT Std 35 Light" w:hAnsi="iCiel Avenir LT Std 35 Light" w:cs="Arial"/>
            <w:sz w:val="22"/>
            <w:szCs w:val="22"/>
          </w:rPr>
          <w:delText xml:space="preserve">The step-by-step instructions of the mentioned processes are fully communicated to all students via email. </w:delText>
        </w:r>
      </w:del>
    </w:p>
    <w:p w14:paraId="789E5A53" w14:textId="1005B0F0" w:rsidR="00C1363F" w:rsidRPr="00F43E12" w:rsidDel="006E631B" w:rsidRDefault="00C1363F">
      <w:pPr>
        <w:rPr>
          <w:del w:id="10249" w:author="An Tran, ACA (BUV)" w:date="2024-09-12T11:05:00Z" w16du:dateUtc="2024-09-12T04:05:00Z"/>
          <w:rFonts w:cs="Arial"/>
          <w:szCs w:val="22"/>
        </w:rPr>
        <w:pPrChange w:id="1025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51"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6DFC0B33" w14:textId="3E9EC5E6" w:rsidR="00C1363F" w:rsidDel="006E631B" w:rsidRDefault="00C1363F">
      <w:pPr>
        <w:rPr>
          <w:del w:id="10252" w:author="An Tran, ACA (BUV)" w:date="2024-09-12T11:05:00Z" w16du:dateUtc="2024-09-12T04:05:00Z"/>
          <w:rFonts w:cs="Arial"/>
          <w:i/>
          <w:iCs/>
          <w:szCs w:val="22"/>
        </w:rPr>
        <w:pPrChange w:id="1025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54" w:author="An Tran, ACA (BUV)" w:date="2024-09-12T11:05:00Z" w16du:dateUtc="2024-09-12T04:05:00Z">
        <w:r w:rsidDel="006E631B">
          <w:rPr>
            <w:rFonts w:ascii="iCiel Avenir LT Std 35 Light" w:hAnsi="iCiel Avenir LT Std 35 Light" w:cs="Arial"/>
            <w:i/>
            <w:iCs/>
            <w:sz w:val="22"/>
            <w:szCs w:val="22"/>
          </w:rPr>
          <w:delText>Chúng tôi khuyến khích sinh viên trải nghiệm làm việc để các bạn có thể</w:delText>
        </w:r>
        <w:r w:rsidRPr="002D5ADD" w:rsidDel="006E631B">
          <w:rPr>
            <w:rFonts w:ascii="iCiel Avenir LT Std 35 Light" w:hAnsi="iCiel Avenir LT Std 35 Light" w:cs="Arial"/>
            <w:i/>
            <w:iCs/>
            <w:sz w:val="22"/>
            <w:szCs w:val="22"/>
          </w:rPr>
          <w:delText xml:space="preserve"> h</w:delText>
        </w:r>
        <w:r w:rsidRPr="002D5ADD" w:rsidDel="006E631B">
          <w:rPr>
            <w:rFonts w:ascii="iCiel Avenir LT Std 35 Light" w:hAnsi="iCiel Avenir LT Std 35 Light" w:cs="Calibri"/>
            <w:i/>
            <w:iCs/>
            <w:sz w:val="22"/>
            <w:szCs w:val="22"/>
          </w:rPr>
          <w:delText>ọ</w:delText>
        </w:r>
        <w:r w:rsidRPr="002D5ADD" w:rsidDel="006E631B">
          <w:rPr>
            <w:rFonts w:ascii="iCiel Avenir LT Std 35 Light" w:hAnsi="iCiel Avenir LT Std 35 Light" w:cs="Arial"/>
            <w:i/>
            <w:iCs/>
            <w:sz w:val="22"/>
            <w:szCs w:val="22"/>
          </w:rPr>
          <w:delText>c h</w:delText>
        </w:r>
        <w:r w:rsidRPr="002D5ADD" w:rsidDel="006E631B">
          <w:rPr>
            <w:rFonts w:ascii="iCiel Avenir LT Std 35 Light" w:hAnsi="iCiel Avenir LT Std 35 Light" w:cs="Calibri"/>
            <w:i/>
            <w:iCs/>
            <w:sz w:val="22"/>
            <w:szCs w:val="22"/>
          </w:rPr>
          <w:delText>ỏ</w:delText>
        </w:r>
        <w:r w:rsidRPr="002D5ADD" w:rsidDel="006E631B">
          <w:rPr>
            <w:rFonts w:ascii="iCiel Avenir LT Std 35 Light" w:hAnsi="iCiel Avenir LT Std 35 Light" w:cs="Arial"/>
            <w:i/>
            <w:iCs/>
            <w:sz w:val="22"/>
            <w:szCs w:val="22"/>
          </w:rPr>
          <w:delText>i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th</w:delText>
        </w:r>
        <w:r w:rsidRPr="002D5ADD" w:rsidDel="006E631B">
          <w:rPr>
            <w:rFonts w:ascii="iCiel Avenir LT Std 35 Light" w:hAnsi="iCiel Avenir LT Std 35 Light" w:cs="Calibri"/>
            <w:i/>
            <w:iCs/>
            <w:sz w:val="22"/>
            <w:szCs w:val="22"/>
          </w:rPr>
          <w:delText>ự</w:delText>
        </w:r>
        <w:r w:rsidRPr="002D5ADD" w:rsidDel="006E631B">
          <w:rPr>
            <w:rFonts w:ascii="iCiel Avenir LT Std 35 Light" w:hAnsi="iCiel Avenir LT Std 35 Light" w:cs="Arial"/>
            <w:i/>
            <w:iCs/>
            <w:sz w:val="22"/>
            <w:szCs w:val="22"/>
          </w:rPr>
          <w:delText>c t</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 t</w:delText>
        </w:r>
        <w:r w:rsidRPr="002D5ADD" w:rsidDel="006E631B">
          <w:rPr>
            <w:rFonts w:ascii="iCiel Avenir LT Std 35 Light" w:hAnsi="iCiel Avenir LT Std 35 Light" w:cs="Calibri"/>
            <w:i/>
            <w:iCs/>
            <w:sz w:val="22"/>
            <w:szCs w:val="22"/>
          </w:rPr>
          <w:delText>ừ</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đó</w:delText>
        </w:r>
        <w:r w:rsidRPr="002D5ADD" w:rsidDel="006E631B">
          <w:rPr>
            <w:rFonts w:ascii="iCiel Avenir LT Std 35 Light" w:hAnsi="iCiel Avenir LT Std 35 Light" w:cs="Arial"/>
            <w:i/>
            <w:iCs/>
            <w:sz w:val="22"/>
            <w:szCs w:val="22"/>
          </w:rPr>
          <w:delText xml:space="preserve"> suy ng</w:delText>
        </w:r>
        <w:r w:rsidRPr="002D5ADD" w:rsidDel="006E631B">
          <w:rPr>
            <w:rFonts w:ascii="iCiel Avenir LT Std 35 Light" w:hAnsi="iCiel Avenir LT Std 35 Light" w:cs="Calibri"/>
            <w:i/>
            <w:iCs/>
            <w:sz w:val="22"/>
            <w:szCs w:val="22"/>
          </w:rPr>
          <w:delText>ẫ</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r</w:delText>
        </w:r>
        <w:r w:rsidRPr="002D5ADD" w:rsidDel="006E631B">
          <w:rPr>
            <w:rFonts w:ascii="iCiel Avenir LT Std 35 Light" w:hAnsi="iCiel Avenir LT Std 35 Light" w:cs="Avenir Next LT Pro"/>
            <w:i/>
            <w:iCs/>
            <w:sz w:val="22"/>
            <w:szCs w:val="22"/>
          </w:rPr>
          <w:delText>ú</w:delText>
        </w:r>
        <w:r w:rsidRPr="002D5ADD" w:rsidDel="006E631B">
          <w:rPr>
            <w:rFonts w:ascii="iCiel Avenir LT Std 35 Light" w:hAnsi="iCiel Avenir LT Std 35 Light" w:cs="Arial"/>
            <w:i/>
            <w:iCs/>
            <w:sz w:val="22"/>
            <w:szCs w:val="22"/>
          </w:rPr>
          <w:delText>t kinh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m v</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ng vi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c</w:delText>
        </w:r>
        <w:r w:rsidDel="006E631B">
          <w:rPr>
            <w:rFonts w:ascii="iCiel Avenir LT Std 35 Light" w:hAnsi="iCiel Avenir LT Std 35 Light" w:cs="Arial"/>
            <w:i/>
            <w:iCs/>
            <w:sz w:val="22"/>
            <w:szCs w:val="22"/>
          </w:rPr>
          <w:delText xml:space="preserve"> bạn</w:delText>
        </w:r>
        <w:r w:rsidRPr="002D5ADD" w:rsidDel="006E631B">
          <w:rPr>
            <w:rFonts w:ascii="iCiel Avenir LT Std 35 Light" w:hAnsi="iCiel Avenir LT Std 35 Light" w:cs="Arial"/>
            <w:i/>
            <w:iCs/>
            <w:sz w:val="22"/>
            <w:szCs w:val="22"/>
          </w:rPr>
          <w:delText xml:space="preserve"> </w:delText>
        </w:r>
        <w:r w:rsidRPr="002D5ADD" w:rsidDel="006E631B">
          <w:rPr>
            <w:rFonts w:ascii="iCiel Avenir LT Std 35 Light" w:hAnsi="iCiel Avenir LT Std 35 Light" w:cs="Avenir Next LT Pro"/>
            <w:i/>
            <w:iCs/>
            <w:sz w:val="22"/>
            <w:szCs w:val="22"/>
          </w:rPr>
          <w:delText>đã</w:delText>
        </w:r>
        <w:r w:rsidRPr="002D5ADD" w:rsidDel="006E631B">
          <w:rPr>
            <w:rFonts w:ascii="iCiel Avenir LT Std 35 Light" w:hAnsi="iCiel Avenir LT Std 35 Light" w:cs="Arial"/>
            <w:i/>
            <w:iCs/>
            <w:sz w:val="22"/>
            <w:szCs w:val="22"/>
          </w:rPr>
          <w:delText xml:space="preserve">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t</w:delText>
        </w:r>
        <w:r w:rsidRPr="002D5ADD" w:rsidDel="006E631B">
          <w:rPr>
            <w:rFonts w:ascii="iCiel Avenir LT Std 35 Light" w:hAnsi="iCiel Avenir LT Std 35 Light" w:cs="Calibri"/>
            <w:i/>
            <w:iCs/>
            <w:sz w:val="22"/>
            <w:szCs w:val="22"/>
          </w:rPr>
          <w:delText>ố</w:delText>
        </w:r>
        <w:r w:rsidRPr="002D5ADD" w:rsidDel="006E631B">
          <w:rPr>
            <w:rFonts w:ascii="iCiel Avenir LT Std 35 Light" w:hAnsi="iCiel Avenir LT Std 35 Light" w:cs="Arial"/>
            <w:i/>
            <w:iCs/>
            <w:sz w:val="22"/>
            <w:szCs w:val="22"/>
          </w:rPr>
          <w:delText>t, nh</w:delText>
        </w:r>
        <w:r w:rsidRPr="002D5ADD" w:rsidDel="006E631B">
          <w:rPr>
            <w:rFonts w:ascii="iCiel Avenir LT Std 35 Light" w:hAnsi="iCiel Avenir LT Std 35 Light" w:cs="Calibri"/>
            <w:i/>
            <w:iCs/>
            <w:sz w:val="22"/>
            <w:szCs w:val="22"/>
          </w:rPr>
          <w:delText>ữ</w:delText>
        </w:r>
        <w:r w:rsidRPr="002D5ADD" w:rsidDel="006E631B">
          <w:rPr>
            <w:rFonts w:ascii="iCiel Avenir LT Std 35 Light" w:hAnsi="iCiel Avenir LT Std 35 Light" w:cs="Arial"/>
            <w:i/>
            <w:iCs/>
            <w:sz w:val="22"/>
            <w:szCs w:val="22"/>
          </w:rPr>
          <w:delText xml:space="preserve">ng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Arial"/>
            <w:i/>
            <w:iCs/>
            <w:sz w:val="22"/>
            <w:szCs w:val="22"/>
          </w:rPr>
          <w:delText>i</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u n</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n c</w:delText>
        </w:r>
        <w:r w:rsidRPr="002D5ADD" w:rsidDel="006E631B">
          <w:rPr>
            <w:rFonts w:ascii="iCiel Avenir LT Std 35 Light" w:hAnsi="iCiel Avenir LT Std 35 Light" w:cs="Calibri"/>
            <w:i/>
            <w:iCs/>
            <w:sz w:val="22"/>
            <w:szCs w:val="22"/>
          </w:rPr>
          <w:delText>ả</w:delText>
        </w:r>
        <w:r w:rsidRPr="002D5ADD" w:rsidDel="006E631B">
          <w:rPr>
            <w:rFonts w:ascii="iCiel Avenir LT Std 35 Light" w:hAnsi="iCiel Avenir LT Std 35 Light" w:cs="Arial"/>
            <w:i/>
            <w:iCs/>
            <w:sz w:val="22"/>
            <w:szCs w:val="22"/>
          </w:rPr>
          <w:delText>i thi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n, v</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 xml:space="preserve"> các b</w:delText>
        </w:r>
        <w:r w:rsidRPr="002D5ADD" w:rsidDel="006E631B">
          <w:rPr>
            <w:rFonts w:ascii="iCiel Avenir LT Std 35 Light" w:hAnsi="iCiel Avenir LT Std 35 Light" w:cs="Calibri"/>
            <w:i/>
            <w:iCs/>
            <w:sz w:val="22"/>
            <w:szCs w:val="22"/>
          </w:rPr>
          <w:delText>ướ</w:delText>
        </w:r>
        <w:r w:rsidRPr="002D5ADD" w:rsidDel="006E631B">
          <w:rPr>
            <w:rFonts w:ascii="iCiel Avenir LT Std 35 Light" w:hAnsi="iCiel Avenir LT Std 35 Light" w:cs="Arial"/>
            <w:i/>
            <w:iCs/>
            <w:sz w:val="22"/>
            <w:szCs w:val="22"/>
          </w:rPr>
          <w:delText>c c</w:delText>
        </w:r>
        <w:r w:rsidRPr="002D5ADD" w:rsidDel="006E631B">
          <w:rPr>
            <w:rFonts w:ascii="iCiel Avenir LT Std 35 Light" w:hAnsi="iCiel Avenir LT Std 35 Light" w:cs="Calibri"/>
            <w:i/>
            <w:iCs/>
            <w:sz w:val="22"/>
            <w:szCs w:val="22"/>
          </w:rPr>
          <w:delText>ầ</w:delText>
        </w:r>
        <w:r w:rsidRPr="002D5ADD" w:rsidDel="006E631B">
          <w:rPr>
            <w:rFonts w:ascii="iCiel Avenir LT Std 35 Light" w:hAnsi="iCiel Avenir LT Std 35 Light" w:cs="Arial"/>
            <w:i/>
            <w:iCs/>
            <w:sz w:val="22"/>
            <w:szCs w:val="22"/>
          </w:rPr>
          <w:delText>n l</w:delText>
        </w:r>
        <w:r w:rsidRPr="002D5ADD" w:rsidDel="006E631B">
          <w:rPr>
            <w:rFonts w:ascii="iCiel Avenir LT Std 35 Light" w:hAnsi="iCiel Avenir LT Std 35 Light" w:cs="Avenir Next LT Pro"/>
            <w:i/>
            <w:iCs/>
            <w:sz w:val="22"/>
            <w:szCs w:val="22"/>
          </w:rPr>
          <w:delText>à</w:delText>
        </w:r>
        <w:r w:rsidRPr="002D5ADD" w:rsidDel="006E631B">
          <w:rPr>
            <w:rFonts w:ascii="iCiel Avenir LT Std 35 Light" w:hAnsi="iCiel Avenir LT Std 35 Light" w:cs="Arial"/>
            <w:i/>
            <w:iCs/>
            <w:sz w:val="22"/>
            <w:szCs w:val="22"/>
          </w:rPr>
          <w:delText>m ti</w:delText>
        </w:r>
        <w:r w:rsidRPr="002D5ADD" w:rsidDel="006E631B">
          <w:rPr>
            <w:rFonts w:ascii="iCiel Avenir LT Std 35 Light" w:hAnsi="iCiel Avenir LT Std 35 Light" w:cs="Calibri"/>
            <w:i/>
            <w:iCs/>
            <w:sz w:val="22"/>
            <w:szCs w:val="22"/>
          </w:rPr>
          <w:delText>ế</w:delText>
        </w:r>
        <w:r w:rsidRPr="002D5ADD" w:rsidDel="006E631B">
          <w:rPr>
            <w:rFonts w:ascii="iCiel Avenir LT Std 35 Light" w:hAnsi="iCiel Avenir LT Std 35 Light" w:cs="Arial"/>
            <w:i/>
            <w:iCs/>
            <w:sz w:val="22"/>
            <w:szCs w:val="22"/>
          </w:rPr>
          <w:delText>p theo tr</w:delText>
        </w:r>
        <w:r w:rsidRPr="002D5ADD" w:rsidDel="006E631B">
          <w:rPr>
            <w:rFonts w:ascii="iCiel Avenir LT Std 35 Light" w:hAnsi="iCiel Avenir LT Std 35 Light" w:cs="Avenir Next LT Pro"/>
            <w:i/>
            <w:iCs/>
            <w:sz w:val="22"/>
            <w:szCs w:val="22"/>
          </w:rPr>
          <w:delText>ê</w:delText>
        </w:r>
        <w:r w:rsidRPr="002D5ADD" w:rsidDel="006E631B">
          <w:rPr>
            <w:rFonts w:ascii="iCiel Avenir LT Std 35 Light" w:hAnsi="iCiel Avenir LT Std 35 Light" w:cs="Arial"/>
            <w:i/>
            <w:iCs/>
            <w:sz w:val="22"/>
            <w:szCs w:val="22"/>
          </w:rPr>
          <w:delText xml:space="preserve">n con </w:delText>
        </w:r>
        <w:r w:rsidRPr="002D5ADD" w:rsidDel="006E631B">
          <w:rPr>
            <w:rFonts w:ascii="iCiel Avenir LT Std 35 Light" w:hAnsi="iCiel Avenir LT Std 35 Light" w:cs="Avenir Next LT Pro"/>
            <w:i/>
            <w:iCs/>
            <w:sz w:val="22"/>
            <w:szCs w:val="22"/>
          </w:rPr>
          <w:delText>đ</w:delText>
        </w:r>
        <w:r w:rsidRPr="002D5ADD" w:rsidDel="006E631B">
          <w:rPr>
            <w:rFonts w:ascii="iCiel Avenir LT Std 35 Light" w:hAnsi="iCiel Avenir LT Std 35 Light" w:cs="Calibri"/>
            <w:i/>
            <w:iCs/>
            <w:sz w:val="22"/>
            <w:szCs w:val="22"/>
          </w:rPr>
          <w:delText>ườ</w:delText>
        </w:r>
        <w:r w:rsidRPr="002D5ADD" w:rsidDel="006E631B">
          <w:rPr>
            <w:rFonts w:ascii="iCiel Avenir LT Std 35 Light" w:hAnsi="iCiel Avenir LT Std 35 Light" w:cs="Arial"/>
            <w:i/>
            <w:iCs/>
            <w:sz w:val="22"/>
            <w:szCs w:val="22"/>
          </w:rPr>
          <w:delText>ng kh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m ph</w:delText>
        </w:r>
        <w:r w:rsidRPr="002D5ADD" w:rsidDel="006E631B">
          <w:rPr>
            <w:rFonts w:ascii="iCiel Avenir LT Std 35 Light" w:hAnsi="iCiel Avenir LT Std 35 Light" w:cs="Avenir Next LT Pro"/>
            <w:i/>
            <w:iCs/>
            <w:sz w:val="22"/>
            <w:szCs w:val="22"/>
          </w:rPr>
          <w:delText>á</w:delText>
        </w:r>
        <w:r w:rsidRPr="002D5ADD" w:rsidDel="006E631B">
          <w:rPr>
            <w:rFonts w:ascii="iCiel Avenir LT Std 35 Light" w:hAnsi="iCiel Avenir LT Std 35 Light" w:cs="Arial"/>
            <w:i/>
            <w:iCs/>
            <w:sz w:val="22"/>
            <w:szCs w:val="22"/>
          </w:rPr>
          <w:delText xml:space="preserve"> ngh</w:delText>
        </w:r>
        <w:r w:rsidRPr="002D5ADD" w:rsidDel="006E631B">
          <w:rPr>
            <w:rFonts w:ascii="iCiel Avenir LT Std 35 Light" w:hAnsi="iCiel Avenir LT Std 35 Light" w:cs="Calibri"/>
            <w:i/>
            <w:iCs/>
            <w:sz w:val="22"/>
            <w:szCs w:val="22"/>
          </w:rPr>
          <w:delText>ề</w:delText>
        </w:r>
        <w:r w:rsidRPr="002D5ADD" w:rsidDel="006E631B">
          <w:rPr>
            <w:rFonts w:ascii="iCiel Avenir LT Std 35 Light" w:hAnsi="iCiel Avenir LT Std 35 Light" w:cs="Arial"/>
            <w:i/>
            <w:iCs/>
            <w:sz w:val="22"/>
            <w:szCs w:val="22"/>
          </w:rPr>
          <w:delText xml:space="preserve"> nghi</w:delText>
        </w:r>
        <w:r w:rsidRPr="002D5ADD" w:rsidDel="006E631B">
          <w:rPr>
            <w:rFonts w:ascii="iCiel Avenir LT Std 35 Light" w:hAnsi="iCiel Avenir LT Std 35 Light" w:cs="Calibri"/>
            <w:i/>
            <w:iCs/>
            <w:sz w:val="22"/>
            <w:szCs w:val="22"/>
          </w:rPr>
          <w:delText>ệ</w:delText>
        </w:r>
        <w:r w:rsidRPr="002D5ADD" w:rsidDel="006E631B">
          <w:rPr>
            <w:rFonts w:ascii="iCiel Avenir LT Std 35 Light" w:hAnsi="iCiel Avenir LT Std 35 Light" w:cs="Arial"/>
            <w:i/>
            <w:iCs/>
            <w:sz w:val="22"/>
            <w:szCs w:val="22"/>
          </w:rPr>
          <w:delText>p c</w:delText>
        </w:r>
        <w:r w:rsidRPr="002D5ADD" w:rsidDel="006E631B">
          <w:rPr>
            <w:rFonts w:ascii="iCiel Avenir LT Std 35 Light" w:hAnsi="iCiel Avenir LT Std 35 Light" w:cs="Calibri"/>
            <w:i/>
            <w:iCs/>
            <w:sz w:val="22"/>
            <w:szCs w:val="22"/>
          </w:rPr>
          <w:delText>ủ</w:delText>
        </w:r>
        <w:r w:rsidRPr="002D5ADD" w:rsidDel="006E631B">
          <w:rPr>
            <w:rFonts w:ascii="iCiel Avenir LT Std 35 Light" w:hAnsi="iCiel Avenir LT Std 35 Light" w:cs="Arial"/>
            <w:i/>
            <w:iCs/>
            <w:sz w:val="22"/>
            <w:szCs w:val="22"/>
          </w:rPr>
          <w:delText>a m</w:delText>
        </w:r>
        <w:r w:rsidRPr="002D5ADD" w:rsidDel="006E631B">
          <w:rPr>
            <w:rFonts w:ascii="iCiel Avenir LT Std 35 Light" w:hAnsi="iCiel Avenir LT Std 35 Light" w:cs="Avenir Next LT Pro"/>
            <w:i/>
            <w:iCs/>
            <w:sz w:val="22"/>
            <w:szCs w:val="22"/>
          </w:rPr>
          <w:delText>ì</w:delText>
        </w:r>
        <w:r w:rsidRPr="002D5ADD" w:rsidDel="006E631B">
          <w:rPr>
            <w:rFonts w:ascii="iCiel Avenir LT Std 35 Light" w:hAnsi="iCiel Avenir LT Std 35 Light" w:cs="Arial"/>
            <w:i/>
            <w:iCs/>
            <w:sz w:val="22"/>
            <w:szCs w:val="22"/>
          </w:rPr>
          <w:delText xml:space="preserve">nh. </w:delText>
        </w:r>
      </w:del>
    </w:p>
    <w:p w14:paraId="794696D7" w14:textId="5FB69F7D" w:rsidR="00C1363F" w:rsidDel="006E631B" w:rsidRDefault="00C1363F">
      <w:pPr>
        <w:rPr>
          <w:del w:id="10255" w:author="An Tran, ACA (BUV)" w:date="2024-09-12T11:05:00Z" w16du:dateUtc="2024-09-12T04:05:00Z"/>
          <w:rFonts w:cs="Arial"/>
          <w:i/>
          <w:iCs/>
          <w:szCs w:val="22"/>
        </w:rPr>
        <w:pPrChange w:id="1025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57" w:author="An Tran, ACA (BUV)" w:date="2024-09-12T11:05:00Z" w16du:dateUtc="2024-09-12T04:05:00Z">
        <w:r w:rsidDel="006E631B">
          <w:rPr>
            <w:rFonts w:ascii="iCiel Avenir LT Std 35 Light" w:hAnsi="iCiel Avenir LT Std 35 Light" w:cs="Arial"/>
            <w:i/>
            <w:iCs/>
            <w:sz w:val="22"/>
            <w:szCs w:val="22"/>
          </w:rPr>
          <w:delText xml:space="preserve">Mỗi lựa chọn trải nghiệm sẽ có các quy trình và yêu cầu khác nhau. </w:delText>
        </w:r>
      </w:del>
    </w:p>
    <w:p w14:paraId="2415A4ED" w14:textId="3F6416F4" w:rsidR="00C1363F" w:rsidDel="006E631B" w:rsidRDefault="00C1363F">
      <w:pPr>
        <w:rPr>
          <w:del w:id="10258" w:author="An Tran, ACA (BUV)" w:date="2024-09-12T11:05:00Z" w16du:dateUtc="2024-09-12T04:05:00Z"/>
          <w:rFonts w:cs="Arial"/>
          <w:i/>
          <w:iCs/>
          <w:szCs w:val="22"/>
        </w:rPr>
        <w:pPrChange w:id="1025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60" w:author="An Tran, ACA (BUV)" w:date="2024-09-12T11:05:00Z" w16du:dateUtc="2024-09-12T04:05:00Z">
        <w:r w:rsidRPr="00050F3E" w:rsidDel="006E631B">
          <w:rPr>
            <w:rFonts w:ascii="iCiel Avenir LT Std 35 Light" w:hAnsi="iCiel Avenir LT Std 35 Light" w:cs="Arial"/>
            <w:b/>
            <w:bCs/>
            <w:i/>
            <w:iCs/>
            <w:sz w:val="22"/>
            <w:szCs w:val="22"/>
          </w:rPr>
          <w:delText>Làm thêm, thực tập, kiến tập, dự án cộng đồng với các tổ chức phi chính phủ (NGO), tổ chức phi lợi nhuận (NPO), doanh nghiệp xã hội đã được xác nhận; chương trình ươm tạo và tăng tốc khởi nghiệp:</w:delText>
        </w:r>
        <w:r w:rsidDel="006E631B">
          <w:rPr>
            <w:rFonts w:ascii="iCiel Avenir LT Std 35 Light" w:hAnsi="iCiel Avenir LT Std 35 Light" w:cs="Arial"/>
            <w:i/>
            <w:iCs/>
            <w:sz w:val="22"/>
            <w:szCs w:val="22"/>
          </w:rPr>
          <w:delText xml:space="preserve"> Yêu cầu nộp Bản đánh giá Chất lượng Làm việc được chứng thực bởi Công ty/ Quản lý. </w:delText>
        </w:r>
      </w:del>
    </w:p>
    <w:p w14:paraId="6D64E472" w14:textId="76E558D8" w:rsidR="00C1363F" w:rsidDel="006E631B" w:rsidRDefault="00C1363F">
      <w:pPr>
        <w:rPr>
          <w:del w:id="10261" w:author="An Tran, ACA (BUV)" w:date="2024-09-12T11:05:00Z" w16du:dateUtc="2024-09-12T04:05:00Z"/>
          <w:rFonts w:cs="Arial"/>
          <w:i/>
          <w:iCs/>
          <w:szCs w:val="22"/>
        </w:rPr>
        <w:pPrChange w:id="1026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63" w:author="An Tran, ACA (BUV)" w:date="2024-09-12T11:05:00Z" w16du:dateUtc="2024-09-12T04:05:00Z">
        <w:r w:rsidRPr="00050F3E" w:rsidDel="006E631B">
          <w:rPr>
            <w:rFonts w:ascii="iCiel Avenir LT Std 35 Light" w:hAnsi="iCiel Avenir LT Std 35 Light" w:cs="Arial"/>
            <w:b/>
            <w:bCs/>
            <w:i/>
            <w:iCs/>
            <w:sz w:val="22"/>
            <w:szCs w:val="22"/>
          </w:rPr>
          <w:delText>Kinh doanh riêng:</w:delText>
        </w:r>
        <w:r w:rsidDel="006E631B">
          <w:rPr>
            <w:rFonts w:ascii="iCiel Avenir LT Std 35 Light" w:hAnsi="iCiel Avenir LT Std 35 Light" w:cs="Arial"/>
            <w:i/>
            <w:iCs/>
            <w:sz w:val="22"/>
            <w:szCs w:val="22"/>
          </w:rPr>
          <w:delTex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w:delText>
        </w:r>
      </w:del>
    </w:p>
    <w:p w14:paraId="529CED23" w14:textId="47450283" w:rsidR="00C1363F" w:rsidRPr="00325C99" w:rsidDel="006E631B" w:rsidRDefault="00C1363F">
      <w:pPr>
        <w:rPr>
          <w:del w:id="10264" w:author="An Tran, ACA (BUV)" w:date="2024-09-12T11:05:00Z" w16du:dateUtc="2024-09-12T04:05:00Z"/>
          <w:rFonts w:cs="Arial"/>
          <w:i/>
          <w:iCs/>
          <w:szCs w:val="22"/>
        </w:rPr>
        <w:pPrChange w:id="1026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66" w:author="An Tran, ACA (BUV)" w:date="2024-09-12T11:05:00Z" w16du:dateUtc="2024-09-12T04:05:00Z">
        <w:r w:rsidRPr="00050F3E" w:rsidDel="006E631B">
          <w:rPr>
            <w:rFonts w:ascii="iCiel Avenir LT Std 35 Light" w:hAnsi="iCiel Avenir LT Std 35 Light" w:cs="Arial"/>
            <w:b/>
            <w:bCs/>
            <w:i/>
            <w:iCs/>
            <w:sz w:val="22"/>
            <w:szCs w:val="22"/>
          </w:rPr>
          <w:delText>Hồ sơ năng lực chuyên môn (chuyên ngành Quản trị Sự kiện):</w:delText>
        </w:r>
        <w:r w:rsidRPr="00325C99" w:rsidDel="006E631B">
          <w:rPr>
            <w:rFonts w:ascii="iCiel Avenir LT Std 35 Light" w:hAnsi="iCiel Avenir LT Std 35 Light" w:cs="Arial"/>
            <w:i/>
            <w:iCs/>
            <w:sz w:val="22"/>
            <w:szCs w:val="22"/>
          </w:rPr>
          <w:delTex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w:delText>
        </w:r>
        <w:r w:rsidDel="006E631B">
          <w:rPr>
            <w:rFonts w:ascii="iCiel Avenir LT Std 35 Light" w:hAnsi="iCiel Avenir LT Std 35 Light" w:cs="Arial"/>
            <w:i/>
            <w:iCs/>
            <w:sz w:val="22"/>
            <w:szCs w:val="22"/>
          </w:rPr>
          <w:delText>.</w:delText>
        </w:r>
        <w:r w:rsidRPr="00325C99" w:rsidDel="006E631B">
          <w:rPr>
            <w:rFonts w:ascii="iCiel Avenir LT Std 35 Light" w:hAnsi="iCiel Avenir LT Std 35 Light" w:cs="Arial"/>
            <w:i/>
            <w:iCs/>
            <w:sz w:val="22"/>
            <w:szCs w:val="22"/>
          </w:rPr>
          <w:delText xml:space="preserve"> </w:delText>
        </w:r>
      </w:del>
    </w:p>
    <w:p w14:paraId="69423E24" w14:textId="78EA8366" w:rsidR="00C1363F" w:rsidRPr="00050F3E" w:rsidDel="006E631B" w:rsidRDefault="00C1363F">
      <w:pPr>
        <w:rPr>
          <w:del w:id="10267" w:author="An Tran, ACA (BUV)" w:date="2024-09-12T11:05:00Z" w16du:dateUtc="2024-09-12T04:05:00Z"/>
          <w:rFonts w:cs="Arial"/>
          <w:i/>
          <w:iCs/>
          <w:szCs w:val="22"/>
        </w:rPr>
        <w:pPrChange w:id="1026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69" w:author="An Tran, ACA (BUV)" w:date="2024-09-12T11:05:00Z" w16du:dateUtc="2024-09-12T04:05:00Z">
        <w:r w:rsidRPr="00050F3E" w:rsidDel="006E631B">
          <w:rPr>
            <w:rFonts w:ascii="iCiel Avenir LT Std 35 Light" w:hAnsi="iCiel Avenir LT Std 35 Light" w:cs="Arial"/>
            <w:b/>
            <w:bCs/>
            <w:i/>
            <w:iCs/>
            <w:sz w:val="22"/>
            <w:szCs w:val="22"/>
          </w:rPr>
          <w:delText>Hồ sơ năng lực chuyên môn (chuyên ngành An ninh mạng, Công nghệ Đám mây, Thiết kế và Lập trình Game, Ứng dụng Sáng tạo Đương đại):</w:delText>
        </w:r>
        <w:r w:rsidRPr="00325C99" w:rsidDel="006E631B">
          <w:rPr>
            <w:rFonts w:ascii="iCiel Avenir LT Std 35 Light" w:hAnsi="iCiel Avenir LT Std 35 Light" w:cs="Arial"/>
            <w:i/>
            <w:iCs/>
            <w:sz w:val="22"/>
            <w:szCs w:val="22"/>
          </w:rPr>
          <w:delText xml:space="preserve"> Hồ sơ cần bao gồm các công trình, dự án chuyên môn có thể dùng được để ứng tuyển việc làm </w:delText>
        </w:r>
        <w:r w:rsidDel="006E631B">
          <w:rPr>
            <w:rFonts w:ascii="iCiel Avenir LT Std 35 Light" w:hAnsi="iCiel Avenir LT Std 35 Light" w:cs="Arial"/>
            <w:i/>
            <w:iCs/>
            <w:sz w:val="22"/>
            <w:szCs w:val="22"/>
          </w:rPr>
          <w:delText>k</w:delText>
        </w:r>
        <w:r w:rsidRPr="00325C99" w:rsidDel="006E631B">
          <w:rPr>
            <w:rFonts w:ascii="iCiel Avenir LT Std 35 Light" w:hAnsi="iCiel Avenir LT Std 35 Light" w:cs="Arial"/>
            <w:i/>
            <w:iCs/>
            <w:sz w:val="22"/>
            <w:szCs w:val="22"/>
          </w:rPr>
          <w:delText xml:space="preserve">èm với Bản đánh giá Hồ sơ Năng lực Chuyên môn từ </w:delText>
        </w:r>
        <w:r w:rsidRPr="00050F3E" w:rsidDel="006E631B">
          <w:rPr>
            <w:rFonts w:ascii="iCiel Avenir LT Std 35 Light" w:hAnsi="iCiel Avenir LT Std 35 Light" w:cs="Arial"/>
            <w:i/>
            <w:iCs/>
            <w:sz w:val="22"/>
            <w:szCs w:val="22"/>
          </w:rPr>
          <w:delText xml:space="preserve">một chuyên gia </w:delText>
        </w:r>
        <w:r w:rsidDel="006E631B">
          <w:rPr>
            <w:rFonts w:ascii="iCiel Avenir LT Std 35 Light" w:hAnsi="iCiel Avenir LT Std 35 Light" w:cs="Arial"/>
            <w:i/>
            <w:iCs/>
            <w:sz w:val="22"/>
            <w:szCs w:val="22"/>
          </w:rPr>
          <w:delText xml:space="preserve">trong </w:delText>
        </w:r>
        <w:r w:rsidRPr="00050F3E" w:rsidDel="006E631B">
          <w:rPr>
            <w:rFonts w:ascii="iCiel Avenir LT Std 35 Light" w:hAnsi="iCiel Avenir LT Std 35 Light" w:cs="Arial"/>
            <w:i/>
            <w:iCs/>
            <w:sz w:val="22"/>
            <w:szCs w:val="22"/>
          </w:rPr>
          <w:delText>ngành đủ điều kiện</w:delText>
        </w:r>
        <w:r w:rsidDel="006E631B">
          <w:rPr>
            <w:rFonts w:ascii="iCiel Avenir LT Std 35 Light" w:hAnsi="iCiel Avenir LT Std 35 Light" w:cs="Arial"/>
            <w:i/>
            <w:iCs/>
            <w:sz w:val="22"/>
            <w:szCs w:val="22"/>
          </w:rPr>
          <w:delText xml:space="preserve"> theo yêu cầu của Nhà trường. </w:delText>
        </w:r>
        <w:r w:rsidRPr="00050F3E" w:rsidDel="006E631B">
          <w:rPr>
            <w:rFonts w:ascii="iCiel Avenir LT Std 35 Light" w:hAnsi="iCiel Avenir LT Std 35 Light" w:cs="Arial"/>
            <w:i/>
            <w:iCs/>
            <w:sz w:val="22"/>
            <w:szCs w:val="22"/>
          </w:rPr>
          <w:delText xml:space="preserve"> </w:delText>
        </w:r>
      </w:del>
    </w:p>
    <w:p w14:paraId="2D56D088" w14:textId="323FE14F" w:rsidR="00C1363F" w:rsidRPr="002D5ADD" w:rsidDel="006E631B" w:rsidRDefault="00C1363F">
      <w:pPr>
        <w:rPr>
          <w:del w:id="10270" w:author="An Tran, ACA (BUV)" w:date="2024-09-12T11:05:00Z" w16du:dateUtc="2024-09-12T04:05:00Z"/>
          <w:rFonts w:cs="Arial"/>
          <w:i/>
          <w:iCs/>
          <w:szCs w:val="22"/>
        </w:rPr>
        <w:pPrChange w:id="1027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72" w:author="An Tran, ACA (BUV)" w:date="2024-09-12T11:05:00Z" w16du:dateUtc="2024-09-12T04:05:00Z">
        <w:r w:rsidDel="006E631B">
          <w:rPr>
            <w:rFonts w:ascii="iCiel Avenir LT Std 35 Light" w:hAnsi="iCiel Avenir LT Std 35 Light" w:cs="Arial"/>
            <w:i/>
            <w:iCs/>
            <w:sz w:val="22"/>
            <w:szCs w:val="22"/>
          </w:rPr>
          <w:delText>Các b</w:delText>
        </w:r>
        <w:r w:rsidRPr="002D5ADD" w:rsidDel="006E631B">
          <w:rPr>
            <w:rFonts w:ascii="iCiel Avenir LT Std 35 Light" w:hAnsi="iCiel Avenir LT Std 35 Light" w:cs="Arial"/>
            <w:i/>
            <w:iCs/>
            <w:sz w:val="22"/>
            <w:szCs w:val="22"/>
          </w:rPr>
          <w:delText xml:space="preserve">ản đánh giá </w:delText>
        </w:r>
        <w:r w:rsidDel="006E631B">
          <w:rPr>
            <w:rFonts w:ascii="iCiel Avenir LT Std 35 Light" w:hAnsi="iCiel Avenir LT Std 35 Light" w:cs="Arial"/>
            <w:i/>
            <w:iCs/>
            <w:sz w:val="22"/>
            <w:szCs w:val="22"/>
          </w:rPr>
          <w:delText>và tài liệu bằng chứng</w:delText>
        </w:r>
        <w:r w:rsidRPr="002D5ADD" w:rsidDel="006E631B">
          <w:rPr>
            <w:rFonts w:ascii="iCiel Avenir LT Std 35 Light" w:hAnsi="iCiel Avenir LT Std 35 Light" w:cs="Arial"/>
            <w:i/>
            <w:iCs/>
            <w:sz w:val="22"/>
            <w:szCs w:val="22"/>
          </w:rPr>
          <w:delText xml:space="preserve"> sẽ được:</w:delText>
        </w:r>
      </w:del>
    </w:p>
    <w:p w14:paraId="768AC8FF" w14:textId="046C6BA8" w:rsidR="00C1363F" w:rsidRPr="002D5ADD" w:rsidDel="006E631B" w:rsidRDefault="00C1363F">
      <w:pPr>
        <w:rPr>
          <w:del w:id="10273" w:author="An Tran, ACA (BUV)" w:date="2024-09-12T11:05:00Z" w16du:dateUtc="2024-09-12T04:05:00Z"/>
          <w:rFonts w:cs="Arial"/>
          <w:i/>
          <w:iCs/>
          <w:szCs w:val="22"/>
        </w:rPr>
        <w:pPrChange w:id="1027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75" w:author="An Tran, ACA (BUV)" w:date="2024-09-12T11:05:00Z" w16du:dateUtc="2024-09-12T04:05:00Z">
        <w:r w:rsidRPr="002D5ADD" w:rsidDel="006E631B">
          <w:rPr>
            <w:rFonts w:ascii="iCiel Avenir LT Std 35 Light" w:hAnsi="iCiel Avenir LT Std 35 Light" w:cs="Arial"/>
            <w:i/>
            <w:iCs/>
            <w:sz w:val="22"/>
            <w:szCs w:val="22"/>
          </w:rPr>
          <w:delText>Tiếp nhận và xử lý bởi Đội ngũ Hướng nghiệp với mục đích ghi nhận thế mạnh, điểm yếu, từ đó hỗ trợ hướng nghiệp cho sinh viên một cách phù hợp.</w:delText>
        </w:r>
      </w:del>
    </w:p>
    <w:p w14:paraId="454DC570" w14:textId="6D92AECE" w:rsidR="00C1363F" w:rsidDel="006E631B" w:rsidRDefault="00C1363F">
      <w:pPr>
        <w:rPr>
          <w:del w:id="10276" w:author="An Tran, ACA (BUV)" w:date="2024-09-12T11:05:00Z" w16du:dateUtc="2024-09-12T04:05:00Z"/>
          <w:rFonts w:cs="Arial"/>
          <w:i/>
          <w:iCs/>
          <w:szCs w:val="22"/>
        </w:rPr>
        <w:pPrChange w:id="1027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78" w:author="An Tran, ACA (BUV)" w:date="2024-09-12T11:05:00Z" w16du:dateUtc="2024-09-12T04:05:00Z">
        <w:r w:rsidRPr="002D5ADD" w:rsidDel="006E631B">
          <w:rPr>
            <w:rFonts w:ascii="iCiel Avenir LT Std 35 Light" w:hAnsi="iCiel Avenir LT Std 35 Light" w:cs="Arial"/>
            <w:i/>
            <w:iCs/>
            <w:sz w:val="22"/>
            <w:szCs w:val="22"/>
          </w:rPr>
          <w:delText xml:space="preserve">Xem xét về bản chất kỳ thực tập và chất lượng thực tập, phê duyệt bởi Ban lãnh đạo nhà trường để được ghi nhận điểm PSG. </w:delText>
        </w:r>
      </w:del>
    </w:p>
    <w:p w14:paraId="539C3B9E" w14:textId="1FC7A8D5" w:rsidR="00C1363F" w:rsidDel="006E631B" w:rsidRDefault="00C1363F">
      <w:pPr>
        <w:rPr>
          <w:del w:id="10279" w:author="An Tran, ACA (BUV)" w:date="2024-09-12T11:05:00Z" w16du:dateUtc="2024-09-12T04:05:00Z"/>
          <w:rFonts w:cs="Arial"/>
          <w:i/>
          <w:iCs/>
          <w:szCs w:val="22"/>
        </w:rPr>
        <w:pPrChange w:id="1028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81" w:author="An Tran, ACA (BUV)" w:date="2024-09-12T11:05:00Z" w16du:dateUtc="2024-09-12T04:05:00Z">
        <w:r w:rsidDel="006E631B">
          <w:rPr>
            <w:rFonts w:ascii="iCiel Avenir LT Std 35 Light" w:hAnsi="iCiel Avenir LT Std 35 Light" w:cs="Arial"/>
            <w:i/>
            <w:iCs/>
            <w:sz w:val="22"/>
            <w:szCs w:val="22"/>
          </w:rPr>
          <w:delText>Các quy trình chi tiết được đề cập bên trên đều đã được thông báo tới sinh viên qua email</w:delText>
        </w:r>
        <w:bookmarkEnd w:id="10220"/>
        <w:r w:rsidDel="006E631B">
          <w:rPr>
            <w:rFonts w:ascii="iCiel Avenir LT Std 35 Light" w:hAnsi="iCiel Avenir LT Std 35 Light" w:cs="Arial"/>
            <w:i/>
            <w:iCs/>
            <w:sz w:val="22"/>
            <w:szCs w:val="22"/>
          </w:rPr>
          <w:delText xml:space="preserve">. </w:delText>
        </w:r>
      </w:del>
    </w:p>
    <w:p w14:paraId="2D9B4BC6" w14:textId="53FD72E5" w:rsidR="00523A1A" w:rsidRPr="00C1363F" w:rsidDel="006E631B" w:rsidRDefault="00C1363F">
      <w:pPr>
        <w:rPr>
          <w:del w:id="10282" w:author="An Tran, ACA (BUV)" w:date="2024-09-12T11:05:00Z" w16du:dateUtc="2024-09-12T04:05:00Z"/>
          <w:rFonts w:cs="Arial"/>
          <w:i/>
          <w:iCs/>
          <w:szCs w:val="22"/>
          <w:lang w:val="vi-VN"/>
        </w:rPr>
        <w:pPrChange w:id="1028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84" w:author="An Tran, ACA (BUV)" w:date="2024-09-12T11:05:00Z" w16du:dateUtc="2024-09-12T04:05:00Z">
        <w:r w:rsidRPr="00C1363F" w:rsidDel="006E631B">
          <w:rPr>
            <w:rFonts w:ascii="iCiel Avenir LT Std 35 Light" w:hAnsi="iCiel Avenir LT Std 35 Light" w:cs="Arial"/>
            <w:i/>
            <w:iCs/>
            <w:sz w:val="22"/>
            <w:szCs w:val="22"/>
          </w:rPr>
          <w:delText xml:space="preserve">Nếu có bất cứ câu hỏi hoặc cần hỗ trợ thêm, vui lòng liên hệ </w:delText>
        </w:r>
        <w:r w:rsidRPr="00C1363F" w:rsidDel="006E631B">
          <w:rPr>
            <w:rFonts w:ascii="iCiel Avenir LT Std 35 Light" w:hAnsi="iCiel Avenir LT Std 35 Light" w:cs="Arial"/>
            <w:b/>
            <w:bCs/>
            <w:i/>
            <w:iCs/>
            <w:sz w:val="22"/>
            <w:szCs w:val="22"/>
          </w:rPr>
          <w:delText>với Phòng DV Hướng nghiệp và QH Đối tác</w:delText>
        </w:r>
        <w:r w:rsidRPr="00C1363F"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C1363F"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C1363F" w:rsidDel="006E631B">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6E631B" w:rsidDel="006E631B">
          <w:fldChar w:fldCharType="begin"/>
        </w:r>
        <w:r w:rsidR="006E631B" w:rsidDel="006E631B">
          <w:delInstrText>HYPERLINK "https://buvse.simplybook.asia/v2/"</w:delInstrText>
        </w:r>
        <w:r w:rsidR="006E631B" w:rsidDel="006E631B">
          <w:fldChar w:fldCharType="separate"/>
        </w:r>
        <w:r w:rsidRPr="00C1363F"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C1363F" w:rsidDel="006E631B">
          <w:rPr>
            <w:rFonts w:ascii="iCiel Avenir LT Std 35 Light" w:hAnsi="iCiel Avenir LT Std 35 Light" w:cs="Arial"/>
            <w:i/>
            <w:iCs/>
            <w:sz w:val="22"/>
            <w:szCs w:val="22"/>
          </w:rPr>
          <w:delText xml:space="preserve"> (dành riêng cho sinh viên và cựu sinh viên BUV).</w:delText>
        </w:r>
      </w:del>
    </w:p>
    <w:p w14:paraId="26FFD51B" w14:textId="2B1561C5" w:rsidR="00EA7631" w:rsidRPr="004373E8" w:rsidDel="006E631B" w:rsidRDefault="00EA7631">
      <w:pPr>
        <w:rPr>
          <w:del w:id="10285" w:author="An Tran, ACA (BUV)" w:date="2024-09-12T11:05:00Z" w16du:dateUtc="2024-09-12T04:05:00Z"/>
          <w:rFonts w:cs="Arial"/>
          <w:i/>
          <w:iCs/>
          <w:szCs w:val="22"/>
          <w:lang w:val="vi-VN"/>
        </w:rPr>
        <w:pPrChange w:id="1028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87" w:author="An Tran, ACA (BUV)" w:date="2024-09-12T11:05:00Z" w16du:dateUtc="2024-09-12T04:05:00Z">
        <w:r w:rsidRPr="004373E8" w:rsidDel="006E631B">
          <w:rPr>
            <w:rFonts w:cs="Arial"/>
            <w:szCs w:val="22"/>
            <w:lang w:val="vi-VN"/>
          </w:rPr>
          <w:delText xml:space="preserve">Who are normally the companies that host BUV students for internships? How can internships take place if companies continue to work from home with social distancing? / </w:delText>
        </w:r>
        <w:r w:rsidRPr="004373E8" w:rsidDel="006E631B">
          <w:rPr>
            <w:rFonts w:cs="Arial"/>
            <w:i/>
            <w:iCs/>
            <w:szCs w:val="22"/>
            <w:lang w:val="vi-VN"/>
          </w:rPr>
          <w:delText>Các công ty nh</w:delText>
        </w:r>
        <w:r w:rsidRPr="004373E8" w:rsidDel="006E631B">
          <w:rPr>
            <w:rFonts w:cs="Calibri"/>
            <w:i/>
            <w:iCs/>
            <w:szCs w:val="22"/>
            <w:lang w:val="vi-VN"/>
          </w:rPr>
          <w:delText>ậ</w:delText>
        </w:r>
        <w:r w:rsidRPr="004373E8" w:rsidDel="006E631B">
          <w:rPr>
            <w:rFonts w:cs="Arial"/>
            <w:i/>
            <w:iCs/>
            <w:szCs w:val="22"/>
            <w:lang w:val="vi-VN"/>
          </w:rPr>
          <w:delText>n sinh viên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t</w:delText>
        </w:r>
        <w:r w:rsidRPr="004373E8" w:rsidDel="006E631B">
          <w:rPr>
            <w:rFonts w:cs="Calibri"/>
            <w:i/>
            <w:iCs/>
            <w:szCs w:val="22"/>
            <w:lang w:val="vi-VN"/>
          </w:rPr>
          <w:delText>ừ</w:delText>
        </w:r>
        <w:r w:rsidRPr="004373E8" w:rsidDel="006E631B">
          <w:rPr>
            <w:rFonts w:cs="Arial"/>
            <w:i/>
            <w:iCs/>
            <w:szCs w:val="22"/>
            <w:lang w:val="vi-VN"/>
          </w:rPr>
          <w:delText xml:space="preserve"> BUV th</w:delText>
        </w:r>
        <w:r w:rsidRPr="004373E8" w:rsidDel="006E631B">
          <w:rPr>
            <w:rFonts w:cs="Calibri"/>
            <w:i/>
            <w:iCs/>
            <w:szCs w:val="22"/>
            <w:lang w:val="vi-VN"/>
          </w:rPr>
          <w:delText>ườ</w:delText>
        </w:r>
        <w:r w:rsidRPr="004373E8" w:rsidDel="006E631B">
          <w:rPr>
            <w:rFonts w:cs="Arial"/>
            <w:i/>
            <w:iCs/>
            <w:szCs w:val="22"/>
            <w:lang w:val="vi-VN"/>
          </w:rPr>
          <w:delText>ng là nh</w:delText>
        </w:r>
        <w:r w:rsidRPr="004373E8" w:rsidDel="006E631B">
          <w:rPr>
            <w:rFonts w:cs="Calibri"/>
            <w:i/>
            <w:iCs/>
            <w:szCs w:val="22"/>
            <w:lang w:val="vi-VN"/>
          </w:rPr>
          <w:delText>ữ</w:delText>
        </w:r>
        <w:r w:rsidRPr="004373E8" w:rsidDel="006E631B">
          <w:rPr>
            <w:rFonts w:cs="Arial"/>
            <w:i/>
            <w:iCs/>
            <w:szCs w:val="22"/>
            <w:lang w:val="vi-VN"/>
          </w:rPr>
          <w:delText>ng công ty nào? N</w:delText>
        </w:r>
        <w:r w:rsidRPr="004373E8" w:rsidDel="006E631B">
          <w:rPr>
            <w:rFonts w:cs="Calibri"/>
            <w:i/>
            <w:iCs/>
            <w:szCs w:val="22"/>
            <w:lang w:val="vi-VN"/>
          </w:rPr>
          <w:delText>ế</w:delText>
        </w:r>
        <w:r w:rsidRPr="004373E8" w:rsidDel="006E631B">
          <w:rPr>
            <w:rFonts w:cs="Arial"/>
            <w:i/>
            <w:iCs/>
            <w:szCs w:val="22"/>
            <w:lang w:val="vi-VN"/>
          </w:rPr>
          <w:delText>u các công ty ti</w:delText>
        </w:r>
        <w:r w:rsidRPr="004373E8" w:rsidDel="006E631B">
          <w:rPr>
            <w:rFonts w:cs="Calibri"/>
            <w:i/>
            <w:iCs/>
            <w:szCs w:val="22"/>
            <w:lang w:val="vi-VN"/>
          </w:rPr>
          <w:delText>ế</w:delText>
        </w:r>
        <w:r w:rsidRPr="004373E8" w:rsidDel="006E631B">
          <w:rPr>
            <w:rFonts w:cs="Arial"/>
            <w:i/>
            <w:iCs/>
            <w:szCs w:val="22"/>
            <w:lang w:val="vi-VN"/>
          </w:rPr>
          <w:delText>p t</w:delText>
        </w:r>
        <w:r w:rsidRPr="004373E8" w:rsidDel="006E631B">
          <w:rPr>
            <w:rFonts w:cs="Calibri"/>
            <w:i/>
            <w:iCs/>
            <w:szCs w:val="22"/>
            <w:lang w:val="vi-VN"/>
          </w:rPr>
          <w:delText>ụ</w:delText>
        </w:r>
        <w:r w:rsidRPr="004373E8" w:rsidDel="006E631B">
          <w:rPr>
            <w:rFonts w:cs="Arial"/>
            <w:i/>
            <w:iCs/>
            <w:szCs w:val="22"/>
            <w:lang w:val="vi-VN"/>
          </w:rPr>
          <w:delText>c làm vi</w:delText>
        </w:r>
        <w:r w:rsidRPr="004373E8" w:rsidDel="006E631B">
          <w:rPr>
            <w:rFonts w:cs="Calibri"/>
            <w:i/>
            <w:iCs/>
            <w:szCs w:val="22"/>
            <w:lang w:val="vi-VN"/>
          </w:rPr>
          <w:delText>ệ</w:delText>
        </w:r>
        <w:r w:rsidRPr="004373E8" w:rsidDel="006E631B">
          <w:rPr>
            <w:rFonts w:cs="Arial"/>
            <w:i/>
            <w:iCs/>
            <w:szCs w:val="22"/>
            <w:lang w:val="vi-VN"/>
          </w:rPr>
          <w:delText>c t</w:delText>
        </w:r>
        <w:r w:rsidRPr="004373E8" w:rsidDel="006E631B">
          <w:rPr>
            <w:rFonts w:cs="Calibri"/>
            <w:i/>
            <w:iCs/>
            <w:szCs w:val="22"/>
            <w:lang w:val="vi-VN"/>
          </w:rPr>
          <w:delText>ừ</w:delText>
        </w:r>
        <w:r w:rsidRPr="004373E8" w:rsidDel="006E631B">
          <w:rPr>
            <w:rFonts w:cs="Arial"/>
            <w:i/>
            <w:iCs/>
            <w:szCs w:val="22"/>
            <w:lang w:val="vi-VN"/>
          </w:rPr>
          <w:delText xml:space="preserve"> xa do giãn cách thì sinh viên có th</w:delText>
        </w:r>
        <w:r w:rsidRPr="004373E8" w:rsidDel="006E631B">
          <w:rPr>
            <w:rFonts w:cs="Calibri"/>
            <w:i/>
            <w:iCs/>
            <w:szCs w:val="22"/>
            <w:lang w:val="vi-VN"/>
          </w:rPr>
          <w:delText>ể</w:delText>
        </w:r>
        <w:r w:rsidRPr="004373E8" w:rsidDel="006E631B">
          <w:rPr>
            <w:rFonts w:cs="Arial"/>
            <w:i/>
            <w:iCs/>
            <w:szCs w:val="22"/>
            <w:lang w:val="vi-VN"/>
          </w:rPr>
          <w:delText xml:space="preserve"> </w:delText>
        </w:r>
        <w:r w:rsidRPr="004373E8" w:rsidDel="006E631B">
          <w:rPr>
            <w:rFonts w:cs="Calibri"/>
            <w:i/>
            <w:iCs/>
            <w:szCs w:val="22"/>
            <w:lang w:val="vi-VN"/>
          </w:rPr>
          <w:delText>đ</w:delText>
        </w:r>
        <w:r w:rsidRPr="004373E8" w:rsidDel="006E631B">
          <w:rPr>
            <w:rFonts w:cs="Arial"/>
            <w:i/>
            <w:iCs/>
            <w:szCs w:val="22"/>
            <w:lang w:val="vi-VN"/>
          </w:rPr>
          <w:delText>i th</w:delText>
        </w:r>
        <w:r w:rsidRPr="004373E8" w:rsidDel="006E631B">
          <w:rPr>
            <w:rFonts w:cs="Calibri"/>
            <w:i/>
            <w:iCs/>
            <w:szCs w:val="22"/>
            <w:lang w:val="vi-VN"/>
          </w:rPr>
          <w:delText>ự</w:delText>
        </w:r>
        <w:r w:rsidRPr="004373E8" w:rsidDel="006E631B">
          <w:rPr>
            <w:rFonts w:cs="Arial"/>
            <w:i/>
            <w:iCs/>
            <w:szCs w:val="22"/>
            <w:lang w:val="vi-VN"/>
          </w:rPr>
          <w:delText>c t</w:delText>
        </w:r>
        <w:r w:rsidRPr="004373E8" w:rsidDel="006E631B">
          <w:rPr>
            <w:rFonts w:cs="Calibri"/>
            <w:i/>
            <w:iCs/>
            <w:szCs w:val="22"/>
            <w:lang w:val="vi-VN"/>
          </w:rPr>
          <w:delText>ậ</w:delText>
        </w:r>
        <w:r w:rsidRPr="004373E8" w:rsidDel="006E631B">
          <w:rPr>
            <w:rFonts w:cs="Arial"/>
            <w:i/>
            <w:iCs/>
            <w:szCs w:val="22"/>
            <w:lang w:val="vi-VN"/>
          </w:rPr>
          <w:delText>p không?</w:delText>
        </w:r>
      </w:del>
    </w:p>
    <w:p w14:paraId="3F9F399C" w14:textId="79CF10EC" w:rsidR="00EA7631" w:rsidRPr="004373E8" w:rsidDel="006E631B" w:rsidRDefault="00EA7631">
      <w:pPr>
        <w:rPr>
          <w:del w:id="10288" w:author="An Tran, ACA (BUV)" w:date="2024-09-12T11:05:00Z" w16du:dateUtc="2024-09-12T04:05:00Z"/>
          <w:rFonts w:cs="Arial"/>
          <w:bCs/>
          <w:i/>
          <w:iCs/>
          <w:szCs w:val="22"/>
          <w:u w:val="single"/>
          <w:lang w:val="vi-VN"/>
        </w:rPr>
        <w:pPrChange w:id="1028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90"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5A71F67A" w14:textId="1BBAA486" w:rsidR="00EA7631" w:rsidRPr="004373E8" w:rsidDel="006E631B" w:rsidRDefault="00EA7631">
      <w:pPr>
        <w:rPr>
          <w:del w:id="10291" w:author="An Tran, ACA (BUV)" w:date="2024-09-12T11:05:00Z" w16du:dateUtc="2024-09-12T04:05:00Z"/>
          <w:rFonts w:cs="Arial"/>
          <w:szCs w:val="22"/>
          <w:lang w:val="vi-VN"/>
        </w:rPr>
        <w:pPrChange w:id="1029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93" w:author="An Tran, ACA (BUV)" w:date="2024-09-12T11:05:00Z" w16du:dateUtc="2024-09-12T04:05:00Z">
        <w:r w:rsidRPr="004373E8" w:rsidDel="006E631B">
          <w:rPr>
            <w:rFonts w:ascii="iCiel Avenir LT Std 35 Light" w:hAnsi="iCiel Avenir LT Std 35 Light" w:cs="Arial"/>
            <w:sz w:val="22"/>
            <w:szCs w:val="22"/>
            <w:lang w:val="vi-VN"/>
          </w:rPr>
          <w:delTex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delText>
        </w:r>
      </w:del>
    </w:p>
    <w:p w14:paraId="61099A3C" w14:textId="281B596F" w:rsidR="00EA7631" w:rsidDel="006E631B" w:rsidRDefault="00EA7631">
      <w:pPr>
        <w:rPr>
          <w:del w:id="10294" w:author="An Tran, ACA (BUV)" w:date="2024-09-12T11:05:00Z" w16du:dateUtc="2024-09-12T04:05:00Z"/>
          <w:rFonts w:cs="Arial"/>
          <w:szCs w:val="22"/>
        </w:rPr>
        <w:pPrChange w:id="1029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96" w:author="An Tran, ACA (BUV)" w:date="2024-09-12T11:05:00Z" w16du:dateUtc="2024-09-12T04:05:00Z">
        <w:r w:rsidRPr="004373E8" w:rsidDel="006E631B">
          <w:rPr>
            <w:rFonts w:ascii="iCiel Avenir LT Std 35 Light" w:hAnsi="iCiel Avenir LT Std 35 Light" w:cs="Arial"/>
            <w:noProof/>
            <w:sz w:val="22"/>
            <w:szCs w:val="22"/>
            <w:lang w:val="vi-VN"/>
          </w:rPr>
          <w:drawing>
            <wp:anchor distT="0" distB="0" distL="114300" distR="114300" simplePos="0" relativeHeight="251668480" behindDoc="1" locked="0" layoutInCell="1" allowOverlap="1" wp14:anchorId="467E6870" wp14:editId="7A796C52">
              <wp:simplePos x="0" y="0"/>
              <wp:positionH relativeFrom="margin">
                <wp:posOffset>-45720</wp:posOffset>
              </wp:positionH>
              <wp:positionV relativeFrom="paragraph">
                <wp:posOffset>76835</wp:posOffset>
              </wp:positionV>
              <wp:extent cx="6264910" cy="3366770"/>
              <wp:effectExtent l="0" t="0" r="2540" b="5080"/>
              <wp:wrapTopAndBottom/>
              <wp:docPr id="1637814752"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4373E8" w:rsidDel="006E631B">
          <w:rPr>
            <w:rFonts w:ascii="iCiel Avenir LT Std 35 Light" w:hAnsi="iCiel Avenir LT Std 35 Light" w:cs="Arial"/>
            <w:sz w:val="22"/>
            <w:szCs w:val="22"/>
            <w:lang w:val="vi-VN"/>
          </w:rPr>
          <w:delTex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delText>
        </w:r>
      </w:del>
    </w:p>
    <w:p w14:paraId="2B510EF0" w14:textId="32D66361" w:rsidR="00C1363F" w:rsidRPr="00C1363F" w:rsidDel="006E631B" w:rsidRDefault="00C1363F">
      <w:pPr>
        <w:rPr>
          <w:del w:id="10297" w:author="An Tran, ACA (BUV)" w:date="2024-09-12T11:05:00Z" w16du:dateUtc="2024-09-12T04:05:00Z"/>
          <w:rFonts w:cs="Arial"/>
          <w:i/>
          <w:iCs/>
          <w:szCs w:val="22"/>
        </w:rPr>
        <w:pPrChange w:id="1029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299"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486EC990" w14:textId="109E5950" w:rsidR="00863B99" w:rsidRPr="004373E8" w:rsidDel="006E631B" w:rsidRDefault="00EA7631">
      <w:pPr>
        <w:rPr>
          <w:del w:id="10300" w:author="An Tran, ACA (BUV)" w:date="2024-09-12T11:05:00Z" w16du:dateUtc="2024-09-12T04:05:00Z"/>
          <w:rFonts w:cs="Arial"/>
          <w:i/>
          <w:iCs/>
          <w:szCs w:val="22"/>
          <w:lang w:val="vi-VN"/>
        </w:rPr>
        <w:pPrChange w:id="1030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02" w:author="An Tran, ACA (BUV)" w:date="2024-09-12T11:05:00Z" w16du:dateUtc="2024-09-12T04:05:00Z">
        <w:r w:rsidRPr="004373E8" w:rsidDel="006E631B">
          <w:rPr>
            <w:rFonts w:ascii="iCiel Avenir LT Std 35 Light" w:hAnsi="iCiel Avenir LT Std 35 Light" w:cs="Arial"/>
            <w:i/>
            <w:iCs/>
            <w:sz w:val="22"/>
            <w:szCs w:val="22"/>
            <w:lang w:val="vi-VN"/>
          </w:rPr>
          <w:delText xml:space="preserve">Các công ty </w:delText>
        </w:r>
        <w:r w:rsidRPr="004373E8" w:rsidDel="006E631B">
          <w:rPr>
            <w:rFonts w:ascii="iCiel Avenir LT Std 35 Light" w:hAnsi="iCiel Avenir LT Std 35 Light" w:cs="Calibri"/>
            <w:i/>
            <w:iCs/>
            <w:sz w:val="22"/>
            <w:szCs w:val="22"/>
            <w:lang w:val="vi-VN"/>
          </w:rPr>
          <w:delText>đố</w:delText>
        </w:r>
        <w:r w:rsidRPr="004373E8" w:rsidDel="006E631B">
          <w:rPr>
            <w:rFonts w:ascii="iCiel Avenir LT Std 35 Light" w:hAnsi="iCiel Avenir LT Std 35 Light" w:cs="Arial"/>
            <w:i/>
            <w:iCs/>
            <w:sz w:val="22"/>
            <w:szCs w:val="22"/>
            <w:lang w:val="vi-VN"/>
          </w:rPr>
          <w:delText>i t</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BUV v</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 bao g</w:delText>
        </w:r>
        <w:r w:rsidRPr="004373E8" w:rsidDel="006E631B">
          <w:rPr>
            <w:rFonts w:ascii="iCiel Avenir LT Std 35 Light" w:hAnsi="iCiel Avenir LT Std 35 Light" w:cs="Calibri"/>
            <w:i/>
            <w:iCs/>
            <w:sz w:val="22"/>
            <w:szCs w:val="22"/>
            <w:lang w:val="vi-VN"/>
          </w:rPr>
          <w:delText>ồ</w:delText>
        </w:r>
        <w:r w:rsidRPr="004373E8" w:rsidDel="006E631B">
          <w:rPr>
            <w:rFonts w:ascii="iCiel Avenir LT Std 35 Light" w:hAnsi="iCiel Avenir LT Std 35 Light" w:cs="Arial"/>
            <w:i/>
            <w:iCs/>
            <w:sz w:val="22"/>
            <w:szCs w:val="22"/>
            <w:lang w:val="vi-VN"/>
          </w:rPr>
          <w:delText>m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 xml:space="preserve">p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o</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ty v</w:delText>
        </w:r>
        <w:r w:rsidRPr="004373E8" w:rsidDel="006E631B">
          <w:rPr>
            <w:rFonts w:ascii="iCiel Avenir LT Std 35 Light" w:hAnsi="iCiel Avenir LT Std 35 Light" w:cs="Calibri"/>
            <w:i/>
            <w:iCs/>
            <w:sz w:val="22"/>
            <w:szCs w:val="22"/>
            <w:lang w:val="vi-VN"/>
          </w:rPr>
          <w:delText>ừ</w:delText>
        </w:r>
        <w:r w:rsidRPr="004373E8" w:rsidDel="006E631B">
          <w:rPr>
            <w:rFonts w:ascii="iCiel Avenir LT Std 35 Light" w:hAnsi="iCiel Avenir LT Std 35 Light" w:cs="Arial"/>
            <w:i/>
            <w:iCs/>
            <w:sz w:val="22"/>
            <w:szCs w:val="22"/>
            <w:lang w:val="vi-VN"/>
          </w:rPr>
          <w:delText>a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ty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t Nam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ch</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phi l</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i nhu</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phi ch</w:delText>
        </w:r>
        <w:r w:rsidRPr="004373E8" w:rsidDel="006E631B">
          <w:rPr>
            <w:rFonts w:ascii="iCiel Avenir LT Std 35 Light" w:hAnsi="iCiel Avenir LT Std 35 Light" w:cs="Avenir Next LT Pro"/>
            <w:i/>
            <w:iCs/>
            <w:sz w:val="22"/>
            <w:szCs w:val="22"/>
            <w:lang w:val="vi-VN"/>
          </w:rPr>
          <w:delText>í</w:delText>
        </w:r>
        <w:r w:rsidRPr="004373E8" w:rsidDel="006E631B">
          <w:rPr>
            <w:rFonts w:ascii="iCiel Avenir LT Std 35 Light" w:hAnsi="iCiel Avenir LT Std 35 Light" w:cs="Arial"/>
            <w:i/>
            <w:iCs/>
            <w:sz w:val="22"/>
            <w:szCs w:val="22"/>
            <w:lang w:val="vi-VN"/>
          </w:rPr>
          <w:delText>nh ph</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 (NGOs),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ty c</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đặ</w:delText>
        </w:r>
        <w:r w:rsidRPr="004373E8" w:rsidDel="006E631B">
          <w:rPr>
            <w:rFonts w:ascii="iCiel Avenir LT Std 35 Light" w:hAnsi="iCiel Avenir LT Std 35 Light" w:cs="Arial"/>
            <w:i/>
            <w:iCs/>
            <w:sz w:val="22"/>
            <w:szCs w:val="22"/>
            <w:lang w:val="vi-VN"/>
          </w:rPr>
          <w:delText>t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n</w:delText>
        </w:r>
        <w:r w:rsidRPr="004373E8" w:rsidDel="006E631B">
          <w:rPr>
            <w:rFonts w:ascii="iCiel Avenir LT Std 35 Light" w:hAnsi="iCiel Avenir LT Std 35 Light" w:cs="Calibri"/>
            <w:i/>
            <w:iCs/>
            <w:sz w:val="22"/>
            <w:szCs w:val="22"/>
            <w:lang w:val="vi-VN"/>
          </w:rPr>
          <w:delText>ướ</w:delText>
        </w:r>
        <w:r w:rsidRPr="004373E8" w:rsidDel="006E631B">
          <w:rPr>
            <w:rFonts w:ascii="iCiel Avenir LT Std 35 Light" w:hAnsi="iCiel Avenir LT Std 35 Light" w:cs="Arial"/>
            <w:i/>
            <w:iCs/>
            <w:sz w:val="22"/>
            <w:szCs w:val="22"/>
            <w:lang w:val="vi-VN"/>
          </w:rPr>
          <w:delText>c ngo</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i, trong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a d</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nhau. Qu</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ph</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huynh c</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 xml:space="preserve"> tham kh</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o m</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t s</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ty n</w:delText>
        </w:r>
        <w:r w:rsidRPr="004373E8" w:rsidDel="006E631B">
          <w:rPr>
            <w:rFonts w:ascii="iCiel Avenir LT Std 35 Light" w:hAnsi="iCiel Avenir LT Std 35 Light" w:cs="Calibri"/>
            <w:i/>
            <w:iCs/>
            <w:sz w:val="22"/>
            <w:szCs w:val="22"/>
            <w:lang w:val="vi-VN"/>
          </w:rPr>
          <w:delText>ằ</w:delText>
        </w:r>
        <w:r w:rsidRPr="004373E8" w:rsidDel="006E631B">
          <w:rPr>
            <w:rFonts w:ascii="iCiel Avenir LT Std 35 Light" w:hAnsi="iCiel Avenir LT Std 35 Light" w:cs="Arial"/>
            <w:i/>
            <w:iCs/>
            <w:sz w:val="22"/>
            <w:szCs w:val="22"/>
            <w:lang w:val="vi-VN"/>
          </w:rPr>
          <w:delText>m trong m</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ướ</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n 400 </w:delText>
        </w:r>
        <w:r w:rsidRPr="004373E8" w:rsidDel="006E631B">
          <w:rPr>
            <w:rFonts w:ascii="iCiel Avenir LT Std 35 Light" w:hAnsi="iCiel Avenir LT Std 35 Light" w:cs="Calibri"/>
            <w:i/>
            <w:iCs/>
            <w:sz w:val="22"/>
            <w:szCs w:val="22"/>
            <w:lang w:val="vi-VN"/>
          </w:rPr>
          <w:delText>đố</w:delText>
        </w:r>
        <w:r w:rsidRPr="004373E8" w:rsidDel="006E631B">
          <w:rPr>
            <w:rFonts w:ascii="iCiel Avenir LT Std 35 Light" w:hAnsi="iCiel Avenir LT Std 35 Light" w:cs="Arial"/>
            <w:i/>
            <w:iCs/>
            <w:sz w:val="22"/>
            <w:szCs w:val="22"/>
            <w:lang w:val="vi-VN"/>
          </w:rPr>
          <w:delText>i t</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nh</w:delText>
        </w:r>
        <w:r w:rsidRPr="004373E8" w:rsidDel="006E631B">
          <w:rPr>
            <w:rFonts w:ascii="iCiel Avenir LT Std 35 Light" w:hAnsi="iCiel Avenir LT Std 35 Light" w:cs="Calibri"/>
            <w:i/>
            <w:iCs/>
            <w:sz w:val="22"/>
            <w:szCs w:val="22"/>
            <w:lang w:val="vi-VN"/>
          </w:rPr>
          <w:delText>ư</w:delText>
        </w:r>
        <w:r w:rsidRPr="004373E8" w:rsidDel="006E631B">
          <w:rPr>
            <w:rFonts w:ascii="iCiel Avenir LT Std 35 Light" w:hAnsi="iCiel Avenir LT Std 35 Light" w:cs="Arial"/>
            <w:i/>
            <w:iCs/>
            <w:sz w:val="22"/>
            <w:szCs w:val="22"/>
            <w:lang w:val="vi-VN"/>
          </w:rPr>
          <w:delText xml:space="preserve"> trong h</w:delText>
        </w:r>
        <w:r w:rsidRPr="004373E8" w:rsidDel="006E631B">
          <w:rPr>
            <w:rFonts w:ascii="iCiel Avenir LT Std 35 Light" w:hAnsi="iCiel Avenir LT Std 35 Light" w:cs="Avenir Next LT Pro"/>
            <w:i/>
            <w:iCs/>
            <w:sz w:val="22"/>
            <w:szCs w:val="22"/>
            <w:lang w:val="vi-VN"/>
          </w:rPr>
          <w:delText>ì</w:delText>
        </w:r>
        <w:r w:rsidRPr="004373E8" w:rsidDel="006E631B">
          <w:rPr>
            <w:rFonts w:ascii="iCiel Avenir LT Std 35 Light" w:hAnsi="iCiel Avenir LT Std 35 Light" w:cs="Arial"/>
            <w:i/>
            <w:iCs/>
            <w:sz w:val="22"/>
            <w:szCs w:val="22"/>
            <w:lang w:val="vi-VN"/>
          </w:rPr>
          <w:delText>nh.</w:delText>
        </w:r>
      </w:del>
    </w:p>
    <w:p w14:paraId="2D9F1B51" w14:textId="375DEC20" w:rsidR="002A1CEC" w:rsidDel="006E631B" w:rsidRDefault="00863B99">
      <w:pPr>
        <w:rPr>
          <w:del w:id="10303" w:author="An Tran, ACA (BUV)" w:date="2024-09-12T11:05:00Z" w16du:dateUtc="2024-09-12T04:05:00Z"/>
          <w:rFonts w:cs="Arial"/>
          <w:i/>
          <w:iCs/>
          <w:szCs w:val="22"/>
        </w:rPr>
        <w:pPrChange w:id="1030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05" w:author="An Tran, ACA (BUV)" w:date="2024-09-12T11:05:00Z" w16du:dateUtc="2024-09-12T04:05:00Z">
        <w:r w:rsidRPr="004373E8" w:rsidDel="006E631B">
          <w:rPr>
            <w:rFonts w:ascii="iCiel Avenir LT Std 35 Light" w:hAnsi="iCiel Avenir LT Std 35 Light" w:cs="Arial"/>
            <w:noProof/>
            <w:sz w:val="22"/>
            <w:szCs w:val="22"/>
            <w:lang w:val="vi-VN"/>
          </w:rPr>
          <w:drawing>
            <wp:anchor distT="0" distB="0" distL="114300" distR="114300" simplePos="0" relativeHeight="251673600" behindDoc="1" locked="0" layoutInCell="1" allowOverlap="1" wp14:anchorId="5125853A" wp14:editId="43F44494">
              <wp:simplePos x="0" y="0"/>
              <wp:positionH relativeFrom="margin">
                <wp:posOffset>0</wp:posOffset>
              </wp:positionH>
              <wp:positionV relativeFrom="paragraph">
                <wp:posOffset>0</wp:posOffset>
              </wp:positionV>
              <wp:extent cx="6264910" cy="3366770"/>
              <wp:effectExtent l="0" t="0" r="2540" b="5080"/>
              <wp:wrapTopAndBottom/>
              <wp:docPr id="132252593" name="Picture 13225259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00EA7631" w:rsidRPr="004373E8" w:rsidDel="006E631B">
          <w:rPr>
            <w:rFonts w:ascii="iCiel Avenir LT Std 35 Light" w:hAnsi="iCiel Avenir LT Std 35 Light" w:cs="Arial"/>
            <w:i/>
            <w:iCs/>
            <w:sz w:val="22"/>
            <w:szCs w:val="22"/>
            <w:lang w:val="vi-VN"/>
          </w:rPr>
          <w:delText>Chúng tôi tin r</w:delText>
        </w:r>
        <w:r w:rsidR="00EA7631" w:rsidRPr="004373E8" w:rsidDel="006E631B">
          <w:rPr>
            <w:rFonts w:ascii="iCiel Avenir LT Std 35 Light" w:hAnsi="iCiel Avenir LT Std 35 Light" w:cs="Calibri"/>
            <w:i/>
            <w:iCs/>
            <w:sz w:val="22"/>
            <w:szCs w:val="22"/>
            <w:lang w:val="vi-VN"/>
          </w:rPr>
          <w:delText>ằ</w:delText>
        </w:r>
        <w:r w:rsidR="00EA7631" w:rsidRPr="004373E8" w:rsidDel="006E631B">
          <w:rPr>
            <w:rFonts w:ascii="iCiel Avenir LT Std 35 Light" w:hAnsi="iCiel Avenir LT Std 35 Light" w:cs="Arial"/>
            <w:i/>
            <w:iCs/>
            <w:sz w:val="22"/>
            <w:szCs w:val="22"/>
            <w:lang w:val="vi-VN"/>
          </w:rPr>
          <w:delText>ng d</w:delText>
        </w:r>
        <w:r w:rsidR="00EA7631" w:rsidRPr="004373E8" w:rsidDel="006E631B">
          <w:rPr>
            <w:rFonts w:ascii="iCiel Avenir LT Std 35 Light" w:hAnsi="iCiel Avenir LT Std 35 Light" w:cs="Calibri"/>
            <w:i/>
            <w:iCs/>
            <w:sz w:val="22"/>
            <w:szCs w:val="22"/>
            <w:lang w:val="vi-VN"/>
          </w:rPr>
          <w:delText>ị</w:delText>
        </w:r>
        <w:r w:rsidR="00EA7631" w:rsidRPr="004373E8" w:rsidDel="006E631B">
          <w:rPr>
            <w:rFonts w:ascii="iCiel Avenir LT Std 35 Light" w:hAnsi="iCiel Avenir LT Std 35 Light" w:cs="Arial"/>
            <w:i/>
            <w:iCs/>
            <w:sz w:val="22"/>
            <w:szCs w:val="22"/>
            <w:lang w:val="vi-VN"/>
          </w:rPr>
          <w:delText xml:space="preserve">ch Covid-19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venir LT Std 35 Light"/>
            <w:i/>
            <w:iCs/>
            <w:sz w:val="22"/>
            <w:szCs w:val="22"/>
            <w:lang w:val="vi-VN"/>
          </w:rPr>
          <w:delText>ã</w:delText>
        </w:r>
        <w:r w:rsidR="00EA7631" w:rsidRPr="004373E8" w:rsidDel="006E631B">
          <w:rPr>
            <w:rFonts w:ascii="iCiel Avenir LT Std 35 Light" w:hAnsi="iCiel Avenir LT Std 35 Light" w:cs="Arial"/>
            <w:i/>
            <w:iCs/>
            <w:sz w:val="22"/>
            <w:szCs w:val="22"/>
            <w:lang w:val="vi-VN"/>
          </w:rPr>
          <w:delText xml:space="preserve"> xoay chuy</w:delText>
        </w:r>
        <w:r w:rsidR="00EA7631" w:rsidRPr="004373E8" w:rsidDel="006E631B">
          <w:rPr>
            <w:rFonts w:ascii="iCiel Avenir LT Std 35 Light" w:hAnsi="iCiel Avenir LT Std 35 Light" w:cs="Calibri"/>
            <w:i/>
            <w:iCs/>
            <w:sz w:val="22"/>
            <w:szCs w:val="22"/>
            <w:lang w:val="vi-VN"/>
          </w:rPr>
          <w:delText>ể</w:delText>
        </w:r>
        <w:r w:rsidR="00EA7631" w:rsidRPr="004373E8" w:rsidDel="006E631B">
          <w:rPr>
            <w:rFonts w:ascii="iCiel Avenir LT Std 35 Light" w:hAnsi="iCiel Avenir LT Std 35 Light" w:cs="Arial"/>
            <w:i/>
            <w:iCs/>
            <w:sz w:val="22"/>
            <w:szCs w:val="22"/>
            <w:lang w:val="vi-VN"/>
          </w:rPr>
          <w:delText>n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ch m</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th</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 xml:space="preserve"> gi</w:delText>
        </w:r>
        <w:r w:rsidR="00EA7631" w:rsidRPr="004373E8" w:rsidDel="006E631B">
          <w:rPr>
            <w:rFonts w:ascii="iCiel Avenir LT Std 35 Light" w:hAnsi="iCiel Avenir LT Std 35 Light" w:cs="Calibri"/>
            <w:i/>
            <w:iCs/>
            <w:sz w:val="22"/>
            <w:szCs w:val="22"/>
            <w:lang w:val="vi-VN"/>
          </w:rPr>
          <w:delText>ớ</w:delText>
        </w:r>
        <w:r w:rsidR="00EA7631" w:rsidRPr="004373E8" w:rsidDel="006E631B">
          <w:rPr>
            <w:rFonts w:ascii="iCiel Avenir LT Std 35 Light" w:hAnsi="iCiel Avenir LT Std 35 Light" w:cs="Arial"/>
            <w:i/>
            <w:iCs/>
            <w:sz w:val="22"/>
            <w:szCs w:val="22"/>
            <w:lang w:val="vi-VN"/>
          </w:rPr>
          <w:delText>i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Avenir Next LT Pro"/>
            <w:i/>
            <w:iCs/>
            <w:sz w:val="22"/>
            <w:szCs w:val="22"/>
            <w:lang w:val="vi-VN"/>
          </w:rPr>
          <w:delText>ô</w:delText>
        </w:r>
        <w:r w:rsidR="00EA7631" w:rsidRPr="004373E8" w:rsidDel="006E631B">
          <w:rPr>
            <w:rFonts w:ascii="iCiel Avenir LT Std 35 Light" w:hAnsi="iCiel Avenir LT Std 35 Light" w:cs="Arial"/>
            <w:i/>
            <w:iCs/>
            <w:sz w:val="22"/>
            <w:szCs w:val="22"/>
            <w:lang w:val="vi-VN"/>
          </w:rPr>
          <w:delText>ng ty l</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m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c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v</w:delText>
        </w:r>
        <w:r w:rsidR="00EA7631" w:rsidRPr="004373E8" w:rsidDel="006E631B">
          <w:rPr>
            <w:rFonts w:ascii="iCiel Avenir LT Std 35 Light" w:hAnsi="iCiel Avenir LT Std 35 Light" w:cs="Calibri"/>
            <w:i/>
            <w:iCs/>
            <w:sz w:val="22"/>
            <w:szCs w:val="22"/>
            <w:lang w:val="vi-VN"/>
          </w:rPr>
          <w:delText>ậ</w:delText>
        </w:r>
        <w:r w:rsidR="00EA7631" w:rsidRPr="004373E8" w:rsidDel="006E631B">
          <w:rPr>
            <w:rFonts w:ascii="iCiel Avenir LT Std 35 Light" w:hAnsi="iCiel Avenir LT Std 35 Light" w:cs="Arial"/>
            <w:i/>
            <w:iCs/>
            <w:sz w:val="22"/>
            <w:szCs w:val="22"/>
            <w:lang w:val="vi-VN"/>
          </w:rPr>
          <w:delText>n h</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nh. Làm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c online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l</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m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ừ</w:delText>
        </w:r>
        <w:r w:rsidR="00EA7631" w:rsidRPr="004373E8" w:rsidDel="006E631B">
          <w:rPr>
            <w:rFonts w:ascii="iCiel Avenir LT Std 35 Light" w:hAnsi="iCiel Avenir LT Std 35 Light" w:cs="Arial"/>
            <w:i/>
            <w:iCs/>
            <w:sz w:val="22"/>
            <w:szCs w:val="22"/>
            <w:lang w:val="vi-VN"/>
          </w:rPr>
          <w:delText xml:space="preserve"> xa hi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 xml:space="preserve">n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venir LT Std 35 Light"/>
            <w:i/>
            <w:iCs/>
            <w:sz w:val="22"/>
            <w:szCs w:val="22"/>
            <w:lang w:val="vi-VN"/>
          </w:rPr>
          <w:delText>ã</w:delText>
        </w:r>
        <w:r w:rsidR="00EA7631" w:rsidRPr="004373E8" w:rsidDel="006E631B">
          <w:rPr>
            <w:rFonts w:ascii="iCiel Avenir LT Std 35 Light" w:hAnsi="iCiel Avenir LT Std 35 Light" w:cs="Arial"/>
            <w:i/>
            <w:iCs/>
            <w:sz w:val="22"/>
            <w:szCs w:val="22"/>
            <w:lang w:val="vi-VN"/>
          </w:rPr>
          <w:delText xml:space="preserve"> tr</w:delText>
        </w:r>
        <w:r w:rsidR="00EA7631" w:rsidRPr="004373E8" w:rsidDel="006E631B">
          <w:rPr>
            <w:rFonts w:ascii="iCiel Avenir LT Std 35 Light" w:hAnsi="iCiel Avenir LT Std 35 Light" w:cs="Calibri"/>
            <w:i/>
            <w:iCs/>
            <w:sz w:val="22"/>
            <w:szCs w:val="22"/>
            <w:lang w:val="vi-VN"/>
          </w:rPr>
          <w:delText>ở</w:delText>
        </w:r>
        <w:r w:rsidR="00EA7631" w:rsidRPr="004373E8" w:rsidDel="006E631B">
          <w:rPr>
            <w:rFonts w:ascii="iCiel Avenir LT Std 35 Light" w:hAnsi="iCiel Avenir LT Std 35 Light" w:cs="Arial"/>
            <w:i/>
            <w:iCs/>
            <w:sz w:val="22"/>
            <w:szCs w:val="22"/>
            <w:lang w:val="vi-VN"/>
          </w:rPr>
          <w:delText xml:space="preserve"> th</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nh m</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t xu h</w:delText>
        </w:r>
        <w:r w:rsidR="00EA7631" w:rsidRPr="004373E8" w:rsidDel="006E631B">
          <w:rPr>
            <w:rFonts w:ascii="iCiel Avenir LT Std 35 Light" w:hAnsi="iCiel Avenir LT Std 35 Light" w:cs="Calibri"/>
            <w:i/>
            <w:iCs/>
            <w:sz w:val="22"/>
            <w:szCs w:val="22"/>
            <w:lang w:val="vi-VN"/>
          </w:rPr>
          <w:delText>ướ</w:delText>
        </w:r>
        <w:r w:rsidR="00EA7631" w:rsidRPr="004373E8" w:rsidDel="006E631B">
          <w:rPr>
            <w:rFonts w:ascii="iCiel Avenir LT Std 35 Light" w:hAnsi="iCiel Avenir LT Std 35 Light" w:cs="Arial"/>
            <w:i/>
            <w:iCs/>
            <w:sz w:val="22"/>
            <w:szCs w:val="22"/>
            <w:lang w:val="vi-VN"/>
          </w:rPr>
          <w:delText>ng,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xu h</w:delText>
        </w:r>
        <w:r w:rsidR="00EA7631" w:rsidRPr="004373E8" w:rsidDel="006E631B">
          <w:rPr>
            <w:rFonts w:ascii="iCiel Avenir LT Std 35 Light" w:hAnsi="iCiel Avenir LT Std 35 Light" w:cs="Calibri"/>
            <w:i/>
            <w:iCs/>
            <w:sz w:val="22"/>
            <w:szCs w:val="22"/>
            <w:lang w:val="vi-VN"/>
          </w:rPr>
          <w:delText>ướ</w:delText>
        </w:r>
        <w:r w:rsidR="00EA7631" w:rsidRPr="004373E8" w:rsidDel="006E631B">
          <w:rPr>
            <w:rFonts w:ascii="iCiel Avenir LT Std 35 Light" w:hAnsi="iCiel Avenir LT Std 35 Light" w:cs="Arial"/>
            <w:i/>
            <w:iCs/>
            <w:sz w:val="22"/>
            <w:szCs w:val="22"/>
            <w:lang w:val="vi-VN"/>
          </w:rPr>
          <w:delText>ng n</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y s</w:delText>
        </w:r>
        <w:r w:rsidR="00EA7631" w:rsidRPr="004373E8" w:rsidDel="006E631B">
          <w:rPr>
            <w:rFonts w:ascii="iCiel Avenir LT Std 35 Light" w:hAnsi="iCiel Avenir LT Std 35 Light" w:cs="Calibri"/>
            <w:i/>
            <w:iCs/>
            <w:sz w:val="22"/>
            <w:szCs w:val="22"/>
            <w:lang w:val="vi-VN"/>
          </w:rPr>
          <w:delText>ẽ</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ò</w:delText>
        </w:r>
        <w:r w:rsidR="00EA7631" w:rsidRPr="004373E8" w:rsidDel="006E631B">
          <w:rPr>
            <w:rFonts w:ascii="iCiel Avenir LT Std 35 Light" w:hAnsi="iCiel Avenir LT Std 35 Light" w:cs="Arial"/>
            <w:i/>
            <w:iCs/>
            <w:sz w:val="22"/>
            <w:szCs w:val="22"/>
            <w:lang w:val="vi-VN"/>
          </w:rPr>
          <w:delText>n ti</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p t</w:delText>
        </w:r>
        <w:r w:rsidR="00EA7631" w:rsidRPr="004373E8" w:rsidDel="006E631B">
          <w:rPr>
            <w:rFonts w:ascii="iCiel Avenir LT Std 35 Light" w:hAnsi="iCiel Avenir LT Std 35 Light" w:cs="Calibri"/>
            <w:i/>
            <w:iCs/>
            <w:sz w:val="22"/>
            <w:szCs w:val="22"/>
            <w:lang w:val="vi-VN"/>
          </w:rPr>
          <w:delText>ụ</w:delText>
        </w:r>
        <w:r w:rsidR="00EA7631" w:rsidRPr="004373E8" w:rsidDel="006E631B">
          <w:rPr>
            <w:rFonts w:ascii="iCiel Avenir LT Std 35 Light" w:hAnsi="iCiel Avenir LT Std 35 Light" w:cs="Arial"/>
            <w:i/>
            <w:iCs/>
            <w:sz w:val="22"/>
            <w:szCs w:val="22"/>
            <w:lang w:val="vi-VN"/>
          </w:rPr>
          <w:delText>c trong t</w:delText>
        </w:r>
        <w:r w:rsidR="00EA7631" w:rsidRPr="004373E8" w:rsidDel="006E631B">
          <w:rPr>
            <w:rFonts w:ascii="iCiel Avenir LT Std 35 Light" w:hAnsi="iCiel Avenir LT Std 35 Light" w:cs="Calibri"/>
            <w:i/>
            <w:iCs/>
            <w:sz w:val="22"/>
            <w:szCs w:val="22"/>
            <w:lang w:val="vi-VN"/>
          </w:rPr>
          <w:delText>ươ</w:delText>
        </w:r>
        <w:r w:rsidR="00EA7631" w:rsidRPr="004373E8" w:rsidDel="006E631B">
          <w:rPr>
            <w:rFonts w:ascii="iCiel Avenir LT Std 35 Light" w:hAnsi="iCiel Avenir LT Std 35 Light" w:cs="Arial"/>
            <w:i/>
            <w:iCs/>
            <w:sz w:val="22"/>
            <w:szCs w:val="22"/>
            <w:lang w:val="vi-VN"/>
          </w:rPr>
          <w:delText>ng lai theo nhi</w:delText>
        </w:r>
        <w:r w:rsidR="00EA7631" w:rsidRPr="004373E8" w:rsidDel="006E631B">
          <w:rPr>
            <w:rFonts w:ascii="iCiel Avenir LT Std 35 Light" w:hAnsi="iCiel Avenir LT Std 35 Light" w:cs="Calibri"/>
            <w:i/>
            <w:iCs/>
            <w:sz w:val="22"/>
            <w:szCs w:val="22"/>
            <w:lang w:val="vi-VN"/>
          </w:rPr>
          <w:delText>ề</w:delText>
        </w:r>
        <w:r w:rsidR="00EA7631" w:rsidRPr="004373E8" w:rsidDel="006E631B">
          <w:rPr>
            <w:rFonts w:ascii="iCiel Avenir LT Std 35 Light" w:hAnsi="iCiel Avenir LT Std 35 Light" w:cs="Arial"/>
            <w:i/>
            <w:iCs/>
            <w:sz w:val="22"/>
            <w:szCs w:val="22"/>
            <w:lang w:val="vi-VN"/>
          </w:rPr>
          <w:delText>u nghi</w:delText>
        </w:r>
        <w:r w:rsidR="00EA7631" w:rsidRPr="004373E8" w:rsidDel="006E631B">
          <w:rPr>
            <w:rFonts w:ascii="iCiel Avenir LT Std 35 Light" w:hAnsi="iCiel Avenir LT Std 35 Light" w:cs="Avenir Next LT Pro"/>
            <w:i/>
            <w:iCs/>
            <w:sz w:val="22"/>
            <w:szCs w:val="22"/>
            <w:lang w:val="vi-VN"/>
          </w:rPr>
          <w:delText>ê</w:delText>
        </w:r>
        <w:r w:rsidR="00EA7631" w:rsidRPr="004373E8" w:rsidDel="006E631B">
          <w:rPr>
            <w:rFonts w:ascii="iCiel Avenir LT Std 35 Light" w:hAnsi="iCiel Avenir LT Std 35 Light" w:cs="Arial"/>
            <w:i/>
            <w:iCs/>
            <w:sz w:val="22"/>
            <w:szCs w:val="22"/>
            <w:lang w:val="vi-VN"/>
          </w:rPr>
          <w:delText>n c</w:delText>
        </w:r>
        <w:r w:rsidR="00EA7631" w:rsidRPr="004373E8" w:rsidDel="006E631B">
          <w:rPr>
            <w:rFonts w:ascii="iCiel Avenir LT Std 35 Light" w:hAnsi="iCiel Avenir LT Std 35 Light" w:cs="Calibri"/>
            <w:i/>
            <w:iCs/>
            <w:sz w:val="22"/>
            <w:szCs w:val="22"/>
            <w:lang w:val="vi-VN"/>
          </w:rPr>
          <w:delText>ứ</w:delText>
        </w:r>
        <w:r w:rsidR="00EA7631" w:rsidRPr="004373E8" w:rsidDel="006E631B">
          <w:rPr>
            <w:rFonts w:ascii="iCiel Avenir LT Std 35 Light" w:hAnsi="iCiel Avenir LT Std 35 Light" w:cs="Arial"/>
            <w:i/>
            <w:iCs/>
            <w:sz w:val="22"/>
            <w:szCs w:val="22"/>
            <w:lang w:val="vi-VN"/>
          </w:rPr>
          <w:delText>u kh</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nhau g</w:delText>
        </w:r>
        <w:r w:rsidR="00EA7631" w:rsidRPr="004373E8" w:rsidDel="006E631B">
          <w:rPr>
            <w:rFonts w:ascii="iCiel Avenir LT Std 35 Light" w:hAnsi="iCiel Avenir LT Std 35 Light" w:cs="Calibri"/>
            <w:i/>
            <w:iCs/>
            <w:sz w:val="22"/>
            <w:szCs w:val="22"/>
            <w:lang w:val="vi-VN"/>
          </w:rPr>
          <w:delText>ầ</w:delText>
        </w:r>
        <w:r w:rsidR="00EA7631" w:rsidRPr="004373E8" w:rsidDel="006E631B">
          <w:rPr>
            <w:rFonts w:ascii="iCiel Avenir LT Std 35 Light" w:hAnsi="iCiel Avenir LT Std 35 Light" w:cs="Arial"/>
            <w:i/>
            <w:iCs/>
            <w:sz w:val="22"/>
            <w:szCs w:val="22"/>
            <w:lang w:val="vi-VN"/>
          </w:rPr>
          <w:delText xml:space="preserve">n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venir LT Std 35 Light"/>
            <w:i/>
            <w:iCs/>
            <w:sz w:val="22"/>
            <w:szCs w:val="22"/>
            <w:lang w:val="vi-VN"/>
          </w:rPr>
          <w:delText>â</w:delText>
        </w:r>
        <w:r w:rsidR="00EA7631" w:rsidRPr="004373E8" w:rsidDel="006E631B">
          <w:rPr>
            <w:rFonts w:ascii="iCiel Avenir LT Std 35 Light" w:hAnsi="iCiel Avenir LT Std 35 Light" w:cs="Arial"/>
            <w:i/>
            <w:iCs/>
            <w:sz w:val="22"/>
            <w:szCs w:val="22"/>
            <w:lang w:val="vi-VN"/>
          </w:rPr>
          <w:delText>y. Trong t</w:delText>
        </w:r>
        <w:r w:rsidR="00EA7631" w:rsidRPr="004373E8" w:rsidDel="006E631B">
          <w:rPr>
            <w:rFonts w:ascii="iCiel Avenir LT Std 35 Light" w:hAnsi="iCiel Avenir LT Std 35 Light" w:cs="Avenir Next LT Pro"/>
            <w:i/>
            <w:iCs/>
            <w:sz w:val="22"/>
            <w:szCs w:val="22"/>
            <w:lang w:val="vi-VN"/>
          </w:rPr>
          <w:delText>ì</w:delText>
        </w:r>
        <w:r w:rsidR="00EA7631" w:rsidRPr="004373E8" w:rsidDel="006E631B">
          <w:rPr>
            <w:rFonts w:ascii="iCiel Avenir LT Std 35 Light" w:hAnsi="iCiel Avenir LT Std 35 Light" w:cs="Arial"/>
            <w:i/>
            <w:iCs/>
            <w:sz w:val="22"/>
            <w:szCs w:val="22"/>
            <w:lang w:val="vi-VN"/>
          </w:rPr>
          <w:delText>nh hu</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ng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Avenir Next LT Pro"/>
            <w:i/>
            <w:iCs/>
            <w:sz w:val="22"/>
            <w:szCs w:val="22"/>
            <w:lang w:val="vi-VN"/>
          </w:rPr>
          <w:delText>ô</w:delText>
        </w:r>
        <w:r w:rsidR="00EA7631" w:rsidRPr="004373E8" w:rsidDel="006E631B">
          <w:rPr>
            <w:rFonts w:ascii="iCiel Avenir LT Std 35 Light" w:hAnsi="iCiel Avenir LT Std 35 Light" w:cs="Arial"/>
            <w:i/>
            <w:iCs/>
            <w:sz w:val="22"/>
            <w:szCs w:val="22"/>
            <w:lang w:val="vi-VN"/>
          </w:rPr>
          <w:delText>ng ty ti</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p t</w:delText>
        </w:r>
        <w:r w:rsidR="00EA7631" w:rsidRPr="004373E8" w:rsidDel="006E631B">
          <w:rPr>
            <w:rFonts w:ascii="iCiel Avenir LT Std 35 Light" w:hAnsi="iCiel Avenir LT Std 35 Light" w:cs="Calibri"/>
            <w:i/>
            <w:iCs/>
            <w:sz w:val="22"/>
            <w:szCs w:val="22"/>
            <w:lang w:val="vi-VN"/>
          </w:rPr>
          <w:delText>ụ</w:delText>
        </w:r>
        <w:r w:rsidR="00EA7631" w:rsidRPr="004373E8" w:rsidDel="006E631B">
          <w:rPr>
            <w:rFonts w:ascii="iCiel Avenir LT Std 35 Light" w:hAnsi="iCiel Avenir LT Std 35 Light" w:cs="Arial"/>
            <w:i/>
            <w:iCs/>
            <w:sz w:val="22"/>
            <w:szCs w:val="22"/>
            <w:lang w:val="vi-VN"/>
          </w:rPr>
          <w:delText>c l</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m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ạ</w:delText>
        </w:r>
        <w:r w:rsidR="00EA7631" w:rsidRPr="004373E8" w:rsidDel="006E631B">
          <w:rPr>
            <w:rFonts w:ascii="iCiel Avenir LT Std 35 Light" w:hAnsi="iCiel Avenir LT Std 35 Light" w:cs="Arial"/>
            <w:i/>
            <w:iCs/>
            <w:sz w:val="22"/>
            <w:szCs w:val="22"/>
            <w:lang w:val="vi-VN"/>
          </w:rPr>
          <w:delText>i nh</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trong th</w:delText>
        </w:r>
        <w:r w:rsidR="00EA7631" w:rsidRPr="004373E8" w:rsidDel="006E631B">
          <w:rPr>
            <w:rFonts w:ascii="iCiel Avenir LT Std 35 Light" w:hAnsi="iCiel Avenir LT Std 35 Light" w:cs="Calibri"/>
            <w:i/>
            <w:iCs/>
            <w:sz w:val="22"/>
            <w:szCs w:val="22"/>
            <w:lang w:val="vi-VN"/>
          </w:rPr>
          <w:delText>ờ</w:delText>
        </w:r>
        <w:r w:rsidR="00EA7631" w:rsidRPr="004373E8" w:rsidDel="006E631B">
          <w:rPr>
            <w:rFonts w:ascii="iCiel Avenir LT Std 35 Light" w:hAnsi="iCiel Avenir LT Std 35 Light" w:cs="Arial"/>
            <w:i/>
            <w:iCs/>
            <w:sz w:val="22"/>
            <w:szCs w:val="22"/>
            <w:lang w:val="vi-VN"/>
          </w:rPr>
          <w:delText>i k</w:delText>
        </w:r>
        <w:r w:rsidR="00EA7631" w:rsidRPr="004373E8" w:rsidDel="006E631B">
          <w:rPr>
            <w:rFonts w:ascii="iCiel Avenir LT Std 35 Light" w:hAnsi="iCiel Avenir LT Std 35 Light" w:cs="Calibri"/>
            <w:i/>
            <w:iCs/>
            <w:sz w:val="22"/>
            <w:szCs w:val="22"/>
            <w:lang w:val="vi-VN"/>
          </w:rPr>
          <w:delText>ỳ</w:delText>
        </w:r>
        <w:r w:rsidR="00EA7631" w:rsidRPr="004373E8" w:rsidDel="006E631B">
          <w:rPr>
            <w:rFonts w:ascii="iCiel Avenir LT Std 35 Light" w:hAnsi="iCiel Avenir LT Std 35 Light" w:cs="Arial"/>
            <w:i/>
            <w:iCs/>
            <w:sz w:val="22"/>
            <w:szCs w:val="22"/>
            <w:lang w:val="vi-VN"/>
          </w:rPr>
          <w:delText xml:space="preserve"> gi</w:delText>
        </w:r>
        <w:r w:rsidR="00EA7631" w:rsidRPr="004373E8" w:rsidDel="006E631B">
          <w:rPr>
            <w:rFonts w:ascii="iCiel Avenir LT Std 35 Light" w:hAnsi="iCiel Avenir LT Std 35 Light" w:cs="Avenir Next LT Pro"/>
            <w:i/>
            <w:iCs/>
            <w:sz w:val="22"/>
            <w:szCs w:val="22"/>
            <w:lang w:val="vi-VN"/>
          </w:rPr>
          <w:delText>ã</w:delText>
        </w:r>
        <w:r w:rsidR="00EA7631" w:rsidRPr="004373E8" w:rsidDel="006E631B">
          <w:rPr>
            <w:rFonts w:ascii="iCiel Avenir LT Std 35 Light" w:hAnsi="iCiel Avenir LT Std 35 Light" w:cs="Arial"/>
            <w:i/>
            <w:iCs/>
            <w:sz w:val="22"/>
            <w:szCs w:val="22"/>
            <w:lang w:val="vi-VN"/>
          </w:rPr>
          <w:delText>n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ch x</w:delText>
        </w:r>
        <w:r w:rsidR="00EA7631" w:rsidRPr="004373E8" w:rsidDel="006E631B">
          <w:rPr>
            <w:rFonts w:ascii="iCiel Avenir LT Std 35 Light" w:hAnsi="iCiel Avenir LT Std 35 Light" w:cs="Avenir Next LT Pro"/>
            <w:i/>
            <w:iCs/>
            <w:sz w:val="22"/>
            <w:szCs w:val="22"/>
            <w:lang w:val="vi-VN"/>
          </w:rPr>
          <w:delText>ã</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i, ch</w:delText>
        </w:r>
        <w:r w:rsidR="00EA7631" w:rsidRPr="004373E8" w:rsidDel="006E631B">
          <w:rPr>
            <w:rFonts w:ascii="iCiel Avenir LT Std 35 Light" w:hAnsi="iCiel Avenir LT Std 35 Light" w:cs="Avenir Next LT Pro"/>
            <w:i/>
            <w:iCs/>
            <w:sz w:val="22"/>
            <w:szCs w:val="22"/>
            <w:lang w:val="vi-VN"/>
          </w:rPr>
          <w:delText>ú</w:delText>
        </w:r>
        <w:r w:rsidR="00EA7631" w:rsidRPr="004373E8" w:rsidDel="006E631B">
          <w:rPr>
            <w:rFonts w:ascii="iCiel Avenir LT Std 35 Light" w:hAnsi="iCiel Avenir LT Std 35 Light" w:cs="Arial"/>
            <w:i/>
            <w:iCs/>
            <w:sz w:val="22"/>
            <w:szCs w:val="22"/>
            <w:lang w:val="vi-VN"/>
          </w:rPr>
          <w:delText>ng t</w:delText>
        </w:r>
        <w:r w:rsidR="00EA7631" w:rsidRPr="004373E8" w:rsidDel="006E631B">
          <w:rPr>
            <w:rFonts w:ascii="iCiel Avenir LT Std 35 Light" w:hAnsi="iCiel Avenir LT Std 35 Light" w:cs="Avenir Next LT Pro"/>
            <w:i/>
            <w:iCs/>
            <w:sz w:val="22"/>
            <w:szCs w:val="22"/>
            <w:lang w:val="vi-VN"/>
          </w:rPr>
          <w:delText>ô</w:delText>
        </w:r>
        <w:r w:rsidR="00EA7631" w:rsidRPr="004373E8" w:rsidDel="006E631B">
          <w:rPr>
            <w:rFonts w:ascii="iCiel Avenir LT Std 35 Light" w:hAnsi="iCiel Avenir LT Std 35 Light" w:cs="Arial"/>
            <w:i/>
            <w:iCs/>
            <w:sz w:val="22"/>
            <w:szCs w:val="22"/>
            <w:lang w:val="vi-VN"/>
          </w:rPr>
          <w:delText xml:space="preserve">i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rial"/>
            <w:i/>
            <w:iCs/>
            <w:sz w:val="22"/>
            <w:szCs w:val="22"/>
            <w:lang w:val="vi-VN"/>
          </w:rPr>
          <w:delText>ang h</w:delText>
        </w:r>
        <w:r w:rsidR="00EA7631" w:rsidRPr="004373E8" w:rsidDel="006E631B">
          <w:rPr>
            <w:rFonts w:ascii="iCiel Avenir LT Std 35 Light" w:hAnsi="iCiel Avenir LT Std 35 Light" w:cs="Calibri"/>
            <w:i/>
            <w:iCs/>
            <w:sz w:val="22"/>
            <w:szCs w:val="22"/>
            <w:lang w:val="vi-VN"/>
          </w:rPr>
          <w:delText>ợ</w:delText>
        </w:r>
        <w:r w:rsidR="00EA7631" w:rsidRPr="004373E8" w:rsidDel="006E631B">
          <w:rPr>
            <w:rFonts w:ascii="iCiel Avenir LT Std 35 Light" w:hAnsi="iCiel Avenir LT Std 35 Light" w:cs="Arial"/>
            <w:i/>
            <w:iCs/>
            <w:sz w:val="22"/>
            <w:szCs w:val="22"/>
            <w:lang w:val="vi-VN"/>
          </w:rPr>
          <w:delText>p t</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v</w:delText>
        </w:r>
        <w:r w:rsidR="00EA7631" w:rsidRPr="004373E8" w:rsidDel="006E631B">
          <w:rPr>
            <w:rFonts w:ascii="iCiel Avenir LT Std 35 Light" w:hAnsi="iCiel Avenir LT Std 35 Light" w:cs="Calibri"/>
            <w:i/>
            <w:iCs/>
            <w:sz w:val="22"/>
            <w:szCs w:val="22"/>
            <w:lang w:val="vi-VN"/>
          </w:rPr>
          <w:delText>ớ</w:delText>
        </w:r>
        <w:r w:rsidR="00EA7631" w:rsidRPr="004373E8" w:rsidDel="006E631B">
          <w:rPr>
            <w:rFonts w:ascii="iCiel Avenir LT Std 35 Light" w:hAnsi="iCiel Avenir LT Std 35 Light" w:cs="Arial"/>
            <w:i/>
            <w:iCs/>
            <w:sz w:val="22"/>
            <w:szCs w:val="22"/>
            <w:lang w:val="vi-VN"/>
          </w:rPr>
          <w:delText>i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 xml:space="preserve">c </w:delText>
        </w:r>
        <w:r w:rsidR="00EA7631" w:rsidRPr="004373E8" w:rsidDel="006E631B">
          <w:rPr>
            <w:rFonts w:ascii="iCiel Avenir LT Std 35 Light" w:hAnsi="iCiel Avenir LT Std 35 Light" w:cs="Calibri"/>
            <w:i/>
            <w:iCs/>
            <w:sz w:val="22"/>
            <w:szCs w:val="22"/>
            <w:lang w:val="vi-VN"/>
          </w:rPr>
          <w:delText>đố</w:delText>
        </w:r>
        <w:r w:rsidR="00EA7631" w:rsidRPr="004373E8" w:rsidDel="006E631B">
          <w:rPr>
            <w:rFonts w:ascii="iCiel Avenir LT Std 35 Light" w:hAnsi="iCiel Avenir LT Std 35 Light" w:cs="Arial"/>
            <w:i/>
            <w:iCs/>
            <w:sz w:val="22"/>
            <w:szCs w:val="22"/>
            <w:lang w:val="vi-VN"/>
          </w:rPr>
          <w:delText>i t</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Avenir Next LT Pro"/>
            <w:i/>
            <w:iCs/>
            <w:sz w:val="22"/>
            <w:szCs w:val="22"/>
            <w:lang w:val="vi-VN"/>
          </w:rPr>
          <w:delText>ó</w:delText>
        </w:r>
        <w:r w:rsidR="00EA7631" w:rsidRPr="004373E8" w:rsidDel="006E631B">
          <w:rPr>
            <w:rFonts w:ascii="iCiel Avenir LT Std 35 Light" w:hAnsi="iCiel Avenir LT Std 35 Light" w:cs="Arial"/>
            <w:i/>
            <w:iCs/>
            <w:sz w:val="22"/>
            <w:szCs w:val="22"/>
            <w:lang w:val="vi-VN"/>
          </w:rPr>
          <w:delText xml:space="preserve"> cung c</w:delText>
        </w:r>
        <w:r w:rsidR="00EA7631" w:rsidRPr="004373E8" w:rsidDel="006E631B">
          <w:rPr>
            <w:rFonts w:ascii="iCiel Avenir LT Std 35 Light" w:hAnsi="iCiel Avenir LT Std 35 Light" w:cs="Calibri"/>
            <w:i/>
            <w:iCs/>
            <w:sz w:val="22"/>
            <w:szCs w:val="22"/>
            <w:lang w:val="vi-VN"/>
          </w:rPr>
          <w:delText>ấ</w:delText>
        </w:r>
        <w:r w:rsidR="00EA7631" w:rsidRPr="004373E8" w:rsidDel="006E631B">
          <w:rPr>
            <w:rFonts w:ascii="iCiel Avenir LT Std 35 Light" w:hAnsi="iCiel Avenir LT Std 35 Light" w:cs="Arial"/>
            <w:i/>
            <w:iCs/>
            <w:sz w:val="22"/>
            <w:szCs w:val="22"/>
            <w:lang w:val="vi-VN"/>
          </w:rPr>
          <w:delText>p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Calibri"/>
            <w:i/>
            <w:iCs/>
            <w:sz w:val="22"/>
            <w:szCs w:val="22"/>
            <w:lang w:val="vi-VN"/>
          </w:rPr>
          <w:delText>ơ</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i th</w:delText>
        </w:r>
        <w:r w:rsidR="00EA7631" w:rsidRPr="004373E8" w:rsidDel="006E631B">
          <w:rPr>
            <w:rFonts w:ascii="iCiel Avenir LT Std 35 Light" w:hAnsi="iCiel Avenir LT Std 35 Light" w:cs="Calibri"/>
            <w:i/>
            <w:iCs/>
            <w:sz w:val="22"/>
            <w:szCs w:val="22"/>
            <w:lang w:val="vi-VN"/>
          </w:rPr>
          <w:delText>ự</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ậ</w:delText>
        </w:r>
        <w:r w:rsidR="00EA7631" w:rsidRPr="004373E8" w:rsidDel="006E631B">
          <w:rPr>
            <w:rFonts w:ascii="iCiel Avenir LT Std 35 Light" w:hAnsi="iCiel Avenir LT Std 35 Light" w:cs="Arial"/>
            <w:i/>
            <w:iCs/>
            <w:sz w:val="22"/>
            <w:szCs w:val="22"/>
            <w:lang w:val="vi-VN"/>
          </w:rPr>
          <w:delText>p t</w:delText>
        </w:r>
        <w:r w:rsidR="00EA7631" w:rsidRPr="004373E8" w:rsidDel="006E631B">
          <w:rPr>
            <w:rFonts w:ascii="iCiel Avenir LT Std 35 Light" w:hAnsi="iCiel Avenir LT Std 35 Light" w:cs="Calibri"/>
            <w:i/>
            <w:iCs/>
            <w:sz w:val="22"/>
            <w:szCs w:val="22"/>
            <w:lang w:val="vi-VN"/>
          </w:rPr>
          <w:delText>ừ</w:delText>
        </w:r>
        <w:r w:rsidR="00EA7631" w:rsidRPr="004373E8" w:rsidDel="006E631B">
          <w:rPr>
            <w:rFonts w:ascii="iCiel Avenir LT Std 35 Light" w:hAnsi="iCiel Avenir LT Std 35 Light" w:cs="Arial"/>
            <w:i/>
            <w:iCs/>
            <w:sz w:val="22"/>
            <w:szCs w:val="22"/>
            <w:lang w:val="vi-VN"/>
          </w:rPr>
          <w:delText xml:space="preserve"> xa to</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n th</w:delText>
        </w:r>
        <w:r w:rsidR="00EA7631" w:rsidRPr="004373E8" w:rsidDel="006E631B">
          <w:rPr>
            <w:rFonts w:ascii="iCiel Avenir LT Std 35 Light" w:hAnsi="iCiel Avenir LT Std 35 Light" w:cs="Calibri"/>
            <w:i/>
            <w:iCs/>
            <w:sz w:val="22"/>
            <w:szCs w:val="22"/>
            <w:lang w:val="vi-VN"/>
          </w:rPr>
          <w:delText>ờ</w:delText>
        </w:r>
        <w:r w:rsidR="00EA7631" w:rsidRPr="004373E8" w:rsidDel="006E631B">
          <w:rPr>
            <w:rFonts w:ascii="iCiel Avenir LT Std 35 Light" w:hAnsi="iCiel Avenir LT Std 35 Light" w:cs="Arial"/>
            <w:i/>
            <w:iCs/>
            <w:sz w:val="22"/>
            <w:szCs w:val="22"/>
            <w:lang w:val="vi-VN"/>
          </w:rPr>
          <w:delText>i gian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b</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n th</w:delText>
        </w:r>
        <w:r w:rsidR="00EA7631" w:rsidRPr="004373E8" w:rsidDel="006E631B">
          <w:rPr>
            <w:rFonts w:ascii="iCiel Avenir LT Std 35 Light" w:hAnsi="iCiel Avenir LT Std 35 Light" w:cs="Calibri"/>
            <w:i/>
            <w:iCs/>
            <w:sz w:val="22"/>
            <w:szCs w:val="22"/>
            <w:lang w:val="vi-VN"/>
          </w:rPr>
          <w:delText>ờ</w:delText>
        </w:r>
        <w:r w:rsidR="00EA7631" w:rsidRPr="004373E8" w:rsidDel="006E631B">
          <w:rPr>
            <w:rFonts w:ascii="iCiel Avenir LT Std 35 Light" w:hAnsi="iCiel Avenir LT Std 35 Light" w:cs="Arial"/>
            <w:i/>
            <w:iCs/>
            <w:sz w:val="22"/>
            <w:szCs w:val="22"/>
            <w:lang w:val="vi-VN"/>
          </w:rPr>
          <w:delText>i gian cho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Avenir Next LT Pro"/>
            <w:i/>
            <w:iCs/>
            <w:sz w:val="22"/>
            <w:szCs w:val="22"/>
            <w:lang w:val="vi-VN"/>
          </w:rPr>
          <w:delText>ô</w:delText>
        </w:r>
        <w:r w:rsidR="00EA7631" w:rsidRPr="004373E8" w:rsidDel="006E631B">
          <w:rPr>
            <w:rFonts w:ascii="iCiel Avenir LT Std 35 Light" w:hAnsi="iCiel Avenir LT Std 35 Light" w:cs="Arial"/>
            <w:i/>
            <w:iCs/>
            <w:sz w:val="22"/>
            <w:szCs w:val="22"/>
            <w:lang w:val="vi-VN"/>
          </w:rPr>
          <w:delText xml:space="preserve">ng ty </w:delText>
        </w:r>
        <w:r w:rsidR="00EA7631" w:rsidRPr="004373E8" w:rsidDel="006E631B">
          <w:rPr>
            <w:rFonts w:ascii="iCiel Avenir LT Std 35 Light" w:hAnsi="iCiel Avenir LT Std 35 Light" w:cs="Calibri"/>
            <w:i/>
            <w:iCs/>
            <w:sz w:val="22"/>
            <w:szCs w:val="22"/>
            <w:lang w:val="vi-VN"/>
          </w:rPr>
          <w:delText>ở</w:delText>
        </w:r>
        <w:r w:rsidR="00EA7631" w:rsidRPr="004373E8" w:rsidDel="006E631B">
          <w:rPr>
            <w:rFonts w:ascii="iCiel Avenir LT Std 35 Light" w:hAnsi="iCiel Avenir LT Std 35 Light" w:cs="Arial"/>
            <w:i/>
            <w:iCs/>
            <w:sz w:val="22"/>
            <w:szCs w:val="22"/>
            <w:lang w:val="vi-VN"/>
          </w:rPr>
          <w:delText xml:space="preserve"> t</w:delText>
        </w:r>
        <w:r w:rsidR="00EA7631" w:rsidRPr="004373E8" w:rsidDel="006E631B">
          <w:rPr>
            <w:rFonts w:ascii="iCiel Avenir LT Std 35 Light" w:hAnsi="iCiel Avenir LT Std 35 Light" w:cs="Calibri"/>
            <w:i/>
            <w:iCs/>
            <w:sz w:val="22"/>
            <w:szCs w:val="22"/>
            <w:lang w:val="vi-VN"/>
          </w:rPr>
          <w:delText>ạ</w:delText>
        </w:r>
        <w:r w:rsidR="00EA7631" w:rsidRPr="004373E8" w:rsidDel="006E631B">
          <w:rPr>
            <w:rFonts w:ascii="iCiel Avenir LT Std 35 Light" w:hAnsi="iCiel Avenir LT Std 35 Light" w:cs="Arial"/>
            <w:i/>
            <w:iCs/>
            <w:sz w:val="22"/>
            <w:szCs w:val="22"/>
            <w:lang w:val="vi-VN"/>
          </w:rPr>
          <w:delText>i Vi</w:delText>
        </w:r>
        <w:r w:rsidR="00EA7631" w:rsidRPr="004373E8" w:rsidDel="006E631B">
          <w:rPr>
            <w:rFonts w:ascii="iCiel Avenir LT Std 35 Light" w:hAnsi="iCiel Avenir LT Std 35 Light" w:cs="Calibri"/>
            <w:i/>
            <w:iCs/>
            <w:sz w:val="22"/>
            <w:szCs w:val="22"/>
            <w:lang w:val="vi-VN"/>
          </w:rPr>
          <w:delText>ệ</w:delText>
        </w:r>
        <w:r w:rsidR="00EA7631" w:rsidRPr="004373E8" w:rsidDel="006E631B">
          <w:rPr>
            <w:rFonts w:ascii="iCiel Avenir LT Std 35 Light" w:hAnsi="iCiel Avenir LT Std 35 Light" w:cs="Arial"/>
            <w:i/>
            <w:iCs/>
            <w:sz w:val="22"/>
            <w:szCs w:val="22"/>
            <w:lang w:val="vi-VN"/>
          </w:rPr>
          <w:delText>t Nam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w:delText>
        </w:r>
        <w:r w:rsidR="00EA7631" w:rsidRPr="004373E8" w:rsidDel="006E631B">
          <w:rPr>
            <w:rFonts w:ascii="iCiel Avenir LT Std 35 Light" w:hAnsi="iCiel Avenir LT Std 35 Light" w:cs="Calibri"/>
            <w:i/>
            <w:iCs/>
            <w:sz w:val="22"/>
            <w:szCs w:val="22"/>
            <w:lang w:val="vi-VN"/>
          </w:rPr>
          <w:delText>ở</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n</w:delText>
        </w:r>
        <w:r w:rsidR="00EA7631" w:rsidRPr="004373E8" w:rsidDel="006E631B">
          <w:rPr>
            <w:rFonts w:ascii="iCiel Avenir LT Std 35 Light" w:hAnsi="iCiel Avenir LT Std 35 Light" w:cs="Calibri"/>
            <w:i/>
            <w:iCs/>
            <w:sz w:val="22"/>
            <w:szCs w:val="22"/>
            <w:lang w:val="vi-VN"/>
          </w:rPr>
          <w:delText>ướ</w:delText>
        </w:r>
        <w:r w:rsidR="00EA7631" w:rsidRPr="004373E8" w:rsidDel="006E631B">
          <w:rPr>
            <w:rFonts w:ascii="iCiel Avenir LT Std 35 Light" w:hAnsi="iCiel Avenir LT Std 35 Light" w:cs="Arial"/>
            <w:i/>
            <w:iCs/>
            <w:sz w:val="22"/>
            <w:szCs w:val="22"/>
            <w:lang w:val="vi-VN"/>
          </w:rPr>
          <w:delText>c kh</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trong khu v</w:delText>
        </w:r>
        <w:r w:rsidR="00EA7631" w:rsidRPr="004373E8" w:rsidDel="006E631B">
          <w:rPr>
            <w:rFonts w:ascii="iCiel Avenir LT Std 35 Light" w:hAnsi="iCiel Avenir LT Std 35 Light" w:cs="Calibri"/>
            <w:i/>
            <w:iCs/>
            <w:sz w:val="22"/>
            <w:szCs w:val="22"/>
            <w:lang w:val="vi-VN"/>
          </w:rPr>
          <w:delText>ự</w:delText>
        </w:r>
        <w:r w:rsidR="00EA7631" w:rsidRPr="004373E8" w:rsidDel="006E631B">
          <w:rPr>
            <w:rFonts w:ascii="iCiel Avenir LT Std 35 Light" w:hAnsi="iCiel Avenir LT Std 35 Light" w:cs="Arial"/>
            <w:i/>
            <w:iCs/>
            <w:sz w:val="22"/>
            <w:szCs w:val="22"/>
            <w:lang w:val="vi-VN"/>
          </w:rPr>
          <w:delText>c Ch</w:delText>
        </w:r>
        <w:r w:rsidR="00EA7631" w:rsidRPr="004373E8" w:rsidDel="006E631B">
          <w:rPr>
            <w:rFonts w:ascii="iCiel Avenir LT Std 35 Light" w:hAnsi="iCiel Avenir LT Std 35 Light" w:cs="Avenir Next LT Pro"/>
            <w:i/>
            <w:iCs/>
            <w:sz w:val="22"/>
            <w:szCs w:val="22"/>
            <w:lang w:val="vi-VN"/>
          </w:rPr>
          <w:delText>â</w:delText>
        </w:r>
        <w:r w:rsidR="00EA7631" w:rsidRPr="004373E8" w:rsidDel="006E631B">
          <w:rPr>
            <w:rFonts w:ascii="iCiel Avenir LT Std 35 Light" w:hAnsi="iCiel Avenir LT Std 35 Light" w:cs="Arial"/>
            <w:i/>
            <w:iCs/>
            <w:sz w:val="22"/>
            <w:szCs w:val="22"/>
            <w:lang w:val="vi-VN"/>
          </w:rPr>
          <w:delText xml:space="preserve">u </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 xml:space="preserve">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Ch</w:delText>
        </w:r>
        <w:r w:rsidR="00EA7631" w:rsidRPr="004373E8" w:rsidDel="006E631B">
          <w:rPr>
            <w:rFonts w:ascii="iCiel Avenir LT Std 35 Light" w:hAnsi="iCiel Avenir LT Std 35 Light" w:cs="Avenir Next LT Pro"/>
            <w:i/>
            <w:iCs/>
            <w:sz w:val="22"/>
            <w:szCs w:val="22"/>
            <w:lang w:val="vi-VN"/>
          </w:rPr>
          <w:delText>â</w:delText>
        </w:r>
        <w:r w:rsidR="00EA7631" w:rsidRPr="004373E8" w:rsidDel="006E631B">
          <w:rPr>
            <w:rFonts w:ascii="iCiel Avenir LT Std 35 Light" w:hAnsi="iCiel Avenir LT Std 35 Light" w:cs="Arial"/>
            <w:i/>
            <w:iCs/>
            <w:sz w:val="22"/>
            <w:szCs w:val="22"/>
            <w:lang w:val="vi-VN"/>
          </w:rPr>
          <w:delText xml:space="preserve">u </w:delText>
        </w:r>
        <w:r w:rsidR="00EA7631" w:rsidRPr="004373E8" w:rsidDel="006E631B">
          <w:rPr>
            <w:rFonts w:ascii="iCiel Avenir LT Std 35 Light" w:hAnsi="iCiel Avenir LT Std 35 Light" w:cs="Avenir Next LT Pro"/>
            <w:i/>
            <w:iCs/>
            <w:sz w:val="22"/>
            <w:szCs w:val="22"/>
            <w:lang w:val="vi-VN"/>
          </w:rPr>
          <w:delText>Â</w:delText>
        </w:r>
        <w:r w:rsidR="00EA7631" w:rsidRPr="004373E8" w:rsidDel="006E631B">
          <w:rPr>
            <w:rFonts w:ascii="iCiel Avenir LT Std 35 Light" w:hAnsi="iCiel Avenir LT Std 35 Light" w:cs="Arial"/>
            <w:i/>
            <w:iCs/>
            <w:sz w:val="22"/>
            <w:szCs w:val="22"/>
            <w:lang w:val="vi-VN"/>
          </w:rPr>
          <w:delText>u. N</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u m</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t s</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Calibri"/>
            <w:i/>
            <w:iCs/>
            <w:sz w:val="22"/>
            <w:szCs w:val="22"/>
            <w:lang w:val="vi-VN"/>
          </w:rPr>
          <w:delText>ơ</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i th</w:delText>
        </w:r>
        <w:r w:rsidR="00EA7631" w:rsidRPr="004373E8" w:rsidDel="006E631B">
          <w:rPr>
            <w:rFonts w:ascii="iCiel Avenir LT Std 35 Light" w:hAnsi="iCiel Avenir LT Std 35 Light" w:cs="Calibri"/>
            <w:i/>
            <w:iCs/>
            <w:sz w:val="22"/>
            <w:szCs w:val="22"/>
            <w:lang w:val="vi-VN"/>
          </w:rPr>
          <w:delText>ự</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ậ</w:delText>
        </w:r>
        <w:r w:rsidR="00EA7631" w:rsidRPr="004373E8" w:rsidDel="006E631B">
          <w:rPr>
            <w:rFonts w:ascii="iCiel Avenir LT Std 35 Light" w:hAnsi="iCiel Avenir LT Std 35 Light" w:cs="Arial"/>
            <w:i/>
            <w:iCs/>
            <w:sz w:val="22"/>
            <w:szCs w:val="22"/>
            <w:lang w:val="vi-VN"/>
          </w:rPr>
          <w:delText>p qu</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ó</w:delText>
        </w:r>
        <w:r w:rsidR="00EA7631" w:rsidRPr="004373E8" w:rsidDel="006E631B">
          <w:rPr>
            <w:rFonts w:ascii="iCiel Avenir LT Std 35 Light" w:hAnsi="iCiel Avenir LT Std 35 Light" w:cs="Arial"/>
            <w:i/>
            <w:iCs/>
            <w:sz w:val="22"/>
            <w:szCs w:val="22"/>
            <w:lang w:val="vi-VN"/>
          </w:rPr>
          <w:delText xml:space="preserve"> chi ph</w:delText>
        </w:r>
        <w:r w:rsidR="00EA7631" w:rsidRPr="004373E8" w:rsidDel="006E631B">
          <w:rPr>
            <w:rFonts w:ascii="iCiel Avenir LT Std 35 Light" w:hAnsi="iCiel Avenir LT Std 35 Light" w:cs="Avenir Next LT Pro"/>
            <w:i/>
            <w:iCs/>
            <w:sz w:val="22"/>
            <w:szCs w:val="22"/>
            <w:lang w:val="vi-VN"/>
          </w:rPr>
          <w:delText>í</w:delText>
        </w:r>
        <w:r w:rsidR="00EA7631" w:rsidRPr="004373E8" w:rsidDel="006E631B">
          <w:rPr>
            <w:rFonts w:ascii="iCiel Avenir LT Std 35 Light" w:hAnsi="iCiel Avenir LT Std 35 Light" w:cs="Arial"/>
            <w:i/>
            <w:iCs/>
            <w:sz w:val="22"/>
            <w:szCs w:val="22"/>
            <w:lang w:val="vi-VN"/>
          </w:rPr>
          <w:delText xml:space="preserve"> b</w:delText>
        </w:r>
        <w:r w:rsidR="00EA7631" w:rsidRPr="004373E8" w:rsidDel="006E631B">
          <w:rPr>
            <w:rFonts w:ascii="iCiel Avenir LT Std 35 Light" w:hAnsi="iCiel Avenir LT Std 35 Light" w:cs="Calibri"/>
            <w:i/>
            <w:iCs/>
            <w:sz w:val="22"/>
            <w:szCs w:val="22"/>
            <w:lang w:val="vi-VN"/>
          </w:rPr>
          <w:delText>ắ</w:delText>
        </w:r>
        <w:r w:rsidR="00EA7631" w:rsidRPr="004373E8" w:rsidDel="006E631B">
          <w:rPr>
            <w:rFonts w:ascii="iCiel Avenir LT Std 35 Light" w:hAnsi="iCiel Avenir LT Std 35 Light" w:cs="Arial"/>
            <w:i/>
            <w:iCs/>
            <w:sz w:val="22"/>
            <w:szCs w:val="22"/>
            <w:lang w:val="vi-VN"/>
          </w:rPr>
          <w:delText>t bu</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 xml:space="preserve">c cho </w:delText>
        </w:r>
        <w:r w:rsidR="00EA7631" w:rsidRPr="004373E8" w:rsidDel="006E631B">
          <w:rPr>
            <w:rFonts w:ascii="iCiel Avenir LT Std 35 Light" w:hAnsi="iCiel Avenir LT Std 35 Light" w:cs="Calibri"/>
            <w:i/>
            <w:iCs/>
            <w:sz w:val="22"/>
            <w:szCs w:val="22"/>
            <w:lang w:val="vi-VN"/>
          </w:rPr>
          <w:delText>đơ</w:delText>
        </w:r>
        <w:r w:rsidR="00EA7631" w:rsidRPr="004373E8" w:rsidDel="006E631B">
          <w:rPr>
            <w:rFonts w:ascii="iCiel Avenir LT Std 35 Light" w:hAnsi="iCiel Avenir LT Std 35 Light" w:cs="Arial"/>
            <w:i/>
            <w:iCs/>
            <w:sz w:val="22"/>
            <w:szCs w:val="22"/>
            <w:lang w:val="vi-VN"/>
          </w:rPr>
          <w:delText>n v</w:delText>
        </w:r>
        <w:r w:rsidR="00EA7631" w:rsidRPr="004373E8" w:rsidDel="006E631B">
          <w:rPr>
            <w:rFonts w:ascii="iCiel Avenir LT Std 35 Light" w:hAnsi="iCiel Avenir LT Std 35 Light" w:cs="Calibri"/>
            <w:i/>
            <w:iCs/>
            <w:sz w:val="22"/>
            <w:szCs w:val="22"/>
            <w:lang w:val="vi-VN"/>
          </w:rPr>
          <w:delText>ị</w:delText>
        </w:r>
        <w:r w:rsidR="00EA7631" w:rsidRPr="004373E8" w:rsidDel="006E631B">
          <w:rPr>
            <w:rFonts w:ascii="iCiel Avenir LT Std 35 Light" w:hAnsi="iCiel Avenir LT Std 35 Light" w:cs="Arial"/>
            <w:i/>
            <w:iCs/>
            <w:sz w:val="22"/>
            <w:szCs w:val="22"/>
            <w:lang w:val="vi-VN"/>
          </w:rPr>
          <w:delText xml:space="preserve"> k</w:delText>
        </w:r>
        <w:r w:rsidR="00EA7631" w:rsidRPr="004373E8" w:rsidDel="006E631B">
          <w:rPr>
            <w:rFonts w:ascii="iCiel Avenir LT Std 35 Light" w:hAnsi="iCiel Avenir LT Std 35 Light" w:cs="Calibri"/>
            <w:i/>
            <w:iCs/>
            <w:sz w:val="22"/>
            <w:szCs w:val="22"/>
            <w:lang w:val="vi-VN"/>
          </w:rPr>
          <w:delText>ế</w:delText>
        </w:r>
        <w:r w:rsidR="00EA7631" w:rsidRPr="004373E8" w:rsidDel="006E631B">
          <w:rPr>
            <w:rFonts w:ascii="iCiel Avenir LT Std 35 Light" w:hAnsi="iCiel Avenir LT Std 35 Light" w:cs="Arial"/>
            <w:i/>
            <w:iCs/>
            <w:sz w:val="22"/>
            <w:szCs w:val="22"/>
            <w:lang w:val="vi-VN"/>
          </w:rPr>
          <w:delText>t n</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i, BUV s</w:delText>
        </w:r>
        <w:r w:rsidR="00EA7631" w:rsidRPr="004373E8" w:rsidDel="006E631B">
          <w:rPr>
            <w:rFonts w:ascii="iCiel Avenir LT Std 35 Light" w:hAnsi="iCiel Avenir LT Std 35 Light" w:cs="Calibri"/>
            <w:i/>
            <w:iCs/>
            <w:sz w:val="22"/>
            <w:szCs w:val="22"/>
            <w:lang w:val="vi-VN"/>
          </w:rPr>
          <w:delText>ẽ</w:delText>
        </w:r>
        <w:r w:rsidR="00EA7631" w:rsidRPr="004373E8" w:rsidDel="006E631B">
          <w:rPr>
            <w:rFonts w:ascii="iCiel Avenir LT Std 35 Light" w:hAnsi="iCiel Avenir LT Std 35 Light" w:cs="Arial"/>
            <w:i/>
            <w:iCs/>
            <w:sz w:val="22"/>
            <w:szCs w:val="22"/>
            <w:lang w:val="vi-VN"/>
          </w:rPr>
          <w:delText xml:space="preserve"> c</w:delText>
        </w:r>
        <w:r w:rsidR="00EA7631" w:rsidRPr="004373E8" w:rsidDel="006E631B">
          <w:rPr>
            <w:rFonts w:ascii="iCiel Avenir LT Std 35 Light" w:hAnsi="iCiel Avenir LT Std 35 Light" w:cs="Avenir Next LT Pro"/>
            <w:i/>
            <w:iCs/>
            <w:sz w:val="22"/>
            <w:szCs w:val="22"/>
            <w:lang w:val="vi-VN"/>
          </w:rPr>
          <w:delText>ó</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Avenir Next LT Pro"/>
            <w:i/>
            <w:iCs/>
            <w:sz w:val="22"/>
            <w:szCs w:val="22"/>
            <w:lang w:val="vi-VN"/>
          </w:rPr>
          <w:delText>ì</w:delText>
        </w:r>
        <w:r w:rsidR="00EA7631" w:rsidRPr="004373E8" w:rsidDel="006E631B">
          <w:rPr>
            <w:rFonts w:ascii="iCiel Avenir LT Std 35 Light" w:hAnsi="iCiel Avenir LT Std 35 Light" w:cs="Arial"/>
            <w:i/>
            <w:iCs/>
            <w:sz w:val="22"/>
            <w:szCs w:val="22"/>
            <w:lang w:val="vi-VN"/>
          </w:rPr>
          <w:delText>nh th</w:delText>
        </w:r>
        <w:r w:rsidR="00EA7631" w:rsidRPr="004373E8" w:rsidDel="006E631B">
          <w:rPr>
            <w:rFonts w:ascii="iCiel Avenir LT Std 35 Light" w:hAnsi="iCiel Avenir LT Std 35 Light" w:cs="Calibri"/>
            <w:i/>
            <w:iCs/>
            <w:sz w:val="22"/>
            <w:szCs w:val="22"/>
            <w:lang w:val="vi-VN"/>
          </w:rPr>
          <w:delText>ứ</w:delText>
        </w:r>
        <w:r w:rsidR="00EA7631" w:rsidRPr="004373E8" w:rsidDel="006E631B">
          <w:rPr>
            <w:rFonts w:ascii="iCiel Avenir LT Std 35 Light" w:hAnsi="iCiel Avenir LT Std 35 Light" w:cs="Arial"/>
            <w:i/>
            <w:iCs/>
            <w:sz w:val="22"/>
            <w:szCs w:val="22"/>
            <w:lang w:val="vi-VN"/>
          </w:rPr>
          <w:delText>c h</w:delText>
        </w:r>
        <w:r w:rsidR="00EA7631" w:rsidRPr="004373E8" w:rsidDel="006E631B">
          <w:rPr>
            <w:rFonts w:ascii="iCiel Avenir LT Std 35 Light" w:hAnsi="iCiel Avenir LT Std 35 Light" w:cs="Calibri"/>
            <w:i/>
            <w:iCs/>
            <w:sz w:val="22"/>
            <w:szCs w:val="22"/>
            <w:lang w:val="vi-VN"/>
          </w:rPr>
          <w:delText>ỗ</w:delText>
        </w:r>
        <w:r w:rsidR="00EA7631" w:rsidRPr="004373E8" w:rsidDel="006E631B">
          <w:rPr>
            <w:rFonts w:ascii="iCiel Avenir LT Std 35 Light" w:hAnsi="iCiel Avenir LT Std 35 Light" w:cs="Arial"/>
            <w:i/>
            <w:iCs/>
            <w:sz w:val="22"/>
            <w:szCs w:val="22"/>
            <w:lang w:val="vi-VN"/>
          </w:rPr>
          <w:delText xml:space="preserve"> tr</w:delText>
        </w:r>
        <w:r w:rsidR="00EA7631" w:rsidRPr="004373E8" w:rsidDel="006E631B">
          <w:rPr>
            <w:rFonts w:ascii="iCiel Avenir LT Std 35 Light" w:hAnsi="iCiel Avenir LT Std 35 Light" w:cs="Calibri"/>
            <w:i/>
            <w:iCs/>
            <w:sz w:val="22"/>
            <w:szCs w:val="22"/>
            <w:lang w:val="vi-VN"/>
          </w:rPr>
          <w:delText>ợ</w:delText>
        </w:r>
        <w:r w:rsidR="00EA7631" w:rsidRPr="004373E8" w:rsidDel="006E631B">
          <w:rPr>
            <w:rFonts w:ascii="iCiel Avenir LT Std 35 Light" w:hAnsi="iCiel Avenir LT Std 35 Light" w:cs="Arial"/>
            <w:i/>
            <w:iCs/>
            <w:sz w:val="22"/>
            <w:szCs w:val="22"/>
            <w:lang w:val="vi-VN"/>
          </w:rPr>
          <w:delText xml:space="preserve"> sinh vi</w:delText>
        </w:r>
        <w:r w:rsidR="00EA7631" w:rsidRPr="004373E8" w:rsidDel="006E631B">
          <w:rPr>
            <w:rFonts w:ascii="iCiel Avenir LT Std 35 Light" w:hAnsi="iCiel Avenir LT Std 35 Light" w:cs="Avenir Next LT Pro"/>
            <w:i/>
            <w:iCs/>
            <w:sz w:val="22"/>
            <w:szCs w:val="22"/>
            <w:lang w:val="vi-VN"/>
          </w:rPr>
          <w:delText>ê</w:delText>
        </w:r>
        <w:r w:rsidR="00EA7631" w:rsidRPr="004373E8" w:rsidDel="006E631B">
          <w:rPr>
            <w:rFonts w:ascii="iCiel Avenir LT Std 35 Light" w:hAnsi="iCiel Avenir LT Std 35 Light" w:cs="Arial"/>
            <w:i/>
            <w:iCs/>
            <w:sz w:val="22"/>
            <w:szCs w:val="22"/>
            <w:lang w:val="vi-VN"/>
          </w:rPr>
          <w:delText>n m</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t ph</w:delText>
        </w:r>
        <w:r w:rsidR="00EA7631" w:rsidRPr="004373E8" w:rsidDel="006E631B">
          <w:rPr>
            <w:rFonts w:ascii="iCiel Avenir LT Std 35 Light" w:hAnsi="iCiel Avenir LT Std 35 Light" w:cs="Calibri"/>
            <w:i/>
            <w:iCs/>
            <w:sz w:val="22"/>
            <w:szCs w:val="22"/>
            <w:lang w:val="vi-VN"/>
          </w:rPr>
          <w:delText>ầ</w:delText>
        </w:r>
        <w:r w:rsidR="00EA7631" w:rsidRPr="004373E8" w:rsidDel="006E631B">
          <w:rPr>
            <w:rFonts w:ascii="iCiel Avenir LT Std 35 Light" w:hAnsi="iCiel Avenir LT Std 35 Light" w:cs="Arial"/>
            <w:i/>
            <w:iCs/>
            <w:sz w:val="22"/>
            <w:szCs w:val="22"/>
            <w:lang w:val="vi-VN"/>
          </w:rPr>
          <w:delText>n t</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i ch</w:delText>
        </w:r>
        <w:r w:rsidR="00EA7631" w:rsidRPr="004373E8" w:rsidDel="006E631B">
          <w:rPr>
            <w:rFonts w:ascii="iCiel Avenir LT Std 35 Light" w:hAnsi="iCiel Avenir LT Std 35 Light" w:cs="Avenir Next LT Pro"/>
            <w:i/>
            <w:iCs/>
            <w:sz w:val="22"/>
            <w:szCs w:val="22"/>
            <w:lang w:val="vi-VN"/>
          </w:rPr>
          <w:delText>í</w:delText>
        </w:r>
        <w:r w:rsidR="00EA7631" w:rsidRPr="004373E8" w:rsidDel="006E631B">
          <w:rPr>
            <w:rFonts w:ascii="iCiel Avenir LT Std 35 Light" w:hAnsi="iCiel Avenir LT Std 35 Light" w:cs="Arial"/>
            <w:i/>
            <w:iCs/>
            <w:sz w:val="22"/>
            <w:szCs w:val="22"/>
            <w:lang w:val="vi-VN"/>
          </w:rPr>
          <w:delText>nh t</w:delText>
        </w:r>
        <w:r w:rsidR="00EA7631" w:rsidRPr="004373E8" w:rsidDel="006E631B">
          <w:rPr>
            <w:rFonts w:ascii="iCiel Avenir LT Std 35 Light" w:hAnsi="iCiel Avenir LT Std 35 Light" w:cs="Avenir Next LT Pro"/>
            <w:i/>
            <w:iCs/>
            <w:sz w:val="22"/>
            <w:szCs w:val="22"/>
            <w:lang w:val="vi-VN"/>
          </w:rPr>
          <w:delText>ù</w:delText>
        </w:r>
        <w:r w:rsidR="00EA7631" w:rsidRPr="004373E8" w:rsidDel="006E631B">
          <w:rPr>
            <w:rFonts w:ascii="iCiel Avenir LT Std 35 Light" w:hAnsi="iCiel Avenir LT Std 35 Light" w:cs="Arial"/>
            <w:i/>
            <w:iCs/>
            <w:sz w:val="22"/>
            <w:szCs w:val="22"/>
            <w:lang w:val="vi-VN"/>
          </w:rPr>
          <w:delText>y thu</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c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o h</w:delText>
        </w:r>
        <w:r w:rsidR="00EA7631" w:rsidRPr="004373E8" w:rsidDel="006E631B">
          <w:rPr>
            <w:rFonts w:ascii="iCiel Avenir LT Std 35 Light" w:hAnsi="iCiel Avenir LT Std 35 Light" w:cs="Calibri"/>
            <w:i/>
            <w:iCs/>
            <w:sz w:val="22"/>
            <w:szCs w:val="22"/>
            <w:lang w:val="vi-VN"/>
          </w:rPr>
          <w:delText>ồ</w:delText>
        </w:r>
        <w:r w:rsidR="00EA7631" w:rsidRPr="004373E8" w:rsidDel="006E631B">
          <w:rPr>
            <w:rFonts w:ascii="iCiel Avenir LT Std 35 Light" w:hAnsi="iCiel Avenir LT Std 35 Light" w:cs="Arial"/>
            <w:i/>
            <w:iCs/>
            <w:sz w:val="22"/>
            <w:szCs w:val="22"/>
            <w:lang w:val="vi-VN"/>
          </w:rPr>
          <w:delText xml:space="preserve"> s</w:delText>
        </w:r>
        <w:r w:rsidR="00EA7631" w:rsidRPr="004373E8" w:rsidDel="006E631B">
          <w:rPr>
            <w:rFonts w:ascii="iCiel Avenir LT Std 35 Light" w:hAnsi="iCiel Avenir LT Std 35 Light" w:cs="Calibri"/>
            <w:i/>
            <w:iCs/>
            <w:sz w:val="22"/>
            <w:szCs w:val="22"/>
            <w:lang w:val="vi-VN"/>
          </w:rPr>
          <w:delText>ơ</w:delText>
        </w:r>
        <w:r w:rsidR="00EA7631" w:rsidRPr="004373E8" w:rsidDel="006E631B">
          <w:rPr>
            <w:rFonts w:ascii="iCiel Avenir LT Std 35 Light" w:hAnsi="iCiel Avenir LT Std 35 Light" w:cs="Arial"/>
            <w:i/>
            <w:iCs/>
            <w:sz w:val="22"/>
            <w:szCs w:val="22"/>
            <w:lang w:val="vi-VN"/>
          </w:rPr>
          <w:delText xml:space="preserve"> </w:delText>
        </w:r>
        <w:r w:rsidR="00EA7631" w:rsidRPr="004373E8" w:rsidDel="006E631B">
          <w:rPr>
            <w:rFonts w:ascii="iCiel Avenir LT Std 35 Light" w:hAnsi="iCiel Avenir LT Std 35 Light" w:cs="Calibri"/>
            <w:i/>
            <w:iCs/>
            <w:sz w:val="22"/>
            <w:szCs w:val="22"/>
            <w:lang w:val="vi-VN"/>
          </w:rPr>
          <w:delText>đă</w:delText>
        </w:r>
        <w:r w:rsidR="00EA7631" w:rsidRPr="004373E8" w:rsidDel="006E631B">
          <w:rPr>
            <w:rFonts w:ascii="iCiel Avenir LT Std 35 Light" w:hAnsi="iCiel Avenir LT Std 35 Light" w:cs="Arial"/>
            <w:i/>
            <w:iCs/>
            <w:sz w:val="22"/>
            <w:szCs w:val="22"/>
            <w:lang w:val="vi-VN"/>
          </w:rPr>
          <w:delText>ng k</w:delText>
        </w:r>
        <w:r w:rsidR="00EA7631" w:rsidRPr="004373E8" w:rsidDel="006E631B">
          <w:rPr>
            <w:rFonts w:ascii="iCiel Avenir LT Std 35 Light" w:hAnsi="iCiel Avenir LT Std 35 Light" w:cs="Avenir Next LT Pro"/>
            <w:i/>
            <w:iCs/>
            <w:sz w:val="22"/>
            <w:szCs w:val="22"/>
            <w:lang w:val="vi-VN"/>
          </w:rPr>
          <w:delText>ý</w:delText>
        </w:r>
        <w:r w:rsidR="00EA7631" w:rsidRPr="004373E8" w:rsidDel="006E631B">
          <w:rPr>
            <w:rFonts w:ascii="iCiel Avenir LT Std 35 Light" w:hAnsi="iCiel Avenir LT Std 35 Light" w:cs="Arial"/>
            <w:i/>
            <w:iCs/>
            <w:sz w:val="22"/>
            <w:szCs w:val="22"/>
            <w:lang w:val="vi-VN"/>
          </w:rPr>
          <w:delText xml:space="preserve"> v</w:delText>
        </w:r>
        <w:r w:rsidR="00EA7631" w:rsidRPr="004373E8" w:rsidDel="006E631B">
          <w:rPr>
            <w:rFonts w:ascii="iCiel Avenir LT Std 35 Light" w:hAnsi="iCiel Avenir LT Std 35 Light" w:cs="Avenir Next LT Pro"/>
            <w:i/>
            <w:iCs/>
            <w:sz w:val="22"/>
            <w:szCs w:val="22"/>
            <w:lang w:val="vi-VN"/>
          </w:rPr>
          <w:delText>à</w:delText>
        </w:r>
        <w:r w:rsidR="00EA7631" w:rsidRPr="004373E8" w:rsidDel="006E631B">
          <w:rPr>
            <w:rFonts w:ascii="iCiel Avenir LT Std 35 Light" w:hAnsi="iCiel Avenir LT Std 35 Light" w:cs="Arial"/>
            <w:i/>
            <w:iCs/>
            <w:sz w:val="22"/>
            <w:szCs w:val="22"/>
            <w:lang w:val="vi-VN"/>
          </w:rPr>
          <w:delText xml:space="preserve"> </w:delText>
        </w:r>
        <w:r w:rsidR="00EA7631" w:rsidRPr="004373E8" w:rsidDel="006E631B">
          <w:rPr>
            <w:rFonts w:ascii="iCiel Avenir LT Std 35 Light" w:hAnsi="iCiel Avenir LT Std 35 Light" w:cs="Calibri"/>
            <w:i/>
            <w:iCs/>
            <w:sz w:val="22"/>
            <w:szCs w:val="22"/>
            <w:lang w:val="vi-VN"/>
          </w:rPr>
          <w:delText>ứ</w:delText>
        </w:r>
        <w:r w:rsidR="00EA7631" w:rsidRPr="004373E8" w:rsidDel="006E631B">
          <w:rPr>
            <w:rFonts w:ascii="iCiel Avenir LT Std 35 Light" w:hAnsi="iCiel Avenir LT Std 35 Light" w:cs="Arial"/>
            <w:i/>
            <w:iCs/>
            <w:sz w:val="22"/>
            <w:szCs w:val="22"/>
            <w:lang w:val="vi-VN"/>
          </w:rPr>
          <w:delText>ng tuy</w:delText>
        </w:r>
        <w:r w:rsidR="00EA7631" w:rsidRPr="004373E8" w:rsidDel="006E631B">
          <w:rPr>
            <w:rFonts w:ascii="iCiel Avenir LT Std 35 Light" w:hAnsi="iCiel Avenir LT Std 35 Light" w:cs="Calibri"/>
            <w:i/>
            <w:iCs/>
            <w:sz w:val="22"/>
            <w:szCs w:val="22"/>
            <w:lang w:val="vi-VN"/>
          </w:rPr>
          <w:delText>ể</w:delText>
        </w:r>
        <w:r w:rsidR="00EA7631" w:rsidRPr="004373E8" w:rsidDel="006E631B">
          <w:rPr>
            <w:rFonts w:ascii="iCiel Avenir LT Std 35 Light" w:hAnsi="iCiel Avenir LT Std 35 Light" w:cs="Arial"/>
            <w:i/>
            <w:iCs/>
            <w:sz w:val="22"/>
            <w:szCs w:val="22"/>
            <w:lang w:val="vi-VN"/>
          </w:rPr>
          <w:delText>n c</w:delText>
        </w:r>
        <w:r w:rsidR="00EA7631" w:rsidRPr="004373E8" w:rsidDel="006E631B">
          <w:rPr>
            <w:rFonts w:ascii="iCiel Avenir LT Std 35 Light" w:hAnsi="iCiel Avenir LT Std 35 Light" w:cs="Calibri"/>
            <w:i/>
            <w:iCs/>
            <w:sz w:val="22"/>
            <w:szCs w:val="22"/>
            <w:lang w:val="vi-VN"/>
          </w:rPr>
          <w:delText>ủ</w:delText>
        </w:r>
        <w:r w:rsidR="00EA7631" w:rsidRPr="004373E8" w:rsidDel="006E631B">
          <w:rPr>
            <w:rFonts w:ascii="iCiel Avenir LT Std 35 Light" w:hAnsi="iCiel Avenir LT Std 35 Light" w:cs="Arial"/>
            <w:i/>
            <w:iCs/>
            <w:sz w:val="22"/>
            <w:szCs w:val="22"/>
            <w:lang w:val="vi-VN"/>
          </w:rPr>
          <w:delText>a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b</w:delText>
        </w:r>
        <w:r w:rsidR="00EA7631" w:rsidRPr="004373E8" w:rsidDel="006E631B">
          <w:rPr>
            <w:rFonts w:ascii="iCiel Avenir LT Std 35 Light" w:hAnsi="iCiel Avenir LT Std 35 Light" w:cs="Calibri"/>
            <w:i/>
            <w:iCs/>
            <w:sz w:val="22"/>
            <w:szCs w:val="22"/>
            <w:lang w:val="vi-VN"/>
          </w:rPr>
          <w:delText>ạ</w:delText>
        </w:r>
        <w:r w:rsidR="00EA7631" w:rsidRPr="004373E8" w:rsidDel="006E631B">
          <w:rPr>
            <w:rFonts w:ascii="iCiel Avenir LT Std 35 Light" w:hAnsi="iCiel Avenir LT Std 35 Light" w:cs="Arial"/>
            <w:i/>
            <w:iCs/>
            <w:sz w:val="22"/>
            <w:szCs w:val="22"/>
            <w:lang w:val="vi-VN"/>
          </w:rPr>
          <w:delText>n nh</w:delText>
        </w:r>
        <w:r w:rsidR="00EA7631" w:rsidRPr="004373E8" w:rsidDel="006E631B">
          <w:rPr>
            <w:rFonts w:ascii="iCiel Avenir LT Std 35 Light" w:hAnsi="iCiel Avenir LT Std 35 Light" w:cs="Calibri"/>
            <w:i/>
            <w:iCs/>
            <w:sz w:val="22"/>
            <w:szCs w:val="22"/>
            <w:lang w:val="vi-VN"/>
          </w:rPr>
          <w:delText>ằ</w:delText>
        </w:r>
        <w:r w:rsidR="00EA7631" w:rsidRPr="004373E8" w:rsidDel="006E631B">
          <w:rPr>
            <w:rFonts w:ascii="iCiel Avenir LT Std 35 Light" w:hAnsi="iCiel Avenir LT Std 35 Light" w:cs="Arial"/>
            <w:i/>
            <w:iCs/>
            <w:sz w:val="22"/>
            <w:szCs w:val="22"/>
            <w:lang w:val="vi-VN"/>
          </w:rPr>
          <w:delText>m gi</w:delText>
        </w:r>
        <w:r w:rsidR="00EA7631" w:rsidRPr="004373E8" w:rsidDel="006E631B">
          <w:rPr>
            <w:rFonts w:ascii="iCiel Avenir LT Std 35 Light" w:hAnsi="iCiel Avenir LT Std 35 Light" w:cs="Avenir Next LT Pro"/>
            <w:i/>
            <w:iCs/>
            <w:sz w:val="22"/>
            <w:szCs w:val="22"/>
            <w:lang w:val="vi-VN"/>
          </w:rPr>
          <w:delText>ú</w:delText>
        </w:r>
        <w:r w:rsidR="00EA7631" w:rsidRPr="004373E8" w:rsidDel="006E631B">
          <w:rPr>
            <w:rFonts w:ascii="iCiel Avenir LT Std 35 Light" w:hAnsi="iCiel Avenir LT Std 35 Light" w:cs="Arial"/>
            <w:i/>
            <w:iCs/>
            <w:sz w:val="22"/>
            <w:szCs w:val="22"/>
            <w:lang w:val="vi-VN"/>
          </w:rPr>
          <w:delText>p sinh vi</w:delText>
        </w:r>
        <w:r w:rsidR="00EA7631" w:rsidRPr="004373E8" w:rsidDel="006E631B">
          <w:rPr>
            <w:rFonts w:ascii="iCiel Avenir LT Std 35 Light" w:hAnsi="iCiel Avenir LT Std 35 Light" w:cs="Avenir Next LT Pro"/>
            <w:i/>
            <w:iCs/>
            <w:sz w:val="22"/>
            <w:szCs w:val="22"/>
            <w:lang w:val="vi-VN"/>
          </w:rPr>
          <w:delText>ê</w:delText>
        </w:r>
        <w:r w:rsidR="00EA7631" w:rsidRPr="004373E8" w:rsidDel="006E631B">
          <w:rPr>
            <w:rFonts w:ascii="iCiel Avenir LT Std 35 Light" w:hAnsi="iCiel Avenir LT Std 35 Light" w:cs="Arial"/>
            <w:i/>
            <w:iCs/>
            <w:sz w:val="22"/>
            <w:szCs w:val="22"/>
            <w:lang w:val="vi-VN"/>
          </w:rPr>
          <w:delText>n t</w:delText>
        </w:r>
        <w:r w:rsidR="00EA7631" w:rsidRPr="004373E8" w:rsidDel="006E631B">
          <w:rPr>
            <w:rFonts w:ascii="iCiel Avenir LT Std 35 Light" w:hAnsi="iCiel Avenir LT Std 35 Light" w:cs="Calibri"/>
            <w:i/>
            <w:iCs/>
            <w:sz w:val="22"/>
            <w:szCs w:val="22"/>
            <w:lang w:val="vi-VN"/>
          </w:rPr>
          <w:delText>ậ</w:delText>
        </w:r>
        <w:r w:rsidR="00EA7631" w:rsidRPr="004373E8" w:rsidDel="006E631B">
          <w:rPr>
            <w:rFonts w:ascii="iCiel Avenir LT Std 35 Light" w:hAnsi="iCiel Avenir LT Std 35 Light" w:cs="Arial"/>
            <w:i/>
            <w:iCs/>
            <w:sz w:val="22"/>
            <w:szCs w:val="22"/>
            <w:lang w:val="vi-VN"/>
          </w:rPr>
          <w:delText>n d</w:delText>
        </w:r>
        <w:r w:rsidR="00EA7631" w:rsidRPr="004373E8" w:rsidDel="006E631B">
          <w:rPr>
            <w:rFonts w:ascii="iCiel Avenir LT Std 35 Light" w:hAnsi="iCiel Avenir LT Std 35 Light" w:cs="Calibri"/>
            <w:i/>
            <w:iCs/>
            <w:sz w:val="22"/>
            <w:szCs w:val="22"/>
            <w:lang w:val="vi-VN"/>
          </w:rPr>
          <w:delText>ụ</w:delText>
        </w:r>
        <w:r w:rsidR="00EA7631" w:rsidRPr="004373E8" w:rsidDel="006E631B">
          <w:rPr>
            <w:rFonts w:ascii="iCiel Avenir LT Std 35 Light" w:hAnsi="iCiel Avenir LT Std 35 Light" w:cs="Arial"/>
            <w:i/>
            <w:iCs/>
            <w:sz w:val="22"/>
            <w:szCs w:val="22"/>
            <w:lang w:val="vi-VN"/>
          </w:rPr>
          <w:delText xml:space="preserve">ng </w:delText>
        </w:r>
        <w:r w:rsidR="00EA7631" w:rsidRPr="004373E8" w:rsidDel="006E631B">
          <w:rPr>
            <w:rFonts w:ascii="iCiel Avenir LT Std 35 Light" w:hAnsi="iCiel Avenir LT Std 35 Light" w:cs="Calibri"/>
            <w:i/>
            <w:iCs/>
            <w:sz w:val="22"/>
            <w:szCs w:val="22"/>
            <w:lang w:val="vi-VN"/>
          </w:rPr>
          <w:delText>đượ</w:delText>
        </w:r>
        <w:r w:rsidR="00EA7631" w:rsidRPr="004373E8" w:rsidDel="006E631B">
          <w:rPr>
            <w:rFonts w:ascii="iCiel Avenir LT Std 35 Light" w:hAnsi="iCiel Avenir LT Std 35 Light" w:cs="Arial"/>
            <w:i/>
            <w:iCs/>
            <w:sz w:val="22"/>
            <w:szCs w:val="22"/>
            <w:lang w:val="vi-VN"/>
          </w:rPr>
          <w:delText>c t</w:delText>
        </w:r>
        <w:r w:rsidR="00EA7631" w:rsidRPr="004373E8" w:rsidDel="006E631B">
          <w:rPr>
            <w:rFonts w:ascii="iCiel Avenir LT Std 35 Light" w:hAnsi="iCiel Avenir LT Std 35 Light" w:cs="Calibri"/>
            <w:i/>
            <w:iCs/>
            <w:sz w:val="22"/>
            <w:szCs w:val="22"/>
            <w:lang w:val="vi-VN"/>
          </w:rPr>
          <w:delText>ố</w:delText>
        </w:r>
        <w:r w:rsidR="00EA7631" w:rsidRPr="004373E8" w:rsidDel="006E631B">
          <w:rPr>
            <w:rFonts w:ascii="iCiel Avenir LT Std 35 Light" w:hAnsi="iCiel Avenir LT Std 35 Light" w:cs="Arial"/>
            <w:i/>
            <w:iCs/>
            <w:sz w:val="22"/>
            <w:szCs w:val="22"/>
            <w:lang w:val="vi-VN"/>
          </w:rPr>
          <w:delText xml:space="preserve">i </w:delText>
        </w:r>
        <w:r w:rsidR="00EA7631" w:rsidRPr="004373E8" w:rsidDel="006E631B">
          <w:rPr>
            <w:rFonts w:ascii="iCiel Avenir LT Std 35 Light" w:hAnsi="iCiel Avenir LT Std 35 Light" w:cs="Calibri"/>
            <w:i/>
            <w:iCs/>
            <w:sz w:val="22"/>
            <w:szCs w:val="22"/>
            <w:lang w:val="vi-VN"/>
          </w:rPr>
          <w:delText>đ</w:delText>
        </w:r>
        <w:r w:rsidR="00EA7631" w:rsidRPr="004373E8" w:rsidDel="006E631B">
          <w:rPr>
            <w:rFonts w:ascii="iCiel Avenir LT Std 35 Light" w:hAnsi="iCiel Avenir LT Std 35 Light" w:cs="Arial"/>
            <w:i/>
            <w:iCs/>
            <w:sz w:val="22"/>
            <w:szCs w:val="22"/>
            <w:lang w:val="vi-VN"/>
          </w:rPr>
          <w:delText>a c</w:delText>
        </w:r>
        <w:r w:rsidR="00EA7631" w:rsidRPr="004373E8" w:rsidDel="006E631B">
          <w:rPr>
            <w:rFonts w:ascii="iCiel Avenir LT Std 35 Light" w:hAnsi="iCiel Avenir LT Std 35 Light" w:cs="Avenir Next LT Pro"/>
            <w:i/>
            <w:iCs/>
            <w:sz w:val="22"/>
            <w:szCs w:val="22"/>
            <w:lang w:val="vi-VN"/>
          </w:rPr>
          <w:delText>á</w:delText>
        </w:r>
        <w:r w:rsidR="00EA7631" w:rsidRPr="004373E8" w:rsidDel="006E631B">
          <w:rPr>
            <w:rFonts w:ascii="iCiel Avenir LT Std 35 Light" w:hAnsi="iCiel Avenir LT Std 35 Light" w:cs="Arial"/>
            <w:i/>
            <w:iCs/>
            <w:sz w:val="22"/>
            <w:szCs w:val="22"/>
            <w:lang w:val="vi-VN"/>
          </w:rPr>
          <w:delText>c c</w:delText>
        </w:r>
        <w:r w:rsidR="00EA7631" w:rsidRPr="004373E8" w:rsidDel="006E631B">
          <w:rPr>
            <w:rFonts w:ascii="iCiel Avenir LT Std 35 Light" w:hAnsi="iCiel Avenir LT Std 35 Light" w:cs="Calibri"/>
            <w:i/>
            <w:iCs/>
            <w:sz w:val="22"/>
            <w:szCs w:val="22"/>
            <w:lang w:val="vi-VN"/>
          </w:rPr>
          <w:delText>ơ</w:delText>
        </w:r>
        <w:r w:rsidR="00EA7631" w:rsidRPr="004373E8" w:rsidDel="006E631B">
          <w:rPr>
            <w:rFonts w:ascii="iCiel Avenir LT Std 35 Light" w:hAnsi="iCiel Avenir LT Std 35 Light" w:cs="Arial"/>
            <w:i/>
            <w:iCs/>
            <w:sz w:val="22"/>
            <w:szCs w:val="22"/>
            <w:lang w:val="vi-VN"/>
          </w:rPr>
          <w:delText xml:space="preserve"> h</w:delText>
        </w:r>
        <w:r w:rsidR="00EA7631" w:rsidRPr="004373E8" w:rsidDel="006E631B">
          <w:rPr>
            <w:rFonts w:ascii="iCiel Avenir LT Std 35 Light" w:hAnsi="iCiel Avenir LT Std 35 Light" w:cs="Calibri"/>
            <w:i/>
            <w:iCs/>
            <w:sz w:val="22"/>
            <w:szCs w:val="22"/>
            <w:lang w:val="vi-VN"/>
          </w:rPr>
          <w:delText>ộ</w:delText>
        </w:r>
        <w:r w:rsidR="00EA7631" w:rsidRPr="004373E8" w:rsidDel="006E631B">
          <w:rPr>
            <w:rFonts w:ascii="iCiel Avenir LT Std 35 Light" w:hAnsi="iCiel Avenir LT Std 35 Light" w:cs="Arial"/>
            <w:i/>
            <w:iCs/>
            <w:sz w:val="22"/>
            <w:szCs w:val="22"/>
            <w:lang w:val="vi-VN"/>
          </w:rPr>
          <w:delText xml:space="preserve">i </w:delText>
        </w:r>
        <w:r w:rsidR="00EA7631" w:rsidRPr="004373E8" w:rsidDel="006E631B">
          <w:rPr>
            <w:rFonts w:ascii="iCiel Avenir LT Std 35 Light" w:hAnsi="iCiel Avenir LT Std 35 Light" w:cs="Calibri"/>
            <w:i/>
            <w:iCs/>
            <w:sz w:val="22"/>
            <w:szCs w:val="22"/>
            <w:lang w:val="vi-VN"/>
          </w:rPr>
          <w:delText>đượ</w:delText>
        </w:r>
        <w:r w:rsidR="00EA7631" w:rsidRPr="004373E8" w:rsidDel="006E631B">
          <w:rPr>
            <w:rFonts w:ascii="iCiel Avenir LT Std 35 Light" w:hAnsi="iCiel Avenir LT Std 35 Light" w:cs="Arial"/>
            <w:i/>
            <w:iCs/>
            <w:sz w:val="22"/>
            <w:szCs w:val="22"/>
            <w:lang w:val="vi-VN"/>
          </w:rPr>
          <w:delText>c mang l</w:delText>
        </w:r>
        <w:r w:rsidR="00EA7631" w:rsidRPr="004373E8" w:rsidDel="006E631B">
          <w:rPr>
            <w:rFonts w:ascii="iCiel Avenir LT Std 35 Light" w:hAnsi="iCiel Avenir LT Std 35 Light" w:cs="Calibri"/>
            <w:i/>
            <w:iCs/>
            <w:sz w:val="22"/>
            <w:szCs w:val="22"/>
            <w:lang w:val="vi-VN"/>
          </w:rPr>
          <w:delText>ạ</w:delText>
        </w:r>
        <w:r w:rsidR="00EA7631" w:rsidRPr="004373E8" w:rsidDel="006E631B">
          <w:rPr>
            <w:rFonts w:ascii="iCiel Avenir LT Std 35 Light" w:hAnsi="iCiel Avenir LT Std 35 Light" w:cs="Arial"/>
            <w:i/>
            <w:iCs/>
            <w:sz w:val="22"/>
            <w:szCs w:val="22"/>
            <w:lang w:val="vi-VN"/>
          </w:rPr>
          <w:delText>i.</w:delText>
        </w:r>
      </w:del>
    </w:p>
    <w:p w14:paraId="2F457A48" w14:textId="2018AD82" w:rsidR="00C1363F" w:rsidRPr="00C1363F" w:rsidDel="006E631B" w:rsidRDefault="00C1363F">
      <w:pPr>
        <w:rPr>
          <w:del w:id="10306" w:author="An Tran, ACA (BUV)" w:date="2024-09-12T11:05:00Z" w16du:dateUtc="2024-09-12T04:05:00Z"/>
          <w:rFonts w:cs="Arial"/>
          <w:i/>
          <w:iCs/>
          <w:szCs w:val="22"/>
        </w:rPr>
        <w:pPrChange w:id="1030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08"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6E9382E7" w14:textId="20C446A2" w:rsidR="002A1CEC" w:rsidRPr="004373E8" w:rsidDel="006E631B" w:rsidRDefault="002A1CEC">
      <w:pPr>
        <w:rPr>
          <w:del w:id="10309" w:author="An Tran, ACA (BUV)" w:date="2024-09-12T11:05:00Z" w16du:dateUtc="2024-09-12T04:05:00Z"/>
          <w:i/>
          <w:iCs/>
          <w:szCs w:val="22"/>
          <w:lang w:val="vi-VN"/>
        </w:rPr>
        <w:pPrChange w:id="10310"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311" w:name="_Hlk155276162"/>
      <w:del w:id="10312" w:author="An Tran, ACA (BUV)" w:date="2024-09-12T11:05:00Z" w16du:dateUtc="2024-09-12T04:05:00Z">
        <w:r w:rsidRPr="004373E8" w:rsidDel="006E631B">
          <w:rPr>
            <w:szCs w:val="22"/>
            <w:lang w:val="vi-VN"/>
          </w:rPr>
          <w:delText>How does BUV evaluate companies/organisations to send students for internship? Will BUV check in on students' performance &amp; working environment during their internship to ensure fairness and safety?</w:delText>
        </w:r>
        <w:r w:rsidRPr="004373E8" w:rsidDel="006E631B">
          <w:rPr>
            <w:i/>
            <w:iCs/>
            <w:szCs w:val="22"/>
            <w:lang w:val="vi-VN"/>
          </w:rPr>
          <w:delText xml:space="preserve"> / BUV đánh giá các doanh nghiệp như thế nào trước khi gửi sinh viên đi thực tập. BUV có kiểm tra môi trường làm việc của sinh viên trong quá trình thực tập hay không?</w:delText>
        </w:r>
      </w:del>
    </w:p>
    <w:bookmarkEnd w:id="10311"/>
    <w:p w14:paraId="2C11D4C0" w14:textId="33C0601E" w:rsidR="002A1CEC" w:rsidRPr="004373E8" w:rsidDel="006E631B" w:rsidRDefault="002A1CEC">
      <w:pPr>
        <w:rPr>
          <w:del w:id="10313" w:author="An Tran, ACA (BUV)" w:date="2024-09-12T11:05:00Z" w16du:dateUtc="2024-09-12T04:05:00Z"/>
          <w:rFonts w:cs="Arial"/>
          <w:bCs/>
          <w:i/>
          <w:iCs/>
          <w:szCs w:val="22"/>
          <w:u w:val="single"/>
          <w:lang w:val="vi-VN"/>
        </w:rPr>
        <w:pPrChange w:id="1031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15"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1A42EC7F" w14:textId="100C8F7B" w:rsidR="00C1363F" w:rsidDel="006E631B" w:rsidRDefault="00C1363F">
      <w:pPr>
        <w:rPr>
          <w:del w:id="10316" w:author="An Tran, ACA (BUV)" w:date="2024-09-12T11:05:00Z" w16du:dateUtc="2024-09-12T04:05:00Z"/>
          <w:rFonts w:cs="Arial"/>
          <w:szCs w:val="22"/>
        </w:rPr>
        <w:pPrChange w:id="10317"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318" w:name="_Hlk171284399"/>
      <w:del w:id="10319" w:author="An Tran, ACA (BUV)" w:date="2024-09-12T11:05:00Z" w16du:dateUtc="2024-09-12T04:05:00Z">
        <w:r w:rsidRPr="691BD53B" w:rsidDel="006E631B">
          <w:rPr>
            <w:rFonts w:ascii="iCiel Avenir LT Std 35 Light" w:hAnsi="iCiel Avenir LT Std 35 Light" w:cs="Arial"/>
            <w:sz w:val="22"/>
            <w:szCs w:val="22"/>
          </w:rPr>
          <w:delText xml:space="preserve">BUV carefully </w:delText>
        </w:r>
        <w:r w:rsidR="66670FC4" w:rsidRPr="691BD53B" w:rsidDel="006E631B">
          <w:rPr>
            <w:rFonts w:ascii="iCiel Avenir LT Std 35 Light" w:hAnsi="iCiel Avenir LT Std 35 Light" w:cs="Arial"/>
            <w:sz w:val="22"/>
            <w:szCs w:val="22"/>
          </w:rPr>
          <w:delText>selects</w:delText>
        </w:r>
        <w:r w:rsidRPr="691BD53B" w:rsidDel="006E631B">
          <w:rPr>
            <w:rFonts w:ascii="iCiel Avenir LT Std 35 Light" w:hAnsi="iCiel Avenir LT Std 35 Light" w:cs="Arial"/>
            <w:sz w:val="22"/>
            <w:szCs w:val="22"/>
          </w:rPr>
          <w:delText xml:space="preserve">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delText>
        </w:r>
      </w:del>
    </w:p>
    <w:p w14:paraId="14777BA9" w14:textId="437FB8BF" w:rsidR="00C1363F" w:rsidDel="006E631B" w:rsidRDefault="00C1363F">
      <w:pPr>
        <w:rPr>
          <w:del w:id="10320" w:author="An Tran, ACA (BUV)" w:date="2024-09-12T11:05:00Z" w16du:dateUtc="2024-09-12T04:05:00Z"/>
          <w:rFonts w:cs="Arial"/>
          <w:i/>
          <w:iCs/>
          <w:szCs w:val="22"/>
        </w:rPr>
        <w:pPrChange w:id="1032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22" w:author="An Tran, ACA (BUV)" w:date="2024-09-12T11:05:00Z" w16du:dateUtc="2024-09-12T04:05:00Z">
        <w:r w:rsidRPr="002D5ADD" w:rsidDel="006E631B">
          <w:rPr>
            <w:rFonts w:ascii="iCiel Avenir LT Std 35 Light" w:hAnsi="iCiel Avenir LT Std 35 Light" w:cs="Arial"/>
            <w:sz w:val="22"/>
            <w:szCs w:val="22"/>
          </w:rPr>
          <w:delText xml:space="preserve">The Career Services </w:delText>
        </w:r>
        <w:r w:rsidDel="006E631B">
          <w:rPr>
            <w:rFonts w:ascii="iCiel Avenir LT Std 35 Light" w:hAnsi="iCiel Avenir LT Std 35 Light" w:cs="Arial"/>
            <w:sz w:val="22"/>
            <w:szCs w:val="22"/>
          </w:rPr>
          <w:delText xml:space="preserve">and Industry Relations Division </w:delText>
        </w:r>
        <w:r w:rsidRPr="002D5ADD" w:rsidDel="006E631B">
          <w:rPr>
            <w:rFonts w:ascii="iCiel Avenir LT Std 35 Light" w:hAnsi="iCiel Avenir LT Std 35 Light" w:cs="Arial"/>
            <w:sz w:val="22"/>
            <w:szCs w:val="22"/>
          </w:rPr>
          <w:delText xml:space="preserve">maintains regular communication with these companies to stay informed about the progress of the students' internships. Additionally, </w:delText>
        </w:r>
        <w:r w:rsidDel="006E631B">
          <w:rPr>
            <w:rFonts w:ascii="iCiel Avenir LT Std 35 Light" w:hAnsi="iCiel Avenir LT Std 35 Light" w:cs="Arial"/>
            <w:sz w:val="22"/>
            <w:szCs w:val="22"/>
          </w:rPr>
          <w:delText>the university’s staff</w:delText>
        </w:r>
        <w:r w:rsidRPr="002D5ADD" w:rsidDel="006E631B">
          <w:rPr>
            <w:rFonts w:ascii="iCiel Avenir LT Std 35 Light" w:hAnsi="iCiel Avenir LT Std 35 Light" w:cs="Arial"/>
            <w:sz w:val="22"/>
            <w:szCs w:val="22"/>
          </w:rPr>
          <w:delText xml:space="preserve">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delText>
        </w:r>
        <w:r w:rsidRPr="002D5ADD" w:rsidDel="006E631B">
          <w:rPr>
            <w:rFonts w:ascii="iCiel Avenir LT Std 35 Light" w:hAnsi="iCiel Avenir LT Std 35 Light" w:cs="Arial"/>
            <w:i/>
            <w:iCs/>
            <w:sz w:val="22"/>
            <w:szCs w:val="22"/>
          </w:rPr>
          <w:delText xml:space="preserve">  </w:delText>
        </w:r>
      </w:del>
    </w:p>
    <w:p w14:paraId="46CFCCB9" w14:textId="5E6D6F4E" w:rsidR="00C1363F" w:rsidRPr="00F43E12" w:rsidDel="006E631B" w:rsidRDefault="00C1363F">
      <w:pPr>
        <w:rPr>
          <w:del w:id="10323" w:author="An Tran, ACA (BUV)" w:date="2024-09-12T11:05:00Z" w16du:dateUtc="2024-09-12T04:05:00Z"/>
          <w:rFonts w:cs="Arial"/>
          <w:szCs w:val="22"/>
        </w:rPr>
        <w:pPrChange w:id="1032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25"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2CEDB63E" w14:textId="3F46BE73" w:rsidR="00C1363F" w:rsidDel="006E631B" w:rsidRDefault="00C1363F">
      <w:pPr>
        <w:rPr>
          <w:del w:id="10326" w:author="An Tran, ACA (BUV)" w:date="2024-09-12T11:05:00Z" w16du:dateUtc="2024-09-12T04:05:00Z"/>
          <w:rFonts w:cs="Arial"/>
          <w:i/>
          <w:iCs/>
          <w:szCs w:val="22"/>
        </w:rPr>
        <w:pPrChange w:id="1032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28" w:author="An Tran, ACA (BUV)" w:date="2024-09-12T11:05:00Z" w16du:dateUtc="2024-09-12T04:05:00Z">
        <w:r w:rsidDel="006E631B">
          <w:rPr>
            <w:rFonts w:ascii="iCiel Avenir LT Std 35 Light" w:hAnsi="iCiel Avenir LT Std 35 Light" w:cs="Arial"/>
            <w:i/>
            <w:iCs/>
            <w:sz w:val="22"/>
            <w:szCs w:val="22"/>
          </w:rPr>
          <w:delText>BUV rất thận trọng trong việc hợp tác với các công ty về thực tập và hướng nghiệp. Với những đối tác thực tập, các nhà tuyển dụng cần</w:delText>
        </w:r>
        <w:r w:rsidRPr="002D5ADD" w:rsidDel="006E631B">
          <w:rPr>
            <w:rFonts w:ascii="iCiel Avenir LT Std 35 Light" w:hAnsi="iCiel Avenir LT Std 35 Light" w:cs="Arial"/>
            <w:i/>
            <w:iCs/>
            <w:sz w:val="22"/>
            <w:szCs w:val="22"/>
          </w:rPr>
          <w:delText xml:space="preserve"> có giấy phép hoạt động hợp pháp tại Việt Nam và được kiểm tra về lịch sử hoạt động, môi trường làm việc và các cơ hội thực tập, việc làm cung cấp đủ cơ hội phát triển cho sinh viên. </w:delText>
        </w:r>
      </w:del>
    </w:p>
    <w:p w14:paraId="3675249E" w14:textId="055E3D56" w:rsidR="00C1363F" w:rsidDel="006E631B" w:rsidRDefault="00C1363F">
      <w:pPr>
        <w:rPr>
          <w:del w:id="10329" w:author="An Tran, ACA (BUV)" w:date="2024-09-12T11:05:00Z" w16du:dateUtc="2024-09-12T04:05:00Z"/>
          <w:rFonts w:cs="Arial"/>
          <w:i/>
          <w:iCs/>
          <w:szCs w:val="22"/>
        </w:rPr>
        <w:pPrChange w:id="1033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31" w:author="An Tran, ACA (BUV)" w:date="2024-09-12T11:05:00Z" w16du:dateUtc="2024-09-12T04:05:00Z">
        <w:r w:rsidRPr="002D5ADD" w:rsidDel="006E631B">
          <w:rPr>
            <w:rFonts w:ascii="iCiel Avenir LT Std 35 Light" w:hAnsi="iCiel Avenir LT Std 35 Light" w:cs="Arial"/>
            <w:i/>
            <w:iCs/>
            <w:sz w:val="22"/>
            <w:szCs w:val="22"/>
          </w:rPr>
          <w:delText xml:space="preserve">Phòng </w:delText>
        </w:r>
        <w:r w:rsidDel="006E631B">
          <w:rPr>
            <w:rFonts w:ascii="iCiel Avenir LT Std 35 Light" w:hAnsi="iCiel Avenir LT Std 35 Light" w:cs="Arial"/>
            <w:i/>
            <w:iCs/>
            <w:sz w:val="22"/>
            <w:szCs w:val="22"/>
          </w:rPr>
          <w:delText>Dịch vụ Hướng nghiệp và Quan hệ Đối tác</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giữ </w:delText>
        </w:r>
        <w:r w:rsidRPr="002D5ADD" w:rsidDel="006E631B">
          <w:rPr>
            <w:rFonts w:ascii="iCiel Avenir LT Std 35 Light" w:hAnsi="iCiel Avenir LT Std 35 Light" w:cs="Arial"/>
            <w:i/>
            <w:iCs/>
            <w:sz w:val="22"/>
            <w:szCs w:val="22"/>
          </w:rPr>
          <w:delText xml:space="preserve">liên lạc </w:delText>
        </w:r>
        <w:r w:rsidDel="006E631B">
          <w:rPr>
            <w:rFonts w:ascii="iCiel Avenir LT Std 35 Light" w:hAnsi="iCiel Avenir LT Std 35 Light" w:cs="Arial"/>
            <w:i/>
            <w:iCs/>
            <w:sz w:val="22"/>
            <w:szCs w:val="22"/>
          </w:rPr>
          <w:delText xml:space="preserve">thường xuyên </w:delText>
        </w:r>
        <w:r w:rsidRPr="002D5ADD" w:rsidDel="006E631B">
          <w:rPr>
            <w:rFonts w:ascii="iCiel Avenir LT Std 35 Light" w:hAnsi="iCiel Avenir LT Std 35 Light" w:cs="Arial"/>
            <w:i/>
            <w:iCs/>
            <w:sz w:val="22"/>
            <w:szCs w:val="22"/>
          </w:rPr>
          <w:delText>với doanh nghiệp để cập nhật tình hình thực tập của sinh viên</w:delText>
        </w:r>
        <w:r w:rsidDel="006E631B">
          <w:rPr>
            <w:rFonts w:ascii="iCiel Avenir LT Std 35 Light" w:hAnsi="iCiel Avenir LT Std 35 Light" w:cs="Arial"/>
            <w:i/>
            <w:iCs/>
            <w:sz w:val="22"/>
            <w:szCs w:val="22"/>
          </w:rPr>
          <w:delText>. Ngoài ra, nhà trường trường</w:delText>
        </w:r>
        <w:r w:rsidRPr="002D5ADD" w:rsidDel="006E631B">
          <w:rPr>
            <w:rFonts w:ascii="iCiel Avenir LT Std 35 Light" w:hAnsi="iCiel Avenir LT Std 35 Light" w:cs="Arial"/>
            <w:i/>
            <w:iCs/>
            <w:sz w:val="22"/>
            <w:szCs w:val="22"/>
          </w:rPr>
          <w:delText xml:space="preserve"> </w:delText>
        </w:r>
        <w:r w:rsidDel="006E631B">
          <w:rPr>
            <w:rFonts w:ascii="iCiel Avenir LT Std 35 Light" w:hAnsi="iCiel Avenir LT Std 35 Light" w:cs="Arial"/>
            <w:i/>
            <w:iCs/>
            <w:sz w:val="22"/>
            <w:szCs w:val="22"/>
          </w:rPr>
          <w:delText xml:space="preserve">cũng </w:delText>
        </w:r>
        <w:r w:rsidRPr="002D5ADD" w:rsidDel="006E631B">
          <w:rPr>
            <w:rFonts w:ascii="iCiel Avenir LT Std 35 Light" w:hAnsi="iCiel Avenir LT Std 35 Light" w:cs="Arial"/>
            <w:i/>
            <w:iCs/>
            <w:sz w:val="22"/>
            <w:szCs w:val="22"/>
          </w:rPr>
          <w:delText>tới thăm sinh viên tại doanh nghiệp vào giữa và cuối mỗi kỳ thực tập để đảm bảo sinh viên đang phát triển tốt và làm việc trong môi trường công bằng, bình đẳng và lành mạnh.</w:delText>
        </w:r>
        <w:bookmarkEnd w:id="10318"/>
        <w:r w:rsidRPr="002D5ADD" w:rsidDel="006E631B">
          <w:rPr>
            <w:rFonts w:ascii="iCiel Avenir LT Std 35 Light" w:hAnsi="iCiel Avenir LT Std 35 Light" w:cs="Arial"/>
            <w:i/>
            <w:iCs/>
            <w:sz w:val="22"/>
            <w:szCs w:val="22"/>
          </w:rPr>
          <w:delText xml:space="preserve"> </w:delText>
        </w:r>
      </w:del>
    </w:p>
    <w:p w14:paraId="142C42E1" w14:textId="2D7042B9" w:rsidR="002A1CEC" w:rsidRPr="004373E8" w:rsidDel="006E631B" w:rsidRDefault="00C1363F">
      <w:pPr>
        <w:rPr>
          <w:del w:id="10332" w:author="An Tran, ACA (BUV)" w:date="2024-09-12T11:05:00Z" w16du:dateUtc="2024-09-12T04:05:00Z"/>
          <w:rFonts w:cs="Arial"/>
          <w:i/>
          <w:iCs/>
          <w:szCs w:val="22"/>
          <w:lang w:val="vi-VN"/>
        </w:rPr>
        <w:pPrChange w:id="1033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34"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EC120B"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r w:rsidDel="006E631B">
          <w:rPr>
            <w:rFonts w:ascii="iCiel Avenir LT Std 35 Light" w:hAnsi="iCiel Avenir LT Std 35 Light" w:cs="Arial"/>
            <w:sz w:val="22"/>
            <w:szCs w:val="22"/>
          </w:rPr>
          <w:delText xml:space="preserve"> </w:delText>
        </w:r>
        <w:r w:rsidR="002A1CEC" w:rsidRPr="004373E8" w:rsidDel="006E631B">
          <w:rPr>
            <w:rFonts w:ascii="iCiel Avenir LT Std 35 Light" w:hAnsi="iCiel Avenir LT Std 35 Light" w:cs="Arial"/>
            <w:i/>
            <w:iCs/>
            <w:sz w:val="22"/>
            <w:szCs w:val="22"/>
            <w:lang w:val="vi-VN"/>
          </w:rPr>
          <w:delText xml:space="preserve"> </w:delText>
        </w:r>
      </w:del>
    </w:p>
    <w:p w14:paraId="010E66DE" w14:textId="0FCE1F1F" w:rsidR="002A1CEC" w:rsidRPr="004373E8" w:rsidDel="006E631B" w:rsidRDefault="002A1CEC">
      <w:pPr>
        <w:rPr>
          <w:del w:id="10335" w:author="An Tran, ACA (BUV)" w:date="2024-09-12T11:05:00Z" w16du:dateUtc="2024-09-12T04:05:00Z"/>
          <w:i/>
          <w:iCs/>
          <w:szCs w:val="22"/>
          <w:lang w:val="vi-VN"/>
        </w:rPr>
        <w:pPrChange w:id="10336"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337" w:name="_Hlk155276175"/>
      <w:del w:id="10338" w:author="An Tran, ACA (BUV)" w:date="2024-09-12T11:05:00Z" w16du:dateUtc="2024-09-12T04:05:00Z">
        <w:r w:rsidRPr="004373E8" w:rsidDel="006E631B">
          <w:rPr>
            <w:szCs w:val="22"/>
            <w:lang w:val="vi-VN"/>
          </w:rPr>
          <w:delText>Does BUV and partnered companies/organisations have plans to conduct the internship and training programme to offer full-time recruitment for students after graduation?</w:delText>
        </w:r>
        <w:r w:rsidRPr="004373E8" w:rsidDel="006E631B">
          <w:rPr>
            <w:i/>
            <w:iCs/>
            <w:szCs w:val="22"/>
            <w:lang w:val="vi-VN"/>
          </w:rPr>
          <w:delText xml:space="preserve"> BUV và các đối tác có quan hệ chiến lược lâu dài trong kế hoạch tuyển thực tập sinh và sau đó là tuyển dụng các vị trí chính thức cho sinh viên sau khi tốt nghiệp hay không?</w:delText>
        </w:r>
      </w:del>
    </w:p>
    <w:bookmarkEnd w:id="10337"/>
    <w:p w14:paraId="208CFDCF" w14:textId="457B9702" w:rsidR="002A1CEC" w:rsidRPr="004373E8" w:rsidDel="006E631B" w:rsidRDefault="002A1CEC">
      <w:pPr>
        <w:rPr>
          <w:del w:id="10339" w:author="An Tran, ACA (BUV)" w:date="2024-09-12T11:05:00Z" w16du:dateUtc="2024-09-12T04:05:00Z"/>
          <w:rFonts w:cs="Arial"/>
          <w:bCs/>
          <w:i/>
          <w:iCs/>
          <w:szCs w:val="22"/>
          <w:u w:val="single"/>
          <w:lang w:val="vi-VN"/>
        </w:rPr>
        <w:pPrChange w:id="1034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41"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5E6B38DE" w14:textId="572913D2" w:rsidR="00C1363F" w:rsidDel="006E631B" w:rsidRDefault="00C1363F">
      <w:pPr>
        <w:rPr>
          <w:del w:id="10342" w:author="An Tran, ACA (BUV)" w:date="2024-09-12T11:05:00Z" w16du:dateUtc="2024-09-12T04:05:00Z"/>
          <w:rFonts w:cs="Arial"/>
          <w:szCs w:val="22"/>
        </w:rPr>
        <w:pPrChange w:id="1034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44" w:author="An Tran, ACA (BUV)" w:date="2024-09-12T11:05:00Z" w16du:dateUtc="2024-09-12T04:05:00Z">
        <w:r w:rsidRPr="002D5ADD" w:rsidDel="006E631B">
          <w:rPr>
            <w:rFonts w:ascii="iCiel Avenir LT Std 35 Light" w:hAnsi="iCiel Avenir LT Std 35 Light" w:cs="Arial"/>
            <w:sz w:val="22"/>
            <w:szCs w:val="22"/>
          </w:rPr>
          <w:delTex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delText>
        </w:r>
      </w:del>
    </w:p>
    <w:p w14:paraId="52719488" w14:textId="15801E30" w:rsidR="00C1363F" w:rsidRPr="00F43E12" w:rsidDel="006E631B" w:rsidRDefault="00C1363F">
      <w:pPr>
        <w:rPr>
          <w:del w:id="10345" w:author="An Tran, ACA (BUV)" w:date="2024-09-12T11:05:00Z" w16du:dateUtc="2024-09-12T04:05:00Z"/>
          <w:rFonts w:cs="Arial"/>
          <w:szCs w:val="22"/>
        </w:rPr>
        <w:pPrChange w:id="1034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47" w:author="An Tran, ACA (BUV)" w:date="2024-09-12T11:05:00Z" w16du:dateUtc="2024-09-12T04:05:00Z">
        <w:r w:rsidDel="006E631B">
          <w:rPr>
            <w:rFonts w:ascii="iCiel Avenir LT Std 35 Light" w:hAnsi="iCiel Avenir LT Std 35 Light" w:cs="Arial"/>
            <w:sz w:val="22"/>
            <w:szCs w:val="22"/>
          </w:rPr>
          <w:delText xml:space="preserve">Should you have any question or need any support, feel free to contact </w:delText>
        </w:r>
        <w:r w:rsidRPr="00EC120B" w:rsidDel="006E631B">
          <w:rPr>
            <w:rFonts w:ascii="iCiel Avenir LT Std 35 Light" w:hAnsi="iCiel Avenir LT Std 35 Light" w:cs="Arial"/>
            <w:b/>
            <w:bCs/>
            <w:sz w:val="22"/>
            <w:szCs w:val="22"/>
          </w:rPr>
          <w:delText>SE Career Services &amp; Industry Relations (CSIR)</w:delText>
        </w:r>
        <w:r w:rsidDel="006E631B">
          <w:rPr>
            <w:rFonts w:ascii="iCiel Avenir LT Std 35 Light" w:hAnsi="iCiel Avenir LT Std 35 Light" w:cs="Arial"/>
            <w:sz w:val="22"/>
            <w:szCs w:val="22"/>
          </w:rPr>
          <w:delText xml:space="preserve"> via the email address: </w:delText>
        </w:r>
        <w:r w:rsidR="006E631B" w:rsidDel="006E631B">
          <w:fldChar w:fldCharType="begin"/>
        </w:r>
        <w:r w:rsidR="006E631B" w:rsidDel="006E631B">
          <w:delInstrText>HYPERLINK "mailto:SE-Careers@buv.edu.vn"</w:delInstrText>
        </w:r>
        <w:r w:rsidR="006E631B" w:rsidDel="006E631B">
          <w:fldChar w:fldCharType="separate"/>
        </w:r>
        <w:r w:rsidRPr="009C5C89" w:rsidDel="006E631B">
          <w:rPr>
            <w:rStyle w:val="Hyperlink"/>
            <w:rFonts w:ascii="iCiel Avenir LT Std 35 Light" w:hAnsi="iCiel Avenir LT Std 35 Light" w:cs="Arial"/>
            <w:sz w:val="22"/>
            <w:szCs w:val="22"/>
          </w:rPr>
          <w:delText>SE-Careers@buv.edu.vn</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 BUV’s phone number: (+84) (221) 6 250 250 | Ext. 562, or meet us at the SE Lounge (1</w:delText>
        </w:r>
        <w:r w:rsidRPr="00EC120B" w:rsidDel="006E631B">
          <w:rPr>
            <w:rFonts w:ascii="iCiel Avenir LT Std 35 Light" w:hAnsi="iCiel Avenir LT Std 35 Light" w:cs="Arial"/>
            <w:sz w:val="22"/>
            <w:szCs w:val="22"/>
            <w:vertAlign w:val="superscript"/>
          </w:rPr>
          <w:delText>st</w:delText>
        </w:r>
        <w:r w:rsidDel="006E631B">
          <w:rPr>
            <w:rFonts w:ascii="iCiel Avenir LT Std 35 Light" w:hAnsi="iCiel Avenir LT Std 35 Light" w:cs="Arial"/>
            <w:sz w:val="22"/>
            <w:szCs w:val="22"/>
          </w:rPr>
          <w:delText xml:space="preserve"> Floor, BUV Ecopark Campus). To book an appointment with our Career Consultants, please visit </w:delText>
        </w:r>
        <w:r w:rsidR="006E631B" w:rsidDel="006E631B">
          <w:fldChar w:fldCharType="begin"/>
        </w:r>
        <w:r w:rsidR="006E631B" w:rsidDel="006E631B">
          <w:delInstrText>HYPERLINK "https://buvse.simplybook.asia/v2/"</w:delInstrText>
        </w:r>
        <w:r w:rsidR="006E631B" w:rsidDel="006E631B">
          <w:fldChar w:fldCharType="separate"/>
        </w:r>
        <w:r w:rsidRPr="003A1C88" w:rsidDel="006E631B">
          <w:rPr>
            <w:rStyle w:val="Hyperlink"/>
            <w:rFonts w:ascii="iCiel Avenir LT Std 35 Light" w:hAnsi="iCiel Avenir LT Std 35 Light" w:cs="Arial"/>
            <w:sz w:val="22"/>
            <w:szCs w:val="22"/>
          </w:rPr>
          <w:delText xml:space="preserve">BUV </w:delText>
        </w:r>
        <w:r w:rsidDel="006E631B">
          <w:rPr>
            <w:rStyle w:val="Hyperlink"/>
            <w:rFonts w:ascii="iCiel Avenir LT Std 35 Light" w:hAnsi="iCiel Avenir LT Std 35 Light" w:cs="Arial"/>
            <w:sz w:val="22"/>
            <w:szCs w:val="22"/>
          </w:rPr>
          <w:delText xml:space="preserve">SE </w:delText>
        </w:r>
        <w:r w:rsidRPr="003A1C88" w:rsidDel="006E631B">
          <w:rPr>
            <w:rStyle w:val="Hyperlink"/>
            <w:rFonts w:ascii="iCiel Avenir LT Std 35 Light" w:hAnsi="iCiel Avenir LT Std 35 Light" w:cs="Arial"/>
            <w:sz w:val="22"/>
            <w:szCs w:val="22"/>
          </w:rPr>
          <w:delText>Booking Portal</w:delText>
        </w:r>
        <w:r w:rsidR="006E631B" w:rsidDel="006E631B">
          <w:rPr>
            <w:rStyle w:val="Hyperlink"/>
            <w:rFonts w:ascii="iCiel Avenir LT Std 35 Light" w:hAnsi="iCiel Avenir LT Std 35 Light" w:cs="Arial"/>
            <w:sz w:val="22"/>
            <w:szCs w:val="22"/>
          </w:rPr>
          <w:fldChar w:fldCharType="end"/>
        </w:r>
        <w:r w:rsidDel="006E631B">
          <w:rPr>
            <w:rFonts w:ascii="iCiel Avenir LT Std 35 Light" w:hAnsi="iCiel Avenir LT Std 35 Light" w:cs="Arial"/>
            <w:sz w:val="22"/>
            <w:szCs w:val="22"/>
          </w:rPr>
          <w:delText>.</w:delText>
        </w:r>
      </w:del>
    </w:p>
    <w:p w14:paraId="6A5C1738" w14:textId="3E10AF6A" w:rsidR="00C1363F" w:rsidDel="006E631B" w:rsidRDefault="00C1363F">
      <w:pPr>
        <w:rPr>
          <w:del w:id="10348" w:author="An Tran, ACA (BUV)" w:date="2024-09-12T11:05:00Z" w16du:dateUtc="2024-09-12T04:05:00Z"/>
          <w:rFonts w:cs="Arial"/>
          <w:i/>
          <w:iCs/>
          <w:szCs w:val="22"/>
        </w:rPr>
        <w:pPrChange w:id="1034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50" w:author="An Tran, ACA (BUV)" w:date="2024-09-12T11:05:00Z" w16du:dateUtc="2024-09-12T04:05:00Z">
        <w:r w:rsidRPr="002D5ADD" w:rsidDel="006E631B">
          <w:rPr>
            <w:rFonts w:ascii="iCiel Avenir LT Std 35 Light" w:hAnsi="iCiel Avenir LT Std 35 Light" w:cs="Arial"/>
            <w:i/>
            <w:iCs/>
            <w:sz w:val="22"/>
            <w:szCs w:val="22"/>
          </w:rPr>
          <w:delTex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delText>
        </w:r>
      </w:del>
    </w:p>
    <w:p w14:paraId="362137DF" w14:textId="5E3CE9B9" w:rsidR="002A1CEC" w:rsidRPr="004373E8" w:rsidDel="006E631B" w:rsidRDefault="00C1363F">
      <w:pPr>
        <w:rPr>
          <w:del w:id="10351" w:author="An Tran, ACA (BUV)" w:date="2024-09-12T11:05:00Z" w16du:dateUtc="2024-09-12T04:05:00Z"/>
          <w:rFonts w:cs="Arial"/>
          <w:szCs w:val="22"/>
          <w:lang w:val="vi-VN"/>
        </w:rPr>
        <w:pPrChange w:id="1035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53" w:author="An Tran, ACA (BUV)" w:date="2024-09-12T11:05:00Z" w16du:dateUtc="2024-09-12T04:05:00Z">
        <w:r w:rsidRPr="00EC120B" w:rsidDel="006E631B">
          <w:rPr>
            <w:rFonts w:ascii="iCiel Avenir LT Std 35 Light" w:hAnsi="iCiel Avenir LT Std 35 Light" w:cs="Arial"/>
            <w:i/>
            <w:iCs/>
            <w:sz w:val="22"/>
            <w:szCs w:val="22"/>
          </w:rPr>
          <w:delText>Nếu có bất cứ câu hỏi hoặc cần hỗ trợ th</w:delText>
        </w:r>
        <w:r w:rsidDel="006E631B">
          <w:rPr>
            <w:rFonts w:ascii="iCiel Avenir LT Std 35 Light" w:hAnsi="iCiel Avenir LT Std 35 Light" w:cs="Arial"/>
            <w:i/>
            <w:iCs/>
            <w:sz w:val="22"/>
            <w:szCs w:val="22"/>
          </w:rPr>
          <w:delText>ê</w:delText>
        </w:r>
        <w:r w:rsidRPr="00EC120B" w:rsidDel="006E631B">
          <w:rPr>
            <w:rFonts w:ascii="iCiel Avenir LT Std 35 Light" w:hAnsi="iCiel Avenir LT Std 35 Light" w:cs="Arial"/>
            <w:i/>
            <w:iCs/>
            <w:sz w:val="22"/>
            <w:szCs w:val="22"/>
          </w:rPr>
          <w:delText>m, vui l</w:delText>
        </w:r>
        <w:r w:rsidDel="006E631B">
          <w:rPr>
            <w:rFonts w:ascii="iCiel Avenir LT Std 35 Light" w:hAnsi="iCiel Avenir LT Std 35 Light" w:cs="Arial"/>
            <w:i/>
            <w:iCs/>
            <w:sz w:val="22"/>
            <w:szCs w:val="22"/>
          </w:rPr>
          <w:delText>ò</w:delText>
        </w:r>
        <w:r w:rsidRPr="00EC120B" w:rsidDel="006E631B">
          <w:rPr>
            <w:rFonts w:ascii="iCiel Avenir LT Std 35 Light" w:hAnsi="iCiel Avenir LT Std 35 Light" w:cs="Arial"/>
            <w:i/>
            <w:iCs/>
            <w:sz w:val="22"/>
            <w:szCs w:val="22"/>
          </w:rPr>
          <w:delText xml:space="preserve">ng liên hệ </w:delText>
        </w:r>
        <w:r w:rsidRPr="00050F3E" w:rsidDel="006E631B">
          <w:rPr>
            <w:rFonts w:ascii="iCiel Avenir LT Std 35 Light" w:hAnsi="iCiel Avenir LT Std 35 Light" w:cs="Arial"/>
            <w:b/>
            <w:bCs/>
            <w:i/>
            <w:iCs/>
            <w:sz w:val="22"/>
            <w:szCs w:val="22"/>
          </w:rPr>
          <w:delText>với Phòng DV Hướng nghiệp và QH Đối tác</w:delText>
        </w:r>
        <w:r w:rsidRPr="00EC120B" w:rsidDel="006E631B">
          <w:rPr>
            <w:rFonts w:ascii="iCiel Avenir LT Std 35 Light" w:hAnsi="iCiel Avenir LT Std 35 Light" w:cs="Arial"/>
            <w:i/>
            <w:iCs/>
            <w:sz w:val="22"/>
            <w:szCs w:val="22"/>
          </w:rPr>
          <w:delText xml:space="preserve"> qua hòm thư điện tử </w:delText>
        </w:r>
        <w:r w:rsidR="006E631B" w:rsidDel="006E631B">
          <w:fldChar w:fldCharType="begin"/>
        </w:r>
        <w:r w:rsidR="006E631B" w:rsidDel="006E631B">
          <w:delInstrText>HYPERLINK "mailto:SE-Careers@buv.edu.vn"</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SE-Careers@buv.edu.vn</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số điện thoại: (+84) (221) 6 250 250 (số máy lẻ 562), hoặc gặp trực tiếp nhân viên tại SE Lounge (Tầng 1, khuôn viên BUV Ecopark)</w:delText>
        </w:r>
        <w:r w:rsidDel="006E631B">
          <w:rPr>
            <w:rFonts w:ascii="iCiel Avenir LT Std 35 Light" w:hAnsi="iCiel Avenir LT Std 35 Light" w:cs="Arial"/>
            <w:i/>
            <w:iCs/>
            <w:sz w:val="22"/>
            <w:szCs w:val="22"/>
          </w:rPr>
          <w:delText xml:space="preserve">. Để đặt lịch với chuyên viên tư vấn hướng nghiệp, vui lòng </w:delText>
        </w:r>
        <w:r w:rsidRPr="001F1AD0" w:rsidDel="006E631B">
          <w:rPr>
            <w:rFonts w:ascii="iCiel Avenir LT Std 35 Light" w:hAnsi="iCiel Avenir LT Std 35 Light" w:cs="Arial"/>
            <w:i/>
            <w:iCs/>
            <w:sz w:val="22"/>
            <w:szCs w:val="22"/>
          </w:rPr>
          <w:delText xml:space="preserve">truy cập: </w:delText>
        </w:r>
        <w:r w:rsidR="006E631B" w:rsidDel="006E631B">
          <w:fldChar w:fldCharType="begin"/>
        </w:r>
        <w:r w:rsidR="006E631B" w:rsidDel="006E631B">
          <w:delInstrText>HYPERLINK "https://buvse.simplybook.asia/v2/"</w:delInstrText>
        </w:r>
        <w:r w:rsidR="006E631B" w:rsidDel="006E631B">
          <w:fldChar w:fldCharType="separate"/>
        </w:r>
        <w:r w:rsidRPr="00EC120B" w:rsidDel="006E631B">
          <w:rPr>
            <w:rStyle w:val="Hyperlink"/>
            <w:rFonts w:ascii="iCiel Avenir LT Std 35 Light" w:hAnsi="iCiel Avenir LT Std 35 Light" w:cs="Arial"/>
            <w:i/>
            <w:iCs/>
            <w:sz w:val="22"/>
            <w:szCs w:val="22"/>
          </w:rPr>
          <w:delText>BUV SE Booking Portal</w:delText>
        </w:r>
        <w:r w:rsidR="006E631B" w:rsidDel="006E631B">
          <w:rPr>
            <w:rStyle w:val="Hyperlink"/>
            <w:rFonts w:ascii="iCiel Avenir LT Std 35 Light" w:hAnsi="iCiel Avenir LT Std 35 Light" w:cs="Arial"/>
            <w:i/>
            <w:iCs/>
            <w:sz w:val="22"/>
            <w:szCs w:val="22"/>
          </w:rPr>
          <w:fldChar w:fldCharType="end"/>
        </w:r>
        <w:r w:rsidRPr="00EC120B" w:rsidDel="006E631B">
          <w:rPr>
            <w:rFonts w:ascii="iCiel Avenir LT Std 35 Light" w:hAnsi="iCiel Avenir LT Std 35 Light" w:cs="Arial"/>
            <w:i/>
            <w:iCs/>
            <w:sz w:val="22"/>
            <w:szCs w:val="22"/>
          </w:rPr>
          <w:delText xml:space="preserve"> (dành riêng cho sinh viên và cựu sinh viên BUV).</w:delText>
        </w:r>
      </w:del>
    </w:p>
    <w:p w14:paraId="3104CAF7" w14:textId="50130955" w:rsidR="00EA7631" w:rsidRPr="00D85019" w:rsidDel="006E631B" w:rsidRDefault="00EA7631">
      <w:pPr>
        <w:rPr>
          <w:del w:id="10354" w:author="An Tran, ACA (BUV)" w:date="2024-09-12T11:05:00Z" w16du:dateUtc="2024-09-12T04:05:00Z"/>
          <w:szCs w:val="22"/>
          <w:lang w:val="vi-VN"/>
        </w:rPr>
        <w:pPrChange w:id="1035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56" w:author="An Tran, ACA (BUV)" w:date="2024-09-12T11:05:00Z" w16du:dateUtc="2024-09-12T04:05:00Z">
        <w:r w:rsidRPr="00D85019" w:rsidDel="006E631B">
          <w:rPr>
            <w:szCs w:val="22"/>
            <w:lang w:val="vi-VN"/>
          </w:rPr>
          <w:delText xml:space="preserve">What kind of extra-curricular classes and short courses can students register and when? Do we have to pay course fee for those? / </w:delText>
        </w:r>
        <w:r w:rsidRPr="00D85019" w:rsidDel="006E631B">
          <w:rPr>
            <w:i/>
            <w:iCs/>
            <w:szCs w:val="22"/>
            <w:lang w:val="vi-VN"/>
          </w:rPr>
          <w:delText>BUV cung cấp các lớp học ngoại khóa và khóa học ngắn nào và vào lúc nào? Sinh viên có cần trả học phí cho các khóa học này không?</w:delText>
        </w:r>
      </w:del>
    </w:p>
    <w:p w14:paraId="1FEB3395" w14:textId="235B2C2C" w:rsidR="00EA7631" w:rsidRPr="004373E8" w:rsidDel="006E631B" w:rsidRDefault="00EA7631">
      <w:pPr>
        <w:rPr>
          <w:del w:id="10357" w:author="An Tran, ACA (BUV)" w:date="2024-09-12T11:05:00Z" w16du:dateUtc="2024-09-12T04:05:00Z"/>
          <w:rFonts w:cs="Arial"/>
          <w:bCs/>
          <w:i/>
          <w:iCs/>
          <w:szCs w:val="22"/>
          <w:u w:val="single"/>
          <w:lang w:val="vi-VN"/>
        </w:rPr>
        <w:pPrChange w:id="1035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59"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0D6FED3B" w14:textId="6D5EAE1E" w:rsidR="003A732E" w:rsidRPr="004373E8" w:rsidDel="006E631B" w:rsidRDefault="003A732E">
      <w:pPr>
        <w:rPr>
          <w:del w:id="10360" w:author="An Tran, ACA (BUV)" w:date="2024-09-12T11:05:00Z" w16du:dateUtc="2024-09-12T04:05:00Z"/>
          <w:rFonts w:eastAsiaTheme="minorEastAsia" w:cstheme="minorBidi"/>
          <w:szCs w:val="22"/>
          <w:lang w:val="vi-VN"/>
        </w:rPr>
        <w:pPrChange w:id="1036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62"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The Personal and Social Growth (PSG) Programme offers various online courses on Coursera and short courses at the BUV campus to equip students with sought-after knowledge, skills, and attitudes for future life and career success.</w:delText>
        </w:r>
      </w:del>
    </w:p>
    <w:p w14:paraId="19EC9ED1" w14:textId="0C530062" w:rsidR="003A732E" w:rsidRPr="004373E8" w:rsidDel="006E631B" w:rsidRDefault="003A732E">
      <w:pPr>
        <w:rPr>
          <w:del w:id="10363" w:author="An Tran, ACA (BUV)" w:date="2024-09-12T11:05:00Z" w16du:dateUtc="2024-09-12T04:05:00Z"/>
          <w:rFonts w:eastAsiaTheme="minorEastAsia" w:cstheme="minorBidi"/>
          <w:szCs w:val="22"/>
          <w:lang w:val="vi-VN"/>
        </w:rPr>
        <w:pPrChange w:id="1036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65"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delText>
        </w:r>
      </w:del>
    </w:p>
    <w:p w14:paraId="25957C1D" w14:textId="799D7F66" w:rsidR="003A732E" w:rsidRPr="004373E8" w:rsidDel="006E631B" w:rsidRDefault="003A732E">
      <w:pPr>
        <w:rPr>
          <w:del w:id="10366" w:author="An Tran, ACA (BUV)" w:date="2024-09-12T11:05:00Z" w16du:dateUtc="2024-09-12T04:05:00Z"/>
          <w:rFonts w:eastAsiaTheme="minorEastAsia" w:cstheme="minorBidi"/>
          <w:szCs w:val="22"/>
          <w:lang w:val="vi-VN"/>
        </w:rPr>
        <w:pPrChange w:id="1036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68"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Below are some of the course categories Coursera offers:</w:delText>
        </w:r>
      </w:del>
    </w:p>
    <w:p w14:paraId="72C7233F" w14:textId="2B097873" w:rsidR="003A732E" w:rsidRPr="004373E8" w:rsidDel="006E631B" w:rsidRDefault="003A732E">
      <w:pPr>
        <w:rPr>
          <w:del w:id="10369" w:author="An Tran, ACA (BUV)" w:date="2024-09-12T11:05:00Z" w16du:dateUtc="2024-09-12T04:05:00Z"/>
          <w:rFonts w:cs="Arial"/>
          <w:szCs w:val="22"/>
          <w:lang w:val="vi-VN"/>
        </w:rPr>
        <w:pPrChange w:id="1037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71" w:author="An Tran, ACA (BUV)" w:date="2024-09-12T11:05:00Z" w16du:dateUtc="2024-09-12T04:05:00Z">
        <w:r w:rsidRPr="004373E8" w:rsidDel="006E631B">
          <w:rPr>
            <w:rFonts w:ascii="iCiel Avenir LT Std 35 Light" w:hAnsi="iCiel Avenir LT Std 35 Light" w:cs="Arial"/>
            <w:sz w:val="22"/>
            <w:szCs w:val="22"/>
            <w:lang w:val="vi-VN"/>
          </w:rPr>
          <w:delText>Expertise-related knowledge and skills (Business, Marketing and Communications, Engineering, Creative Industries, Tourism and Hospitality, Green and Sustainability…)</w:delText>
        </w:r>
      </w:del>
    </w:p>
    <w:p w14:paraId="5CA0295D" w14:textId="59D8CF98" w:rsidR="003A732E" w:rsidRPr="004373E8" w:rsidDel="006E631B" w:rsidRDefault="003A732E">
      <w:pPr>
        <w:rPr>
          <w:del w:id="10372" w:author="An Tran, ACA (BUV)" w:date="2024-09-12T11:05:00Z" w16du:dateUtc="2024-09-12T04:05:00Z"/>
          <w:rFonts w:cs="Arial"/>
          <w:szCs w:val="22"/>
          <w:lang w:val="vi-VN"/>
        </w:rPr>
        <w:pPrChange w:id="1037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74" w:author="An Tran, ACA (BUV)" w:date="2024-09-12T11:05:00Z" w16du:dateUtc="2024-09-12T04:05:00Z">
        <w:r w:rsidRPr="004373E8" w:rsidDel="006E631B">
          <w:rPr>
            <w:rFonts w:ascii="iCiel Avenir LT Std 35 Light" w:hAnsi="iCiel Avenir LT Std 35 Light" w:cs="Arial"/>
            <w:sz w:val="22"/>
            <w:szCs w:val="22"/>
            <w:lang w:val="vi-VN"/>
          </w:rPr>
          <w:delText>Languages (English, Chinese, Korean, Japanese, French…)</w:delText>
        </w:r>
      </w:del>
    </w:p>
    <w:p w14:paraId="075FA9D5" w14:textId="50B17591" w:rsidR="003A732E" w:rsidRPr="004373E8" w:rsidDel="006E631B" w:rsidRDefault="003A732E">
      <w:pPr>
        <w:rPr>
          <w:del w:id="10375" w:author="An Tran, ACA (BUV)" w:date="2024-09-12T11:05:00Z" w16du:dateUtc="2024-09-12T04:05:00Z"/>
          <w:rFonts w:cs="Arial"/>
          <w:szCs w:val="22"/>
          <w:lang w:val="vi-VN"/>
        </w:rPr>
        <w:pPrChange w:id="1037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77" w:author="An Tran, ACA (BUV)" w:date="2024-09-12T11:05:00Z" w16du:dateUtc="2024-09-12T04:05:00Z">
        <w:r w:rsidRPr="004373E8" w:rsidDel="006E631B">
          <w:rPr>
            <w:rFonts w:ascii="iCiel Avenir LT Std 35 Light" w:hAnsi="iCiel Avenir LT Std 35 Light" w:cs="Arial"/>
            <w:sz w:val="22"/>
            <w:szCs w:val="22"/>
            <w:lang w:val="vi-VN"/>
          </w:rPr>
          <w:delText>Soft skills and employability skills</w:delText>
        </w:r>
      </w:del>
    </w:p>
    <w:p w14:paraId="7C030A12" w14:textId="411C491C" w:rsidR="003A732E" w:rsidRPr="004373E8" w:rsidDel="006E631B" w:rsidRDefault="003A732E">
      <w:pPr>
        <w:rPr>
          <w:del w:id="10378" w:author="An Tran, ACA (BUV)" w:date="2024-09-12T11:05:00Z" w16du:dateUtc="2024-09-12T04:05:00Z"/>
          <w:rFonts w:cs="Arial"/>
          <w:szCs w:val="22"/>
          <w:lang w:val="vi-VN"/>
        </w:rPr>
        <w:pPrChange w:id="1037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80" w:author="An Tran, ACA (BUV)" w:date="2024-09-12T11:05:00Z" w16du:dateUtc="2024-09-12T04:05:00Z">
        <w:r w:rsidRPr="004373E8" w:rsidDel="006E631B">
          <w:rPr>
            <w:rFonts w:ascii="iCiel Avenir LT Std 35 Light" w:hAnsi="iCiel Avenir LT Std 35 Light" w:cs="Arial"/>
            <w:sz w:val="22"/>
            <w:szCs w:val="22"/>
            <w:lang w:val="vi-VN"/>
          </w:rPr>
          <w:delText>Research and academic skills</w:delText>
        </w:r>
      </w:del>
    </w:p>
    <w:p w14:paraId="1BA64F80" w14:textId="09A7C224" w:rsidR="003A732E" w:rsidRPr="004373E8" w:rsidDel="006E631B" w:rsidRDefault="003A732E">
      <w:pPr>
        <w:rPr>
          <w:del w:id="10381" w:author="An Tran, ACA (BUV)" w:date="2024-09-12T11:05:00Z" w16du:dateUtc="2024-09-12T04:05:00Z"/>
          <w:rFonts w:cs="Arial"/>
          <w:szCs w:val="22"/>
          <w:lang w:val="vi-VN"/>
        </w:rPr>
        <w:pPrChange w:id="1038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83" w:author="An Tran, ACA (BUV)" w:date="2024-09-12T11:05:00Z" w16du:dateUtc="2024-09-12T04:05:00Z">
        <w:r w:rsidRPr="004373E8" w:rsidDel="006E631B">
          <w:rPr>
            <w:rFonts w:ascii="iCiel Avenir LT Std 35 Light" w:hAnsi="iCiel Avenir LT Std 35 Light" w:cs="Arial"/>
            <w:sz w:val="22"/>
            <w:szCs w:val="22"/>
            <w:lang w:val="vi-VN"/>
          </w:rPr>
          <w:tab/>
        </w:r>
        <w:r w:rsidRPr="004373E8" w:rsidDel="006E631B">
          <w:rPr>
            <w:rFonts w:ascii="iCiel Avenir LT Std 35 Light" w:eastAsiaTheme="minorEastAsia" w:hAnsi="iCiel Avenir LT Std 35 Light" w:cstheme="minorBidi"/>
            <w:sz w:val="22"/>
            <w:szCs w:val="22"/>
            <w:lang w:val="vi-VN"/>
          </w:rPr>
          <w:delText>… and many more</w:delText>
        </w:r>
      </w:del>
    </w:p>
    <w:p w14:paraId="564497D2" w14:textId="4C0B30B5" w:rsidR="003A732E" w:rsidRPr="004373E8" w:rsidDel="006E631B" w:rsidRDefault="003A732E">
      <w:pPr>
        <w:rPr>
          <w:del w:id="10384" w:author="An Tran, ACA (BUV)" w:date="2024-09-12T11:05:00Z" w16du:dateUtc="2024-09-12T04:05:00Z"/>
          <w:rFonts w:eastAsiaTheme="minorEastAsia" w:cstheme="minorBidi"/>
          <w:szCs w:val="22"/>
          <w:lang w:val="vi-VN"/>
        </w:rPr>
        <w:pPrChange w:id="1038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86"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delText>
        </w:r>
      </w:del>
    </w:p>
    <w:p w14:paraId="20814794" w14:textId="2FC3734A" w:rsidR="003A732E" w:rsidRPr="004373E8" w:rsidDel="006E631B" w:rsidRDefault="003A732E">
      <w:pPr>
        <w:rPr>
          <w:del w:id="10387" w:author="An Tran, ACA (BUV)" w:date="2024-09-12T11:05:00Z" w16du:dateUtc="2024-09-12T04:05:00Z"/>
          <w:rFonts w:eastAsiaTheme="minorEastAsia" w:cstheme="minorBidi"/>
          <w:szCs w:val="22"/>
          <w:lang w:val="vi-VN"/>
        </w:rPr>
        <w:pPrChange w:id="1038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89" w:author="An Tran, ACA (BUV)" w:date="2024-09-12T11:05:00Z" w16du:dateUtc="2024-09-12T04:05:00Z">
        <w:r w:rsidRPr="004373E8" w:rsidDel="006E631B">
          <w:rPr>
            <w:rFonts w:ascii="iCiel Avenir LT Std 35 Light" w:eastAsiaTheme="minorEastAsia" w:hAnsi="iCiel Avenir LT Std 35 Light" w:cstheme="minorBidi"/>
            <w:sz w:val="22"/>
            <w:szCs w:val="22"/>
            <w:lang w:val="vi-VN"/>
          </w:rPr>
          <w:delText>Furthermore, the PSG Programme also offers students some in-person extra-curricular classes and short courses at the BUV campus at the beginning of each semester:</w:delText>
        </w:r>
      </w:del>
    </w:p>
    <w:p w14:paraId="1AA3CF03" w14:textId="3ED884CB" w:rsidR="003A732E" w:rsidRPr="004373E8" w:rsidDel="006E631B" w:rsidRDefault="003A732E">
      <w:pPr>
        <w:rPr>
          <w:del w:id="10390" w:author="An Tran, ACA (BUV)" w:date="2024-09-12T11:05:00Z" w16du:dateUtc="2024-09-12T04:05:00Z"/>
          <w:rFonts w:eastAsiaTheme="minorEastAsia" w:cstheme="minorBidi"/>
          <w:bCs/>
          <w:szCs w:val="22"/>
          <w:lang w:val="vi-VN"/>
        </w:rPr>
        <w:pPrChange w:id="1039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92" w:author="An Tran, ACA (BUV)" w:date="2024-09-12T11:05:00Z" w16du:dateUtc="2024-09-12T04:05:00Z">
        <w:r w:rsidRPr="004373E8" w:rsidDel="006E631B">
          <w:rPr>
            <w:rFonts w:ascii="iCiel Avenir LT Std 35 Light" w:eastAsiaTheme="minorEastAsia" w:hAnsi="iCiel Avenir LT Std 35 Light" w:cstheme="minorBidi"/>
            <w:b/>
            <w:bCs/>
            <w:sz w:val="22"/>
            <w:szCs w:val="22"/>
            <w:lang w:val="vi-VN"/>
          </w:rPr>
          <w:delText>Skills development:</w:delText>
        </w:r>
        <w:r w:rsidRPr="004373E8" w:rsidDel="006E631B">
          <w:rPr>
            <w:rStyle w:val="eop"/>
            <w:rFonts w:ascii="iCiel Avenir LT Std 35 Light" w:eastAsiaTheme="minorEastAsia" w:hAnsi="iCiel Avenir LT Std 35 Light" w:cstheme="minorBidi"/>
            <w:b/>
            <w:bCs/>
            <w:sz w:val="22"/>
            <w:szCs w:val="22"/>
            <w:lang w:val="vi-VN"/>
          </w:rPr>
          <w:delText> </w:delText>
        </w:r>
        <w:r w:rsidRPr="004373E8" w:rsidDel="006E631B">
          <w:rPr>
            <w:rFonts w:ascii="iCiel Avenir LT Std 35 Light" w:eastAsiaTheme="minorEastAsia" w:hAnsi="iCiel Avenir LT Std 35 Light" w:cstheme="minorBidi"/>
            <w:b/>
            <w:bCs/>
            <w:sz w:val="22"/>
            <w:szCs w:val="22"/>
            <w:lang w:val="vi-VN"/>
          </w:rPr>
          <w:delText xml:space="preserve"> </w:delText>
        </w:r>
      </w:del>
    </w:p>
    <w:p w14:paraId="19495C31" w14:textId="136A82B8" w:rsidR="003A732E" w:rsidRPr="004373E8" w:rsidDel="006E631B" w:rsidRDefault="003A732E">
      <w:pPr>
        <w:rPr>
          <w:del w:id="10393" w:author="An Tran, ACA (BUV)" w:date="2024-09-12T11:05:00Z" w16du:dateUtc="2024-09-12T04:05:00Z"/>
          <w:rFonts w:cs="Arial"/>
          <w:szCs w:val="22"/>
          <w:lang w:val="vi-VN"/>
        </w:rPr>
        <w:pPrChange w:id="1039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95" w:author="An Tran, ACA (BUV)" w:date="2024-09-12T11:05:00Z" w16du:dateUtc="2024-09-12T04:05:00Z">
        <w:r w:rsidRPr="004373E8" w:rsidDel="006E631B">
          <w:rPr>
            <w:rFonts w:ascii="iCiel Avenir LT Std 35 Light" w:hAnsi="iCiel Avenir LT Std 35 Light" w:cs="Arial"/>
            <w:sz w:val="22"/>
            <w:szCs w:val="22"/>
            <w:lang w:val="vi-VN"/>
          </w:rPr>
          <w:delText xml:space="preserve">Event planning and organising  </w:delText>
        </w:r>
      </w:del>
    </w:p>
    <w:p w14:paraId="2E627CD3" w14:textId="5350C919" w:rsidR="003A732E" w:rsidRPr="004373E8" w:rsidDel="006E631B" w:rsidRDefault="003A732E">
      <w:pPr>
        <w:rPr>
          <w:del w:id="10396" w:author="An Tran, ACA (BUV)" w:date="2024-09-12T11:05:00Z" w16du:dateUtc="2024-09-12T04:05:00Z"/>
          <w:rFonts w:cs="Arial"/>
          <w:szCs w:val="22"/>
          <w:lang w:val="vi-VN"/>
        </w:rPr>
        <w:pPrChange w:id="1039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398" w:author="An Tran, ACA (BUV)" w:date="2024-09-12T11:05:00Z" w16du:dateUtc="2024-09-12T04:05:00Z">
        <w:r w:rsidRPr="004373E8" w:rsidDel="006E631B">
          <w:rPr>
            <w:rFonts w:ascii="iCiel Avenir LT Std 35 Light" w:hAnsi="iCiel Avenir LT Std 35 Light" w:cs="Arial"/>
            <w:sz w:val="22"/>
            <w:szCs w:val="22"/>
          </w:rPr>
          <w:delText>Designing travel products</w:delText>
        </w:r>
      </w:del>
    </w:p>
    <w:p w14:paraId="135B66E6" w14:textId="6B1349FE" w:rsidR="003A732E" w:rsidRPr="004373E8" w:rsidDel="006E631B" w:rsidRDefault="003A732E">
      <w:pPr>
        <w:rPr>
          <w:del w:id="10399" w:author="An Tran, ACA (BUV)" w:date="2024-09-12T11:05:00Z" w16du:dateUtc="2024-09-12T04:05:00Z"/>
          <w:rFonts w:cs="Arial"/>
          <w:szCs w:val="22"/>
          <w:lang w:val="vi-VN"/>
        </w:rPr>
        <w:pPrChange w:id="1040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01" w:author="An Tran, ACA (BUV)" w:date="2024-09-12T11:05:00Z" w16du:dateUtc="2024-09-12T04:05:00Z">
        <w:r w:rsidRPr="004373E8" w:rsidDel="006E631B">
          <w:rPr>
            <w:rFonts w:ascii="iCiel Avenir LT Std 35 Light" w:hAnsi="iCiel Avenir LT Std 35 Light" w:cs="Arial"/>
            <w:sz w:val="22"/>
            <w:szCs w:val="22"/>
            <w:lang w:val="vi-VN"/>
          </w:rPr>
          <w:delText>Public speaking</w:delText>
        </w:r>
      </w:del>
    </w:p>
    <w:p w14:paraId="34873A88" w14:textId="54C515B5" w:rsidR="003A732E" w:rsidRPr="004373E8" w:rsidDel="006E631B" w:rsidRDefault="003A732E">
      <w:pPr>
        <w:rPr>
          <w:del w:id="10402" w:author="An Tran, ACA (BUV)" w:date="2024-09-12T11:05:00Z" w16du:dateUtc="2024-09-12T04:05:00Z"/>
          <w:rFonts w:cs="Arial"/>
          <w:szCs w:val="22"/>
          <w:lang w:val="vi-VN"/>
        </w:rPr>
        <w:pPrChange w:id="1040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04" w:author="An Tran, ACA (BUV)" w:date="2024-09-12T11:05:00Z" w16du:dateUtc="2024-09-12T04:05:00Z">
        <w:r w:rsidRPr="004373E8" w:rsidDel="006E631B">
          <w:rPr>
            <w:rFonts w:ascii="iCiel Avenir LT Std 35 Light" w:hAnsi="iCiel Avenir LT Std 35 Light" w:cs="Arial"/>
            <w:sz w:val="22"/>
            <w:szCs w:val="22"/>
            <w:lang w:val="vi-VN"/>
          </w:rPr>
          <w:delText xml:space="preserve">Multi-cultural communication and etiquette </w:delText>
        </w:r>
      </w:del>
    </w:p>
    <w:p w14:paraId="42DD36FE" w14:textId="333B6F7D" w:rsidR="003A732E" w:rsidRPr="004373E8" w:rsidDel="006E631B" w:rsidRDefault="003A732E">
      <w:pPr>
        <w:rPr>
          <w:del w:id="10405" w:author="An Tran, ACA (BUV)" w:date="2024-09-12T11:05:00Z" w16du:dateUtc="2024-09-12T04:05:00Z"/>
          <w:rFonts w:cs="Arial"/>
          <w:szCs w:val="22"/>
          <w:lang w:val="vi-VN"/>
        </w:rPr>
        <w:pPrChange w:id="1040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07" w:author="An Tran, ACA (BUV)" w:date="2024-09-12T11:05:00Z" w16du:dateUtc="2024-09-12T04:05:00Z">
        <w:r w:rsidRPr="004373E8" w:rsidDel="006E631B">
          <w:rPr>
            <w:rFonts w:ascii="iCiel Avenir LT Std 35 Light" w:hAnsi="iCiel Avenir LT Std 35 Light" w:cs="Arial"/>
            <w:sz w:val="22"/>
            <w:szCs w:val="22"/>
            <w:lang w:val="vi-VN"/>
          </w:rPr>
          <w:tab/>
          <w:delText xml:space="preserve">… </w:delText>
        </w:r>
        <w:r w:rsidRPr="004373E8" w:rsidDel="006E631B">
          <w:rPr>
            <w:rFonts w:ascii="iCiel Avenir LT Std 35 Light" w:eastAsiaTheme="minorEastAsia" w:hAnsi="iCiel Avenir LT Std 35 Light" w:cstheme="minorBidi"/>
            <w:sz w:val="22"/>
            <w:szCs w:val="22"/>
            <w:lang w:val="vi-VN"/>
          </w:rPr>
          <w:delText>and many more</w:delText>
        </w:r>
      </w:del>
    </w:p>
    <w:p w14:paraId="3B9381F8" w14:textId="6E8A78B8" w:rsidR="003A732E" w:rsidRPr="004373E8" w:rsidDel="006E631B" w:rsidRDefault="003A732E">
      <w:pPr>
        <w:rPr>
          <w:del w:id="10408" w:author="An Tran, ACA (BUV)" w:date="2024-09-12T11:05:00Z" w16du:dateUtc="2024-09-12T04:05:00Z"/>
          <w:rFonts w:eastAsiaTheme="minorEastAsia" w:cstheme="minorBidi"/>
          <w:bCs/>
          <w:szCs w:val="22"/>
          <w:lang w:val="vi-VN"/>
        </w:rPr>
        <w:pPrChange w:id="1040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10" w:author="An Tran, ACA (BUV)" w:date="2024-09-12T11:05:00Z" w16du:dateUtc="2024-09-12T04:05:00Z">
        <w:r w:rsidRPr="004373E8" w:rsidDel="006E631B">
          <w:rPr>
            <w:rFonts w:ascii="iCiel Avenir LT Std 35 Light" w:eastAsiaTheme="minorEastAsia" w:hAnsi="iCiel Avenir LT Std 35 Light" w:cstheme="minorBidi"/>
            <w:b/>
            <w:bCs/>
            <w:sz w:val="22"/>
            <w:szCs w:val="22"/>
            <w:lang w:val="vi-VN"/>
          </w:rPr>
          <w:delText>Professional certifications and qualifications:</w:delText>
        </w:r>
        <w:r w:rsidRPr="004373E8" w:rsidDel="006E631B">
          <w:rPr>
            <w:rStyle w:val="eop"/>
            <w:rFonts w:ascii="iCiel Avenir LT Std 35 Light" w:eastAsiaTheme="minorEastAsia" w:hAnsi="iCiel Avenir LT Std 35 Light" w:cstheme="minorBidi"/>
            <w:b/>
            <w:bCs/>
            <w:sz w:val="22"/>
            <w:szCs w:val="22"/>
            <w:lang w:val="vi-VN"/>
          </w:rPr>
          <w:delText> </w:delText>
        </w:r>
        <w:r w:rsidRPr="004373E8" w:rsidDel="006E631B">
          <w:rPr>
            <w:rFonts w:ascii="iCiel Avenir LT Std 35 Light" w:eastAsiaTheme="minorEastAsia" w:hAnsi="iCiel Avenir LT Std 35 Light" w:cstheme="minorBidi"/>
            <w:b/>
            <w:bCs/>
            <w:sz w:val="22"/>
            <w:szCs w:val="22"/>
            <w:lang w:val="vi-VN"/>
          </w:rPr>
          <w:delText xml:space="preserve"> </w:delText>
        </w:r>
      </w:del>
    </w:p>
    <w:p w14:paraId="24EDDCD0" w14:textId="09D7952A" w:rsidR="003A732E" w:rsidRPr="004373E8" w:rsidDel="006E631B" w:rsidRDefault="003A732E">
      <w:pPr>
        <w:rPr>
          <w:del w:id="10411" w:author="An Tran, ACA (BUV)" w:date="2024-09-12T11:05:00Z" w16du:dateUtc="2024-09-12T04:05:00Z"/>
          <w:rFonts w:cs="Arial"/>
          <w:szCs w:val="22"/>
          <w:lang w:val="vi-VN"/>
        </w:rPr>
        <w:pPrChange w:id="1041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13" w:author="An Tran, ACA (BUV)" w:date="2024-09-12T11:05:00Z" w16du:dateUtc="2024-09-12T04:05:00Z">
        <w:r w:rsidRPr="004373E8" w:rsidDel="006E631B">
          <w:rPr>
            <w:rFonts w:ascii="iCiel Avenir LT Std 35 Light" w:hAnsi="iCiel Avenir LT Std 35 Light" w:cs="Arial"/>
            <w:sz w:val="22"/>
            <w:szCs w:val="22"/>
            <w:lang w:val="vi-VN"/>
          </w:rPr>
          <w:delText xml:space="preserve">AWS: Amazon Web Services Certification  </w:delText>
        </w:r>
      </w:del>
    </w:p>
    <w:p w14:paraId="543CE99C" w14:textId="51E59703" w:rsidR="003A732E" w:rsidRPr="004373E8" w:rsidDel="006E631B" w:rsidRDefault="003A732E">
      <w:pPr>
        <w:rPr>
          <w:del w:id="10414" w:author="An Tran, ACA (BUV)" w:date="2024-09-12T11:05:00Z" w16du:dateUtc="2024-09-12T04:05:00Z"/>
          <w:rFonts w:cs="Arial"/>
          <w:szCs w:val="22"/>
          <w:lang w:val="vi-VN"/>
        </w:rPr>
        <w:pPrChange w:id="1041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16" w:author="An Tran, ACA (BUV)" w:date="2024-09-12T11:05:00Z" w16du:dateUtc="2024-09-12T04:05:00Z">
        <w:r w:rsidRPr="004373E8" w:rsidDel="006E631B">
          <w:rPr>
            <w:rFonts w:ascii="iCiel Avenir LT Std 35 Light" w:hAnsi="iCiel Avenir LT Std 35 Light" w:cs="Arial"/>
            <w:sz w:val="22"/>
            <w:szCs w:val="22"/>
            <w:lang w:val="vi-VN"/>
          </w:rPr>
          <w:delText xml:space="preserve">CCNA: Cisco Certified Network Associate  </w:delText>
        </w:r>
      </w:del>
    </w:p>
    <w:p w14:paraId="3FDADB8A" w14:textId="5D6AD9E2" w:rsidR="003A732E" w:rsidRPr="004373E8" w:rsidDel="006E631B" w:rsidRDefault="003A732E">
      <w:pPr>
        <w:rPr>
          <w:del w:id="10417" w:author="An Tran, ACA (BUV)" w:date="2024-09-12T11:05:00Z" w16du:dateUtc="2024-09-12T04:05:00Z"/>
          <w:rFonts w:cs="Arial"/>
          <w:szCs w:val="22"/>
          <w:lang w:val="vi-VN"/>
        </w:rPr>
        <w:pPrChange w:id="1041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19" w:author="An Tran, ACA (BUV)" w:date="2024-09-12T11:05:00Z" w16du:dateUtc="2024-09-12T04:05:00Z">
        <w:r w:rsidRPr="004373E8" w:rsidDel="006E631B">
          <w:rPr>
            <w:rFonts w:ascii="iCiel Avenir LT Std 35 Light" w:hAnsi="iCiel Avenir LT Std 35 Light" w:cs="Arial"/>
            <w:sz w:val="22"/>
            <w:szCs w:val="22"/>
            <w:lang w:val="vi-VN"/>
          </w:rPr>
          <w:delText xml:space="preserve">WSET: Wine &amp; Spirit Education Trust </w:delText>
        </w:r>
      </w:del>
    </w:p>
    <w:p w14:paraId="4A251D1E" w14:textId="30811764" w:rsidR="003A732E" w:rsidRPr="004373E8" w:rsidDel="006E631B" w:rsidRDefault="003A732E">
      <w:pPr>
        <w:rPr>
          <w:del w:id="10420" w:author="An Tran, ACA (BUV)" w:date="2024-09-12T11:05:00Z" w16du:dateUtc="2024-09-12T04:05:00Z"/>
          <w:rFonts w:cs="Arial"/>
          <w:szCs w:val="22"/>
          <w:lang w:val="vi-VN"/>
        </w:rPr>
        <w:pPrChange w:id="1042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22" w:author="An Tran, ACA (BUV)" w:date="2024-09-12T11:05:00Z" w16du:dateUtc="2024-09-12T04:05:00Z">
        <w:r w:rsidRPr="004373E8" w:rsidDel="006E631B">
          <w:rPr>
            <w:rFonts w:ascii="iCiel Avenir LT Std 35 Light" w:hAnsi="iCiel Avenir LT Std 35 Light" w:cs="Arial"/>
            <w:sz w:val="22"/>
            <w:szCs w:val="22"/>
            <w:lang w:val="vi-VN"/>
          </w:rPr>
          <w:tab/>
          <w:delText xml:space="preserve">… </w:delText>
        </w:r>
        <w:r w:rsidRPr="004373E8" w:rsidDel="006E631B">
          <w:rPr>
            <w:rFonts w:ascii="iCiel Avenir LT Std 35 Light" w:eastAsiaTheme="minorEastAsia" w:hAnsi="iCiel Avenir LT Std 35 Light" w:cstheme="minorBidi"/>
            <w:sz w:val="22"/>
            <w:szCs w:val="22"/>
            <w:lang w:val="vi-VN"/>
          </w:rPr>
          <w:delText>and many more</w:delText>
        </w:r>
      </w:del>
    </w:p>
    <w:p w14:paraId="0CDAD587" w14:textId="75484892" w:rsidR="003A732E" w:rsidRPr="004373E8" w:rsidDel="006E631B" w:rsidRDefault="003A732E">
      <w:pPr>
        <w:rPr>
          <w:del w:id="10423" w:author="An Tran, ACA (BUV)" w:date="2024-09-12T11:05:00Z" w16du:dateUtc="2024-09-12T04:05:00Z"/>
          <w:rFonts w:eastAsiaTheme="minorEastAsia" w:cstheme="minorBidi"/>
          <w:szCs w:val="22"/>
          <w:lang w:val="vi-VN"/>
        </w:rPr>
        <w:pPrChange w:id="1042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25" w:author="An Tran, ACA (BUV)" w:date="2024-09-12T11:05:00Z" w16du:dateUtc="2024-09-12T04:05:00Z">
        <w:r w:rsidRPr="004373E8" w:rsidDel="006E631B">
          <w:rPr>
            <w:rStyle w:val="eop"/>
            <w:rFonts w:ascii="iCiel Avenir LT Std 35 Light" w:eastAsiaTheme="minorEastAsia" w:hAnsi="iCiel Avenir LT Std 35 Light" w:cstheme="minorBidi"/>
            <w:sz w:val="22"/>
            <w:szCs w:val="22"/>
            <w:lang w:val="vi-VN"/>
          </w:rPr>
          <w:delText xml:space="preserve">Students need to make a deposit payment at </w:delText>
        </w:r>
        <w:r w:rsidRPr="004373E8" w:rsidDel="006E631B">
          <w:rPr>
            <w:rFonts w:ascii="iCiel Avenir LT Std 35 Light" w:eastAsiaTheme="minorEastAsia" w:hAnsi="iCiel Avenir LT Std 35 Light" w:cstheme="minorBidi"/>
            <w:sz w:val="22"/>
            <w:szCs w:val="22"/>
            <w:lang w:val="vi-VN"/>
          </w:rPr>
          <w:delTex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delText>
        </w:r>
      </w:del>
    </w:p>
    <w:p w14:paraId="423E566A" w14:textId="0EE8164C" w:rsidR="003A732E" w:rsidRPr="004373E8" w:rsidDel="006E631B" w:rsidRDefault="003A732E">
      <w:pPr>
        <w:rPr>
          <w:del w:id="10426" w:author="An Tran, ACA (BUV)" w:date="2024-09-12T11:05:00Z" w16du:dateUtc="2024-09-12T04:05:00Z"/>
          <w:rFonts w:eastAsiaTheme="minorEastAsia" w:cstheme="minorBidi"/>
          <w:i/>
          <w:iCs/>
          <w:szCs w:val="22"/>
          <w:lang w:val="vi-VN"/>
        </w:rPr>
        <w:pPrChange w:id="1042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28" w:author="An Tran, ACA (BUV)" w:date="2024-09-12T11:05:00Z" w16du:dateUtc="2024-09-12T04:05:00Z">
        <w:r w:rsidRPr="004373E8" w:rsidDel="006E631B">
          <w:rPr>
            <w:rFonts w:ascii="iCiel Avenir LT Std 35 Light" w:eastAsiaTheme="minorEastAsia" w:hAnsi="iCiel Avenir LT Std 35 Light" w:cstheme="minorBidi"/>
            <w:i/>
            <w:iCs/>
            <w:sz w:val="22"/>
            <w:szCs w:val="22"/>
            <w:lang w:val="vi-VN"/>
          </w:rPr>
          <w:delTex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delText>
        </w:r>
      </w:del>
    </w:p>
    <w:p w14:paraId="6C85E716" w14:textId="08FD255A" w:rsidR="003A732E" w:rsidRPr="004373E8" w:rsidDel="006E631B" w:rsidRDefault="003A732E">
      <w:pPr>
        <w:rPr>
          <w:del w:id="10429" w:author="An Tran, ACA (BUV)" w:date="2024-09-12T11:05:00Z" w16du:dateUtc="2024-09-12T04:05:00Z"/>
          <w:rFonts w:eastAsiaTheme="minorEastAsia" w:cstheme="minorBidi"/>
          <w:i/>
          <w:iCs/>
          <w:szCs w:val="22"/>
          <w:lang w:val="vi-VN"/>
        </w:rPr>
        <w:pPrChange w:id="1043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31" w:author="An Tran, ACA (BUV)" w:date="2024-09-12T11:05:00Z" w16du:dateUtc="2024-09-12T04:05:00Z">
        <w:r w:rsidRPr="004373E8" w:rsidDel="006E631B">
          <w:rPr>
            <w:rFonts w:ascii="iCiel Avenir LT Std 35 Light" w:eastAsiaTheme="minorEastAsia" w:hAnsi="iCiel Avenir LT Std 35 Light" w:cstheme="minorBidi"/>
            <w:i/>
            <w:iCs/>
            <w:sz w:val="22"/>
            <w:szCs w:val="22"/>
            <w:lang w:val="vi-VN"/>
          </w:rPr>
          <w:delTex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delText>
        </w:r>
      </w:del>
    </w:p>
    <w:p w14:paraId="67FF3B3D" w14:textId="32B6625B" w:rsidR="003A732E" w:rsidRPr="004373E8" w:rsidDel="006E631B" w:rsidRDefault="003A732E">
      <w:pPr>
        <w:rPr>
          <w:del w:id="10432" w:author="An Tran, ACA (BUV)" w:date="2024-09-12T11:05:00Z" w16du:dateUtc="2024-09-12T04:05:00Z"/>
          <w:rFonts w:eastAsiaTheme="minorEastAsia" w:cstheme="minorBidi"/>
          <w:i/>
          <w:iCs/>
          <w:szCs w:val="22"/>
          <w:lang w:val="vi-VN"/>
        </w:rPr>
        <w:pPrChange w:id="1043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34" w:author="An Tran, ACA (BUV)" w:date="2024-09-12T11:05:00Z" w16du:dateUtc="2024-09-12T04:05:00Z">
        <w:r w:rsidRPr="004373E8" w:rsidDel="006E631B">
          <w:rPr>
            <w:rFonts w:ascii="iCiel Avenir LT Std 35 Light" w:eastAsiaTheme="minorEastAsia" w:hAnsi="iCiel Avenir LT Std 35 Light" w:cstheme="minorBidi"/>
            <w:i/>
            <w:iCs/>
            <w:sz w:val="22"/>
            <w:szCs w:val="22"/>
            <w:lang w:val="vi-VN"/>
          </w:rPr>
          <w:delText>Một số nhóm khóa học được cung cấp tại Coursera có thể kể tới:</w:delText>
        </w:r>
      </w:del>
    </w:p>
    <w:p w14:paraId="459083ED" w14:textId="76C092DD" w:rsidR="003A732E" w:rsidRPr="004373E8" w:rsidDel="006E631B" w:rsidRDefault="003A732E">
      <w:pPr>
        <w:rPr>
          <w:del w:id="10435" w:author="An Tran, ACA (BUV)" w:date="2024-09-12T11:05:00Z" w16du:dateUtc="2024-09-12T04:05:00Z"/>
          <w:rFonts w:cs="Arial"/>
          <w:i/>
          <w:iCs/>
          <w:szCs w:val="22"/>
          <w:lang w:val="vi-VN"/>
        </w:rPr>
        <w:pPrChange w:id="1043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37" w:author="An Tran, ACA (BUV)" w:date="2024-09-12T11:05:00Z" w16du:dateUtc="2024-09-12T04:05:00Z">
        <w:r w:rsidRPr="004373E8" w:rsidDel="006E631B">
          <w:rPr>
            <w:rFonts w:ascii="iCiel Avenir LT Std 35 Light" w:hAnsi="iCiel Avenir LT Std 35 Light" w:cs="Arial"/>
            <w:i/>
            <w:iCs/>
            <w:sz w:val="22"/>
            <w:szCs w:val="22"/>
            <w:lang w:val="vi-VN"/>
          </w:rPr>
          <w:delText>Kiến thức và kỹ năng bổ trợ chuyên ngành (Kinh doanh, Truyền thông, Kỹ thuật, Công nghệ, Sáng tạo, Du lịch và khách sạn, Phát triển xanh và bền vững…)</w:delText>
        </w:r>
      </w:del>
    </w:p>
    <w:p w14:paraId="54220319" w14:textId="28572BEC" w:rsidR="003A732E" w:rsidRPr="004373E8" w:rsidDel="006E631B" w:rsidRDefault="003A732E">
      <w:pPr>
        <w:rPr>
          <w:del w:id="10438" w:author="An Tran, ACA (BUV)" w:date="2024-09-12T11:05:00Z" w16du:dateUtc="2024-09-12T04:05:00Z"/>
          <w:rFonts w:cs="Arial"/>
          <w:i/>
          <w:iCs/>
          <w:szCs w:val="22"/>
          <w:lang w:val="vi-VN"/>
        </w:rPr>
        <w:pPrChange w:id="1043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40" w:author="An Tran, ACA (BUV)" w:date="2024-09-12T11:05:00Z" w16du:dateUtc="2024-09-12T04:05:00Z">
        <w:r w:rsidRPr="004373E8" w:rsidDel="006E631B">
          <w:rPr>
            <w:rFonts w:ascii="iCiel Avenir LT Std 35 Light" w:hAnsi="iCiel Avenir LT Std 35 Light" w:cs="Arial"/>
            <w:i/>
            <w:iCs/>
            <w:sz w:val="22"/>
            <w:szCs w:val="22"/>
            <w:lang w:val="vi-VN"/>
          </w:rPr>
          <w:delText>Ngôn ngữ (Tiếng Anh, Trung Quốc, Hàn, Nhật, Pháp, Tây Ban Nha…)</w:delText>
        </w:r>
      </w:del>
    </w:p>
    <w:p w14:paraId="37DDB46B" w14:textId="3AB0F43F" w:rsidR="003A732E" w:rsidRPr="004373E8" w:rsidDel="006E631B" w:rsidRDefault="003A732E">
      <w:pPr>
        <w:rPr>
          <w:del w:id="10441" w:author="An Tran, ACA (BUV)" w:date="2024-09-12T11:05:00Z" w16du:dateUtc="2024-09-12T04:05:00Z"/>
          <w:rFonts w:cs="Arial"/>
          <w:i/>
          <w:iCs/>
          <w:szCs w:val="22"/>
          <w:lang w:val="vi-VN"/>
        </w:rPr>
        <w:pPrChange w:id="1044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43" w:author="An Tran, ACA (BUV)" w:date="2024-09-12T11:05:00Z" w16du:dateUtc="2024-09-12T04:05:00Z">
        <w:r w:rsidRPr="004373E8" w:rsidDel="006E631B">
          <w:rPr>
            <w:rFonts w:ascii="iCiel Avenir LT Std 35 Light" w:hAnsi="iCiel Avenir LT Std 35 Light" w:cs="Arial"/>
            <w:i/>
            <w:iCs/>
            <w:sz w:val="22"/>
            <w:szCs w:val="22"/>
            <w:lang w:val="vi-VN"/>
          </w:rPr>
          <w:delText>Phát triển kỹ năng mềm và kỹ năng nghề nghiệp</w:delText>
        </w:r>
      </w:del>
    </w:p>
    <w:p w14:paraId="4F5F3AA5" w14:textId="05291491" w:rsidR="003A732E" w:rsidRPr="004373E8" w:rsidDel="006E631B" w:rsidRDefault="003A732E">
      <w:pPr>
        <w:rPr>
          <w:del w:id="10444" w:author="An Tran, ACA (BUV)" w:date="2024-09-12T11:05:00Z" w16du:dateUtc="2024-09-12T04:05:00Z"/>
          <w:rFonts w:cs="Arial"/>
          <w:i/>
          <w:iCs/>
          <w:szCs w:val="22"/>
          <w:lang w:val="vi-VN"/>
        </w:rPr>
        <w:pPrChange w:id="1044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46" w:author="An Tran, ACA (BUV)" w:date="2024-09-12T11:05:00Z" w16du:dateUtc="2024-09-12T04:05:00Z">
        <w:r w:rsidRPr="004373E8" w:rsidDel="006E631B">
          <w:rPr>
            <w:rFonts w:ascii="iCiel Avenir LT Std 35 Light" w:hAnsi="iCiel Avenir LT Std 35 Light" w:cs="Arial"/>
            <w:i/>
            <w:iCs/>
            <w:sz w:val="22"/>
            <w:szCs w:val="22"/>
            <w:lang w:val="vi-VN"/>
          </w:rPr>
          <w:delText>Kỹ năng học thuật và nghiên cứu</w:delText>
        </w:r>
      </w:del>
    </w:p>
    <w:p w14:paraId="1359BA9D" w14:textId="6D8B53A3" w:rsidR="003A732E" w:rsidRPr="004373E8" w:rsidDel="006E631B" w:rsidRDefault="003A732E">
      <w:pPr>
        <w:rPr>
          <w:del w:id="10447" w:author="An Tran, ACA (BUV)" w:date="2024-09-12T11:05:00Z" w16du:dateUtc="2024-09-12T04:05:00Z"/>
          <w:rFonts w:cs="Arial"/>
          <w:i/>
          <w:iCs/>
          <w:szCs w:val="22"/>
          <w:lang w:val="vi-VN"/>
        </w:rPr>
        <w:pPrChange w:id="1044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49" w:author="An Tran, ACA (BUV)" w:date="2024-09-12T11:05:00Z" w16du:dateUtc="2024-09-12T04:05:00Z">
        <w:r w:rsidRPr="004373E8" w:rsidDel="006E631B">
          <w:rPr>
            <w:rFonts w:ascii="iCiel Avenir LT Std 35 Light" w:hAnsi="iCiel Avenir LT Std 35 Light" w:cs="Arial"/>
            <w:i/>
            <w:iCs/>
            <w:sz w:val="22"/>
            <w:szCs w:val="22"/>
            <w:lang w:val="vi-VN"/>
          </w:rPr>
          <w:tab/>
          <w:delText xml:space="preserve">… </w:delText>
        </w:r>
        <w:r w:rsidRPr="004373E8" w:rsidDel="006E631B">
          <w:rPr>
            <w:rFonts w:ascii="iCiel Avenir LT Std 35 Light" w:eastAsiaTheme="minorEastAsia" w:hAnsi="iCiel Avenir LT Std 35 Light" w:cstheme="minorBidi"/>
            <w:i/>
            <w:iCs/>
            <w:sz w:val="22"/>
            <w:szCs w:val="22"/>
            <w:lang w:val="vi-VN"/>
          </w:rPr>
          <w:delText xml:space="preserve"> và rất nhiều lĩnh vực khác.</w:delText>
        </w:r>
      </w:del>
    </w:p>
    <w:p w14:paraId="7458D75F" w14:textId="0FEB7E56" w:rsidR="003A732E" w:rsidRPr="004373E8" w:rsidDel="006E631B" w:rsidRDefault="003A732E">
      <w:pPr>
        <w:rPr>
          <w:del w:id="10450" w:author="An Tran, ACA (BUV)" w:date="2024-09-12T11:05:00Z" w16du:dateUtc="2024-09-12T04:05:00Z"/>
          <w:rFonts w:eastAsiaTheme="minorEastAsia" w:cstheme="minorBidi"/>
          <w:i/>
          <w:iCs/>
          <w:szCs w:val="22"/>
          <w:lang w:val="vi-VN"/>
        </w:rPr>
        <w:pPrChange w:id="1045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52" w:author="An Tran, ACA (BUV)" w:date="2024-09-12T11:05:00Z" w16du:dateUtc="2024-09-12T04:05:00Z">
        <w:r w:rsidRPr="004373E8" w:rsidDel="006E631B">
          <w:rPr>
            <w:rFonts w:ascii="iCiel Avenir LT Std 35 Light" w:eastAsiaTheme="minorEastAsia" w:hAnsi="iCiel Avenir LT Std 35 Light" w:cstheme="minorBidi"/>
            <w:i/>
            <w:iCs/>
            <w:sz w:val="22"/>
            <w:szCs w:val="22"/>
            <w:lang w:val="vi-VN"/>
          </w:rPr>
          <w:delTex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delText>
        </w:r>
      </w:del>
    </w:p>
    <w:p w14:paraId="0F4B5C83" w14:textId="40FBA880" w:rsidR="003A732E" w:rsidRPr="004373E8" w:rsidDel="006E631B" w:rsidRDefault="003A732E">
      <w:pPr>
        <w:rPr>
          <w:del w:id="10453" w:author="An Tran, ACA (BUV)" w:date="2024-09-12T11:05:00Z" w16du:dateUtc="2024-09-12T04:05:00Z"/>
          <w:rFonts w:eastAsiaTheme="minorEastAsia" w:cstheme="minorBidi"/>
          <w:bCs/>
          <w:i/>
          <w:iCs/>
          <w:szCs w:val="22"/>
          <w:lang w:val="vi-VN"/>
        </w:rPr>
        <w:pPrChange w:id="1045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55" w:author="An Tran, ACA (BUV)" w:date="2024-09-12T11:05:00Z" w16du:dateUtc="2024-09-12T04:05:00Z">
        <w:r w:rsidRPr="004373E8" w:rsidDel="006E631B">
          <w:rPr>
            <w:rFonts w:ascii="iCiel Avenir LT Std 35 Light" w:eastAsiaTheme="minorEastAsia" w:hAnsi="iCiel Avenir LT Std 35 Light" w:cstheme="minorBidi"/>
            <w:b/>
            <w:bCs/>
            <w:i/>
            <w:iCs/>
            <w:sz w:val="22"/>
            <w:szCs w:val="22"/>
            <w:lang w:val="vi-VN"/>
          </w:rPr>
          <w:delText>Lớp học kỹ năng</w:delText>
        </w:r>
      </w:del>
    </w:p>
    <w:p w14:paraId="5928D0F3" w14:textId="5C63EF9E" w:rsidR="003A732E" w:rsidRPr="004373E8" w:rsidDel="006E631B" w:rsidRDefault="003A732E">
      <w:pPr>
        <w:rPr>
          <w:del w:id="10456" w:author="An Tran, ACA (BUV)" w:date="2024-09-12T11:05:00Z" w16du:dateUtc="2024-09-12T04:05:00Z"/>
          <w:rFonts w:cs="Arial"/>
          <w:i/>
          <w:iCs/>
          <w:szCs w:val="22"/>
          <w:lang w:val="vi-VN"/>
        </w:rPr>
        <w:pPrChange w:id="1045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58" w:author="An Tran, ACA (BUV)" w:date="2024-09-12T11:05:00Z" w16du:dateUtc="2024-09-12T04:05:00Z">
        <w:r w:rsidRPr="004373E8" w:rsidDel="006E631B">
          <w:rPr>
            <w:rFonts w:ascii="iCiel Avenir LT Std 35 Light" w:hAnsi="iCiel Avenir LT Std 35 Light" w:cs="Arial"/>
            <w:i/>
            <w:iCs/>
            <w:sz w:val="22"/>
            <w:szCs w:val="22"/>
            <w:lang w:val="vi-VN"/>
          </w:rPr>
          <w:delText>Lập kế hoạch và tổ chức sự kiện</w:delText>
        </w:r>
      </w:del>
    </w:p>
    <w:p w14:paraId="0DE4DF6F" w14:textId="63199456" w:rsidR="003A732E" w:rsidRPr="004373E8" w:rsidDel="006E631B" w:rsidRDefault="003A732E">
      <w:pPr>
        <w:rPr>
          <w:del w:id="10459" w:author="An Tran, ACA (BUV)" w:date="2024-09-12T11:05:00Z" w16du:dateUtc="2024-09-12T04:05:00Z"/>
          <w:rFonts w:cs="Arial"/>
          <w:i/>
          <w:iCs/>
          <w:szCs w:val="22"/>
          <w:lang w:val="vi-VN"/>
        </w:rPr>
        <w:pPrChange w:id="1046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61" w:author="An Tran, ACA (BUV)" w:date="2024-09-12T11:05:00Z" w16du:dateUtc="2024-09-12T04:05:00Z">
        <w:r w:rsidRPr="004373E8" w:rsidDel="006E631B">
          <w:rPr>
            <w:rFonts w:ascii="iCiel Avenir LT Std 35 Light" w:hAnsi="iCiel Avenir LT Std 35 Light" w:cs="Arial"/>
            <w:i/>
            <w:iCs/>
            <w:sz w:val="22"/>
            <w:szCs w:val="22"/>
            <w:lang w:val="vi-VN"/>
          </w:rPr>
          <w:delText xml:space="preserve">Thiết kế </w:delText>
        </w:r>
        <w:r w:rsidRPr="004373E8" w:rsidDel="006E631B">
          <w:rPr>
            <w:rFonts w:ascii="iCiel Avenir LT Std 35 Light" w:hAnsi="iCiel Avenir LT Std 35 Light" w:cs="Arial"/>
            <w:i/>
            <w:iCs/>
            <w:sz w:val="22"/>
            <w:szCs w:val="22"/>
          </w:rPr>
          <w:delText>sản phẩm</w:delText>
        </w:r>
        <w:r w:rsidRPr="004373E8" w:rsidDel="006E631B">
          <w:rPr>
            <w:rFonts w:ascii="iCiel Avenir LT Std 35 Light" w:hAnsi="iCiel Avenir LT Std 35 Light" w:cs="Arial"/>
            <w:i/>
            <w:iCs/>
            <w:sz w:val="22"/>
            <w:szCs w:val="22"/>
            <w:lang w:val="vi-VN"/>
          </w:rPr>
          <w:delText xml:space="preserve"> du lịch</w:delText>
        </w:r>
      </w:del>
    </w:p>
    <w:p w14:paraId="205C610B" w14:textId="67AD7C4D" w:rsidR="003A732E" w:rsidRPr="004373E8" w:rsidDel="006E631B" w:rsidRDefault="003A732E">
      <w:pPr>
        <w:rPr>
          <w:del w:id="10462" w:author="An Tran, ACA (BUV)" w:date="2024-09-12T11:05:00Z" w16du:dateUtc="2024-09-12T04:05:00Z"/>
          <w:rFonts w:cs="Arial"/>
          <w:i/>
          <w:iCs/>
          <w:szCs w:val="22"/>
          <w:lang w:val="vi-VN"/>
        </w:rPr>
        <w:pPrChange w:id="1046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64" w:author="An Tran, ACA (BUV)" w:date="2024-09-12T11:05:00Z" w16du:dateUtc="2024-09-12T04:05:00Z">
        <w:r w:rsidRPr="004373E8" w:rsidDel="006E631B">
          <w:rPr>
            <w:rFonts w:ascii="iCiel Avenir LT Std 35 Light" w:hAnsi="iCiel Avenir LT Std 35 Light" w:cs="Arial"/>
            <w:i/>
            <w:iCs/>
            <w:sz w:val="22"/>
            <w:szCs w:val="22"/>
            <w:lang w:val="vi-VN"/>
          </w:rPr>
          <w:delText>Nói trước đám đông</w:delText>
        </w:r>
      </w:del>
    </w:p>
    <w:p w14:paraId="1303B3EC" w14:textId="1436D0D0" w:rsidR="003A732E" w:rsidRPr="004373E8" w:rsidDel="006E631B" w:rsidRDefault="003A732E">
      <w:pPr>
        <w:rPr>
          <w:del w:id="10465" w:author="An Tran, ACA (BUV)" w:date="2024-09-12T11:05:00Z" w16du:dateUtc="2024-09-12T04:05:00Z"/>
          <w:rFonts w:cs="Arial"/>
          <w:i/>
          <w:iCs/>
          <w:szCs w:val="22"/>
          <w:lang w:val="vi-VN"/>
        </w:rPr>
        <w:pPrChange w:id="1046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67" w:author="An Tran, ACA (BUV)" w:date="2024-09-12T11:05:00Z" w16du:dateUtc="2024-09-12T04:05:00Z">
        <w:r w:rsidRPr="004373E8" w:rsidDel="006E631B">
          <w:rPr>
            <w:rFonts w:ascii="iCiel Avenir LT Std 35 Light" w:hAnsi="iCiel Avenir LT Std 35 Light" w:cs="Arial"/>
            <w:i/>
            <w:iCs/>
            <w:sz w:val="22"/>
            <w:szCs w:val="22"/>
            <w:lang w:val="vi-VN"/>
          </w:rPr>
          <w:delText>Giao tiếp và ứng xử đa văn hóa</w:delText>
        </w:r>
      </w:del>
    </w:p>
    <w:p w14:paraId="101A1ECF" w14:textId="03080BF0" w:rsidR="003A732E" w:rsidRPr="004373E8" w:rsidDel="006E631B" w:rsidRDefault="003A732E">
      <w:pPr>
        <w:rPr>
          <w:del w:id="10468" w:author="An Tran, ACA (BUV)" w:date="2024-09-12T11:05:00Z" w16du:dateUtc="2024-09-12T04:05:00Z"/>
          <w:rFonts w:cs="Arial"/>
          <w:i/>
          <w:iCs/>
          <w:szCs w:val="22"/>
          <w:lang w:val="vi-VN"/>
        </w:rPr>
        <w:pPrChange w:id="1046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70" w:author="An Tran, ACA (BUV)" w:date="2024-09-12T11:05:00Z" w16du:dateUtc="2024-09-12T04:05:00Z">
        <w:r w:rsidRPr="004373E8" w:rsidDel="006E631B">
          <w:rPr>
            <w:rFonts w:ascii="iCiel Avenir LT Std 35 Light" w:hAnsi="iCiel Avenir LT Std 35 Light" w:cs="Arial"/>
            <w:i/>
            <w:iCs/>
            <w:sz w:val="22"/>
            <w:szCs w:val="22"/>
            <w:lang w:val="vi-VN"/>
          </w:rPr>
          <w:tab/>
        </w:r>
        <w:r w:rsidRPr="004373E8" w:rsidDel="006E631B">
          <w:rPr>
            <w:rFonts w:ascii="iCiel Avenir LT Std 35 Light" w:hAnsi="iCiel Avenir LT Std 35 Light" w:cs="Arial"/>
            <w:i/>
            <w:iCs/>
            <w:sz w:val="22"/>
            <w:szCs w:val="22"/>
            <w:lang w:val="vi-VN"/>
          </w:rPr>
          <w:tab/>
          <w:delText>…</w:delText>
        </w:r>
      </w:del>
    </w:p>
    <w:p w14:paraId="551C95E8" w14:textId="533C4306" w:rsidR="003A732E" w:rsidRPr="004373E8" w:rsidDel="006E631B" w:rsidRDefault="003A732E">
      <w:pPr>
        <w:rPr>
          <w:del w:id="10471" w:author="An Tran, ACA (BUV)" w:date="2024-09-12T11:05:00Z" w16du:dateUtc="2024-09-12T04:05:00Z"/>
          <w:rFonts w:eastAsiaTheme="minorEastAsia" w:cstheme="minorBidi"/>
          <w:bCs/>
          <w:i/>
          <w:iCs/>
          <w:szCs w:val="22"/>
          <w:lang w:val="vi-VN"/>
        </w:rPr>
        <w:pPrChange w:id="1047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73" w:author="An Tran, ACA (BUV)" w:date="2024-09-12T11:05:00Z" w16du:dateUtc="2024-09-12T04:05:00Z">
        <w:r w:rsidRPr="004373E8" w:rsidDel="006E631B">
          <w:rPr>
            <w:rFonts w:ascii="iCiel Avenir LT Std 35 Light" w:eastAsiaTheme="minorEastAsia" w:hAnsi="iCiel Avenir LT Std 35 Light" w:cstheme="minorBidi"/>
            <w:b/>
            <w:bCs/>
            <w:i/>
            <w:iCs/>
            <w:sz w:val="22"/>
            <w:szCs w:val="22"/>
            <w:lang w:val="vi-VN"/>
          </w:rPr>
          <w:delText xml:space="preserve">Lớp chứng chỉ chuyên môn và nghề nghiệp: </w:delText>
        </w:r>
      </w:del>
    </w:p>
    <w:p w14:paraId="44AFD3A7" w14:textId="4D3A3929" w:rsidR="003A732E" w:rsidRPr="004373E8" w:rsidDel="006E631B" w:rsidRDefault="003A732E">
      <w:pPr>
        <w:rPr>
          <w:del w:id="10474" w:author="An Tran, ACA (BUV)" w:date="2024-09-12T11:05:00Z" w16du:dateUtc="2024-09-12T04:05:00Z"/>
          <w:rFonts w:cs="Arial"/>
          <w:i/>
          <w:iCs/>
          <w:szCs w:val="22"/>
          <w:lang w:val="vi-VN"/>
        </w:rPr>
        <w:pPrChange w:id="1047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76" w:author="An Tran, ACA (BUV)" w:date="2024-09-12T11:05:00Z" w16du:dateUtc="2024-09-12T04:05:00Z">
        <w:r w:rsidRPr="004373E8" w:rsidDel="006E631B">
          <w:rPr>
            <w:rFonts w:ascii="iCiel Avenir LT Std 35 Light" w:hAnsi="iCiel Avenir LT Std 35 Light" w:cs="Arial"/>
            <w:i/>
            <w:iCs/>
            <w:sz w:val="22"/>
            <w:szCs w:val="22"/>
            <w:lang w:val="vi-VN"/>
          </w:rPr>
          <w:delText xml:space="preserve">AWS: Bộ chứng chỉ về điện toán đám mây của Amazon </w:delText>
        </w:r>
      </w:del>
    </w:p>
    <w:p w14:paraId="28577680" w14:textId="6B85E2D3" w:rsidR="003A732E" w:rsidRPr="004373E8" w:rsidDel="006E631B" w:rsidRDefault="003A732E">
      <w:pPr>
        <w:rPr>
          <w:del w:id="10477" w:author="An Tran, ACA (BUV)" w:date="2024-09-12T11:05:00Z" w16du:dateUtc="2024-09-12T04:05:00Z"/>
          <w:rFonts w:cs="Arial"/>
          <w:i/>
          <w:iCs/>
          <w:szCs w:val="22"/>
          <w:lang w:val="vi-VN"/>
        </w:rPr>
        <w:pPrChange w:id="1047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79" w:author="An Tran, ACA (BUV)" w:date="2024-09-12T11:05:00Z" w16du:dateUtc="2024-09-12T04:05:00Z">
        <w:r w:rsidRPr="004373E8" w:rsidDel="006E631B">
          <w:rPr>
            <w:rFonts w:ascii="iCiel Avenir LT Std 35 Light" w:hAnsi="iCiel Avenir LT Std 35 Light" w:cs="Arial"/>
            <w:i/>
            <w:iCs/>
            <w:sz w:val="22"/>
            <w:szCs w:val="22"/>
            <w:lang w:val="vi-VN"/>
          </w:rPr>
          <w:delText xml:space="preserve">CCNA: Bộ chứng chỉ về công nghệ mạng của Cisco </w:delText>
        </w:r>
      </w:del>
    </w:p>
    <w:p w14:paraId="3E69D541" w14:textId="79AD53E0" w:rsidR="003A732E" w:rsidRPr="004373E8" w:rsidDel="006E631B" w:rsidRDefault="003A732E">
      <w:pPr>
        <w:rPr>
          <w:del w:id="10480" w:author="An Tran, ACA (BUV)" w:date="2024-09-12T11:05:00Z" w16du:dateUtc="2024-09-12T04:05:00Z"/>
          <w:rFonts w:cs="Arial"/>
          <w:i/>
          <w:iCs/>
          <w:szCs w:val="22"/>
          <w:lang w:val="vi-VN"/>
        </w:rPr>
        <w:pPrChange w:id="1048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82" w:author="An Tran, ACA (BUV)" w:date="2024-09-12T11:05:00Z" w16du:dateUtc="2024-09-12T04:05:00Z">
        <w:r w:rsidRPr="004373E8" w:rsidDel="006E631B">
          <w:rPr>
            <w:rFonts w:ascii="iCiel Avenir LT Std 35 Light" w:hAnsi="iCiel Avenir LT Std 35 Light" w:cs="Arial"/>
            <w:i/>
            <w:iCs/>
            <w:sz w:val="22"/>
            <w:szCs w:val="22"/>
            <w:lang w:val="vi-VN"/>
          </w:rPr>
          <w:delText>WSET: Chứng chỉ quốc tế về rượu vang và rượu mạnh</w:delText>
        </w:r>
      </w:del>
    </w:p>
    <w:p w14:paraId="7D2706C3" w14:textId="4E86D33E" w:rsidR="003A732E" w:rsidRPr="004373E8" w:rsidDel="006E631B" w:rsidRDefault="003A732E">
      <w:pPr>
        <w:rPr>
          <w:del w:id="10483" w:author="An Tran, ACA (BUV)" w:date="2024-09-12T11:05:00Z" w16du:dateUtc="2024-09-12T04:05:00Z"/>
          <w:rFonts w:cs="Arial"/>
          <w:i/>
          <w:iCs/>
          <w:szCs w:val="22"/>
          <w:lang w:val="vi-VN"/>
        </w:rPr>
        <w:pPrChange w:id="1048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85" w:author="An Tran, ACA (BUV)" w:date="2024-09-12T11:05:00Z" w16du:dateUtc="2024-09-12T04:05:00Z">
        <w:r w:rsidRPr="004373E8" w:rsidDel="006E631B">
          <w:rPr>
            <w:rFonts w:ascii="iCiel Avenir LT Std 35 Light" w:hAnsi="iCiel Avenir LT Std 35 Light" w:cs="Arial"/>
            <w:i/>
            <w:iCs/>
            <w:sz w:val="22"/>
            <w:szCs w:val="22"/>
            <w:lang w:val="vi-VN"/>
          </w:rPr>
          <w:tab/>
          <w:delText>…</w:delText>
        </w:r>
      </w:del>
    </w:p>
    <w:p w14:paraId="379AE10E" w14:textId="47745523" w:rsidR="0048083F" w:rsidRPr="004373E8" w:rsidDel="006E631B" w:rsidRDefault="003A732E">
      <w:pPr>
        <w:rPr>
          <w:del w:id="10486" w:author="An Tran, ACA (BUV)" w:date="2024-09-12T11:05:00Z" w16du:dateUtc="2024-09-12T04:05:00Z"/>
          <w:rFonts w:cs="Arial"/>
          <w:i/>
          <w:iCs/>
          <w:szCs w:val="22"/>
          <w:lang w:val="vi-VN"/>
        </w:rPr>
        <w:pPrChange w:id="1048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88" w:author="An Tran, ACA (BUV)" w:date="2024-09-12T11:05:00Z" w16du:dateUtc="2024-09-12T04:05:00Z">
        <w:r w:rsidRPr="004373E8" w:rsidDel="006E631B">
          <w:rPr>
            <w:rFonts w:ascii="iCiel Avenir LT Std 35 Light" w:hAnsi="iCiel Avenir LT Std 35 Light" w:cs="Arial"/>
            <w:i/>
            <w:iCs/>
            <w:sz w:val="22"/>
            <w:szCs w:val="22"/>
            <w:lang w:val="vi-VN"/>
          </w:rPr>
          <w:delTex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delText>
        </w:r>
        <w:r w:rsidR="0048083F" w:rsidRPr="004373E8" w:rsidDel="006E631B">
          <w:rPr>
            <w:rFonts w:ascii="iCiel Avenir LT Std 35 Light" w:hAnsi="iCiel Avenir LT Std 35 Light" w:cs="Arial"/>
            <w:i/>
            <w:iCs/>
            <w:sz w:val="22"/>
            <w:szCs w:val="22"/>
            <w:lang w:val="vi-VN"/>
          </w:rPr>
          <w:delText>.</w:delText>
        </w:r>
      </w:del>
    </w:p>
    <w:p w14:paraId="6C2B682F" w14:textId="3DA29A60" w:rsidR="00EA7631" w:rsidRPr="00D85019" w:rsidDel="006E631B" w:rsidRDefault="00EA7631">
      <w:pPr>
        <w:rPr>
          <w:del w:id="10489" w:author="An Tran, ACA (BUV)" w:date="2024-09-12T11:05:00Z" w16du:dateUtc="2024-09-12T04:05:00Z"/>
          <w:i/>
          <w:iCs/>
          <w:szCs w:val="22"/>
          <w:lang w:val="vi-VN"/>
        </w:rPr>
        <w:pPrChange w:id="1049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91" w:author="An Tran, ACA (BUV)" w:date="2024-09-12T11:05:00Z" w16du:dateUtc="2024-09-12T04:05:00Z">
        <w:r w:rsidRPr="00D85019" w:rsidDel="006E631B">
          <w:rPr>
            <w:szCs w:val="22"/>
            <w:lang w:val="vi-VN"/>
          </w:rPr>
          <w:delText xml:space="preserve">Where to get support when students have concerns about their wellbeing and personal life? Who can parents/students contact if students need help with stress and anxiety at school? </w:delText>
        </w:r>
        <w:r w:rsidRPr="00D85019" w:rsidDel="006E631B">
          <w:rPr>
            <w:i/>
            <w:iCs/>
            <w:szCs w:val="22"/>
            <w:lang w:val="vi-VN"/>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del>
    </w:p>
    <w:p w14:paraId="5848CE55" w14:textId="702424F8" w:rsidR="00EA7631" w:rsidRPr="004373E8" w:rsidDel="006E631B" w:rsidRDefault="00EA7631">
      <w:pPr>
        <w:rPr>
          <w:del w:id="10492" w:author="An Tran, ACA (BUV)" w:date="2024-09-12T11:05:00Z" w16du:dateUtc="2024-09-12T04:05:00Z"/>
          <w:rFonts w:cs="Arial"/>
          <w:bCs/>
          <w:i/>
          <w:iCs/>
          <w:szCs w:val="22"/>
          <w:u w:val="single"/>
          <w:lang w:val="vi-VN"/>
        </w:rPr>
        <w:pPrChange w:id="1049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94"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7C206512" w14:textId="473AB9D6" w:rsidR="00EA7631" w:rsidRPr="004373E8" w:rsidDel="006E631B" w:rsidRDefault="00EA7631">
      <w:pPr>
        <w:rPr>
          <w:del w:id="10495" w:author="An Tran, ACA (BUV)" w:date="2024-09-12T11:05:00Z" w16du:dateUtc="2024-09-12T04:05:00Z"/>
          <w:rFonts w:cs="Arial"/>
          <w:szCs w:val="22"/>
          <w:lang w:val="vi-VN"/>
        </w:rPr>
        <w:pPrChange w:id="1049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497" w:author="An Tran, ACA (BUV)" w:date="2024-09-12T11:05:00Z" w16du:dateUtc="2024-09-12T04:05:00Z">
        <w:r w:rsidRPr="004373E8" w:rsidDel="006E631B">
          <w:rPr>
            <w:rFonts w:ascii="iCiel Avenir LT Std 35 Light" w:hAnsi="iCiel Avenir LT Std 35 Light" w:cs="Arial"/>
            <w:sz w:val="22"/>
            <w:szCs w:val="22"/>
            <w:lang w:val="vi-VN"/>
          </w:rPr>
          <w:delTex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delText>
        </w:r>
      </w:del>
    </w:p>
    <w:p w14:paraId="01D26DB6" w14:textId="32F822D5" w:rsidR="00EA7631" w:rsidRPr="004373E8" w:rsidDel="006E631B" w:rsidRDefault="00EA7631">
      <w:pPr>
        <w:rPr>
          <w:del w:id="10498" w:author="An Tran, ACA (BUV)" w:date="2024-09-12T11:05:00Z" w16du:dateUtc="2024-09-12T04:05:00Z"/>
          <w:rFonts w:cs="Arial"/>
          <w:szCs w:val="22"/>
          <w:lang w:val="vi-VN"/>
        </w:rPr>
        <w:pPrChange w:id="10499"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00C79080" w14:textId="2DFEF849" w:rsidR="00EA7631" w:rsidRPr="004373E8" w:rsidDel="006E631B" w:rsidRDefault="00EA7631">
      <w:pPr>
        <w:rPr>
          <w:del w:id="10500" w:author="An Tran, ACA (BUV)" w:date="2024-09-12T11:05:00Z" w16du:dateUtc="2024-09-12T04:05:00Z"/>
          <w:rFonts w:cs="Arial"/>
          <w:szCs w:val="22"/>
          <w:lang w:val="vi-VN"/>
        </w:rPr>
        <w:pPrChange w:id="1050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02" w:author="An Tran, ACA (BUV)" w:date="2024-09-12T11:05:00Z" w16du:dateUtc="2024-09-12T04:05:00Z">
        <w:r w:rsidRPr="004373E8" w:rsidDel="006E631B">
          <w:rPr>
            <w:rFonts w:ascii="iCiel Avenir LT Std 35 Light" w:hAnsi="iCiel Avenir LT Std 35 Light" w:cs="Arial"/>
            <w:sz w:val="22"/>
            <w:szCs w:val="22"/>
            <w:lang w:val="vi-VN"/>
          </w:rPr>
          <w:delText>If you are worried about students’ mental health such as stress or anxiety, please email us at:</w:delText>
        </w:r>
        <w:r w:rsidRPr="004373E8" w:rsidDel="006E631B">
          <w:rPr>
            <w:rStyle w:val="Hyperlink"/>
            <w:rFonts w:ascii="iCiel Avenir LT Std 35 Light" w:hAnsi="iCiel Avenir LT Std 35 Light" w:cs="Arial"/>
            <w:sz w:val="22"/>
            <w:szCs w:val="22"/>
            <w:lang w:val="vi-VN"/>
          </w:rPr>
          <w:delText xml:space="preserve"> Student-Wellbeing@buv.edu.vn</w:delText>
        </w:r>
        <w:r w:rsidRPr="004373E8" w:rsidDel="006E631B">
          <w:rPr>
            <w:rFonts w:ascii="iCiel Avenir LT Std 35 Light" w:hAnsi="iCiel Avenir LT Std 35 Light" w:cs="Arial"/>
            <w:sz w:val="22"/>
            <w:szCs w:val="22"/>
            <w:lang w:val="vi-VN"/>
          </w:rPr>
          <w:delText>. Our Well-being Counsellor will help to give the best psychological support to students with confidentiality.</w:delText>
        </w:r>
      </w:del>
    </w:p>
    <w:p w14:paraId="02FF2685" w14:textId="3719067E" w:rsidR="00EA7631" w:rsidRPr="004373E8" w:rsidDel="006E631B" w:rsidRDefault="00EA7631">
      <w:pPr>
        <w:rPr>
          <w:del w:id="10503" w:author="An Tran, ACA (BUV)" w:date="2024-09-12T11:05:00Z" w16du:dateUtc="2024-09-12T04:05:00Z"/>
          <w:rFonts w:cs="Arial"/>
          <w:i/>
          <w:iCs/>
          <w:szCs w:val="22"/>
          <w:lang w:val="vi-VN"/>
        </w:rPr>
        <w:pPrChange w:id="1050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05" w:author="An Tran, ACA (BUV)" w:date="2024-09-12T11:05:00Z" w16du:dateUtc="2024-09-12T04:05:00Z">
        <w:r w:rsidRPr="004373E8" w:rsidDel="006E631B">
          <w:rPr>
            <w:rFonts w:ascii="iCiel Avenir LT Std 35 Light" w:hAnsi="iCiel Avenir LT Std 35 Light" w:cs="Arial"/>
            <w:i/>
            <w:iCs/>
            <w:sz w:val="22"/>
            <w:szCs w:val="22"/>
            <w:lang w:val="vi-VN"/>
          </w:rPr>
          <w:delText>B</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 ph</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Calibri"/>
            <w:i/>
            <w:iCs/>
            <w:sz w:val="22"/>
            <w:szCs w:val="22"/>
            <w:lang w:val="vi-VN"/>
          </w:rPr>
          <w:delText>ư</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m l</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Ch</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m s</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c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kho</w:delText>
        </w:r>
        <w:r w:rsidRPr="004373E8" w:rsidDel="006E631B">
          <w:rPr>
            <w:rFonts w:ascii="iCiel Avenir LT Std 35 Light" w:hAnsi="iCiel Avenir LT Std 35 Light" w:cs="Calibri"/>
            <w:i/>
            <w:iCs/>
            <w:sz w:val="22"/>
            <w:szCs w:val="22"/>
            <w:lang w:val="vi-VN"/>
          </w:rPr>
          <w:delText>ẻ</w:delText>
        </w:r>
        <w:r w:rsidRPr="004373E8" w:rsidDel="006E631B">
          <w:rPr>
            <w:rFonts w:ascii="iCiel Avenir LT Std 35 Light" w:hAnsi="iCiel Avenir LT Std 35 Light" w:cs="Arial"/>
            <w:i/>
            <w:iCs/>
            <w:sz w:val="22"/>
            <w:szCs w:val="22"/>
            <w:lang w:val="vi-VN"/>
          </w:rPr>
          <w:delText xml:space="preserv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là n</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i ti</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p nh</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nh</w:delText>
        </w:r>
        <w:r w:rsidRPr="004373E8" w:rsidDel="006E631B">
          <w:rPr>
            <w:rFonts w:ascii="iCiel Avenir LT Std 35 Light" w:hAnsi="iCiel Avenir LT Std 35 Light" w:cs="Calibri"/>
            <w:i/>
            <w:iCs/>
            <w:sz w:val="22"/>
            <w:szCs w:val="22"/>
            <w:lang w:val="vi-VN"/>
          </w:rPr>
          <w:delText>ữ</w:delText>
        </w:r>
        <w:r w:rsidRPr="004373E8" w:rsidDel="006E631B">
          <w:rPr>
            <w:rFonts w:ascii="iCiel Avenir LT Std 35 Light" w:hAnsi="iCiel Avenir LT Std 35 Light" w:cs="Arial"/>
            <w:i/>
            <w:iCs/>
            <w:sz w:val="22"/>
            <w:szCs w:val="22"/>
            <w:lang w:val="vi-VN"/>
          </w:rPr>
          <w:delText>ng y</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u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u h</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m l</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kho</w:delText>
        </w:r>
        <w:r w:rsidRPr="004373E8" w:rsidDel="006E631B">
          <w:rPr>
            <w:rFonts w:ascii="iCiel Avenir LT Std 35 Light" w:hAnsi="iCiel Avenir LT Std 35 Light" w:cs="Calibri"/>
            <w:i/>
            <w:iCs/>
            <w:sz w:val="22"/>
            <w:szCs w:val="22"/>
            <w:lang w:val="vi-VN"/>
          </w:rPr>
          <w:delText>ẻ</w:delText>
        </w:r>
        <w:r w:rsidRPr="004373E8" w:rsidDel="006E631B">
          <w:rPr>
            <w:rFonts w:ascii="iCiel Avenir LT Std 35 Light" w:hAnsi="iCiel Avenir LT Std 35 Light" w:cs="Arial"/>
            <w:i/>
            <w:iCs/>
            <w:sz w:val="22"/>
            <w:szCs w:val="22"/>
            <w:lang w:val="vi-VN"/>
          </w:rPr>
          <w:delText xml:space="preserv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BUV. Chúng tôi cung c</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p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ch</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m s</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c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a d</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qua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ch</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th</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o v</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 xml:space="preserve"> k</w:delText>
        </w:r>
        <w:r w:rsidRPr="004373E8" w:rsidDel="006E631B">
          <w:rPr>
            <w:rFonts w:ascii="iCiel Avenir LT Std 35 Light" w:hAnsi="iCiel Avenir LT Std 35 Light" w:cs="Calibri"/>
            <w:i/>
            <w:iCs/>
            <w:sz w:val="22"/>
            <w:szCs w:val="22"/>
            <w:lang w:val="vi-VN"/>
          </w:rPr>
          <w:delText>ỹ</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s</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ng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d</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nh cho toàn b</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bu</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i tr</w:delText>
        </w:r>
        <w:r w:rsidRPr="004373E8" w:rsidDel="006E631B">
          <w:rPr>
            <w:rFonts w:ascii="iCiel Avenir LT Std 35 Light" w:hAnsi="iCiel Avenir LT Std 35 Light" w:cs="Avenir Next LT Pro"/>
            <w:i/>
            <w:iCs/>
            <w:sz w:val="22"/>
            <w:szCs w:val="22"/>
            <w:lang w:val="vi-VN"/>
          </w:rPr>
          <w:delText>ò</w:delText>
        </w:r>
        <w:r w:rsidRPr="004373E8" w:rsidDel="006E631B">
          <w:rPr>
            <w:rFonts w:ascii="iCiel Avenir LT Std 35 Light" w:hAnsi="iCiel Avenir LT Std 35 Light" w:cs="Arial"/>
            <w:i/>
            <w:iCs/>
            <w:sz w:val="22"/>
            <w:szCs w:val="22"/>
            <w:lang w:val="vi-VN"/>
          </w:rPr>
          <w:delText xml:space="preserve"> chuy</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tr</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chi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nh</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m nh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 xml:space="preserve"> ph</w:delText>
        </w:r>
        <w:r w:rsidRPr="004373E8" w:rsidDel="006E631B">
          <w:rPr>
            <w:rFonts w:ascii="iCiel Avenir LT Std 35 Light" w:hAnsi="iCiel Avenir LT Std 35 Light" w:cs="Avenir Next LT Pro"/>
            <w:i/>
            <w:iCs/>
            <w:sz w:val="22"/>
            <w:szCs w:val="22"/>
            <w:lang w:val="vi-VN"/>
          </w:rPr>
          <w:delText>ù</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p cho nh</w:delText>
        </w:r>
        <w:r w:rsidRPr="004373E8" w:rsidDel="006E631B">
          <w:rPr>
            <w:rFonts w:ascii="iCiel Avenir LT Std 35 Light" w:hAnsi="iCiel Avenir LT Std 35 Light" w:cs="Calibri"/>
            <w:i/>
            <w:iCs/>
            <w:sz w:val="22"/>
            <w:szCs w:val="22"/>
            <w:lang w:val="vi-VN"/>
          </w:rPr>
          <w:delText>ữ</w:delText>
        </w:r>
        <w:r w:rsidRPr="004373E8" w:rsidDel="006E631B">
          <w:rPr>
            <w:rFonts w:ascii="iCiel Avenir LT Std 35 Light" w:hAnsi="iCiel Avenir LT Std 35 Light" w:cs="Arial"/>
            <w:i/>
            <w:iCs/>
            <w:sz w:val="22"/>
            <w:szCs w:val="22"/>
            <w:lang w:val="vi-VN"/>
          </w:rPr>
          <w:delText>ng ch</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đề</w:delText>
        </w:r>
        <w:r w:rsidRPr="004373E8" w:rsidDel="006E631B">
          <w:rPr>
            <w:rFonts w:ascii="iCiel Avenir LT Std 35 Light" w:hAnsi="iCiel Avenir LT Std 35 Light" w:cs="Arial"/>
            <w:i/>
            <w:iCs/>
            <w:sz w:val="22"/>
            <w:szCs w:val="22"/>
            <w:lang w:val="vi-VN"/>
          </w:rPr>
          <w:delText xml:space="preserve"> chuy</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s</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u,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n</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 xml:space="preserve">ng cao </w:delText>
        </w:r>
        <w:r w:rsidRPr="004373E8" w:rsidDel="006E631B">
          <w:rPr>
            <w:rFonts w:ascii="iCiel Avenir LT Std 35 Light" w:hAnsi="iCiel Avenir LT Std 35 Light" w:cs="Calibri"/>
            <w:i/>
            <w:iCs/>
            <w:sz w:val="22"/>
            <w:szCs w:val="22"/>
            <w:lang w:val="vi-VN"/>
          </w:rPr>
          <w:delText>đờ</w:delText>
        </w:r>
        <w:r w:rsidRPr="004373E8" w:rsidDel="006E631B">
          <w:rPr>
            <w:rFonts w:ascii="iCiel Avenir LT Std 35 Light" w:hAnsi="iCiel Avenir LT Std 35 Light" w:cs="Arial"/>
            <w:i/>
            <w:iCs/>
            <w:sz w:val="22"/>
            <w:szCs w:val="22"/>
            <w:lang w:val="vi-VN"/>
          </w:rPr>
          <w:delText>i s</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ng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kh</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nh</w:delText>
        </w:r>
        <w:r w:rsidRPr="004373E8" w:rsidDel="006E631B">
          <w:rPr>
            <w:rFonts w:ascii="iCiel Avenir LT Std 35 Light" w:hAnsi="iCiel Avenir LT Std 35 Light" w:cs="Calibri"/>
            <w:i/>
            <w:iCs/>
            <w:sz w:val="22"/>
            <w:szCs w:val="22"/>
            <w:lang w:val="vi-VN"/>
          </w:rPr>
          <w:delText>ư</w:delText>
        </w:r>
        <w:r w:rsidRPr="004373E8" w:rsidDel="006E631B">
          <w:rPr>
            <w:rFonts w:ascii="iCiel Avenir LT Std 35 Light" w:hAnsi="iCiel Avenir LT Std 35 Light" w:cs="Arial"/>
            <w:i/>
            <w:iCs/>
            <w:sz w:val="22"/>
            <w:szCs w:val="22"/>
            <w:lang w:val="vi-VN"/>
          </w:rPr>
          <w:delText xml:space="preserve"> tri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Avenir Next LT Pro"/>
            <w:i/>
            <w:iCs/>
            <w:sz w:val="22"/>
            <w:szCs w:val="22"/>
            <w:lang w:val="vi-VN"/>
          </w:rPr>
          <w:delText>ã</w:delText>
        </w:r>
        <w:r w:rsidRPr="004373E8" w:rsidDel="006E631B">
          <w:rPr>
            <w:rFonts w:ascii="iCiel Avenir LT Std 35 Light" w:hAnsi="iCiel Avenir LT Std 35 Light" w:cs="Arial"/>
            <w:i/>
            <w:iCs/>
            <w:sz w:val="22"/>
            <w:szCs w:val="22"/>
            <w:lang w:val="vi-VN"/>
          </w:rPr>
          <w:delText>m hay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chi</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n d</w:delText>
        </w:r>
        <w:r w:rsidRPr="004373E8" w:rsidDel="006E631B">
          <w:rPr>
            <w:rFonts w:ascii="iCiel Avenir LT Std 35 Light" w:hAnsi="iCiel Avenir LT Std 35 Light" w:cs="Calibri"/>
            <w:i/>
            <w:iCs/>
            <w:sz w:val="22"/>
            <w:szCs w:val="22"/>
            <w:lang w:val="vi-VN"/>
          </w:rPr>
          <w:delText>ị</w:delText>
        </w:r>
        <w:r w:rsidRPr="004373E8" w:rsidDel="006E631B">
          <w:rPr>
            <w:rFonts w:ascii="iCiel Avenir LT Std 35 Light" w:hAnsi="iCiel Avenir LT Std 35 Light" w:cs="Arial"/>
            <w:i/>
            <w:iCs/>
            <w:sz w:val="22"/>
            <w:szCs w:val="22"/>
            <w:lang w:val="vi-VN"/>
          </w:rPr>
          <w:delText>ch.</w:delText>
        </w:r>
      </w:del>
    </w:p>
    <w:p w14:paraId="11756048" w14:textId="2ACFE37C" w:rsidR="00EA7631" w:rsidRPr="004373E8" w:rsidDel="006E631B" w:rsidRDefault="00EA7631">
      <w:pPr>
        <w:rPr>
          <w:del w:id="10506" w:author="An Tran, ACA (BUV)" w:date="2024-09-12T11:05:00Z" w16du:dateUtc="2024-09-12T04:05:00Z"/>
          <w:rFonts w:cs="Arial"/>
          <w:i/>
          <w:iCs/>
          <w:szCs w:val="22"/>
          <w:lang w:val="vi-VN"/>
        </w:rPr>
        <w:pPrChange w:id="1050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08" w:author="An Tran, ACA (BUV)" w:date="2024-09-12T11:05:00Z" w16du:dateUtc="2024-09-12T04:05:00Z">
        <w:r w:rsidRPr="004373E8" w:rsidDel="006E631B">
          <w:rPr>
            <w:rFonts w:ascii="iCiel Avenir LT Std 35 Light" w:hAnsi="iCiel Avenir LT Std 35 Light" w:cs="Arial"/>
            <w:i/>
            <w:iCs/>
            <w:sz w:val="22"/>
            <w:szCs w:val="22"/>
            <w:lang w:val="vi-VN"/>
          </w:rPr>
          <w:delText>N</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u nh</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y nh</w:delText>
        </w:r>
        <w:r w:rsidRPr="004373E8" w:rsidDel="006E631B">
          <w:rPr>
            <w:rFonts w:ascii="iCiel Avenir LT Std 35 Light" w:hAnsi="iCiel Avenir LT Std 35 Light" w:cs="Calibri"/>
            <w:i/>
            <w:iCs/>
            <w:sz w:val="22"/>
            <w:szCs w:val="22"/>
            <w:lang w:val="vi-VN"/>
          </w:rPr>
          <w:delText>ữ</w:delText>
        </w:r>
        <w:r w:rsidRPr="004373E8" w:rsidDel="006E631B">
          <w:rPr>
            <w:rFonts w:ascii="iCiel Avenir LT Std 35 Light" w:hAnsi="iCiel Avenir LT Std 35 Light" w:cs="Arial"/>
            <w:i/>
            <w:iCs/>
            <w:sz w:val="22"/>
            <w:szCs w:val="22"/>
            <w:lang w:val="vi-VN"/>
          </w:rPr>
          <w:delText>ng bi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u 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lo l</w:delText>
        </w:r>
        <w:r w:rsidRPr="004373E8" w:rsidDel="006E631B">
          <w:rPr>
            <w:rFonts w:ascii="iCiel Avenir LT Std 35 Light" w:hAnsi="iCiel Avenir LT Std 35 Light" w:cs="Calibri"/>
            <w:i/>
            <w:iCs/>
            <w:sz w:val="22"/>
            <w:szCs w:val="22"/>
            <w:lang w:val="vi-VN"/>
          </w:rPr>
          <w:delText>ắ</w:delText>
        </w:r>
        <w:r w:rsidRPr="004373E8" w:rsidDel="006E631B">
          <w:rPr>
            <w:rFonts w:ascii="iCiel Avenir LT Std 35 Light" w:hAnsi="iCiel Avenir LT Std 35 Light" w:cs="Arial"/>
            <w:i/>
            <w:iCs/>
            <w:sz w:val="22"/>
            <w:szCs w:val="22"/>
            <w:lang w:val="vi-VN"/>
          </w:rPr>
          <w:delText>ng, b</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t an hay c</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th</w:delText>
        </w:r>
        <w:r w:rsidRPr="004373E8" w:rsidDel="006E631B">
          <w:rPr>
            <w:rFonts w:ascii="iCiel Avenir LT Std 35 Light" w:hAnsi="iCiel Avenir LT Std 35 Light" w:cs="Calibri"/>
            <w:i/>
            <w:iCs/>
            <w:sz w:val="22"/>
            <w:szCs w:val="22"/>
            <w:lang w:val="vi-VN"/>
          </w:rPr>
          <w:delText>ẳ</w:delText>
        </w:r>
        <w:r w:rsidRPr="004373E8" w:rsidDel="006E631B">
          <w:rPr>
            <w:rFonts w:ascii="iCiel Avenir LT Std 35 Light" w:hAnsi="iCiel Avenir LT Std 35 Light" w:cs="Arial"/>
            <w:i/>
            <w:iCs/>
            <w:sz w:val="22"/>
            <w:szCs w:val="22"/>
            <w:lang w:val="vi-VN"/>
          </w:rPr>
          <w:delText>ng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ph</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huynh/sinh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 xml:space="preserve"> li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Chuy</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gia T</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m l</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a BUV theo </w:delText>
        </w:r>
        <w:r w:rsidRPr="004373E8" w:rsidDel="006E631B">
          <w:rPr>
            <w:rFonts w:ascii="iCiel Avenir LT Std 35 Light" w:hAnsi="iCiel Avenir LT Std 35 Light" w:cs="Calibri"/>
            <w:i/>
            <w:iCs/>
            <w:sz w:val="22"/>
            <w:szCs w:val="22"/>
            <w:lang w:val="vi-VN"/>
          </w:rPr>
          <w:delText>đị</w:delText>
        </w:r>
        <w:r w:rsidRPr="004373E8" w:rsidDel="006E631B">
          <w:rPr>
            <w:rFonts w:ascii="iCiel Avenir LT Std 35 Light" w:hAnsi="iCiel Avenir LT Std 35 Light" w:cs="Arial"/>
            <w:i/>
            <w:iCs/>
            <w:sz w:val="22"/>
            <w:szCs w:val="22"/>
            <w:lang w:val="vi-VN"/>
          </w:rPr>
          <w:delText>a ch</w:delText>
        </w:r>
        <w:r w:rsidRPr="004373E8" w:rsidDel="006E631B">
          <w:rPr>
            <w:rFonts w:ascii="iCiel Avenir LT Std 35 Light" w:hAnsi="iCiel Avenir LT Std 35 Light" w:cs="Calibri"/>
            <w:i/>
            <w:iCs/>
            <w:sz w:val="22"/>
            <w:szCs w:val="22"/>
            <w:lang w:val="vi-VN"/>
          </w:rPr>
          <w:delText>ỉ</w:delText>
        </w:r>
        <w:r w:rsidRPr="004373E8" w:rsidDel="006E631B">
          <w:rPr>
            <w:rFonts w:ascii="iCiel Avenir LT Std 35 Light" w:hAnsi="iCiel Avenir LT Std 35 Light" w:cs="Arial"/>
            <w:i/>
            <w:iCs/>
            <w:sz w:val="22"/>
            <w:szCs w:val="22"/>
            <w:lang w:val="vi-VN"/>
          </w:rPr>
          <w:delText xml:space="preserve">: </w:delText>
        </w:r>
        <w:r w:rsidRPr="004373E8" w:rsidDel="006E631B">
          <w:rPr>
            <w:rStyle w:val="Hyperlink"/>
            <w:rFonts w:ascii="iCiel Avenir LT Std 35 Light" w:hAnsi="iCiel Avenir LT Std 35 Light" w:cs="Arial"/>
            <w:i/>
            <w:iCs/>
            <w:sz w:val="22"/>
            <w:szCs w:val="22"/>
            <w:lang w:val="vi-VN"/>
          </w:rPr>
          <w:delText>Student-Wellbeing@buv.edu.vn</w:delText>
        </w:r>
        <w:r w:rsidRPr="004373E8" w:rsidDel="006E631B">
          <w:rPr>
            <w:rFonts w:ascii="iCiel Avenir LT Std 35 Light" w:hAnsi="iCiel Avenir LT Std 35 Light" w:cs="Arial"/>
            <w:i/>
            <w:iCs/>
            <w:sz w:val="22"/>
            <w:szCs w:val="22"/>
            <w:lang w:val="vi-VN"/>
          </w:rPr>
          <w:delText>. Chuyên gia Tâm lý và S</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kh</w:delText>
        </w:r>
        <w:r w:rsidRPr="004373E8" w:rsidDel="006E631B">
          <w:rPr>
            <w:rFonts w:ascii="iCiel Avenir LT Std 35 Light" w:hAnsi="iCiel Avenir LT Std 35 Light" w:cs="Calibri"/>
            <w:i/>
            <w:iCs/>
            <w:sz w:val="22"/>
            <w:szCs w:val="22"/>
            <w:lang w:val="vi-VN"/>
          </w:rPr>
          <w:delText>ỏ</w:delText>
        </w:r>
        <w:r w:rsidRPr="004373E8" w:rsidDel="006E631B">
          <w:rPr>
            <w:rFonts w:ascii="iCiel Avenir LT Std 35 Light" w:hAnsi="iCiel Avenir LT Std 35 Light" w:cs="Arial"/>
            <w:i/>
            <w:iCs/>
            <w:sz w:val="22"/>
            <w:szCs w:val="22"/>
            <w:lang w:val="vi-VN"/>
          </w:rPr>
          <w:delText>e tinh th</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n s</w:delText>
        </w:r>
        <w:r w:rsidRPr="004373E8" w:rsidDel="006E631B">
          <w:rPr>
            <w:rFonts w:ascii="iCiel Avenir LT Std 35 Light" w:hAnsi="iCiel Avenir LT Std 35 Light" w:cs="Calibri"/>
            <w:i/>
            <w:iCs/>
            <w:sz w:val="22"/>
            <w:szCs w:val="22"/>
            <w:lang w:val="vi-VN"/>
          </w:rPr>
          <w:delText>ẽ</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Calibri"/>
            <w:i/>
            <w:iCs/>
            <w:sz w:val="22"/>
            <w:szCs w:val="22"/>
            <w:lang w:val="vi-VN"/>
          </w:rPr>
          <w:delText>ữ</w:delText>
        </w:r>
        <w:r w:rsidRPr="004373E8" w:rsidDel="006E631B">
          <w:rPr>
            <w:rFonts w:ascii="iCiel Avenir LT Std 35 Light" w:hAnsi="iCiel Avenir LT Std 35 Light" w:cs="Arial"/>
            <w:i/>
            <w:iCs/>
            <w:sz w:val="22"/>
            <w:szCs w:val="22"/>
            <w:lang w:val="vi-VN"/>
          </w:rPr>
          <w:delText>ng chia s</w:delText>
        </w:r>
        <w:r w:rsidRPr="004373E8" w:rsidDel="006E631B">
          <w:rPr>
            <w:rFonts w:ascii="iCiel Avenir LT Std 35 Light" w:hAnsi="iCiel Avenir LT Std 35 Light" w:cs="Calibri"/>
            <w:i/>
            <w:iCs/>
            <w:sz w:val="22"/>
            <w:szCs w:val="22"/>
            <w:lang w:val="vi-VN"/>
          </w:rPr>
          <w:delText>ẻ</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ù</w:delText>
        </w:r>
        <w:r w:rsidRPr="004373E8" w:rsidDel="006E631B">
          <w:rPr>
            <w:rFonts w:ascii="iCiel Avenir LT Std 35 Light" w:hAnsi="iCiel Avenir LT Std 35 Light" w:cs="Arial"/>
            <w:i/>
            <w:iCs/>
            <w:sz w:val="22"/>
            <w:szCs w:val="22"/>
            <w:lang w:val="vi-VN"/>
          </w:rPr>
          <w:delText xml:space="preserve">ng gia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h</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Avenir Next LT Pro"/>
            <w:i/>
            <w:iCs/>
            <w:sz w:val="22"/>
            <w:szCs w:val="22"/>
            <w:lang w:val="vi-VN"/>
          </w:rPr>
          <w:delText>â</w:delText>
        </w:r>
        <w:r w:rsidRPr="004373E8" w:rsidDel="006E631B">
          <w:rPr>
            <w:rFonts w:ascii="iCiel Avenir LT Std 35 Light" w:hAnsi="iCiel Avenir LT Std 35 Light" w:cs="Arial"/>
            <w:i/>
            <w:iCs/>
            <w:sz w:val="22"/>
            <w:szCs w:val="22"/>
            <w:lang w:val="vi-VN"/>
          </w:rPr>
          <w:delText>m l</w:delText>
        </w:r>
        <w:r w:rsidRPr="004373E8" w:rsidDel="006E631B">
          <w:rPr>
            <w:rFonts w:ascii="iCiel Avenir LT Std 35 Light" w:hAnsi="iCiel Avenir LT Std 35 Light" w:cs="Avenir Next LT Pro"/>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nh</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t cho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b</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 sinh vi</w:delText>
        </w:r>
        <w:r w:rsidRPr="004373E8" w:rsidDel="006E631B">
          <w:rPr>
            <w:rFonts w:ascii="iCiel Avenir LT Std 35 Light" w:hAnsi="iCiel Avenir LT Std 35 Light" w:cs="Avenir Next LT Pro"/>
            <w:i/>
            <w:iCs/>
            <w:sz w:val="22"/>
            <w:szCs w:val="22"/>
            <w:lang w:val="vi-VN"/>
          </w:rPr>
          <w:delText>ê</w:delText>
        </w:r>
        <w:r w:rsidRPr="004373E8" w:rsidDel="006E631B">
          <w:rPr>
            <w:rFonts w:ascii="iCiel Avenir LT Std 35 Light" w:hAnsi="iCiel Avenir LT Std 35 Light" w:cs="Arial"/>
            <w:i/>
            <w:iCs/>
            <w:sz w:val="22"/>
            <w:szCs w:val="22"/>
            <w:lang w:val="vi-VN"/>
          </w:rPr>
          <w:delText>n v</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Next LT Pro"/>
            <w:i/>
            <w:iCs/>
            <w:sz w:val="22"/>
            <w:szCs w:val="22"/>
            <w:lang w:val="vi-VN"/>
          </w:rPr>
          <w:delText>á</w:delText>
        </w:r>
        <w:r w:rsidRPr="004373E8" w:rsidDel="006E631B">
          <w:rPr>
            <w:rFonts w:ascii="iCiel Avenir LT Std 35 Light" w:hAnsi="iCiel Avenir LT Std 35 Light" w:cs="Arial"/>
            <w:i/>
            <w:iCs/>
            <w:sz w:val="22"/>
            <w:szCs w:val="22"/>
            <w:lang w:val="vi-VN"/>
          </w:rPr>
          <w:delText>c th</w:delText>
        </w:r>
        <w:r w:rsidRPr="004373E8" w:rsidDel="006E631B">
          <w:rPr>
            <w:rFonts w:ascii="iCiel Avenir LT Std 35 Light" w:hAnsi="iCiel Avenir LT Std 35 Light" w:cs="Avenir Next LT Pro"/>
            <w:i/>
            <w:iCs/>
            <w:sz w:val="22"/>
            <w:szCs w:val="22"/>
            <w:lang w:val="vi-VN"/>
          </w:rPr>
          <w:delText>ô</w:delText>
        </w:r>
        <w:r w:rsidRPr="004373E8" w:rsidDel="006E631B">
          <w:rPr>
            <w:rFonts w:ascii="iCiel Avenir LT Std 35 Light" w:hAnsi="iCiel Avenir LT Std 35 Light" w:cs="Arial"/>
            <w:i/>
            <w:iCs/>
            <w:sz w:val="22"/>
            <w:szCs w:val="22"/>
            <w:lang w:val="vi-VN"/>
          </w:rPr>
          <w:delText>ng tin s</w:delText>
        </w:r>
        <w:r w:rsidRPr="004373E8" w:rsidDel="006E631B">
          <w:rPr>
            <w:rFonts w:ascii="iCiel Avenir LT Std 35 Light" w:hAnsi="iCiel Avenir LT Std 35 Light" w:cs="Calibri"/>
            <w:i/>
            <w:iCs/>
            <w:sz w:val="22"/>
            <w:szCs w:val="22"/>
            <w:lang w:val="vi-VN"/>
          </w:rPr>
          <w:delText>ẽ</w:delText>
        </w:r>
        <w:r w:rsidRPr="004373E8" w:rsidDel="006E631B">
          <w:rPr>
            <w:rFonts w:ascii="iCiel Avenir LT Std 35 Light" w:hAnsi="iCiel Avenir LT Std 35 Light" w:cs="Arial"/>
            <w:i/>
            <w:iCs/>
            <w:sz w:val="22"/>
            <w:szCs w:val="22"/>
            <w:lang w:val="vi-VN"/>
          </w:rPr>
          <w:delText xml:space="preserve"> ho</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n to</w:delText>
        </w:r>
        <w:r w:rsidRPr="004373E8" w:rsidDel="006E631B">
          <w:rPr>
            <w:rFonts w:ascii="iCiel Avenir LT Std 35 Light" w:hAnsi="iCiel Avenir LT Std 35 Light" w:cs="Avenir Next LT Pro"/>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b</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o m</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 xml:space="preserve">t. </w:delText>
        </w:r>
      </w:del>
    </w:p>
    <w:p w14:paraId="5EFB51B3" w14:textId="6F49B29F" w:rsidR="00EA7631" w:rsidRPr="00D85019" w:rsidDel="006E631B" w:rsidRDefault="00EA7631">
      <w:pPr>
        <w:rPr>
          <w:del w:id="10509" w:author="An Tran, ACA (BUV)" w:date="2024-09-12T11:05:00Z" w16du:dateUtc="2024-09-12T04:05:00Z"/>
          <w:szCs w:val="22"/>
          <w:lang w:val="vi-VN"/>
        </w:rPr>
        <w:pPrChange w:id="1051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11" w:author="An Tran, ACA (BUV)" w:date="2024-09-12T11:05:00Z" w16du:dateUtc="2024-09-12T04:05:00Z">
        <w:r w:rsidRPr="00D85019" w:rsidDel="006E631B">
          <w:rPr>
            <w:szCs w:val="22"/>
            <w:lang w:val="vi-VN"/>
          </w:rPr>
          <w:delText>What is the Personal and Social Growth (PSG) Programme and what are the criteria to complete the programme?  /</w:delText>
        </w:r>
        <w:r w:rsidR="002A7E4A" w:rsidRPr="00D85019" w:rsidDel="006E631B">
          <w:rPr>
            <w:szCs w:val="22"/>
            <w:lang w:val="vi-VN"/>
          </w:rPr>
          <w:delText xml:space="preserve"> </w:delText>
        </w:r>
        <w:r w:rsidRPr="00D85019" w:rsidDel="006E631B">
          <w:rPr>
            <w:i/>
            <w:iCs/>
            <w:szCs w:val="22"/>
            <w:lang w:val="vi-VN"/>
          </w:rPr>
          <w:delText>Chương trình Nâng cao Năng lực Cá nhân và Kỹ năng Xã hội (PSG) là gì và các điều kiện hoàn thành chương trình là gì?</w:delText>
        </w:r>
      </w:del>
    </w:p>
    <w:p w14:paraId="079CDA5F" w14:textId="22E98EA0" w:rsidR="004421B3" w:rsidRPr="004373E8" w:rsidDel="006E631B" w:rsidRDefault="004421B3">
      <w:pPr>
        <w:rPr>
          <w:del w:id="10512" w:author="An Tran, ACA (BUV)" w:date="2024-09-12T11:05:00Z" w16du:dateUtc="2024-09-12T04:05:00Z"/>
          <w:rFonts w:cs="Arial"/>
          <w:bCs/>
          <w:i/>
          <w:iCs/>
          <w:szCs w:val="22"/>
          <w:u w:val="single"/>
          <w:lang w:val="vi-VN"/>
        </w:rPr>
        <w:pPrChange w:id="1051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14" w:author="An Tran, ACA (BUV)" w:date="2024-09-12T11:05:00Z" w16du:dateUtc="2024-09-12T04:05:00Z">
        <w:r w:rsidRPr="004373E8" w:rsidDel="006E631B">
          <w:rPr>
            <w:rFonts w:ascii="iCiel Avenir LT Std 35 Light" w:hAnsi="iCiel Avenir LT Std 35 Light" w:cs="Arial"/>
            <w:b/>
            <w:bCs/>
            <w:sz w:val="22"/>
            <w:szCs w:val="22"/>
            <w:u w:val="single"/>
            <w:lang w:val="vi-VN"/>
          </w:rPr>
          <w:delText xml:space="preserve">Answer / </w:delText>
        </w:r>
        <w:r w:rsidRPr="004373E8" w:rsidDel="006E631B">
          <w:rPr>
            <w:rFonts w:ascii="iCiel Avenir LT Std 35 Light" w:hAnsi="iCiel Avenir LT Std 35 Light" w:cs="Arial"/>
            <w:b/>
            <w:bCs/>
            <w:i/>
            <w:iCs/>
            <w:sz w:val="22"/>
            <w:szCs w:val="22"/>
            <w:u w:val="single"/>
            <w:lang w:val="vi-VN"/>
          </w:rPr>
          <w:delText>Câu tr</w:delText>
        </w:r>
        <w:r w:rsidRPr="004373E8" w:rsidDel="006E631B">
          <w:rPr>
            <w:rFonts w:ascii="iCiel Avenir LT Std 35 Light" w:hAnsi="iCiel Avenir LT Std 35 Light" w:cs="Calibri"/>
            <w:b/>
            <w:bCs/>
            <w:i/>
            <w:iCs/>
            <w:sz w:val="22"/>
            <w:szCs w:val="22"/>
            <w:u w:val="single"/>
            <w:lang w:val="vi-VN"/>
          </w:rPr>
          <w:delText>ả</w:delText>
        </w:r>
        <w:r w:rsidRPr="004373E8" w:rsidDel="006E631B">
          <w:rPr>
            <w:rFonts w:ascii="iCiel Avenir LT Std 35 Light" w:hAnsi="iCiel Avenir LT Std 35 Light" w:cs="Arial"/>
            <w:b/>
            <w:bCs/>
            <w:i/>
            <w:iCs/>
            <w:sz w:val="22"/>
            <w:szCs w:val="22"/>
            <w:u w:val="single"/>
            <w:lang w:val="vi-VN"/>
          </w:rPr>
          <w:delText xml:space="preserve"> l</w:delText>
        </w:r>
        <w:r w:rsidRPr="004373E8" w:rsidDel="006E631B">
          <w:rPr>
            <w:rFonts w:ascii="iCiel Avenir LT Std 35 Light" w:hAnsi="iCiel Avenir LT Std 35 Light" w:cs="Calibri"/>
            <w:b/>
            <w:bCs/>
            <w:i/>
            <w:iCs/>
            <w:sz w:val="22"/>
            <w:szCs w:val="22"/>
            <w:u w:val="single"/>
            <w:lang w:val="vi-VN"/>
          </w:rPr>
          <w:delText>ờ</w:delText>
        </w:r>
        <w:r w:rsidRPr="004373E8" w:rsidDel="006E631B">
          <w:rPr>
            <w:rFonts w:ascii="iCiel Avenir LT Std 35 Light" w:hAnsi="iCiel Avenir LT Std 35 Light" w:cs="Arial"/>
            <w:b/>
            <w:bCs/>
            <w:i/>
            <w:iCs/>
            <w:sz w:val="22"/>
            <w:szCs w:val="22"/>
            <w:u w:val="single"/>
            <w:lang w:val="vi-VN"/>
          </w:rPr>
          <w:delText>i:</w:delText>
        </w:r>
      </w:del>
    </w:p>
    <w:p w14:paraId="278C62DE" w14:textId="1408ED8D" w:rsidR="003A732E" w:rsidRPr="004373E8" w:rsidDel="006E631B" w:rsidRDefault="003A732E">
      <w:pPr>
        <w:rPr>
          <w:del w:id="10515" w:author="An Tran, ACA (BUV)" w:date="2024-09-12T11:05:00Z" w16du:dateUtc="2024-09-12T04:05:00Z"/>
          <w:rFonts w:cs="Arial"/>
          <w:szCs w:val="22"/>
          <w:lang w:val="vi-VN"/>
        </w:rPr>
        <w:pPrChange w:id="1051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17" w:author="An Tran, ACA (BUV)" w:date="2024-09-12T11:05:00Z" w16du:dateUtc="2024-09-12T04:05:00Z">
        <w:r w:rsidRPr="004373E8" w:rsidDel="006E631B">
          <w:rPr>
            <w:rFonts w:ascii="iCiel Avenir LT Std 35 Light" w:hAnsi="iCiel Avenir LT Std 35 Light" w:cs="Arial"/>
            <w:sz w:val="22"/>
            <w:szCs w:val="22"/>
            <w:lang w:val="vi-VN"/>
          </w:rPr>
          <w:delText>The Personal &amp; Social Growth (PSG) Programme for undergraduate students is one of three key drivers of British University Vietnam (BUV), along with the accredited British and international higher education degrees and training programmes in Vietnam, as well as a 5-star university campus with state-of-the-art learning spaces and excellent support services.</w:delText>
        </w:r>
      </w:del>
    </w:p>
    <w:p w14:paraId="4FB993EC" w14:textId="21159B81" w:rsidR="003A732E" w:rsidRPr="004373E8" w:rsidDel="006E631B" w:rsidRDefault="003A732E">
      <w:pPr>
        <w:rPr>
          <w:del w:id="10518" w:author="An Tran, ACA (BUV)" w:date="2024-09-12T11:05:00Z" w16du:dateUtc="2024-09-12T04:05:00Z"/>
          <w:rFonts w:cs="Arial"/>
          <w:szCs w:val="22"/>
          <w:lang w:val="vi-VN"/>
        </w:rPr>
        <w:pPrChange w:id="1051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20" w:author="An Tran, ACA (BUV)" w:date="2024-09-12T11:05:00Z" w16du:dateUtc="2024-09-12T04:05:00Z">
        <w:r w:rsidRPr="004373E8" w:rsidDel="006E631B">
          <w:rPr>
            <w:rFonts w:ascii="iCiel Avenir LT Std 35 Light" w:hAnsi="iCiel Avenir LT Std 35 Light" w:cs="Arial"/>
            <w:sz w:val="22"/>
            <w:szCs w:val="22"/>
            <w:lang w:val="vi-VN"/>
          </w:rPr>
          <w:delTex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delText>
        </w:r>
      </w:del>
    </w:p>
    <w:p w14:paraId="1D6CA432" w14:textId="4A410B8B" w:rsidR="003A732E" w:rsidRPr="004373E8" w:rsidDel="006E631B" w:rsidRDefault="003A732E">
      <w:pPr>
        <w:rPr>
          <w:del w:id="10521" w:author="An Tran, ACA (BUV)" w:date="2024-09-12T11:05:00Z" w16du:dateUtc="2024-09-12T04:05:00Z"/>
          <w:rFonts w:cs="Arial"/>
          <w:szCs w:val="22"/>
          <w:lang w:val="vi-VN"/>
        </w:rPr>
        <w:pPrChange w:id="1052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23" w:author="An Tran, ACA (BUV)" w:date="2024-09-12T11:05:00Z" w16du:dateUtc="2024-09-12T04:05:00Z">
        <w:r w:rsidRPr="004373E8" w:rsidDel="006E631B">
          <w:rPr>
            <w:rFonts w:ascii="iCiel Avenir LT Std 35 Light" w:hAnsi="iCiel Avenir LT Std 35 Light" w:cs="Arial"/>
            <w:sz w:val="22"/>
            <w:szCs w:val="22"/>
            <w:lang w:val="vi-VN"/>
          </w:rPr>
          <w:delText xml:space="preserve">The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delText>
        </w:r>
      </w:del>
    </w:p>
    <w:p w14:paraId="6BE3D55F" w14:textId="7DC4E920" w:rsidR="003A732E" w:rsidRPr="004373E8" w:rsidDel="006E631B" w:rsidRDefault="003A732E">
      <w:pPr>
        <w:rPr>
          <w:del w:id="10524" w:author="An Tran, ACA (BUV)" w:date="2024-09-12T11:05:00Z" w16du:dateUtc="2024-09-12T04:05:00Z"/>
          <w:rFonts w:cs="Arial"/>
          <w:szCs w:val="22"/>
          <w:lang w:val="vi-VN"/>
        </w:rPr>
        <w:pPrChange w:id="1052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26" w:author="An Tran, ACA (BUV)" w:date="2024-09-12T11:05:00Z" w16du:dateUtc="2024-09-12T04:05:00Z">
        <w:r w:rsidRPr="004373E8" w:rsidDel="006E631B">
          <w:rPr>
            <w:rFonts w:ascii="iCiel Avenir LT Std 35 Light" w:hAnsi="iCiel Avenir LT Std 35 Light" w:cs="Arial"/>
            <w:sz w:val="22"/>
            <w:szCs w:val="22"/>
            <w:lang w:val="vi-VN"/>
          </w:rPr>
          <w:delText xml:space="preserve">PSG offerings are categorised into four main quadrants and 16 categories, supported by big interdisciplinary projects. The main four quadrants are: </w:delText>
        </w:r>
      </w:del>
    </w:p>
    <w:p w14:paraId="1E7D9B18" w14:textId="0B7965F0" w:rsidR="003A732E" w:rsidRPr="004373E8" w:rsidDel="006E631B" w:rsidRDefault="003A732E">
      <w:pPr>
        <w:rPr>
          <w:del w:id="10527" w:author="An Tran, ACA (BUV)" w:date="2024-09-12T11:05:00Z" w16du:dateUtc="2024-09-12T04:05:00Z"/>
          <w:rFonts w:cs="Arial"/>
          <w:szCs w:val="22"/>
          <w:lang w:val="vi-VN"/>
        </w:rPr>
        <w:pPrChange w:id="1052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29" w:author="An Tran, ACA (BUV)" w:date="2024-09-12T11:05:00Z" w16du:dateUtc="2024-09-12T04:05:00Z">
        <w:r w:rsidRPr="004373E8" w:rsidDel="006E631B">
          <w:rPr>
            <w:rFonts w:ascii="iCiel Avenir LT Std 35 Light" w:hAnsi="iCiel Avenir LT Std 35 Light" w:cs="Arial"/>
            <w:sz w:val="22"/>
            <w:szCs w:val="22"/>
            <w:lang w:val="vi-VN"/>
          </w:rPr>
          <w:delText>Work &amp; Career Readiness</w:delText>
        </w:r>
      </w:del>
    </w:p>
    <w:p w14:paraId="53B3ABAE" w14:textId="2FA414F1" w:rsidR="003A732E" w:rsidRPr="004373E8" w:rsidDel="006E631B" w:rsidRDefault="003A732E">
      <w:pPr>
        <w:rPr>
          <w:del w:id="10530" w:author="An Tran, ACA (BUV)" w:date="2024-09-12T11:05:00Z" w16du:dateUtc="2024-09-12T04:05:00Z"/>
          <w:rFonts w:cs="Arial"/>
          <w:szCs w:val="22"/>
          <w:lang w:val="vi-VN"/>
        </w:rPr>
        <w:pPrChange w:id="1053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32" w:author="An Tran, ACA (BUV)" w:date="2024-09-12T11:05:00Z" w16du:dateUtc="2024-09-12T04:05:00Z">
        <w:r w:rsidRPr="004373E8" w:rsidDel="006E631B">
          <w:rPr>
            <w:rFonts w:ascii="iCiel Avenir LT Std 35 Light" w:hAnsi="iCiel Avenir LT Std 35 Light" w:cs="Arial"/>
            <w:sz w:val="22"/>
            <w:szCs w:val="22"/>
            <w:lang w:val="vi-VN"/>
          </w:rPr>
          <w:delText>University &amp; Community Engagement</w:delText>
        </w:r>
      </w:del>
    </w:p>
    <w:p w14:paraId="2ECE0263" w14:textId="37359C5B" w:rsidR="003A732E" w:rsidRPr="004373E8" w:rsidDel="006E631B" w:rsidRDefault="003A732E">
      <w:pPr>
        <w:rPr>
          <w:del w:id="10533" w:author="An Tran, ACA (BUV)" w:date="2024-09-12T11:05:00Z" w16du:dateUtc="2024-09-12T04:05:00Z"/>
          <w:rFonts w:cs="Arial"/>
          <w:szCs w:val="22"/>
          <w:lang w:val="vi-VN"/>
        </w:rPr>
        <w:pPrChange w:id="1053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35" w:author="An Tran, ACA (BUV)" w:date="2024-09-12T11:05:00Z" w16du:dateUtc="2024-09-12T04:05:00Z">
        <w:r w:rsidRPr="004373E8" w:rsidDel="006E631B">
          <w:rPr>
            <w:rFonts w:ascii="iCiel Avenir LT Std 35 Light" w:hAnsi="iCiel Avenir LT Std 35 Light" w:cs="Arial"/>
            <w:sz w:val="22"/>
            <w:szCs w:val="22"/>
            <w:lang w:val="vi-VN"/>
          </w:rPr>
          <w:delText xml:space="preserve">Social, Cultural, Emotional Development </w:delText>
        </w:r>
      </w:del>
    </w:p>
    <w:p w14:paraId="303E5114" w14:textId="30521592" w:rsidR="003A732E" w:rsidRPr="004373E8" w:rsidDel="006E631B" w:rsidRDefault="003A732E">
      <w:pPr>
        <w:rPr>
          <w:del w:id="10536" w:author="An Tran, ACA (BUV)" w:date="2024-09-12T11:05:00Z" w16du:dateUtc="2024-09-12T04:05:00Z"/>
          <w:rFonts w:cs="Arial"/>
          <w:szCs w:val="22"/>
          <w:lang w:val="vi-VN"/>
        </w:rPr>
        <w:pPrChange w:id="1053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38" w:author="An Tran, ACA (BUV)" w:date="2024-09-12T11:05:00Z" w16du:dateUtc="2024-09-12T04:05:00Z">
        <w:r w:rsidRPr="004373E8" w:rsidDel="006E631B">
          <w:rPr>
            <w:rFonts w:ascii="iCiel Avenir LT Std 35 Light" w:hAnsi="iCiel Avenir LT Std 35 Light" w:cs="Arial"/>
            <w:sz w:val="22"/>
            <w:szCs w:val="22"/>
            <w:lang w:val="vi-VN"/>
          </w:rPr>
          <w:delText>Academic Excellence</w:delText>
        </w:r>
      </w:del>
    </w:p>
    <w:p w14:paraId="61B9402F" w14:textId="4E9BAF1D" w:rsidR="003A732E" w:rsidRPr="004373E8" w:rsidDel="006E631B" w:rsidRDefault="003A732E">
      <w:pPr>
        <w:rPr>
          <w:del w:id="10539" w:author="An Tran, ACA (BUV)" w:date="2024-09-12T11:05:00Z" w16du:dateUtc="2024-09-12T04:05:00Z"/>
          <w:rFonts w:cs="Arial"/>
          <w:szCs w:val="22"/>
          <w:lang w:val="vi-VN"/>
        </w:rPr>
        <w:pPrChange w:id="10540"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541" w:name="_Hlk147223744"/>
      <w:del w:id="10542" w:author="An Tran, ACA (BUV)" w:date="2024-09-12T11:05:00Z" w16du:dateUtc="2024-09-12T04:05:00Z">
        <w:r w:rsidRPr="004373E8" w:rsidDel="006E631B">
          <w:rPr>
            <w:rFonts w:ascii="iCiel Avenir LT Std 35 Light" w:hAnsi="iCiel Avenir LT Std 35 Light" w:cs="Arial"/>
            <w:sz w:val="22"/>
            <w:szCs w:val="22"/>
            <w:lang w:val="vi-VN"/>
          </w:rPr>
          <w:delText>In order to complete the PSG Programme and graduate, students will need to meet the following compulsory requirements:</w:delText>
        </w:r>
      </w:del>
    </w:p>
    <w:p w14:paraId="1AE035B3" w14:textId="39AB493A" w:rsidR="003A732E" w:rsidRPr="004373E8" w:rsidDel="006E631B" w:rsidRDefault="003A732E">
      <w:pPr>
        <w:rPr>
          <w:del w:id="10543" w:author="An Tran, ACA (BUV)" w:date="2024-09-12T11:05:00Z" w16du:dateUtc="2024-09-12T04:05:00Z"/>
          <w:rFonts w:cs="Arial"/>
          <w:szCs w:val="22"/>
          <w:lang w:val="vi-VN"/>
        </w:rPr>
        <w:pPrChange w:id="1054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45" w:author="An Tran, ACA (BUV)" w:date="2024-09-12T11:05:00Z" w16du:dateUtc="2024-09-12T04:05:00Z">
        <w:r w:rsidRPr="004373E8" w:rsidDel="006E631B">
          <w:rPr>
            <w:rFonts w:ascii="iCiel Avenir LT Std 35 Light" w:hAnsi="iCiel Avenir LT Std 35 Light" w:cs="Arial"/>
            <w:sz w:val="22"/>
            <w:szCs w:val="22"/>
            <w:lang w:val="vi-VN"/>
          </w:rPr>
          <w:delText xml:space="preserve">Achieve at least 500 PSG points upon graduation  </w:delText>
        </w:r>
      </w:del>
    </w:p>
    <w:p w14:paraId="2678D9B6" w14:textId="30684B43" w:rsidR="003A732E" w:rsidRPr="004373E8" w:rsidDel="006E631B" w:rsidRDefault="003A732E">
      <w:pPr>
        <w:rPr>
          <w:del w:id="10546" w:author="An Tran, ACA (BUV)" w:date="2024-09-12T11:05:00Z" w16du:dateUtc="2024-09-12T04:05:00Z"/>
          <w:rFonts w:cs="Arial"/>
          <w:szCs w:val="22"/>
          <w:lang w:val="vi-VN"/>
        </w:rPr>
        <w:pPrChange w:id="1054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48" w:author="An Tran, ACA (BUV)" w:date="2024-09-12T11:05:00Z" w16du:dateUtc="2024-09-12T04:05:00Z">
        <w:r w:rsidRPr="004373E8" w:rsidDel="006E631B">
          <w:rPr>
            <w:rFonts w:ascii="iCiel Avenir LT Std 35 Light" w:hAnsi="iCiel Avenir LT Std 35 Light" w:cs="Arial"/>
            <w:sz w:val="22"/>
            <w:szCs w:val="22"/>
            <w:lang w:val="vi-VN"/>
          </w:rPr>
          <w:delText>Gain points in every main quadrant of the PSG programme: Work and Career Readiness; University and</w:delText>
        </w:r>
        <w:r w:rsidR="00F84755" w:rsidRPr="004373E8" w:rsidDel="006E631B">
          <w:rPr>
            <w:rFonts w:ascii="iCiel Avenir LT Std 35 Light" w:hAnsi="iCiel Avenir LT Std 35 Light" w:cs="Arial"/>
            <w:sz w:val="22"/>
            <w:szCs w:val="22"/>
          </w:rPr>
          <w:delText xml:space="preserve"> </w:delText>
        </w:r>
        <w:r w:rsidRPr="004373E8" w:rsidDel="006E631B">
          <w:rPr>
            <w:rFonts w:ascii="iCiel Avenir LT Std 35 Light" w:hAnsi="iCiel Avenir LT Std 35 Light" w:cs="Arial"/>
            <w:sz w:val="22"/>
            <w:szCs w:val="22"/>
            <w:lang w:val="vi-VN"/>
          </w:rPr>
          <w:delText>Community Engagement; Social, Cultural and Emotional Development; Academic Excellence.</w:delText>
        </w:r>
      </w:del>
    </w:p>
    <w:p w14:paraId="0544F21D" w14:textId="4D2B3CA5" w:rsidR="003A732E" w:rsidRPr="004373E8" w:rsidDel="006E631B" w:rsidRDefault="003A732E">
      <w:pPr>
        <w:rPr>
          <w:del w:id="10549" w:author="An Tran, ACA (BUV)" w:date="2024-09-12T11:05:00Z" w16du:dateUtc="2024-09-12T04:05:00Z"/>
          <w:rFonts w:cs="Arial"/>
          <w:szCs w:val="22"/>
          <w:lang w:val="vi-VN"/>
        </w:rPr>
        <w:pPrChange w:id="1055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51" w:author="An Tran, ACA (BUV)" w:date="2024-09-12T11:05:00Z" w16du:dateUtc="2024-09-12T04:05:00Z">
        <w:r w:rsidRPr="004373E8" w:rsidDel="006E631B">
          <w:rPr>
            <w:rFonts w:ascii="iCiel Avenir LT Std 35 Light" w:hAnsi="iCiel Avenir LT Std 35 Light" w:cs="Arial"/>
            <w:sz w:val="22"/>
            <w:szCs w:val="22"/>
            <w:lang w:val="vi-VN"/>
          </w:rPr>
          <w:delTex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delText>
        </w:r>
      </w:del>
    </w:p>
    <w:p w14:paraId="4108F197" w14:textId="4FF2E392" w:rsidR="003A732E" w:rsidRPr="004373E8" w:rsidDel="006E631B" w:rsidRDefault="003A732E">
      <w:pPr>
        <w:rPr>
          <w:del w:id="10552" w:author="An Tran, ACA (BUV)" w:date="2024-09-12T11:05:00Z" w16du:dateUtc="2024-09-12T04:05:00Z"/>
          <w:rFonts w:cs="Arial"/>
          <w:szCs w:val="22"/>
          <w:lang w:val="vi-VN"/>
        </w:rPr>
        <w:pPrChange w:id="1055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54" w:author="An Tran, ACA (BUV)" w:date="2024-09-12T11:05:00Z" w16du:dateUtc="2024-09-12T04:05:00Z">
        <w:r w:rsidRPr="004373E8" w:rsidDel="006E631B">
          <w:rPr>
            <w:rFonts w:ascii="iCiel Avenir LT Std 35 Light" w:hAnsi="iCiel Avenir LT Std 35 Light" w:cs="Arial"/>
            <w:sz w:val="22"/>
            <w:szCs w:val="22"/>
            <w:lang w:val="vi-VN"/>
          </w:rPr>
          <w:delText>You can find more information about these requirements in the PSG Programme Handbook on Canvas.</w:delText>
        </w:r>
      </w:del>
    </w:p>
    <w:p w14:paraId="0F290A65" w14:textId="0A7D4584" w:rsidR="003A732E" w:rsidRPr="004373E8" w:rsidDel="006E631B" w:rsidRDefault="003A732E">
      <w:pPr>
        <w:rPr>
          <w:del w:id="10555" w:author="An Tran, ACA (BUV)" w:date="2024-09-12T11:05:00Z" w16du:dateUtc="2024-09-12T04:05:00Z"/>
          <w:rFonts w:cs="Arial"/>
          <w:szCs w:val="22"/>
          <w:lang w:val="vi-VN"/>
        </w:rPr>
        <w:pPrChange w:id="1055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57" w:author="An Tran, ACA (BUV)" w:date="2024-09-12T11:05:00Z" w16du:dateUtc="2024-09-12T04:05:00Z">
        <w:r w:rsidRPr="004373E8" w:rsidDel="006E631B">
          <w:rPr>
            <w:rFonts w:ascii="iCiel Avenir LT Std 35 Light" w:hAnsi="iCiel Avenir LT Std 35 Light" w:cs="Arial"/>
            <w:sz w:val="22"/>
            <w:szCs w:val="22"/>
            <w:lang w:val="vi-VN"/>
          </w:rPr>
          <w:delText>Students who meet and exceed the completion requirements of the PSG Programme will be awarded corresponding rankings</w:delText>
        </w:r>
        <w:r w:rsidRPr="004373E8" w:rsidDel="006E631B">
          <w:rPr>
            <w:rFonts w:ascii="iCiel Avenir LT Std 35 Light" w:hAnsi="iCiel Avenir LT Std 35 Light" w:cs="Arial"/>
            <w:sz w:val="22"/>
            <w:szCs w:val="22"/>
          </w:rPr>
          <w:delText>:</w:delText>
        </w:r>
      </w:del>
    </w:p>
    <w:p w14:paraId="348084AE" w14:textId="7B97C835" w:rsidR="003A732E" w:rsidRPr="004373E8" w:rsidDel="006E631B" w:rsidRDefault="003A732E">
      <w:pPr>
        <w:rPr>
          <w:del w:id="10558" w:author="An Tran, ACA (BUV)" w:date="2024-09-12T11:05:00Z" w16du:dateUtc="2024-09-12T04:05:00Z"/>
          <w:rFonts w:cs="Arial"/>
          <w:szCs w:val="22"/>
          <w:lang w:val="vi-VN"/>
        </w:rPr>
        <w:pPrChange w:id="1055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60" w:author="An Tran, ACA (BUV)" w:date="2024-09-12T11:05:00Z" w16du:dateUtc="2024-09-12T04:05:00Z">
        <w:r w:rsidRPr="004373E8" w:rsidDel="006E631B">
          <w:rPr>
            <w:rFonts w:ascii="iCiel Avenir LT Std 35 Light" w:hAnsi="iCiel Avenir LT Std 35 Light" w:cs="Arial"/>
            <w:sz w:val="22"/>
            <w:szCs w:val="22"/>
            <w:lang w:val="vi-VN"/>
          </w:rPr>
          <w:delText>Bronze level: 500 points</w:delText>
        </w:r>
      </w:del>
    </w:p>
    <w:p w14:paraId="416EE5B2" w14:textId="5D37730E" w:rsidR="003A732E" w:rsidRPr="004373E8" w:rsidDel="006E631B" w:rsidRDefault="003A732E">
      <w:pPr>
        <w:rPr>
          <w:del w:id="10561" w:author="An Tran, ACA (BUV)" w:date="2024-09-12T11:05:00Z" w16du:dateUtc="2024-09-12T04:05:00Z"/>
          <w:rFonts w:cs="Arial"/>
          <w:szCs w:val="22"/>
          <w:lang w:val="vi-VN"/>
        </w:rPr>
        <w:pPrChange w:id="1056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63" w:author="An Tran, ACA (BUV)" w:date="2024-09-12T11:05:00Z" w16du:dateUtc="2024-09-12T04:05:00Z">
        <w:r w:rsidRPr="004373E8" w:rsidDel="006E631B">
          <w:rPr>
            <w:rFonts w:ascii="iCiel Avenir LT Std 35 Light" w:hAnsi="iCiel Avenir LT Std 35 Light" w:cs="Arial"/>
            <w:sz w:val="22"/>
            <w:szCs w:val="22"/>
            <w:lang w:val="vi-VN"/>
          </w:rPr>
          <w:delText>Silver level: 700 points</w:delText>
        </w:r>
      </w:del>
    </w:p>
    <w:p w14:paraId="566EB960" w14:textId="183F0523" w:rsidR="003A732E" w:rsidRPr="004373E8" w:rsidDel="006E631B" w:rsidRDefault="003A732E">
      <w:pPr>
        <w:rPr>
          <w:del w:id="10564" w:author="An Tran, ACA (BUV)" w:date="2024-09-12T11:05:00Z" w16du:dateUtc="2024-09-12T04:05:00Z"/>
          <w:rFonts w:cs="Arial"/>
          <w:szCs w:val="22"/>
          <w:lang w:val="vi-VN"/>
        </w:rPr>
        <w:pPrChange w:id="1056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66" w:author="An Tran, ACA (BUV)" w:date="2024-09-12T11:05:00Z" w16du:dateUtc="2024-09-12T04:05:00Z">
        <w:r w:rsidRPr="004373E8" w:rsidDel="006E631B">
          <w:rPr>
            <w:rFonts w:ascii="iCiel Avenir LT Std 35 Light" w:hAnsi="iCiel Avenir LT Std 35 Light" w:cs="Arial"/>
            <w:sz w:val="22"/>
            <w:szCs w:val="22"/>
            <w:lang w:val="vi-VN"/>
          </w:rPr>
          <w:delText>Gold level: 900 points</w:delText>
        </w:r>
      </w:del>
    </w:p>
    <w:p w14:paraId="70CA7E4D" w14:textId="69E1303B" w:rsidR="003A732E" w:rsidRPr="004373E8" w:rsidDel="006E631B" w:rsidRDefault="003A732E">
      <w:pPr>
        <w:rPr>
          <w:del w:id="10567" w:author="An Tran, ACA (BUV)" w:date="2024-09-12T11:05:00Z" w16du:dateUtc="2024-09-12T04:05:00Z"/>
          <w:rFonts w:cs="Arial"/>
          <w:szCs w:val="22"/>
          <w:lang w:val="vi-VN"/>
        </w:rPr>
        <w:pPrChange w:id="1056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69" w:author="An Tran, ACA (BUV)" w:date="2024-09-12T11:05:00Z" w16du:dateUtc="2024-09-12T04:05:00Z">
        <w:r w:rsidRPr="004373E8" w:rsidDel="006E631B">
          <w:rPr>
            <w:rFonts w:ascii="iCiel Avenir LT Std 35 Light" w:hAnsi="iCiel Avenir LT Std 35 Light" w:cs="Arial"/>
            <w:sz w:val="22"/>
            <w:szCs w:val="22"/>
            <w:lang w:val="vi-VN"/>
          </w:rPr>
          <w:delText>Platinum level: 1200 points</w:delText>
        </w:r>
      </w:del>
    </w:p>
    <w:bookmarkEnd w:id="10541"/>
    <w:p w14:paraId="235C356D" w14:textId="78B2C205" w:rsidR="003A732E" w:rsidRPr="004373E8" w:rsidDel="006E631B" w:rsidRDefault="003A732E">
      <w:pPr>
        <w:rPr>
          <w:del w:id="10570" w:author="An Tran, ACA (BUV)" w:date="2024-09-12T11:05:00Z" w16du:dateUtc="2024-09-12T04:05:00Z"/>
          <w:rFonts w:cs="Arial"/>
          <w:i/>
          <w:iCs/>
          <w:szCs w:val="22"/>
          <w:lang w:val="vi-VN"/>
        </w:rPr>
        <w:pPrChange w:id="1057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72" w:author="An Tran, ACA (BUV)" w:date="2024-09-12T11:05:00Z" w16du:dateUtc="2024-09-12T04:05:00Z">
        <w:r w:rsidRPr="004373E8" w:rsidDel="006E631B">
          <w:rPr>
            <w:rFonts w:ascii="iCiel Avenir LT Std 35 Light" w:hAnsi="iCiel Avenir LT Std 35 Light" w:cs="Arial"/>
            <w:i/>
            <w:iCs/>
            <w:sz w:val="22"/>
            <w:szCs w:val="22"/>
            <w:lang w:val="vi-VN"/>
          </w:rPr>
          <w:delText>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Ph</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t tri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n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K</w:delText>
        </w:r>
        <w:r w:rsidRPr="004373E8" w:rsidDel="006E631B">
          <w:rPr>
            <w:rFonts w:ascii="iCiel Avenir LT Std 35 Light" w:hAnsi="iCiel Avenir LT Std 35 Light" w:cs="Calibri"/>
            <w:i/>
            <w:iCs/>
            <w:sz w:val="22"/>
            <w:szCs w:val="22"/>
            <w:lang w:val="vi-VN"/>
          </w:rPr>
          <w:delText>ỹ</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(PSG) cho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b</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l</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m</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t trong ba m</w:delText>
        </w:r>
        <w:r w:rsidRPr="004373E8" w:rsidDel="006E631B">
          <w:rPr>
            <w:rFonts w:ascii="iCiel Avenir LT Std 35 Light" w:hAnsi="iCiel Avenir LT Std 35 Light" w:cs="Calibri"/>
            <w:i/>
            <w:iCs/>
            <w:sz w:val="22"/>
            <w:szCs w:val="22"/>
            <w:lang w:val="vi-VN"/>
          </w:rPr>
          <w:delText>ũ</w:delText>
        </w:r>
        <w:r w:rsidRPr="004373E8" w:rsidDel="006E631B">
          <w:rPr>
            <w:rFonts w:ascii="iCiel Avenir LT Std 35 Light" w:hAnsi="iCiel Avenir LT Std 35 Light" w:cs="Arial"/>
            <w:i/>
            <w:iCs/>
            <w:sz w:val="22"/>
            <w:szCs w:val="22"/>
            <w:lang w:val="vi-VN"/>
          </w:rPr>
          <w:delText>i nh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n ph</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t tri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Tr</w:delText>
        </w:r>
        <w:r w:rsidRPr="004373E8" w:rsidDel="006E631B">
          <w:rPr>
            <w:rFonts w:ascii="iCiel Avenir LT Std 35 Light" w:hAnsi="iCiel Avenir LT Std 35 Light" w:cs="Calibri"/>
            <w:i/>
            <w:iCs/>
            <w:sz w:val="22"/>
            <w:szCs w:val="22"/>
            <w:lang w:val="vi-VN"/>
          </w:rPr>
          <w:delText>ườ</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Anh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t Nam (BUV), song song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c cung c</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p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gi</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o d</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c &amp;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o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o chu</w:delText>
        </w:r>
        <w:r w:rsidRPr="004373E8" w:rsidDel="006E631B">
          <w:rPr>
            <w:rFonts w:ascii="iCiel Avenir LT Std 35 Light" w:hAnsi="iCiel Avenir LT Std 35 Light" w:cs="Calibri"/>
            <w:i/>
            <w:iCs/>
            <w:sz w:val="22"/>
            <w:szCs w:val="22"/>
            <w:lang w:val="vi-VN"/>
          </w:rPr>
          <w:delText>ẩ</w:delText>
        </w:r>
        <w:r w:rsidRPr="004373E8" w:rsidDel="006E631B">
          <w:rPr>
            <w:rFonts w:ascii="iCiel Avenir LT Std 35 Light" w:hAnsi="iCiel Avenir LT Std 35 Light" w:cs="Arial"/>
            <w:i/>
            <w:iCs/>
            <w:sz w:val="22"/>
            <w:szCs w:val="22"/>
            <w:lang w:val="vi-VN"/>
          </w:rPr>
          <w:delText>n Anh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ng nh</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n to</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u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x</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y d</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ng khu</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kh</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ng gian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 d</w:delText>
        </w:r>
        <w:r w:rsidRPr="004373E8" w:rsidDel="006E631B">
          <w:rPr>
            <w:rFonts w:ascii="iCiel Avenir LT Std 35 Light" w:hAnsi="iCiel Avenir LT Std 35 Light" w:cs="Calibri"/>
            <w:i/>
            <w:iCs/>
            <w:sz w:val="22"/>
            <w:szCs w:val="22"/>
            <w:lang w:val="vi-VN"/>
          </w:rPr>
          <w:delText>ị</w:delText>
        </w:r>
        <w:r w:rsidRPr="004373E8" w:rsidDel="006E631B">
          <w:rPr>
            <w:rFonts w:ascii="iCiel Avenir LT Std 35 Light" w:hAnsi="iCiel Avenir LT Std 35 Light" w:cs="Arial"/>
            <w:i/>
            <w:iCs/>
            <w:sz w:val="22"/>
            <w:szCs w:val="22"/>
            <w:lang w:val="vi-VN"/>
          </w:rPr>
          <w:delText>ch v</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t ti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u chu</w:delText>
        </w:r>
        <w:r w:rsidRPr="004373E8" w:rsidDel="006E631B">
          <w:rPr>
            <w:rFonts w:ascii="iCiel Avenir LT Std 35 Light" w:hAnsi="iCiel Avenir LT Std 35 Light" w:cs="Calibri"/>
            <w:i/>
            <w:iCs/>
            <w:sz w:val="22"/>
            <w:szCs w:val="22"/>
            <w:lang w:val="vi-VN"/>
          </w:rPr>
          <w:delText>ẩ</w:delText>
        </w:r>
        <w:r w:rsidRPr="004373E8" w:rsidDel="006E631B">
          <w:rPr>
            <w:rFonts w:ascii="iCiel Avenir LT Std 35 Light" w:hAnsi="iCiel Avenir LT Std 35 Light" w:cs="Arial"/>
            <w:i/>
            <w:iCs/>
            <w:sz w:val="22"/>
            <w:szCs w:val="22"/>
            <w:lang w:val="vi-VN"/>
          </w:rPr>
          <w:delText>n 5 sao.</w:delText>
        </w:r>
      </w:del>
    </w:p>
    <w:p w14:paraId="237A6E57" w14:textId="4DC0A2AE" w:rsidR="003A732E" w:rsidRPr="004373E8" w:rsidDel="006E631B" w:rsidRDefault="003A732E">
      <w:pPr>
        <w:rPr>
          <w:del w:id="10573" w:author="An Tran, ACA (BUV)" w:date="2024-09-12T11:05:00Z" w16du:dateUtc="2024-09-12T04:05:00Z"/>
          <w:rFonts w:cs="Arial"/>
          <w:i/>
          <w:iCs/>
          <w:szCs w:val="22"/>
          <w:lang w:val="vi-VN"/>
        </w:rPr>
        <w:pPrChange w:id="1057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75" w:author="An Tran, ACA (BUV)" w:date="2024-09-12T11:05:00Z" w16du:dateUtc="2024-09-12T04:05:00Z">
        <w:r w:rsidRPr="004373E8" w:rsidDel="006E631B">
          <w:rPr>
            <w:rFonts w:ascii="iCiel Avenir LT Std 35 Light" w:hAnsi="iCiel Avenir LT Std 35 Light" w:cs="Arial"/>
            <w:i/>
            <w:iCs/>
            <w:sz w:val="22"/>
            <w:szCs w:val="22"/>
            <w:lang w:val="vi-VN"/>
          </w:rPr>
          <w:delText>N</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u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t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ti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u ch</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 xml:space="preserve"> ho</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PSG,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s</w:delText>
        </w:r>
        <w:r w:rsidRPr="004373E8" w:rsidDel="006E631B">
          <w:rPr>
            <w:rFonts w:ascii="iCiel Avenir LT Std 35 Light" w:hAnsi="iCiel Avenir LT Std 35 Light" w:cs="Calibri"/>
            <w:i/>
            <w:iCs/>
            <w:sz w:val="22"/>
            <w:szCs w:val="22"/>
            <w:lang w:val="vi-VN"/>
          </w:rPr>
          <w:delText>ẽ</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LT Std 35 Light"/>
            <w:i/>
            <w:iCs/>
            <w:sz w:val="22"/>
            <w:szCs w:val="22"/>
            <w:lang w:val="vi-VN"/>
          </w:rPr>
          <w:delText>ó</w:delText>
        </w:r>
        <w:r w:rsidRPr="004373E8" w:rsidDel="006E631B">
          <w:rPr>
            <w:rFonts w:ascii="iCiel Avenir LT Std 35 Light" w:hAnsi="iCiel Avenir LT Std 35 Light" w:cs="Arial"/>
            <w:i/>
            <w:iCs/>
            <w:sz w:val="22"/>
            <w:szCs w:val="22"/>
            <w:lang w:val="vi-VN"/>
          </w:rPr>
          <w:delText xml:space="preserve"> trong tay m</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t b</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ồ</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ng cao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qu</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 xml:space="preserve"> x</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p lo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khen th</w:delText>
        </w:r>
        <w:r w:rsidRPr="004373E8" w:rsidDel="006E631B">
          <w:rPr>
            <w:rFonts w:ascii="iCiel Avenir LT Std 35 Light" w:hAnsi="iCiel Avenir LT Std 35 Light" w:cs="Calibri"/>
            <w:i/>
            <w:iCs/>
            <w:sz w:val="22"/>
            <w:szCs w:val="22"/>
            <w:lang w:val="vi-VN"/>
          </w:rPr>
          <w:delText>ưở</w:delText>
        </w:r>
        <w:r w:rsidRPr="004373E8" w:rsidDel="006E631B">
          <w:rPr>
            <w:rFonts w:ascii="iCiel Avenir LT Std 35 Light" w:hAnsi="iCiel Avenir LT Std 35 Light" w:cs="Arial"/>
            <w:i/>
            <w:iCs/>
            <w:sz w:val="22"/>
            <w:szCs w:val="22"/>
            <w:lang w:val="vi-VN"/>
          </w:rPr>
          <w:delText>ng, danh m</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tham gia k</w:delText>
        </w:r>
        <w:r w:rsidRPr="004373E8" w:rsidDel="006E631B">
          <w:rPr>
            <w:rFonts w:ascii="iCiel Avenir LT Std 35 Light" w:hAnsi="iCiel Avenir LT Std 35 Light" w:cs="Avenir LT Std 35 Light"/>
            <w:i/>
            <w:iCs/>
            <w:sz w:val="22"/>
            <w:szCs w:val="22"/>
            <w:lang w:val="vi-VN"/>
          </w:rPr>
          <w:delText>è</w:delText>
        </w:r>
        <w:r w:rsidRPr="004373E8" w:rsidDel="006E631B">
          <w:rPr>
            <w:rFonts w:ascii="iCiel Avenir LT Std 35 Light" w:hAnsi="iCiel Avenir LT Std 35 Light" w:cs="Arial"/>
            <w:i/>
            <w:iCs/>
            <w:sz w:val="22"/>
            <w:szCs w:val="22"/>
            <w:lang w:val="vi-VN"/>
          </w:rPr>
          <w:delText xml:space="preserve">m theo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 t</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ch l</w:delText>
        </w:r>
        <w:r w:rsidRPr="004373E8" w:rsidDel="006E631B">
          <w:rPr>
            <w:rFonts w:ascii="iCiel Avenir LT Std 35 Light" w:hAnsi="iCiel Avenir LT Std 35 Light" w:cs="Calibri"/>
            <w:i/>
            <w:iCs/>
            <w:sz w:val="22"/>
            <w:szCs w:val="22"/>
            <w:lang w:val="vi-VN"/>
          </w:rPr>
          <w:delText>ũ</w:delText>
        </w:r>
        <w:r w:rsidRPr="004373E8" w:rsidDel="006E631B">
          <w:rPr>
            <w:rFonts w:ascii="iCiel Avenir LT Std 35 Light" w:hAnsi="iCiel Avenir LT Std 35 Light" w:cs="Arial"/>
            <w:i/>
            <w:iCs/>
            <w:sz w:val="22"/>
            <w:szCs w:val="22"/>
            <w:lang w:val="vi-VN"/>
          </w:rPr>
          <w:delText>y trong su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i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m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Tr</w:delText>
        </w:r>
        <w:r w:rsidRPr="004373E8" w:rsidDel="006E631B">
          <w:rPr>
            <w:rFonts w:ascii="iCiel Avenir LT Std 35 Light" w:hAnsi="iCiel Avenir LT Std 35 Light" w:cs="Calibri"/>
            <w:i/>
            <w:iCs/>
            <w:sz w:val="22"/>
            <w:szCs w:val="22"/>
            <w:lang w:val="vi-VN"/>
          </w:rPr>
          <w:delText>ườ</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Anh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t Nam (BUV). B</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ồ</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y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o n</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i th</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nh tranh v</w:delText>
        </w:r>
        <w:r w:rsidRPr="004373E8" w:rsidDel="006E631B">
          <w:rPr>
            <w:rFonts w:ascii="iCiel Avenir LT Std 35 Light" w:hAnsi="iCiel Avenir LT Std 35 Light" w:cs="Calibri"/>
            <w:i/>
            <w:iCs/>
            <w:sz w:val="22"/>
            <w:szCs w:val="22"/>
            <w:lang w:val="vi-VN"/>
          </w:rPr>
          <w:delText>ượ</w:delText>
        </w:r>
        <w:r w:rsidRPr="004373E8" w:rsidDel="006E631B">
          <w:rPr>
            <w:rFonts w:ascii="iCiel Avenir LT Std 35 Light" w:hAnsi="iCiel Avenir LT Std 35 Light" w:cs="Arial"/>
            <w:i/>
            <w:iCs/>
            <w:sz w:val="22"/>
            <w:szCs w:val="22"/>
            <w:lang w:val="vi-VN"/>
          </w:rPr>
          <w:delText>t tr</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i </w:delText>
        </w:r>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BUV t</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tin chinh ph</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i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a d</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sau khi ra tr</w:delText>
        </w:r>
        <w:r w:rsidRPr="004373E8" w:rsidDel="006E631B">
          <w:rPr>
            <w:rFonts w:ascii="iCiel Avenir LT Std 35 Light" w:hAnsi="iCiel Avenir LT Std 35 Light" w:cs="Calibri"/>
            <w:i/>
            <w:iCs/>
            <w:sz w:val="22"/>
            <w:szCs w:val="22"/>
            <w:lang w:val="vi-VN"/>
          </w:rPr>
          <w:delText>ườ</w:delText>
        </w:r>
        <w:r w:rsidRPr="004373E8" w:rsidDel="006E631B">
          <w:rPr>
            <w:rFonts w:ascii="iCiel Avenir LT Std 35 Light" w:hAnsi="iCiel Avenir LT Std 35 Light" w:cs="Arial"/>
            <w:i/>
            <w:iCs/>
            <w:sz w:val="22"/>
            <w:szCs w:val="22"/>
            <w:lang w:val="vi-VN"/>
          </w:rPr>
          <w:delText>ng.</w:delText>
        </w:r>
      </w:del>
    </w:p>
    <w:p w14:paraId="2AE7CDFB" w14:textId="68A1CD31" w:rsidR="003A732E" w:rsidRPr="004373E8" w:rsidDel="006E631B" w:rsidRDefault="003A732E">
      <w:pPr>
        <w:rPr>
          <w:del w:id="10576" w:author="An Tran, ACA (BUV)" w:date="2024-09-12T11:05:00Z" w16du:dateUtc="2024-09-12T04:05:00Z"/>
          <w:rFonts w:cs="Arial"/>
          <w:i/>
          <w:iCs/>
          <w:szCs w:val="22"/>
          <w:lang w:val="vi-VN"/>
        </w:rPr>
        <w:pPrChange w:id="1057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78" w:author="An Tran, ACA (BUV)" w:date="2024-09-12T11:05:00Z" w16du:dateUtc="2024-09-12T04:05:00Z">
        <w:r w:rsidRPr="004373E8" w:rsidDel="006E631B">
          <w:rPr>
            <w:rFonts w:ascii="iCiel Avenir LT Std 35 Light" w:hAnsi="iCiel Avenir LT Std 35 Light" w:cs="Arial"/>
            <w:i/>
            <w:iCs/>
            <w:sz w:val="22"/>
            <w:szCs w:val="22"/>
            <w:lang w:val="vi-VN"/>
          </w:rPr>
          <w:delText>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PSG m</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 xml:space="preserve"> ra cho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ơ</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tham gia kh</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ng gi</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i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m b</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ch, l</w:delText>
        </w:r>
        <w:r w:rsidRPr="004373E8" w:rsidDel="006E631B">
          <w:rPr>
            <w:rFonts w:ascii="iCiel Avenir LT Std 35 Light" w:hAnsi="iCiel Avenir LT Std 35 Light" w:cs="Avenir LT Std 35 Light"/>
            <w:i/>
            <w:iCs/>
            <w:sz w:val="22"/>
            <w:szCs w:val="22"/>
            <w:lang w:val="vi-VN"/>
          </w:rPr>
          <w:delText>ý</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Avenir LT Std 35 Light"/>
            <w:i/>
            <w:iCs/>
            <w:sz w:val="22"/>
            <w:szCs w:val="22"/>
            <w:lang w:val="vi-VN"/>
          </w:rPr>
          <w:delText>ú</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a d</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ch</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đề</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hình th</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thi</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p </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ng nhu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u, s</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ch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đị</w:delText>
        </w:r>
        <w:r w:rsidRPr="004373E8" w:rsidDel="006E631B">
          <w:rPr>
            <w:rFonts w:ascii="iCiel Avenir LT Std 35 Light" w:hAnsi="iCiel Avenir LT Std 35 Light" w:cs="Arial"/>
            <w:i/>
            <w:iCs/>
            <w:sz w:val="22"/>
            <w:szCs w:val="22"/>
            <w:lang w:val="vi-VN"/>
          </w:rPr>
          <w:delText>nh h</w:delText>
        </w:r>
        <w:r w:rsidRPr="004373E8" w:rsidDel="006E631B">
          <w:rPr>
            <w:rFonts w:ascii="iCiel Avenir LT Std 35 Light" w:hAnsi="iCiel Avenir LT Std 35 Light" w:cs="Calibri"/>
            <w:i/>
            <w:iCs/>
            <w:sz w:val="22"/>
            <w:szCs w:val="22"/>
            <w:lang w:val="vi-VN"/>
          </w:rPr>
          <w:delText>ướ</w:delText>
        </w:r>
        <w:r w:rsidRPr="004373E8" w:rsidDel="006E631B">
          <w:rPr>
            <w:rFonts w:ascii="iCiel Avenir LT Std 35 Light" w:hAnsi="iCiel Avenir LT Std 35 Light" w:cs="Arial"/>
            <w:i/>
            <w:iCs/>
            <w:sz w:val="22"/>
            <w:szCs w:val="22"/>
            <w:lang w:val="vi-VN"/>
          </w:rPr>
          <w:delText>ng ph</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t tri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n kh</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nhau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m</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đồ</w:delText>
        </w:r>
        <w:r w:rsidRPr="004373E8" w:rsidDel="006E631B">
          <w:rPr>
            <w:rFonts w:ascii="iCiel Avenir LT Std 35 Light" w:hAnsi="iCiel Avenir LT Std 35 Light" w:cs="Arial"/>
            <w:i/>
            <w:iCs/>
            <w:sz w:val="22"/>
            <w:szCs w:val="22"/>
            <w:lang w:val="vi-VN"/>
          </w:rPr>
          <w:delText>ng th</w:delText>
        </w:r>
        <w:r w:rsidRPr="004373E8" w:rsidDel="006E631B">
          <w:rPr>
            <w:rFonts w:ascii="iCiel Avenir LT Std 35 Light" w:hAnsi="iCiel Avenir LT Std 35 Light" w:cs="Calibri"/>
            <w:i/>
            <w:iCs/>
            <w:sz w:val="22"/>
            <w:szCs w:val="22"/>
            <w:lang w:val="vi-VN"/>
          </w:rPr>
          <w:delText>ờ</w:delText>
        </w:r>
        <w:r w:rsidRPr="004373E8" w:rsidDel="006E631B">
          <w:rPr>
            <w:rFonts w:ascii="iCiel Avenir LT Std 35 Light" w:hAnsi="iCiel Avenir LT Std 35 Light" w:cs="Arial"/>
            <w:i/>
            <w:iCs/>
            <w:sz w:val="22"/>
            <w:szCs w:val="22"/>
            <w:lang w:val="vi-VN"/>
          </w:rPr>
          <w:delText>i li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m</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c ti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u x</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y d</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ng ph</w:delText>
        </w:r>
        <w:r w:rsidRPr="004373E8" w:rsidDel="006E631B">
          <w:rPr>
            <w:rFonts w:ascii="iCiel Avenir LT Std 35 Light" w:hAnsi="iCiel Avenir LT Std 35 Light" w:cs="Calibri"/>
            <w:i/>
            <w:iCs/>
            <w:sz w:val="22"/>
            <w:szCs w:val="22"/>
            <w:lang w:val="vi-VN"/>
          </w:rPr>
          <w:delText>ẩ</w:delText>
        </w:r>
        <w:r w:rsidRPr="004373E8" w:rsidDel="006E631B">
          <w:rPr>
            <w:rFonts w:ascii="iCiel Avenir LT Std 35 Light" w:hAnsi="iCiel Avenir LT Std 35 Light" w:cs="Arial"/>
            <w:i/>
            <w:iCs/>
            <w:sz w:val="22"/>
            <w:szCs w:val="22"/>
            <w:lang w:val="vi-VN"/>
          </w:rPr>
          <w:delText>m ch</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t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xml:space="preserve">a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i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Anh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t Nam (BUV)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nhu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u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trong b</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 xml:space="preserve">nh thay </w:delText>
        </w:r>
        <w:r w:rsidRPr="004373E8" w:rsidDel="006E631B">
          <w:rPr>
            <w:rFonts w:ascii="iCiel Avenir LT Std 35 Light" w:hAnsi="iCiel Avenir LT Std 35 Light" w:cs="Calibri"/>
            <w:i/>
            <w:iCs/>
            <w:sz w:val="22"/>
            <w:szCs w:val="22"/>
            <w:lang w:val="vi-VN"/>
          </w:rPr>
          <w:delText>đổ</w:delText>
        </w:r>
        <w:r w:rsidRPr="004373E8" w:rsidDel="006E631B">
          <w:rPr>
            <w:rFonts w:ascii="iCiel Avenir LT Std 35 Light" w:hAnsi="iCiel Avenir LT Std 35 Light" w:cs="Arial"/>
            <w:i/>
            <w:iCs/>
            <w:sz w:val="22"/>
            <w:szCs w:val="22"/>
            <w:lang w:val="vi-VN"/>
          </w:rPr>
          <w:delText>i li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c. </w:delText>
        </w:r>
      </w:del>
    </w:p>
    <w:p w14:paraId="19D5EFE0" w14:textId="504322A8" w:rsidR="003A732E" w:rsidRPr="004373E8" w:rsidDel="006E631B" w:rsidRDefault="003A732E">
      <w:pPr>
        <w:rPr>
          <w:del w:id="10579" w:author="An Tran, ACA (BUV)" w:date="2024-09-12T11:05:00Z" w16du:dateUtc="2024-09-12T04:05:00Z"/>
          <w:rFonts w:cs="Arial"/>
          <w:i/>
          <w:iCs/>
          <w:szCs w:val="22"/>
          <w:lang w:val="vi-VN"/>
        </w:rPr>
        <w:pPrChange w:id="1058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81" w:author="An Tran, ACA (BUV)" w:date="2024-09-12T11:05:00Z" w16du:dateUtc="2024-09-12T04:05:00Z">
        <w:r w:rsidRPr="004373E8" w:rsidDel="006E631B">
          <w:rPr>
            <w:rFonts w:ascii="iCiel Avenir LT Std 35 Light" w:hAnsi="iCiel Avenir LT Std 35 Light" w:cs="Arial"/>
            <w:i/>
            <w:iCs/>
            <w:sz w:val="22"/>
            <w:szCs w:val="22"/>
            <w:lang w:val="vi-VN"/>
          </w:rPr>
          <w:delText>Hàng tr</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m danh m</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c ho</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độ</w:delText>
        </w:r>
        <w:r w:rsidRPr="004373E8" w:rsidDel="006E631B">
          <w:rPr>
            <w:rFonts w:ascii="iCiel Avenir LT Std 35 Light" w:hAnsi="iCiel Avenir LT Std 35 Light" w:cs="Arial"/>
            <w:i/>
            <w:iCs/>
            <w:sz w:val="22"/>
            <w:szCs w:val="22"/>
            <w:lang w:val="vi-VN"/>
          </w:rPr>
          <w:delText>ng n</w:delText>
        </w:r>
        <w:r w:rsidRPr="004373E8" w:rsidDel="006E631B">
          <w:rPr>
            <w:rFonts w:ascii="iCiel Avenir LT Std 35 Light" w:hAnsi="iCiel Avenir LT Std 35 Light" w:cs="Calibri"/>
            <w:i/>
            <w:iCs/>
            <w:sz w:val="22"/>
            <w:szCs w:val="22"/>
            <w:lang w:val="vi-VN"/>
          </w:rPr>
          <w:delText>ằ</w:delText>
        </w:r>
        <w:r w:rsidRPr="004373E8" w:rsidDel="006E631B">
          <w:rPr>
            <w:rFonts w:ascii="iCiel Avenir LT Std 35 Light" w:hAnsi="iCiel Avenir LT Std 35 Light" w:cs="Arial"/>
            <w:i/>
            <w:iCs/>
            <w:sz w:val="22"/>
            <w:szCs w:val="22"/>
            <w:lang w:val="vi-VN"/>
          </w:rPr>
          <w:delText>m trong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 xml:space="preserve">nh PSG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chia l</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m 04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l</w:delText>
        </w:r>
        <w:r w:rsidRPr="004373E8" w:rsidDel="006E631B">
          <w:rPr>
            <w:rFonts w:ascii="iCiel Avenir LT Std 35 Light" w:hAnsi="iCiel Avenir LT Std 35 Light" w:cs="Avenir LT Std 35 Light"/>
            <w:i/>
            <w:iCs/>
            <w:sz w:val="22"/>
            <w:szCs w:val="22"/>
            <w:lang w:val="vi-VN"/>
          </w:rPr>
          <w:delText>õ</w:delText>
        </w:r>
        <w:r w:rsidRPr="004373E8" w:rsidDel="006E631B">
          <w:rPr>
            <w:rFonts w:ascii="iCiel Avenir LT Std 35 Light" w:hAnsi="iCiel Avenir LT Std 35 Light" w:cs="Arial"/>
            <w:i/>
            <w:iCs/>
            <w:sz w:val="22"/>
            <w:szCs w:val="22"/>
            <w:lang w:val="vi-VN"/>
          </w:rPr>
          <w:delText>i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16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b</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b</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d</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n l</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ng h</w:delText>
        </w:r>
        <w:r w:rsidRPr="004373E8" w:rsidDel="006E631B">
          <w:rPr>
            <w:rFonts w:ascii="iCiel Avenir LT Std 35 Light" w:hAnsi="iCiel Avenir LT Std 35 Light" w:cs="Avenir LT Std 35 Light"/>
            <w:i/>
            <w:iCs/>
            <w:sz w:val="22"/>
            <w:szCs w:val="22"/>
            <w:lang w:val="vi-VN"/>
          </w:rPr>
          <w:delText>ò</w:delText>
        </w:r>
        <w:r w:rsidRPr="004373E8" w:rsidDel="006E631B">
          <w:rPr>
            <w:rFonts w:ascii="iCiel Avenir LT Std 35 Light" w:hAnsi="iCiel Avenir LT Std 35 Light" w:cs="Arial"/>
            <w:i/>
            <w:iCs/>
            <w:sz w:val="22"/>
            <w:szCs w:val="22"/>
            <w:lang w:val="vi-VN"/>
          </w:rPr>
          <w:delText>a nhi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 xml:space="preserve">. </w:delText>
        </w:r>
      </w:del>
    </w:p>
    <w:p w14:paraId="3F60281C" w14:textId="4B1CBCDF" w:rsidR="003A732E" w:rsidRPr="004373E8" w:rsidDel="006E631B" w:rsidRDefault="003A732E">
      <w:pPr>
        <w:rPr>
          <w:del w:id="10582" w:author="An Tran, ACA (BUV)" w:date="2024-09-12T11:05:00Z" w16du:dateUtc="2024-09-12T04:05:00Z"/>
          <w:rFonts w:cs="Arial"/>
          <w:i/>
          <w:iCs/>
          <w:szCs w:val="22"/>
          <w:lang w:val="vi-VN"/>
        </w:rPr>
        <w:pPrChange w:id="1058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84" w:author="An Tran, ACA (BUV)" w:date="2024-09-12T11:05:00Z" w16du:dateUtc="2024-09-12T04:05:00Z">
        <w:r w:rsidRPr="004373E8" w:rsidDel="006E631B">
          <w:rPr>
            <w:rFonts w:ascii="iCiel Avenir LT Std 35 Light" w:hAnsi="iCiel Avenir LT Std 35 Light" w:cs="Arial"/>
            <w:i/>
            <w:iCs/>
            <w:sz w:val="22"/>
            <w:szCs w:val="22"/>
            <w:lang w:val="vi-VN"/>
          </w:rPr>
          <w:delText>Các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l</w:delText>
        </w:r>
        <w:r w:rsidRPr="004373E8" w:rsidDel="006E631B">
          <w:rPr>
            <w:rFonts w:ascii="iCiel Avenir LT Std 35 Light" w:hAnsi="iCiel Avenir LT Std 35 Light" w:cs="Avenir LT Std 35 Light"/>
            <w:i/>
            <w:iCs/>
            <w:sz w:val="22"/>
            <w:szCs w:val="22"/>
            <w:lang w:val="vi-VN"/>
          </w:rPr>
          <w:delText>õ</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PSG bao g</w:delText>
        </w:r>
        <w:r w:rsidRPr="004373E8" w:rsidDel="006E631B">
          <w:rPr>
            <w:rFonts w:ascii="iCiel Avenir LT Std 35 Light" w:hAnsi="iCiel Avenir LT Std 35 Light" w:cs="Calibri"/>
            <w:i/>
            <w:iCs/>
            <w:sz w:val="22"/>
            <w:szCs w:val="22"/>
            <w:lang w:val="vi-VN"/>
          </w:rPr>
          <w:delText>ồ</w:delText>
        </w:r>
        <w:r w:rsidRPr="004373E8" w:rsidDel="006E631B">
          <w:rPr>
            <w:rFonts w:ascii="iCiel Avenir LT Std 35 Light" w:hAnsi="iCiel Avenir LT Std 35 Light" w:cs="Arial"/>
            <w:i/>
            <w:iCs/>
            <w:sz w:val="22"/>
            <w:szCs w:val="22"/>
            <w:lang w:val="vi-VN"/>
          </w:rPr>
          <w:delText>m:</w:delText>
        </w:r>
      </w:del>
    </w:p>
    <w:p w14:paraId="66EF9BCD" w14:textId="7FEF7C8D" w:rsidR="003A732E" w:rsidRPr="004373E8" w:rsidDel="006E631B" w:rsidRDefault="003A732E">
      <w:pPr>
        <w:rPr>
          <w:del w:id="10585" w:author="An Tran, ACA (BUV)" w:date="2024-09-12T11:05:00Z" w16du:dateUtc="2024-09-12T04:05:00Z"/>
          <w:rFonts w:cs="Arial"/>
          <w:i/>
          <w:iCs/>
          <w:szCs w:val="22"/>
          <w:lang w:val="vi-VN"/>
        </w:rPr>
        <w:pPrChange w:id="1058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87" w:author="An Tran, ACA (BUV)" w:date="2024-09-12T11:05:00Z" w16du:dateUtc="2024-09-12T04:05:00Z">
        <w:r w:rsidRPr="004373E8" w:rsidDel="006E631B">
          <w:rPr>
            <w:rFonts w:ascii="iCiel Avenir LT Std 35 Light" w:hAnsi="iCiel Avenir LT Std 35 Light" w:cs="Arial"/>
            <w:i/>
            <w:iCs/>
            <w:sz w:val="22"/>
            <w:szCs w:val="22"/>
            <w:lang w:val="vi-VN"/>
          </w:rPr>
          <w:delText>Hành Trang Công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w:delText>
        </w:r>
      </w:del>
    </w:p>
    <w:p w14:paraId="1138FB51" w14:textId="0A75DD56" w:rsidR="003A732E" w:rsidRPr="004373E8" w:rsidDel="006E631B" w:rsidRDefault="003A732E">
      <w:pPr>
        <w:rPr>
          <w:del w:id="10588" w:author="An Tran, ACA (BUV)" w:date="2024-09-12T11:05:00Z" w16du:dateUtc="2024-09-12T04:05:00Z"/>
          <w:rFonts w:cs="Arial"/>
          <w:i/>
          <w:iCs/>
          <w:szCs w:val="22"/>
          <w:lang w:val="vi-VN"/>
        </w:rPr>
        <w:pPrChange w:id="1058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90" w:author="An Tran, ACA (BUV)" w:date="2024-09-12T11:05:00Z" w16du:dateUtc="2024-09-12T04:05:00Z">
        <w:r w:rsidRPr="004373E8" w:rsidDel="006E631B">
          <w:rPr>
            <w:rFonts w:ascii="iCiel Avenir LT Std 35 Light" w:hAnsi="iCiel Avenir LT Std 35 Light" w:cs="Arial"/>
            <w:i/>
            <w:iCs/>
            <w:sz w:val="22"/>
            <w:szCs w:val="22"/>
            <w:lang w:val="vi-VN"/>
          </w:rPr>
          <w:delText>K</w:delText>
        </w:r>
        <w:r w:rsidRPr="004373E8" w:rsidDel="006E631B">
          <w:rPr>
            <w:rFonts w:ascii="iCiel Avenir LT Std 35 Light" w:hAnsi="iCiel Avenir LT Std 35 Light" w:cs="Calibri"/>
            <w:i/>
            <w:iCs/>
            <w:sz w:val="22"/>
            <w:szCs w:val="22"/>
            <w:lang w:val="vi-VN"/>
          </w:rPr>
          <w:delText>ỹ</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nh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o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N</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i</w:delText>
        </w:r>
      </w:del>
    </w:p>
    <w:p w14:paraId="520DFEDC" w14:textId="77185EF2" w:rsidR="003A732E" w:rsidRPr="004373E8" w:rsidDel="006E631B" w:rsidRDefault="003A732E">
      <w:pPr>
        <w:rPr>
          <w:del w:id="10591" w:author="An Tran, ACA (BUV)" w:date="2024-09-12T11:05:00Z" w16du:dateUtc="2024-09-12T04:05:00Z"/>
          <w:rFonts w:cs="Arial"/>
          <w:i/>
          <w:iCs/>
          <w:szCs w:val="22"/>
          <w:lang w:val="vi-VN"/>
        </w:rPr>
        <w:pPrChange w:id="1059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93" w:author="An Tran, ACA (BUV)" w:date="2024-09-12T11:05:00Z" w16du:dateUtc="2024-09-12T04:05:00Z">
        <w:r w:rsidRPr="004373E8" w:rsidDel="006E631B">
          <w:rPr>
            <w:rFonts w:ascii="iCiel Avenir LT Std 35 Light" w:hAnsi="iCiel Avenir LT Std 35 Light" w:cs="Arial"/>
            <w:i/>
            <w:iCs/>
            <w:sz w:val="22"/>
            <w:szCs w:val="22"/>
            <w:lang w:val="vi-VN"/>
          </w:rPr>
          <w:delText>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V</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 H</w:delText>
        </w:r>
        <w:r w:rsidRPr="004373E8" w:rsidDel="006E631B">
          <w:rPr>
            <w:rFonts w:ascii="iCiel Avenir LT Std 35 Light" w:hAnsi="iCiel Avenir LT Std 35 Light" w:cs="Avenir LT Std 35 Light"/>
            <w:i/>
            <w:iCs/>
            <w:sz w:val="22"/>
            <w:szCs w:val="22"/>
            <w:lang w:val="vi-VN"/>
          </w:rPr>
          <w:delText>ó</w:delText>
        </w:r>
        <w:r w:rsidRPr="004373E8" w:rsidDel="006E631B">
          <w:rPr>
            <w:rFonts w:ascii="iCiel Avenir LT Std 35 Light" w:hAnsi="iCiel Avenir LT Std 35 Light" w:cs="Arial"/>
            <w:i/>
            <w:iCs/>
            <w:sz w:val="22"/>
            <w:szCs w:val="22"/>
            <w:lang w:val="vi-VN"/>
          </w:rPr>
          <w:delText>a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m X</w:delText>
        </w:r>
        <w:r w:rsidRPr="004373E8" w:rsidDel="006E631B">
          <w:rPr>
            <w:rFonts w:ascii="iCiel Avenir LT Std 35 Light" w:hAnsi="iCiel Avenir LT Std 35 Light" w:cs="Avenir LT Std 35 Light"/>
            <w:i/>
            <w:iCs/>
            <w:sz w:val="22"/>
            <w:szCs w:val="22"/>
            <w:lang w:val="vi-VN"/>
          </w:rPr>
          <w:delText>ú</w:delText>
        </w:r>
        <w:r w:rsidRPr="004373E8" w:rsidDel="006E631B">
          <w:rPr>
            <w:rFonts w:ascii="iCiel Avenir LT Std 35 Light" w:hAnsi="iCiel Avenir LT Std 35 Light" w:cs="Arial"/>
            <w:i/>
            <w:iCs/>
            <w:sz w:val="22"/>
            <w:szCs w:val="22"/>
            <w:lang w:val="vi-VN"/>
          </w:rPr>
          <w:delText>c</w:delText>
        </w:r>
      </w:del>
    </w:p>
    <w:p w14:paraId="7DF70CBE" w14:textId="71773242" w:rsidR="003A732E" w:rsidRPr="004373E8" w:rsidDel="006E631B" w:rsidRDefault="003A732E">
      <w:pPr>
        <w:rPr>
          <w:del w:id="10594" w:author="An Tran, ACA (BUV)" w:date="2024-09-12T11:05:00Z" w16du:dateUtc="2024-09-12T04:05:00Z"/>
          <w:rFonts w:cs="Arial"/>
          <w:i/>
          <w:iCs/>
          <w:szCs w:val="22"/>
          <w:lang w:val="vi-VN"/>
        </w:rPr>
        <w:pPrChange w:id="1059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96" w:author="An Tran, ACA (BUV)" w:date="2024-09-12T11:05:00Z" w16du:dateUtc="2024-09-12T04:05:00Z">
        <w:r w:rsidRPr="004373E8" w:rsidDel="006E631B">
          <w:rPr>
            <w:rFonts w:ascii="iCiel Avenir LT Std 35 Light" w:hAnsi="iCiel Avenir LT Std 35 Light" w:cs="Arial"/>
            <w:i/>
            <w:iCs/>
            <w:sz w:val="22"/>
            <w:szCs w:val="22"/>
            <w:lang w:val="vi-VN"/>
          </w:rPr>
          <w:delText>B</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ng Cao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w:delText>
        </w:r>
      </w:del>
    </w:p>
    <w:p w14:paraId="09B0D887" w14:textId="08A631CF" w:rsidR="003A732E" w:rsidRPr="004373E8" w:rsidDel="006E631B" w:rsidRDefault="003A732E">
      <w:pPr>
        <w:rPr>
          <w:del w:id="10597" w:author="An Tran, ACA (BUV)" w:date="2024-09-12T11:05:00Z" w16du:dateUtc="2024-09-12T04:05:00Z"/>
          <w:rFonts w:cs="Arial"/>
          <w:i/>
          <w:iCs/>
          <w:szCs w:val="22"/>
          <w:lang w:val="vi-VN"/>
        </w:rPr>
        <w:pPrChange w:id="1059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599" w:author="An Tran, ACA (BUV)" w:date="2024-09-12T11:05:00Z" w16du:dateUtc="2024-09-12T04:05:00Z">
        <w:r w:rsidRPr="004373E8" w:rsidDel="006E631B">
          <w:rPr>
            <w:rFonts w:ascii="iCiel Avenir LT Std 35 Light" w:hAnsi="iCiel Avenir LT Std 35 Light" w:cs="Calibri"/>
            <w:i/>
            <w:iCs/>
            <w:sz w:val="22"/>
            <w:szCs w:val="22"/>
            <w:lang w:val="vi-VN"/>
          </w:rPr>
          <w:delText>Để</w:delText>
        </w:r>
        <w:r w:rsidRPr="004373E8" w:rsidDel="006E631B">
          <w:rPr>
            <w:rFonts w:ascii="iCiel Avenir LT Std 35 Light" w:hAnsi="iCiel Avenir LT Std 35 Light" w:cs="Arial"/>
            <w:i/>
            <w:iCs/>
            <w:sz w:val="22"/>
            <w:szCs w:val="22"/>
            <w:lang w:val="vi-VN"/>
          </w:rPr>
          <w:delText xml:space="preserve"> ho</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PSG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ầ</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t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ki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sau:</w:delText>
        </w:r>
      </w:del>
    </w:p>
    <w:p w14:paraId="606F5E20" w14:textId="125B1238" w:rsidR="003A732E" w:rsidRPr="004373E8" w:rsidDel="006E631B" w:rsidRDefault="003A732E">
      <w:pPr>
        <w:rPr>
          <w:del w:id="10600" w:author="An Tran, ACA (BUV)" w:date="2024-09-12T11:05:00Z" w16du:dateUtc="2024-09-12T04:05:00Z"/>
          <w:rFonts w:cs="Arial"/>
          <w:i/>
          <w:iCs/>
          <w:szCs w:val="22"/>
          <w:lang w:val="vi-VN"/>
        </w:rPr>
        <w:pPrChange w:id="1060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02" w:author="An Tran, ACA (BUV)" w:date="2024-09-12T11:05:00Z" w16du:dateUtc="2024-09-12T04:05:00Z">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i thi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 xml:space="preserve">u 500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 PSG tr</w:delText>
        </w:r>
        <w:r w:rsidRPr="004373E8" w:rsidDel="006E631B">
          <w:rPr>
            <w:rFonts w:ascii="iCiel Avenir LT Std 35 Light" w:hAnsi="iCiel Avenir LT Std 35 Light" w:cs="Calibri"/>
            <w:i/>
            <w:iCs/>
            <w:sz w:val="22"/>
            <w:szCs w:val="22"/>
            <w:lang w:val="vi-VN"/>
          </w:rPr>
          <w:delText>ướ</w:delText>
        </w:r>
        <w:r w:rsidRPr="004373E8" w:rsidDel="006E631B">
          <w:rPr>
            <w:rFonts w:ascii="iCiel Avenir LT Std 35 Light" w:hAnsi="iCiel Avenir LT Std 35 Light" w:cs="Arial"/>
            <w:i/>
            <w:iCs/>
            <w:sz w:val="22"/>
            <w:szCs w:val="22"/>
            <w:lang w:val="vi-VN"/>
          </w:rPr>
          <w:delText>c khi t</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t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w:delText>
        </w:r>
      </w:del>
    </w:p>
    <w:p w14:paraId="2B7ADC79" w14:textId="316FB900" w:rsidR="003A732E" w:rsidRPr="004373E8" w:rsidDel="006E631B" w:rsidRDefault="003A732E">
      <w:pPr>
        <w:rPr>
          <w:del w:id="10603" w:author="An Tran, ACA (BUV)" w:date="2024-09-12T11:05:00Z" w16du:dateUtc="2024-09-12T04:05:00Z"/>
          <w:rFonts w:cs="Arial"/>
          <w:i/>
          <w:iCs/>
          <w:szCs w:val="22"/>
          <w:lang w:val="vi-VN"/>
        </w:rPr>
        <w:pPrChange w:id="1060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05" w:author="An Tran, ACA (BUV)" w:date="2024-09-12T11:05:00Z" w16du:dateUtc="2024-09-12T04:05:00Z">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 xml:space="preserve">t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 trong m</w:delText>
        </w:r>
        <w:r w:rsidRPr="004373E8" w:rsidDel="006E631B">
          <w:rPr>
            <w:rFonts w:ascii="iCiel Avenir LT Std 35 Light" w:hAnsi="iCiel Avenir LT Std 35 Light" w:cs="Calibri"/>
            <w:i/>
            <w:iCs/>
            <w:sz w:val="22"/>
            <w:szCs w:val="22"/>
            <w:lang w:val="vi-VN"/>
          </w:rPr>
          <w:delText>ỗ</w:delText>
        </w:r>
        <w:r w:rsidRPr="004373E8" w:rsidDel="006E631B">
          <w:rPr>
            <w:rFonts w:ascii="iCiel Avenir LT Std 35 Light" w:hAnsi="iCiel Avenir LT Std 35 Light" w:cs="Arial"/>
            <w:i/>
            <w:iCs/>
            <w:sz w:val="22"/>
            <w:szCs w:val="22"/>
            <w:lang w:val="vi-VN"/>
          </w:rPr>
          <w:delText>i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c</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a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 xml:space="preserve">nh PSG </w:delText>
        </w:r>
        <w:r w:rsidRPr="004373E8" w:rsidDel="006E631B">
          <w:rPr>
            <w:rFonts w:ascii="iCiel Avenir LT Std 35 Light" w:hAnsi="iCiel Avenir LT Std 35 Light" w:cs="Avenir LT Std 35 Light"/>
            <w:i/>
            <w:iCs/>
            <w:sz w:val="22"/>
            <w:szCs w:val="22"/>
            <w:lang w:val="vi-VN"/>
          </w:rPr>
          <w:delText>–</w:delText>
        </w:r>
        <w:r w:rsidRPr="004373E8" w:rsidDel="006E631B">
          <w:rPr>
            <w:rFonts w:ascii="iCiel Avenir LT Std 35 Light" w:hAnsi="iCiel Avenir LT Std 35 Light" w:cs="Arial"/>
            <w:i/>
            <w:iCs/>
            <w:sz w:val="22"/>
            <w:szCs w:val="22"/>
            <w:lang w:val="vi-VN"/>
          </w:rPr>
          <w:delText xml:space="preserve"> 4 l</w:delText>
        </w:r>
        <w:r w:rsidRPr="004373E8" w:rsidDel="006E631B">
          <w:rPr>
            <w:rFonts w:ascii="iCiel Avenir LT Std 35 Light" w:hAnsi="iCiel Avenir LT Std 35 Light" w:cs="Calibri"/>
            <w:i/>
            <w:iCs/>
            <w:sz w:val="22"/>
            <w:szCs w:val="22"/>
            <w:lang w:val="vi-VN"/>
          </w:rPr>
          <w:delText>ĩ</w:delText>
        </w:r>
        <w:r w:rsidRPr="004373E8" w:rsidDel="006E631B">
          <w:rPr>
            <w:rFonts w:ascii="iCiel Avenir LT Std 35 Light" w:hAnsi="iCiel Avenir LT Std 35 Light" w:cs="Arial"/>
            <w:i/>
            <w:iCs/>
            <w:sz w:val="22"/>
            <w:szCs w:val="22"/>
            <w:lang w:val="vi-VN"/>
          </w:rPr>
          <w:delText>nh v</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Trang C</w:delText>
        </w:r>
        <w:r w:rsidRPr="004373E8" w:rsidDel="006E631B">
          <w:rPr>
            <w:rFonts w:ascii="iCiel Avenir LT Std 35 Light" w:hAnsi="iCiel Avenir LT Std 35 Light" w:cs="Avenir LT Std 35 Light"/>
            <w:i/>
            <w:iCs/>
            <w:sz w:val="22"/>
            <w:szCs w:val="22"/>
            <w:lang w:val="vi-VN"/>
          </w:rPr>
          <w:delText>ô</w:delText>
        </w:r>
        <w:r w:rsidRPr="004373E8" w:rsidDel="006E631B">
          <w:rPr>
            <w:rFonts w:ascii="iCiel Avenir LT Std 35 Light" w:hAnsi="iCiel Avenir LT Std 35 Light" w:cs="Arial"/>
            <w:i/>
            <w:iCs/>
            <w:sz w:val="22"/>
            <w:szCs w:val="22"/>
            <w:lang w:val="vi-VN"/>
          </w:rPr>
          <w:delText>ng Vi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S</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 K</w:delText>
        </w:r>
        <w:r w:rsidRPr="004373E8" w:rsidDel="006E631B">
          <w:rPr>
            <w:rFonts w:ascii="iCiel Avenir LT Std 35 Light" w:hAnsi="iCiel Avenir LT Std 35 Light" w:cs="Calibri"/>
            <w:i/>
            <w:iCs/>
            <w:sz w:val="22"/>
            <w:szCs w:val="22"/>
            <w:lang w:val="vi-VN"/>
          </w:rPr>
          <w:delText>ỹ</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nh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o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K</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N</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i;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X</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H</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i, V</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 H</w:delText>
        </w:r>
        <w:r w:rsidRPr="004373E8" w:rsidDel="006E631B">
          <w:rPr>
            <w:rFonts w:ascii="iCiel Avenir LT Std 35 Light" w:hAnsi="iCiel Avenir LT Std 35 Light" w:cs="Avenir LT Std 35 Light"/>
            <w:i/>
            <w:iCs/>
            <w:sz w:val="22"/>
            <w:szCs w:val="22"/>
            <w:lang w:val="vi-VN"/>
          </w:rPr>
          <w:delText>ó</w:delText>
        </w:r>
        <w:r w:rsidRPr="004373E8" w:rsidDel="006E631B">
          <w:rPr>
            <w:rFonts w:ascii="iCiel Avenir LT Std 35 Light" w:hAnsi="iCiel Avenir LT Std 35 Light" w:cs="Arial"/>
            <w:i/>
            <w:iCs/>
            <w:sz w:val="22"/>
            <w:szCs w:val="22"/>
            <w:lang w:val="vi-VN"/>
          </w:rPr>
          <w:delText>a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m X</w:delText>
        </w:r>
        <w:r w:rsidRPr="004373E8" w:rsidDel="006E631B">
          <w:rPr>
            <w:rFonts w:ascii="iCiel Avenir LT Std 35 Light" w:hAnsi="iCiel Avenir LT Std 35 Light" w:cs="Avenir LT Std 35 Light"/>
            <w:i/>
            <w:iCs/>
            <w:sz w:val="22"/>
            <w:szCs w:val="22"/>
            <w:lang w:val="vi-VN"/>
          </w:rPr>
          <w:delText>ú</w:delText>
        </w:r>
        <w:r w:rsidRPr="004373E8" w:rsidDel="006E631B">
          <w:rPr>
            <w:rFonts w:ascii="iCiel Avenir LT Std 35 Light" w:hAnsi="iCiel Avenir LT Std 35 Light" w:cs="Arial"/>
            <w:i/>
            <w:iCs/>
            <w:sz w:val="22"/>
            <w:szCs w:val="22"/>
            <w:lang w:val="vi-VN"/>
          </w:rPr>
          <w:delText>c; B</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Tr</w:delText>
        </w:r>
        <w:r w:rsidRPr="004373E8" w:rsidDel="006E631B">
          <w:rPr>
            <w:rFonts w:ascii="iCiel Avenir LT Std 35 Light" w:hAnsi="iCiel Avenir LT Std 35 Light" w:cs="Calibri"/>
            <w:i/>
            <w:iCs/>
            <w:sz w:val="22"/>
            <w:szCs w:val="22"/>
            <w:lang w:val="vi-VN"/>
          </w:rPr>
          <w:delText>ợ</w:delText>
        </w:r>
        <w:r w:rsidRPr="004373E8" w:rsidDel="006E631B">
          <w:rPr>
            <w:rFonts w:ascii="iCiel Avenir LT Std 35 Light" w:hAnsi="iCiel Avenir LT Std 35 Light" w:cs="Arial"/>
            <w:i/>
            <w:iCs/>
            <w:sz w:val="22"/>
            <w:szCs w:val="22"/>
            <w:lang w:val="vi-VN"/>
          </w:rPr>
          <w:delText xml:space="preserve">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N</w:delText>
        </w:r>
        <w:r w:rsidRPr="004373E8" w:rsidDel="006E631B">
          <w:rPr>
            <w:rFonts w:ascii="iCiel Avenir LT Std 35 Light" w:hAnsi="iCiel Avenir LT Std 35 Light" w:cs="Avenir LT Std 35 Light"/>
            <w:i/>
            <w:iCs/>
            <w:sz w:val="22"/>
            <w:szCs w:val="22"/>
            <w:lang w:val="vi-VN"/>
          </w:rPr>
          <w:delText>â</w:delText>
        </w:r>
        <w:r w:rsidRPr="004373E8" w:rsidDel="006E631B">
          <w:rPr>
            <w:rFonts w:ascii="iCiel Avenir LT Std 35 Light" w:hAnsi="iCiel Avenir LT Std 35 Light" w:cs="Arial"/>
            <w:i/>
            <w:iCs/>
            <w:sz w:val="22"/>
            <w:szCs w:val="22"/>
            <w:lang w:val="vi-VN"/>
          </w:rPr>
          <w:delText>ng Cao N</w:delText>
        </w:r>
        <w:r w:rsidRPr="004373E8" w:rsidDel="006E631B">
          <w:rPr>
            <w:rFonts w:ascii="iCiel Avenir LT Std 35 Light" w:hAnsi="iCiel Avenir LT Std 35 Light" w:cs="Calibri"/>
            <w:i/>
            <w:iCs/>
            <w:sz w:val="22"/>
            <w:szCs w:val="22"/>
            <w:lang w:val="vi-VN"/>
          </w:rPr>
          <w:delText>ă</w:delText>
        </w:r>
        <w:r w:rsidRPr="004373E8" w:rsidDel="006E631B">
          <w:rPr>
            <w:rFonts w:ascii="iCiel Avenir LT Std 35 Light" w:hAnsi="iCiel Avenir LT Std 35 Light" w:cs="Arial"/>
            <w:i/>
            <w:iCs/>
            <w:sz w:val="22"/>
            <w:szCs w:val="22"/>
            <w:lang w:val="vi-VN"/>
          </w:rPr>
          <w:delText>ng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w:delText>
        </w:r>
      </w:del>
    </w:p>
    <w:p w14:paraId="2368E88C" w14:textId="2B93ED6B" w:rsidR="003A732E" w:rsidRPr="004373E8" w:rsidDel="006E631B" w:rsidRDefault="003A732E">
      <w:pPr>
        <w:rPr>
          <w:del w:id="10606" w:author="An Tran, ACA (BUV)" w:date="2024-09-12T11:05:00Z" w16du:dateUtc="2024-09-12T04:05:00Z"/>
          <w:rFonts w:cs="Arial"/>
          <w:i/>
          <w:iCs/>
          <w:szCs w:val="22"/>
          <w:lang w:val="vi-VN"/>
        </w:rPr>
        <w:pPrChange w:id="10607"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08" w:author="An Tran, ACA (BUV)" w:date="2024-09-12T11:05:00Z" w16du:dateUtc="2024-09-12T04:05:00Z">
        <w:r w:rsidRPr="004373E8" w:rsidDel="006E631B">
          <w:rPr>
            <w:rFonts w:ascii="iCiel Avenir LT Std 35 Light" w:hAnsi="iCiel Avenir LT Std 35 Light" w:cs="Arial"/>
            <w:i/>
            <w:iCs/>
            <w:sz w:val="22"/>
            <w:szCs w:val="22"/>
            <w:lang w:val="vi-VN"/>
          </w:rPr>
          <w:delText>Hoàn thành m</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t trong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a ch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n t</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ch l</w:delText>
        </w:r>
        <w:r w:rsidRPr="004373E8" w:rsidDel="006E631B">
          <w:rPr>
            <w:rFonts w:ascii="iCiel Avenir LT Std 35 Light" w:hAnsi="iCiel Avenir LT Std 35 Light" w:cs="Calibri"/>
            <w:i/>
            <w:iCs/>
            <w:sz w:val="22"/>
            <w:szCs w:val="22"/>
            <w:lang w:val="vi-VN"/>
          </w:rPr>
          <w:delText>ũ</w:delText>
        </w:r>
        <w:r w:rsidRPr="004373E8" w:rsidDel="006E631B">
          <w:rPr>
            <w:rFonts w:ascii="iCiel Avenir LT Std 35 Light" w:hAnsi="iCiel Avenir LT Std 35 Light" w:cs="Arial"/>
            <w:i/>
            <w:iCs/>
            <w:sz w:val="22"/>
            <w:szCs w:val="22"/>
            <w:lang w:val="vi-VN"/>
          </w:rPr>
          <w:delText>y kinh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m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(ví d</w:delText>
        </w:r>
        <w:r w:rsidRPr="004373E8" w:rsidDel="006E631B">
          <w:rPr>
            <w:rFonts w:ascii="iCiel Avenir LT Std 35 Light" w:hAnsi="iCiel Avenir LT Std 35 Light" w:cs="Calibri"/>
            <w:i/>
            <w:iCs/>
            <w:sz w:val="22"/>
            <w:szCs w:val="22"/>
            <w:lang w:val="vi-VN"/>
          </w:rPr>
          <w:delText>ụ</w:delText>
        </w:r>
        <w:r w:rsidRPr="004373E8" w:rsidDel="006E631B">
          <w:rPr>
            <w:rFonts w:ascii="iCiel Avenir LT Std 35 Light" w:hAnsi="iCiel Avenir LT Std 35 Light" w:cs="Arial"/>
            <w:i/>
            <w:iCs/>
            <w:sz w:val="22"/>
            <w:szCs w:val="22"/>
            <w:lang w:val="vi-VN"/>
          </w:rPr>
          <w:delText xml:space="preserve"> nh</w:delText>
        </w:r>
        <w:r w:rsidRPr="004373E8" w:rsidDel="006E631B">
          <w:rPr>
            <w:rFonts w:ascii="iCiel Avenir LT Std 35 Light" w:hAnsi="iCiel Avenir LT Std 35 Light" w:cs="Calibri"/>
            <w:i/>
            <w:iCs/>
            <w:sz w:val="22"/>
            <w:szCs w:val="22"/>
            <w:lang w:val="vi-VN"/>
          </w:rPr>
          <w:delText>ư</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 l</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m th</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m b</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n th</w:delText>
        </w:r>
        <w:r w:rsidRPr="004373E8" w:rsidDel="006E631B">
          <w:rPr>
            <w:rFonts w:ascii="iCiel Avenir LT Std 35 Light" w:hAnsi="iCiel Avenir LT Std 35 Light" w:cs="Calibri"/>
            <w:i/>
            <w:iCs/>
            <w:sz w:val="22"/>
            <w:szCs w:val="22"/>
            <w:lang w:val="vi-VN"/>
          </w:rPr>
          <w:delText>ờ</w:delText>
        </w:r>
        <w:r w:rsidRPr="004373E8" w:rsidDel="006E631B">
          <w:rPr>
            <w:rFonts w:ascii="iCiel Avenir LT Std 35 Light" w:hAnsi="iCiel Avenir LT Std 35 Light" w:cs="Arial"/>
            <w:i/>
            <w:iCs/>
            <w:sz w:val="22"/>
            <w:szCs w:val="22"/>
            <w:lang w:val="vi-VN"/>
          </w:rPr>
          <w:delText>i gian,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ậ</w:delText>
        </w:r>
        <w:r w:rsidRPr="004373E8" w:rsidDel="006E631B">
          <w:rPr>
            <w:rFonts w:ascii="iCiel Avenir LT Std 35 Light" w:hAnsi="iCiel Avenir LT Std 35 Light" w:cs="Arial"/>
            <w:i/>
            <w:iCs/>
            <w:sz w:val="22"/>
            <w:szCs w:val="22"/>
            <w:lang w:val="vi-VN"/>
          </w:rPr>
          <w:delText>p, th</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c 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d</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ộ</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đồ</w:delText>
        </w:r>
        <w:r w:rsidRPr="004373E8" w:rsidDel="006E631B">
          <w:rPr>
            <w:rFonts w:ascii="iCiel Avenir LT Std 35 Light" w:hAnsi="iCiel Avenir LT Std 35 Light" w:cs="Arial"/>
            <w:i/>
            <w:iCs/>
            <w:sz w:val="22"/>
            <w:szCs w:val="22"/>
            <w:lang w:val="vi-VN"/>
          </w:rPr>
          <w:delText>ng v</w:delText>
        </w:r>
        <w:r w:rsidRPr="004373E8" w:rsidDel="006E631B">
          <w:rPr>
            <w:rFonts w:ascii="iCiel Avenir LT Std 35 Light" w:hAnsi="iCiel Avenir LT Std 35 Light" w:cs="Calibri"/>
            <w:i/>
            <w:iCs/>
            <w:sz w:val="22"/>
            <w:szCs w:val="22"/>
            <w:lang w:val="vi-VN"/>
          </w:rPr>
          <w:delText>ớ</w:delText>
        </w:r>
        <w:r w:rsidRPr="004373E8" w:rsidDel="006E631B">
          <w:rPr>
            <w:rFonts w:ascii="iCiel Avenir LT Std 35 Light" w:hAnsi="iCiel Avenir LT Std 35 Light" w:cs="Arial"/>
            <w:i/>
            <w:iCs/>
            <w:sz w:val="22"/>
            <w:szCs w:val="22"/>
            <w:lang w:val="vi-VN"/>
          </w:rPr>
          <w:delText>i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ổ</w:delText>
        </w:r>
        <w:r w:rsidRPr="004373E8" w:rsidDel="006E631B">
          <w:rPr>
            <w:rFonts w:ascii="iCiel Avenir LT Std 35 Light" w:hAnsi="iCiel Avenir LT Std 35 Light" w:cs="Arial"/>
            <w:i/>
            <w:iCs/>
            <w:sz w:val="22"/>
            <w:szCs w:val="22"/>
            <w:lang w:val="vi-VN"/>
          </w:rPr>
          <w:delText xml:space="preserve"> ch</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c phi ch</w:delText>
        </w:r>
        <w:r w:rsidRPr="004373E8" w:rsidDel="006E631B">
          <w:rPr>
            <w:rFonts w:ascii="iCiel Avenir LT Std 35 Light" w:hAnsi="iCiel Avenir LT Std 35 Light" w:cs="Avenir LT Std 35 Light"/>
            <w:i/>
            <w:iCs/>
            <w:sz w:val="22"/>
            <w:szCs w:val="22"/>
            <w:lang w:val="vi-VN"/>
          </w:rPr>
          <w:delText>í</w:delText>
        </w:r>
        <w:r w:rsidRPr="004373E8" w:rsidDel="006E631B">
          <w:rPr>
            <w:rFonts w:ascii="iCiel Avenir LT Std 35 Light" w:hAnsi="iCiel Avenir LT Std 35 Light" w:cs="Arial"/>
            <w:i/>
            <w:iCs/>
            <w:sz w:val="22"/>
            <w:szCs w:val="22"/>
            <w:lang w:val="vi-VN"/>
          </w:rPr>
          <w:delText>nh ph</w:delText>
        </w:r>
        <w:r w:rsidRPr="004373E8" w:rsidDel="006E631B">
          <w:rPr>
            <w:rFonts w:ascii="iCiel Avenir LT Std 35 Light" w:hAnsi="iCiel Avenir LT Std 35 Light" w:cs="Calibri"/>
            <w:i/>
            <w:iCs/>
            <w:sz w:val="22"/>
            <w:szCs w:val="22"/>
            <w:lang w:val="vi-VN"/>
          </w:rPr>
          <w:delText>ủ</w:delText>
        </w:r>
        <w:r w:rsidRPr="004373E8" w:rsidDel="006E631B">
          <w:rPr>
            <w:rFonts w:ascii="iCiel Avenir LT Std 35 Light" w:hAnsi="iCiel Avenir LT Std 35 Light" w:cs="Arial"/>
            <w:i/>
            <w:iCs/>
            <w:sz w:val="22"/>
            <w:szCs w:val="22"/>
            <w:lang w:val="vi-VN"/>
          </w:rPr>
          <w:delText>, kh</w:delText>
        </w:r>
        <w:r w:rsidRPr="004373E8" w:rsidDel="006E631B">
          <w:rPr>
            <w:rFonts w:ascii="iCiel Avenir LT Std 35 Light" w:hAnsi="iCiel Avenir LT Std 35 Light" w:cs="Calibri"/>
            <w:i/>
            <w:iCs/>
            <w:sz w:val="22"/>
            <w:szCs w:val="22"/>
            <w:lang w:val="vi-VN"/>
          </w:rPr>
          <w:delText>ở</w:delText>
        </w:r>
        <w:r w:rsidRPr="004373E8" w:rsidDel="006E631B">
          <w:rPr>
            <w:rFonts w:ascii="iCiel Avenir LT Std 35 Light" w:hAnsi="iCiel Avenir LT Std 35 Light" w:cs="Arial"/>
            <w:i/>
            <w:iCs/>
            <w:sz w:val="22"/>
            <w:szCs w:val="22"/>
            <w:lang w:val="vi-VN"/>
          </w:rPr>
          <w:delText>i nghi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p,...) ho</w:delText>
        </w:r>
        <w:r w:rsidRPr="004373E8" w:rsidDel="006E631B">
          <w:rPr>
            <w:rFonts w:ascii="iCiel Avenir LT Std 35 Light" w:hAnsi="iCiel Avenir LT Std 35 Light" w:cs="Calibri"/>
            <w:i/>
            <w:iCs/>
            <w:sz w:val="22"/>
            <w:szCs w:val="22"/>
            <w:lang w:val="vi-VN"/>
          </w:rPr>
          <w:delText>ặ</w:delText>
        </w:r>
        <w:r w:rsidRPr="004373E8" w:rsidDel="006E631B">
          <w:rPr>
            <w:rFonts w:ascii="iCiel Avenir LT Std 35 Light" w:hAnsi="iCiel Avenir LT Std 35 Light" w:cs="Arial"/>
            <w:i/>
            <w:iCs/>
            <w:sz w:val="22"/>
            <w:szCs w:val="22"/>
            <w:lang w:val="vi-VN"/>
          </w:rPr>
          <w:delText>c l</w:delText>
        </w:r>
        <w:r w:rsidRPr="004373E8" w:rsidDel="006E631B">
          <w:rPr>
            <w:rFonts w:ascii="iCiel Avenir LT Std 35 Light" w:hAnsi="iCiel Avenir LT Std 35 Light" w:cs="Calibri"/>
            <w:i/>
            <w:iCs/>
            <w:sz w:val="22"/>
            <w:szCs w:val="22"/>
            <w:lang w:val="vi-VN"/>
          </w:rPr>
          <w:delText>ự</w:delText>
        </w:r>
        <w:r w:rsidRPr="004373E8" w:rsidDel="006E631B">
          <w:rPr>
            <w:rFonts w:ascii="iCiel Avenir LT Std 35 Light" w:hAnsi="iCiel Avenir LT Std 35 Light" w:cs="Arial"/>
            <w:i/>
            <w:iCs/>
            <w:sz w:val="22"/>
            <w:szCs w:val="22"/>
            <w:lang w:val="vi-VN"/>
          </w:rPr>
          <w:delText>a ch</w:delText>
        </w:r>
        <w:r w:rsidRPr="004373E8" w:rsidDel="006E631B">
          <w:rPr>
            <w:rFonts w:ascii="iCiel Avenir LT Std 35 Light" w:hAnsi="iCiel Avenir LT Std 35 Light" w:cs="Calibri"/>
            <w:i/>
            <w:iCs/>
            <w:sz w:val="22"/>
            <w:szCs w:val="22"/>
            <w:lang w:val="vi-VN"/>
          </w:rPr>
          <w:delText>ọ</w:delText>
        </w:r>
        <w:r w:rsidRPr="004373E8" w:rsidDel="006E631B">
          <w:rPr>
            <w:rFonts w:ascii="iCiel Avenir LT Std 35 Light" w:hAnsi="iCiel Avenir LT Std 35 Light" w:cs="Arial"/>
            <w:i/>
            <w:iCs/>
            <w:sz w:val="22"/>
            <w:szCs w:val="22"/>
            <w:lang w:val="vi-VN"/>
          </w:rPr>
          <w:delText>n thay th</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 xml:space="preserve">i trao </w:delText>
        </w:r>
        <w:r w:rsidRPr="004373E8" w:rsidDel="006E631B">
          <w:rPr>
            <w:rFonts w:ascii="iCiel Avenir LT Std 35 Light" w:hAnsi="iCiel Avenir LT Std 35 Light" w:cs="Calibri"/>
            <w:i/>
            <w:iCs/>
            <w:sz w:val="22"/>
            <w:szCs w:val="22"/>
            <w:lang w:val="vi-VN"/>
          </w:rPr>
          <w:delText>đổ</w:delText>
        </w:r>
        <w:r w:rsidRPr="004373E8" w:rsidDel="006E631B">
          <w:rPr>
            <w:rFonts w:ascii="iCiel Avenir LT Std 35 Light" w:hAnsi="iCiel Avenir LT Std 35 Light" w:cs="Arial"/>
            <w:i/>
            <w:iCs/>
            <w:sz w:val="22"/>
            <w:szCs w:val="22"/>
            <w:lang w:val="vi-VN"/>
          </w:rPr>
          <w:delText>i qu</w:delText>
        </w:r>
        <w:r w:rsidRPr="004373E8" w:rsidDel="006E631B">
          <w:rPr>
            <w:rFonts w:ascii="iCiel Avenir LT Std 35 Light" w:hAnsi="iCiel Avenir LT Std 35 Light" w:cs="Calibri"/>
            <w:i/>
            <w:iCs/>
            <w:sz w:val="22"/>
            <w:szCs w:val="22"/>
            <w:lang w:val="vi-VN"/>
          </w:rPr>
          <w:delText>ố</w:delText>
        </w:r>
        <w:r w:rsidRPr="004373E8" w:rsidDel="006E631B">
          <w:rPr>
            <w:rFonts w:ascii="iCiel Avenir LT Std 35 Light" w:hAnsi="iCiel Avenir LT Std 35 Light" w:cs="Arial"/>
            <w:i/>
            <w:iCs/>
            <w:sz w:val="22"/>
            <w:szCs w:val="22"/>
            <w:lang w:val="vi-VN"/>
          </w:rPr>
          <w:delText>c t</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 xml:space="preserve">). </w:delText>
        </w:r>
      </w:del>
    </w:p>
    <w:p w14:paraId="0AAE0D7E" w14:textId="0C9FF29D" w:rsidR="003A732E" w:rsidRPr="004373E8" w:rsidDel="006E631B" w:rsidRDefault="003A732E">
      <w:pPr>
        <w:rPr>
          <w:del w:id="10609" w:author="An Tran, ACA (BUV)" w:date="2024-09-12T11:05:00Z" w16du:dateUtc="2024-09-12T04:05:00Z"/>
          <w:rFonts w:cs="Arial"/>
          <w:i/>
          <w:iCs/>
          <w:szCs w:val="22"/>
          <w:lang w:val="vi-VN"/>
        </w:rPr>
        <w:pPrChange w:id="10610"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11" w:author="An Tran, ACA (BUV)" w:date="2024-09-12T11:05:00Z" w16du:dateUtc="2024-09-12T04:05:00Z">
        <w:r w:rsidRPr="004373E8" w:rsidDel="006E631B">
          <w:rPr>
            <w:rFonts w:ascii="iCiel Avenir LT Std 35 Light" w:hAnsi="iCiel Avenir LT Std 35 Light" w:cs="Arial"/>
            <w:i/>
            <w:iCs/>
            <w:sz w:val="22"/>
            <w:szCs w:val="22"/>
            <w:lang w:val="vi-VN"/>
          </w:rPr>
          <w:delText>Thông tin chi ti</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t v</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 xml:space="preserve">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ki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n</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y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venir LT Std 35 Light"/>
            <w:i/>
            <w:iCs/>
            <w:sz w:val="22"/>
            <w:szCs w:val="22"/>
            <w:lang w:val="vi-VN"/>
          </w:rPr>
          <w:delText>ã</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đă</w:delText>
        </w:r>
        <w:r w:rsidRPr="004373E8" w:rsidDel="006E631B">
          <w:rPr>
            <w:rFonts w:ascii="iCiel Avenir LT Std 35 Light" w:hAnsi="iCiel Avenir LT Std 35 Light" w:cs="Arial"/>
            <w:i/>
            <w:iCs/>
            <w:sz w:val="22"/>
            <w:szCs w:val="22"/>
            <w:lang w:val="vi-VN"/>
          </w:rPr>
          <w:delText>ng t</w:delText>
        </w:r>
        <w:r w:rsidRPr="004373E8" w:rsidDel="006E631B">
          <w:rPr>
            <w:rFonts w:ascii="iCiel Avenir LT Std 35 Light" w:hAnsi="iCiel Avenir LT Std 35 Light" w:cs="Calibri"/>
            <w:i/>
            <w:iCs/>
            <w:sz w:val="22"/>
            <w:szCs w:val="22"/>
            <w:lang w:val="vi-VN"/>
          </w:rPr>
          <w:delText>ả</w:delText>
        </w:r>
        <w:r w:rsidRPr="004373E8" w:rsidDel="006E631B">
          <w:rPr>
            <w:rFonts w:ascii="iCiel Avenir LT Std 35 Light" w:hAnsi="iCiel Avenir LT Std 35 Light" w:cs="Arial"/>
            <w:i/>
            <w:iCs/>
            <w:sz w:val="22"/>
            <w:szCs w:val="22"/>
            <w:lang w:val="vi-VN"/>
          </w:rPr>
          <w:delText>i tr</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n C</w:delText>
        </w:r>
        <w:r w:rsidRPr="004373E8" w:rsidDel="006E631B">
          <w:rPr>
            <w:rFonts w:ascii="iCiel Avenir LT Std 35 Light" w:hAnsi="iCiel Avenir LT Std 35 Light" w:cs="Calibri"/>
            <w:i/>
            <w:iCs/>
            <w:sz w:val="22"/>
            <w:szCs w:val="22"/>
            <w:lang w:val="vi-VN"/>
          </w:rPr>
          <w:delText>ẩ</w:delText>
        </w:r>
        <w:r w:rsidRPr="004373E8" w:rsidDel="006E631B">
          <w:rPr>
            <w:rFonts w:ascii="iCiel Avenir LT Std 35 Light" w:hAnsi="iCiel Avenir LT Std 35 Light" w:cs="Arial"/>
            <w:i/>
            <w:iCs/>
            <w:sz w:val="22"/>
            <w:szCs w:val="22"/>
            <w:lang w:val="vi-VN"/>
          </w:rPr>
          <w:delText>m nang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PSG t</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i Canvas.</w:delText>
        </w:r>
      </w:del>
    </w:p>
    <w:p w14:paraId="52484AF4" w14:textId="15B18A4E" w:rsidR="003A732E" w:rsidRPr="004373E8" w:rsidDel="006E631B" w:rsidRDefault="003A732E">
      <w:pPr>
        <w:rPr>
          <w:del w:id="10612" w:author="An Tran, ACA (BUV)" w:date="2024-09-12T11:05:00Z" w16du:dateUtc="2024-09-12T04:05:00Z"/>
          <w:rFonts w:cs="Arial"/>
          <w:i/>
          <w:iCs/>
          <w:szCs w:val="22"/>
          <w:lang w:val="vi-VN"/>
        </w:rPr>
        <w:pPrChange w:id="10613"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14" w:author="An Tran, ACA (BUV)" w:date="2024-09-12T11:05:00Z" w16du:dateUtc="2024-09-12T04:05:00Z">
        <w:r w:rsidRPr="004373E8" w:rsidDel="006E631B">
          <w:rPr>
            <w:rFonts w:ascii="iCiel Avenir LT Std 35 Light" w:hAnsi="iCiel Avenir LT Std 35 Light" w:cs="Arial"/>
            <w:i/>
            <w:iCs/>
            <w:sz w:val="22"/>
            <w:szCs w:val="22"/>
            <w:lang w:val="vi-VN"/>
          </w:rPr>
          <w:delText>N</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u sinh vi</w:delText>
        </w:r>
        <w:r w:rsidRPr="004373E8" w:rsidDel="006E631B">
          <w:rPr>
            <w:rFonts w:ascii="iCiel Avenir LT Std 35 Light" w:hAnsi="iCiel Avenir LT Std 35 Light" w:cs="Avenir LT Std 35 Light"/>
            <w:i/>
            <w:iCs/>
            <w:sz w:val="22"/>
            <w:szCs w:val="22"/>
            <w:lang w:val="vi-VN"/>
          </w:rPr>
          <w:delText>ê</w:delText>
        </w:r>
        <w:r w:rsidRPr="004373E8" w:rsidDel="006E631B">
          <w:rPr>
            <w:rFonts w:ascii="iCiel Avenir LT Std 35 Light" w:hAnsi="iCiel Avenir LT Std 35 Light" w:cs="Arial"/>
            <w:i/>
            <w:iCs/>
            <w:sz w:val="22"/>
            <w:szCs w:val="22"/>
            <w:lang w:val="vi-VN"/>
          </w:rPr>
          <w:delText xml:space="preserve">n </w:delText>
        </w:r>
        <w:r w:rsidRPr="004373E8" w:rsidDel="006E631B">
          <w:rPr>
            <w:rFonts w:ascii="iCiel Avenir LT Std 35 Light" w:hAnsi="iCiel Avenir LT Std 35 Light" w:cs="Calibri"/>
            <w:i/>
            <w:iCs/>
            <w:sz w:val="22"/>
            <w:szCs w:val="22"/>
            <w:lang w:val="vi-VN"/>
          </w:rPr>
          <w:delText>đạ</w:delText>
        </w:r>
        <w:r w:rsidRPr="004373E8" w:rsidDel="006E631B">
          <w:rPr>
            <w:rFonts w:ascii="iCiel Avenir LT Std 35 Light" w:hAnsi="iCiel Avenir LT Std 35 Light" w:cs="Arial"/>
            <w:i/>
            <w:iCs/>
            <w:sz w:val="22"/>
            <w:szCs w:val="22"/>
            <w:lang w:val="vi-VN"/>
          </w:rPr>
          <w:delText>t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 xu</w:delText>
        </w:r>
        <w:r w:rsidRPr="004373E8" w:rsidDel="006E631B">
          <w:rPr>
            <w:rFonts w:ascii="iCiel Avenir LT Std 35 Light" w:hAnsi="iCiel Avenir LT Std 35 Light" w:cs="Calibri"/>
            <w:i/>
            <w:iCs/>
            <w:sz w:val="22"/>
            <w:szCs w:val="22"/>
            <w:lang w:val="vi-VN"/>
          </w:rPr>
          <w:delText>ấ</w:delText>
        </w:r>
        <w:r w:rsidRPr="004373E8" w:rsidDel="006E631B">
          <w:rPr>
            <w:rFonts w:ascii="iCiel Avenir LT Std 35 Light" w:hAnsi="iCiel Avenir LT Std 35 Light" w:cs="Arial"/>
            <w:i/>
            <w:iCs/>
            <w:sz w:val="22"/>
            <w:szCs w:val="22"/>
            <w:lang w:val="vi-VN"/>
          </w:rPr>
          <w:delText>t s</w:delText>
        </w:r>
        <w:r w:rsidRPr="004373E8" w:rsidDel="006E631B">
          <w:rPr>
            <w:rFonts w:ascii="iCiel Avenir LT Std 35 Light" w:hAnsi="iCiel Avenir LT Std 35 Light" w:cs="Calibri"/>
            <w:i/>
            <w:iCs/>
            <w:sz w:val="22"/>
            <w:szCs w:val="22"/>
            <w:lang w:val="vi-VN"/>
          </w:rPr>
          <w:delText>ắ</w:delText>
        </w:r>
        <w:r w:rsidRPr="004373E8" w:rsidDel="006E631B">
          <w:rPr>
            <w:rFonts w:ascii="iCiel Avenir LT Std 35 Light" w:hAnsi="iCiel Avenir LT Std 35 Light" w:cs="Arial"/>
            <w:i/>
            <w:iCs/>
            <w:sz w:val="22"/>
            <w:szCs w:val="22"/>
            <w:lang w:val="vi-VN"/>
          </w:rPr>
          <w:delText>c v</w:delText>
        </w:r>
        <w:r w:rsidRPr="004373E8" w:rsidDel="006E631B">
          <w:rPr>
            <w:rFonts w:ascii="iCiel Avenir LT Std 35 Light" w:hAnsi="iCiel Avenir LT Std 35 Light" w:cs="Calibri"/>
            <w:i/>
            <w:iCs/>
            <w:sz w:val="22"/>
            <w:szCs w:val="22"/>
            <w:lang w:val="vi-VN"/>
          </w:rPr>
          <w:delText>ượ</w:delText>
        </w:r>
        <w:r w:rsidRPr="004373E8" w:rsidDel="006E631B">
          <w:rPr>
            <w:rFonts w:ascii="iCiel Avenir LT Std 35 Light" w:hAnsi="iCiel Avenir LT Std 35 Light" w:cs="Arial"/>
            <w:i/>
            <w:iCs/>
            <w:sz w:val="22"/>
            <w:szCs w:val="22"/>
            <w:lang w:val="vi-VN"/>
          </w:rPr>
          <w:delText>t c</w:delText>
        </w:r>
        <w:r w:rsidRPr="004373E8" w:rsidDel="006E631B">
          <w:rPr>
            <w:rFonts w:ascii="iCiel Avenir LT Std 35 Light" w:hAnsi="iCiel Avenir LT Std 35 Light" w:cs="Avenir LT Std 35 Light"/>
            <w:i/>
            <w:iCs/>
            <w:sz w:val="22"/>
            <w:szCs w:val="22"/>
            <w:lang w:val="vi-VN"/>
          </w:rPr>
          <w:delText>á</w:delText>
        </w:r>
        <w:r w:rsidRPr="004373E8" w:rsidDel="006E631B">
          <w:rPr>
            <w:rFonts w:ascii="iCiel Avenir LT Std 35 Light" w:hAnsi="iCiel Avenir LT Std 35 Light" w:cs="Arial"/>
            <w:i/>
            <w:iCs/>
            <w:sz w:val="22"/>
            <w:szCs w:val="22"/>
            <w:lang w:val="vi-VN"/>
          </w:rPr>
          <w:delText xml:space="preserve">c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ề</w:delText>
        </w:r>
        <w:r w:rsidRPr="004373E8" w:rsidDel="006E631B">
          <w:rPr>
            <w:rFonts w:ascii="iCiel Avenir LT Std 35 Light" w:hAnsi="iCiel Avenir LT Std 35 Light" w:cs="Arial"/>
            <w:i/>
            <w:iCs/>
            <w:sz w:val="22"/>
            <w:szCs w:val="22"/>
            <w:lang w:val="vi-VN"/>
          </w:rPr>
          <w:delText>u ki</w:delText>
        </w:r>
        <w:r w:rsidRPr="004373E8" w:rsidDel="006E631B">
          <w:rPr>
            <w:rFonts w:ascii="iCiel Avenir LT Std 35 Light" w:hAnsi="iCiel Avenir LT Std 35 Light" w:cs="Calibri"/>
            <w:i/>
            <w:iCs/>
            <w:sz w:val="22"/>
            <w:szCs w:val="22"/>
            <w:lang w:val="vi-VN"/>
          </w:rPr>
          <w:delText>ệ</w:delText>
        </w:r>
        <w:r w:rsidRPr="004373E8" w:rsidDel="006E631B">
          <w:rPr>
            <w:rFonts w:ascii="iCiel Avenir LT Std 35 Light" w:hAnsi="iCiel Avenir LT Std 35 Light" w:cs="Arial"/>
            <w:i/>
            <w:iCs/>
            <w:sz w:val="22"/>
            <w:szCs w:val="22"/>
            <w:lang w:val="vi-VN"/>
          </w:rPr>
          <w:delText>n h</w:delText>
        </w:r>
        <w:r w:rsidRPr="004373E8" w:rsidDel="006E631B">
          <w:rPr>
            <w:rFonts w:ascii="iCiel Avenir LT Std 35 Light" w:hAnsi="iCiel Avenir LT Std 35 Light" w:cs="Avenir LT Std 35 Light"/>
            <w:i/>
            <w:iCs/>
            <w:sz w:val="22"/>
            <w:szCs w:val="22"/>
            <w:lang w:val="vi-VN"/>
          </w:rPr>
          <w:delText>ò</w:delText>
        </w:r>
        <w:r w:rsidRPr="004373E8" w:rsidDel="006E631B">
          <w:rPr>
            <w:rFonts w:ascii="iCiel Avenir LT Std 35 Light" w:hAnsi="iCiel Avenir LT Std 35 Light" w:cs="Arial"/>
            <w:i/>
            <w:iCs/>
            <w:sz w:val="22"/>
            <w:szCs w:val="22"/>
            <w:lang w:val="vi-VN"/>
          </w:rPr>
          <w:delText>an th</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nh ch</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ng tr</w:delText>
        </w:r>
        <w:r w:rsidRPr="004373E8" w:rsidDel="006E631B">
          <w:rPr>
            <w:rFonts w:ascii="iCiel Avenir LT Std 35 Light" w:hAnsi="iCiel Avenir LT Std 35 Light" w:cs="Avenir LT Std 35 Light"/>
            <w:i/>
            <w:iCs/>
            <w:sz w:val="22"/>
            <w:szCs w:val="22"/>
            <w:lang w:val="vi-VN"/>
          </w:rPr>
          <w:delText>ì</w:delText>
        </w:r>
        <w:r w:rsidRPr="004373E8" w:rsidDel="006E631B">
          <w:rPr>
            <w:rFonts w:ascii="iCiel Avenir LT Std 35 Light" w:hAnsi="iCiel Avenir LT Std 35 Light" w:cs="Arial"/>
            <w:i/>
            <w:iCs/>
            <w:sz w:val="22"/>
            <w:szCs w:val="22"/>
            <w:lang w:val="vi-VN"/>
          </w:rPr>
          <w:delText>nh s</w:delText>
        </w:r>
        <w:r w:rsidRPr="004373E8" w:rsidDel="006E631B">
          <w:rPr>
            <w:rFonts w:ascii="iCiel Avenir LT Std 35 Light" w:hAnsi="iCiel Avenir LT Std 35 Light" w:cs="Calibri"/>
            <w:i/>
            <w:iCs/>
            <w:sz w:val="22"/>
            <w:szCs w:val="22"/>
            <w:lang w:val="vi-VN"/>
          </w:rPr>
          <w:delText>ẽ</w:delText>
        </w:r>
        <w:r w:rsidRPr="004373E8" w:rsidDel="006E631B">
          <w:rPr>
            <w:rFonts w:ascii="iCiel Avenir LT Std 35 Light" w:hAnsi="iCiel Avenir LT Std 35 Light" w:cs="Arial"/>
            <w:i/>
            <w:iCs/>
            <w:sz w:val="22"/>
            <w:szCs w:val="22"/>
            <w:lang w:val="vi-VN"/>
          </w:rPr>
          <w:delText xml:space="preserve"> </w:delText>
        </w:r>
        <w:r w:rsidRPr="004373E8" w:rsidDel="006E631B">
          <w:rPr>
            <w:rFonts w:ascii="iCiel Avenir LT Std 35 Light" w:hAnsi="iCiel Avenir LT Std 35 Light" w:cs="Calibri"/>
            <w:i/>
            <w:iCs/>
            <w:sz w:val="22"/>
            <w:szCs w:val="22"/>
            <w:lang w:val="vi-VN"/>
          </w:rPr>
          <w:delText>đượ</w:delText>
        </w:r>
        <w:r w:rsidRPr="004373E8" w:rsidDel="006E631B">
          <w:rPr>
            <w:rFonts w:ascii="iCiel Avenir LT Std 35 Light" w:hAnsi="iCiel Avenir LT Std 35 Light" w:cs="Arial"/>
            <w:i/>
            <w:iCs/>
            <w:sz w:val="22"/>
            <w:szCs w:val="22"/>
            <w:lang w:val="vi-VN"/>
          </w:rPr>
          <w:delText>c x</w:delText>
        </w:r>
        <w:r w:rsidRPr="004373E8" w:rsidDel="006E631B">
          <w:rPr>
            <w:rFonts w:ascii="iCiel Avenir LT Std 35 Light" w:hAnsi="iCiel Avenir LT Std 35 Light" w:cs="Calibri"/>
            <w:i/>
            <w:iCs/>
            <w:sz w:val="22"/>
            <w:szCs w:val="22"/>
            <w:lang w:val="vi-VN"/>
          </w:rPr>
          <w:delText>ế</w:delText>
        </w:r>
        <w:r w:rsidRPr="004373E8" w:rsidDel="006E631B">
          <w:rPr>
            <w:rFonts w:ascii="iCiel Avenir LT Std 35 Light" w:hAnsi="iCiel Avenir LT Std 35 Light" w:cs="Arial"/>
            <w:i/>
            <w:iCs/>
            <w:sz w:val="22"/>
            <w:szCs w:val="22"/>
            <w:lang w:val="vi-VN"/>
          </w:rPr>
          <w:delText>p 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t</w:delText>
        </w:r>
        <w:r w:rsidRPr="004373E8" w:rsidDel="006E631B">
          <w:rPr>
            <w:rFonts w:ascii="iCiel Avenir LT Std 35 Light" w:hAnsi="iCiel Avenir LT Std 35 Light" w:cs="Calibri"/>
            <w:i/>
            <w:iCs/>
            <w:sz w:val="22"/>
            <w:szCs w:val="22"/>
            <w:lang w:val="vi-VN"/>
          </w:rPr>
          <w:delText>ươ</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ứ</w:delText>
        </w:r>
        <w:r w:rsidRPr="004373E8" w:rsidDel="006E631B">
          <w:rPr>
            <w:rFonts w:ascii="iCiel Avenir LT Std 35 Light" w:hAnsi="iCiel Avenir LT Std 35 Light" w:cs="Arial"/>
            <w:i/>
            <w:iCs/>
            <w:sz w:val="22"/>
            <w:szCs w:val="22"/>
            <w:lang w:val="vi-VN"/>
          </w:rPr>
          <w:delText>ng</w:delText>
        </w:r>
        <w:r w:rsidRPr="004373E8" w:rsidDel="006E631B">
          <w:rPr>
            <w:rFonts w:ascii="iCiel Avenir LT Std 35 Light" w:hAnsi="iCiel Avenir LT Std 35 Light" w:cs="Arial"/>
            <w:i/>
            <w:iCs/>
            <w:sz w:val="22"/>
            <w:szCs w:val="22"/>
          </w:rPr>
          <w:delText>:</w:delText>
        </w:r>
      </w:del>
    </w:p>
    <w:p w14:paraId="3A70449D" w14:textId="3B844B8A" w:rsidR="003A732E" w:rsidRPr="004373E8" w:rsidDel="006E631B" w:rsidRDefault="003A732E">
      <w:pPr>
        <w:rPr>
          <w:del w:id="10615" w:author="An Tran, ACA (BUV)" w:date="2024-09-12T11:05:00Z" w16du:dateUtc="2024-09-12T04:05:00Z"/>
          <w:rFonts w:cs="Arial"/>
          <w:i/>
          <w:iCs/>
          <w:szCs w:val="22"/>
          <w:lang w:val="vi-VN"/>
        </w:rPr>
        <w:pPrChange w:id="10616"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17" w:author="An Tran, ACA (BUV)" w:date="2024-09-12T11:05:00Z" w16du:dateUtc="2024-09-12T04:05:00Z">
        <w:r w:rsidRPr="004373E8" w:rsidDel="006E631B">
          <w:rPr>
            <w:rFonts w:ascii="iCiel Avenir LT Std 35 Light" w:hAnsi="iCiel Avenir LT Std 35 Light" w:cs="Arial"/>
            <w:i/>
            <w:iCs/>
            <w:sz w:val="22"/>
            <w:szCs w:val="22"/>
            <w:lang w:val="vi-VN"/>
          </w:rPr>
          <w:delText>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ng </w:delText>
        </w:r>
        <w:r w:rsidRPr="004373E8" w:rsidDel="006E631B">
          <w:rPr>
            <w:rFonts w:ascii="iCiel Avenir LT Std 35 Light" w:hAnsi="iCiel Avenir LT Std 35 Light" w:cs="Calibri"/>
            <w:i/>
            <w:iCs/>
            <w:sz w:val="22"/>
            <w:szCs w:val="22"/>
            <w:lang w:val="vi-VN"/>
          </w:rPr>
          <w:delText>đồ</w:delText>
        </w:r>
        <w:r w:rsidRPr="004373E8" w:rsidDel="006E631B">
          <w:rPr>
            <w:rFonts w:ascii="iCiel Avenir LT Std 35 Light" w:hAnsi="iCiel Avenir LT Std 35 Light" w:cs="Arial"/>
            <w:i/>
            <w:iCs/>
            <w:sz w:val="22"/>
            <w:szCs w:val="22"/>
            <w:lang w:val="vi-VN"/>
          </w:rPr>
          <w:delText xml:space="preserve">ng: 500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w:delText>
        </w:r>
      </w:del>
    </w:p>
    <w:p w14:paraId="000509F0" w14:textId="73230417" w:rsidR="003A732E" w:rsidRPr="004373E8" w:rsidDel="006E631B" w:rsidRDefault="003A732E">
      <w:pPr>
        <w:rPr>
          <w:del w:id="10618" w:author="An Tran, ACA (BUV)" w:date="2024-09-12T11:05:00Z" w16du:dateUtc="2024-09-12T04:05:00Z"/>
          <w:rFonts w:cs="Arial"/>
          <w:i/>
          <w:iCs/>
          <w:szCs w:val="22"/>
          <w:lang w:val="vi-VN"/>
        </w:rPr>
        <w:pPrChange w:id="1061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20" w:author="An Tran, ACA (BUV)" w:date="2024-09-12T11:05:00Z" w16du:dateUtc="2024-09-12T04:05:00Z">
        <w:r w:rsidRPr="004373E8" w:rsidDel="006E631B">
          <w:rPr>
            <w:rFonts w:ascii="iCiel Avenir LT Std 35 Light" w:hAnsi="iCiel Avenir LT Std 35 Light" w:cs="Arial"/>
            <w:i/>
            <w:iCs/>
            <w:sz w:val="22"/>
            <w:szCs w:val="22"/>
            <w:lang w:val="vi-VN"/>
          </w:rPr>
          <w:delText>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b</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c: 700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w:delText>
        </w:r>
      </w:del>
    </w:p>
    <w:p w14:paraId="5C5AF9ED" w14:textId="52634EAE" w:rsidR="003A732E" w:rsidRPr="004373E8" w:rsidDel="006E631B" w:rsidRDefault="003A732E">
      <w:pPr>
        <w:rPr>
          <w:del w:id="10621" w:author="An Tran, ACA (BUV)" w:date="2024-09-12T11:05:00Z" w16du:dateUtc="2024-09-12T04:05:00Z"/>
          <w:rFonts w:cs="Arial"/>
          <w:i/>
          <w:iCs/>
          <w:szCs w:val="22"/>
          <w:lang w:val="vi-VN"/>
        </w:rPr>
        <w:pPrChange w:id="1062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23" w:author="An Tran, ACA (BUV)" w:date="2024-09-12T11:05:00Z" w16du:dateUtc="2024-09-12T04:05:00Z">
        <w:r w:rsidRPr="004373E8" w:rsidDel="006E631B">
          <w:rPr>
            <w:rFonts w:ascii="iCiel Avenir LT Std 35 Light" w:hAnsi="iCiel Avenir LT Std 35 Light" w:cs="Arial"/>
            <w:i/>
            <w:iCs/>
            <w:sz w:val="22"/>
            <w:szCs w:val="22"/>
            <w:lang w:val="vi-VN"/>
          </w:rPr>
          <w:delText>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v</w:delText>
        </w:r>
        <w:r w:rsidRPr="004373E8" w:rsidDel="006E631B">
          <w:rPr>
            <w:rFonts w:ascii="iCiel Avenir LT Std 35 Light" w:hAnsi="iCiel Avenir LT Std 35 Light" w:cs="Avenir LT Std 35 Light"/>
            <w:i/>
            <w:iCs/>
            <w:sz w:val="22"/>
            <w:szCs w:val="22"/>
            <w:lang w:val="vi-VN"/>
          </w:rPr>
          <w:delText>à</w:delText>
        </w:r>
        <w:r w:rsidRPr="004373E8" w:rsidDel="006E631B">
          <w:rPr>
            <w:rFonts w:ascii="iCiel Avenir LT Std 35 Light" w:hAnsi="iCiel Avenir LT Std 35 Light" w:cs="Arial"/>
            <w:i/>
            <w:iCs/>
            <w:sz w:val="22"/>
            <w:szCs w:val="22"/>
            <w:lang w:val="vi-VN"/>
          </w:rPr>
          <w:delText xml:space="preserve">ng: 900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w:delText>
        </w:r>
      </w:del>
    </w:p>
    <w:p w14:paraId="500AB995" w14:textId="2B7A4DE1" w:rsidR="00EA7631" w:rsidRPr="004373E8" w:rsidDel="006E631B" w:rsidRDefault="003A732E">
      <w:pPr>
        <w:rPr>
          <w:del w:id="10624" w:author="An Tran, ACA (BUV)" w:date="2024-09-12T11:05:00Z" w16du:dateUtc="2024-09-12T04:05:00Z"/>
          <w:rFonts w:cs="Arial"/>
          <w:i/>
          <w:iCs/>
          <w:szCs w:val="22"/>
          <w:lang w:val="vi-VN"/>
        </w:rPr>
        <w:pPrChange w:id="1062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26" w:author="An Tran, ACA (BUV)" w:date="2024-09-12T11:05:00Z" w16du:dateUtc="2024-09-12T04:05:00Z">
        <w:r w:rsidRPr="004373E8" w:rsidDel="006E631B">
          <w:rPr>
            <w:rFonts w:ascii="iCiel Avenir LT Std 35 Light" w:hAnsi="iCiel Avenir LT Std 35 Light" w:cs="Arial"/>
            <w:i/>
            <w:iCs/>
            <w:sz w:val="22"/>
            <w:szCs w:val="22"/>
            <w:lang w:val="vi-VN"/>
          </w:rPr>
          <w:delText>H</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ng b</w:delText>
        </w:r>
        <w:r w:rsidRPr="004373E8" w:rsidDel="006E631B">
          <w:rPr>
            <w:rFonts w:ascii="iCiel Avenir LT Std 35 Light" w:hAnsi="iCiel Avenir LT Std 35 Light" w:cs="Calibri"/>
            <w:i/>
            <w:iCs/>
            <w:sz w:val="22"/>
            <w:szCs w:val="22"/>
            <w:lang w:val="vi-VN"/>
          </w:rPr>
          <w:delText>ạ</w:delText>
        </w:r>
        <w:r w:rsidRPr="004373E8" w:rsidDel="006E631B">
          <w:rPr>
            <w:rFonts w:ascii="iCiel Avenir LT Std 35 Light" w:hAnsi="iCiel Avenir LT Std 35 Light" w:cs="Arial"/>
            <w:i/>
            <w:iCs/>
            <w:sz w:val="22"/>
            <w:szCs w:val="22"/>
            <w:lang w:val="vi-VN"/>
          </w:rPr>
          <w:delText xml:space="preserve">ch kim: 1200 </w:delText>
        </w:r>
        <w:r w:rsidRPr="004373E8" w:rsidDel="006E631B">
          <w:rPr>
            <w:rFonts w:ascii="iCiel Avenir LT Std 35 Light" w:hAnsi="iCiel Avenir LT Std 35 Light" w:cs="Calibri"/>
            <w:i/>
            <w:iCs/>
            <w:sz w:val="22"/>
            <w:szCs w:val="22"/>
            <w:lang w:val="vi-VN"/>
          </w:rPr>
          <w:delText>đ</w:delText>
        </w:r>
        <w:r w:rsidRPr="004373E8" w:rsidDel="006E631B">
          <w:rPr>
            <w:rFonts w:ascii="iCiel Avenir LT Std 35 Light" w:hAnsi="iCiel Avenir LT Std 35 Light" w:cs="Arial"/>
            <w:i/>
            <w:iCs/>
            <w:sz w:val="22"/>
            <w:szCs w:val="22"/>
            <w:lang w:val="vi-VN"/>
          </w:rPr>
          <w:delText>i</w:delText>
        </w:r>
        <w:r w:rsidRPr="004373E8" w:rsidDel="006E631B">
          <w:rPr>
            <w:rFonts w:ascii="iCiel Avenir LT Std 35 Light" w:hAnsi="iCiel Avenir LT Std 35 Light" w:cs="Calibri"/>
            <w:i/>
            <w:iCs/>
            <w:sz w:val="22"/>
            <w:szCs w:val="22"/>
            <w:lang w:val="vi-VN"/>
          </w:rPr>
          <w:delText>ể</w:delText>
        </w:r>
        <w:r w:rsidRPr="004373E8" w:rsidDel="006E631B">
          <w:rPr>
            <w:rFonts w:ascii="iCiel Avenir LT Std 35 Light" w:hAnsi="iCiel Avenir LT Std 35 Light" w:cs="Arial"/>
            <w:i/>
            <w:iCs/>
            <w:sz w:val="22"/>
            <w:szCs w:val="22"/>
            <w:lang w:val="vi-VN"/>
          </w:rPr>
          <w:delText>m</w:delText>
        </w:r>
      </w:del>
    </w:p>
    <w:p w14:paraId="17F52035" w14:textId="5BB3E15D" w:rsidR="00D85019" w:rsidRPr="00D85019" w:rsidDel="006E631B" w:rsidRDefault="00D85019">
      <w:pPr>
        <w:rPr>
          <w:del w:id="10627" w:author="An Tran, ACA (BUV)" w:date="2024-09-12T11:05:00Z" w16du:dateUtc="2024-09-12T04:05:00Z"/>
          <w:i/>
          <w:iCs/>
          <w:szCs w:val="22"/>
          <w:lang w:val="vi-VN"/>
        </w:rPr>
        <w:pPrChange w:id="10628" w:author="An Tran, ACA (BUV)" w:date="2024-09-12T11:05:00Z" w16du:dateUtc="2024-09-12T04:05:00Z">
          <w:pPr>
            <w:pStyle w:val="Question"/>
            <w:numPr>
              <w:numId w:val="7"/>
            </w:numPr>
            <w:tabs>
              <w:tab w:val="left" w:pos="630"/>
              <w:tab w:val="left" w:pos="990"/>
            </w:tabs>
            <w:spacing w:before="100" w:line="400" w:lineRule="exact"/>
            <w:ind w:left="4950" w:hanging="360"/>
          </w:pPr>
        </w:pPrChange>
      </w:pPr>
      <w:bookmarkStart w:id="10629" w:name="_Toc171286285"/>
      <w:bookmarkEnd w:id="8819"/>
      <w:del w:id="10630" w:author="An Tran, ACA (BUV)" w:date="2024-09-12T11:05:00Z" w16du:dateUtc="2024-09-12T04:05:00Z">
        <w:r w:rsidRPr="00D85019" w:rsidDel="006E631B">
          <w:rPr>
            <w:szCs w:val="22"/>
            <w:lang w:val="vi-VN"/>
          </w:rPr>
          <w:delText xml:space="preserve">How can students track my PSG activity records and PSG points? / </w:delText>
        </w:r>
        <w:r w:rsidRPr="00D85019" w:rsidDel="006E631B">
          <w:rPr>
            <w:i/>
            <w:iCs/>
            <w:szCs w:val="22"/>
            <w:lang w:val="vi-VN"/>
          </w:rPr>
          <w:delText>Làm thế nào để sinh viên theo dõi lịch sử hoạt động PSG đã tham gia và điểm PSG?</w:delText>
        </w:r>
        <w:bookmarkEnd w:id="10629"/>
      </w:del>
    </w:p>
    <w:p w14:paraId="31E155F7" w14:textId="69A1F925" w:rsidR="00D85019" w:rsidRPr="00766E73" w:rsidDel="006E631B" w:rsidRDefault="00D85019">
      <w:pPr>
        <w:rPr>
          <w:del w:id="10631" w:author="An Tran, ACA (BUV)" w:date="2024-09-12T11:05:00Z" w16du:dateUtc="2024-09-12T04:05:00Z"/>
          <w:rFonts w:eastAsia="Aptos" w:cs="Calibri"/>
          <w:szCs w:val="22"/>
          <w:lang w:eastAsia="en-US"/>
        </w:rPr>
        <w:pPrChange w:id="1063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33" w:author="An Tran, ACA (BUV)" w:date="2024-09-12T11:05:00Z" w16du:dateUtc="2024-09-12T04:05:00Z">
        <w:r w:rsidRPr="00766E73" w:rsidDel="006E631B">
          <w:rPr>
            <w:rFonts w:ascii="iCiel Avenir LT Std 35 Light" w:eastAsia="Aptos" w:hAnsi="iCiel Avenir LT Std 35 Light" w:cs="Calibri"/>
            <w:color w:val="000000"/>
            <w:sz w:val="22"/>
            <w:szCs w:val="22"/>
            <w:lang w:eastAsia="en-US"/>
          </w:rPr>
          <w:delText>Students can easily track their PSG activity records and PSG points tally via the Student Portal:</w:delText>
        </w:r>
        <w:r w:rsidR="006E631B" w:rsidDel="006E631B">
          <w:fldChar w:fldCharType="begin"/>
        </w:r>
        <w:r w:rsidR="006E631B" w:rsidDel="006E631B">
          <w:delInstrText>HYPERLINK "https://student.buv.edu.vn/signin" \t "_blank"</w:delInstrText>
        </w:r>
        <w:r w:rsidR="006E631B" w:rsidDel="006E631B">
          <w:fldChar w:fldCharType="separate"/>
        </w:r>
        <w:r w:rsidRPr="00766E73" w:rsidDel="006E631B">
          <w:rPr>
            <w:rFonts w:ascii="iCiel Avenir LT Std 35 Light" w:eastAsia="Aptos" w:hAnsi="iCiel Avenir LT Std 35 Light" w:cs="Calibri"/>
            <w:color w:val="0000FF"/>
            <w:sz w:val="22"/>
            <w:szCs w:val="22"/>
            <w:u w:val="single"/>
            <w:lang w:eastAsia="en-US"/>
          </w:rPr>
          <w:delText xml:space="preserve"> https://student.buv.edu.vn/signin</w:delText>
        </w:r>
        <w:r w:rsidR="006E631B" w:rsidDel="006E631B">
          <w:rPr>
            <w:rFonts w:ascii="iCiel Avenir LT Std 35 Light" w:eastAsia="Aptos" w:hAnsi="iCiel Avenir LT Std 35 Light" w:cs="Calibri"/>
            <w:color w:val="0000FF"/>
            <w:sz w:val="22"/>
            <w:szCs w:val="22"/>
            <w:u w:val="single"/>
            <w:lang w:eastAsia="en-US"/>
          </w:rPr>
          <w:fldChar w:fldCharType="end"/>
        </w:r>
      </w:del>
    </w:p>
    <w:p w14:paraId="2CABADDD" w14:textId="11A61F7F" w:rsidR="00D85019" w:rsidRPr="00766E73" w:rsidDel="006E631B" w:rsidRDefault="00D85019">
      <w:pPr>
        <w:rPr>
          <w:del w:id="10634" w:author="An Tran, ACA (BUV)" w:date="2024-09-12T11:05:00Z" w16du:dateUtc="2024-09-12T04:05:00Z"/>
          <w:rFonts w:cs="Calibri"/>
          <w:szCs w:val="22"/>
          <w:lang w:eastAsia="en-US"/>
          <w14:ligatures w14:val="standardContextual"/>
        </w:rPr>
        <w:pPrChange w:id="1063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36" w:author="An Tran, ACA (BUV)" w:date="2024-09-12T11:05:00Z" w16du:dateUtc="2024-09-12T04:05:00Z">
        <w:r w:rsidRPr="00766E73" w:rsidDel="006E631B">
          <w:rPr>
            <w:rFonts w:ascii="iCiel Avenir LT Std 35 Light" w:hAnsi="iCiel Avenir LT Std 35 Light" w:cs="Calibri"/>
            <w:b/>
            <w:bCs/>
            <w:color w:val="000000"/>
            <w:sz w:val="22"/>
            <w:szCs w:val="22"/>
            <w:lang w:eastAsia="en-US"/>
            <w14:ligatures w14:val="standardContextual"/>
          </w:rPr>
          <w:delText>Step 1:</w:delText>
        </w:r>
        <w:r w:rsidRPr="00766E73" w:rsidDel="006E631B">
          <w:rPr>
            <w:rFonts w:ascii="iCiel Avenir LT Std 35 Light" w:hAnsi="iCiel Avenir LT Std 35 Light" w:cs="Calibri"/>
            <w:color w:val="000000"/>
            <w:sz w:val="22"/>
            <w:szCs w:val="22"/>
            <w:lang w:eastAsia="en-US"/>
            <w14:ligatures w14:val="standardContextual"/>
          </w:rPr>
          <w:delText xml:space="preserve"> Sign in with BUV student email</w:delText>
        </w:r>
      </w:del>
    </w:p>
    <w:p w14:paraId="5139B58D" w14:textId="3A0EAE45" w:rsidR="00D85019" w:rsidRPr="00766E73" w:rsidDel="006E631B" w:rsidRDefault="00D85019">
      <w:pPr>
        <w:rPr>
          <w:del w:id="10637" w:author="An Tran, ACA (BUV)" w:date="2024-09-12T11:05:00Z" w16du:dateUtc="2024-09-12T04:05:00Z"/>
          <w:rFonts w:cs="Calibri"/>
          <w:szCs w:val="22"/>
          <w:lang w:eastAsia="en-US"/>
          <w14:ligatures w14:val="standardContextual"/>
        </w:rPr>
        <w:pPrChange w:id="1063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39" w:author="An Tran, ACA (BUV)" w:date="2024-09-12T11:05:00Z" w16du:dateUtc="2024-09-12T04:05:00Z">
        <w:r w:rsidRPr="00766E73" w:rsidDel="006E631B">
          <w:rPr>
            <w:rFonts w:ascii="iCiel Avenir LT Std 35 Light" w:hAnsi="iCiel Avenir LT Std 35 Light" w:cs="Calibri"/>
            <w:b/>
            <w:bCs/>
            <w:color w:val="000000"/>
            <w:sz w:val="22"/>
            <w:szCs w:val="22"/>
            <w:lang w:eastAsia="en-US"/>
            <w14:ligatures w14:val="standardContextual"/>
          </w:rPr>
          <w:delText>Step 2:</w:delText>
        </w:r>
        <w:r w:rsidRPr="00766E73" w:rsidDel="006E631B">
          <w:rPr>
            <w:rFonts w:ascii="iCiel Avenir LT Std 35 Light" w:hAnsi="iCiel Avenir LT Std 35 Light" w:cs="Calibri"/>
            <w:color w:val="000000"/>
            <w:sz w:val="22"/>
            <w:szCs w:val="22"/>
            <w:lang w:eastAsia="en-US"/>
            <w14:ligatures w14:val="standardContextual"/>
          </w:rPr>
          <w:delText xml:space="preserve"> Access the ‘Student Experience’ tab </w:delText>
        </w:r>
      </w:del>
    </w:p>
    <w:p w14:paraId="2DF6B9E4" w14:textId="350EEAAC" w:rsidR="00D85019" w:rsidRPr="00766E73" w:rsidDel="006E631B" w:rsidRDefault="00D85019">
      <w:pPr>
        <w:rPr>
          <w:del w:id="10640" w:author="An Tran, ACA (BUV)" w:date="2024-09-12T11:05:00Z" w16du:dateUtc="2024-09-12T04:05:00Z"/>
          <w:rFonts w:cs="Calibri"/>
          <w:szCs w:val="22"/>
          <w:lang w:eastAsia="en-US"/>
          <w14:ligatures w14:val="standardContextual"/>
        </w:rPr>
        <w:pPrChange w:id="1064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42" w:author="An Tran, ACA (BUV)" w:date="2024-09-12T11:05:00Z" w16du:dateUtc="2024-09-12T04:05:00Z">
        <w:r w:rsidRPr="00766E73" w:rsidDel="006E631B">
          <w:rPr>
            <w:rFonts w:ascii="iCiel Avenir LT Std 35 Light" w:hAnsi="iCiel Avenir LT Std 35 Light" w:cs="Calibri"/>
            <w:b/>
            <w:bCs/>
            <w:color w:val="000000"/>
            <w:sz w:val="22"/>
            <w:szCs w:val="22"/>
            <w:lang w:eastAsia="en-US"/>
            <w14:ligatures w14:val="standardContextual"/>
          </w:rPr>
          <w:delText>Step 3:</w:delText>
        </w:r>
        <w:r w:rsidRPr="00766E73" w:rsidDel="006E631B">
          <w:rPr>
            <w:rFonts w:ascii="iCiel Avenir LT Std 35 Light" w:hAnsi="iCiel Avenir LT Std 35 Light" w:cs="Calibri"/>
            <w:color w:val="000000"/>
            <w:sz w:val="22"/>
            <w:szCs w:val="22"/>
            <w:lang w:eastAsia="en-US"/>
            <w14:ligatures w14:val="standardContextual"/>
          </w:rPr>
          <w:delText xml:space="preserve"> Click on ‘Activities Log’. All activities students have participated successfully, and their corresponding accumulated PSG points are displayed there.</w:delText>
        </w:r>
        <w:r w:rsidRPr="00766E73" w:rsidDel="006E631B">
          <w:rPr>
            <w:rFonts w:ascii="Arial" w:hAnsi="Arial" w:cs="Arial"/>
            <w:color w:val="000000"/>
            <w:sz w:val="22"/>
            <w:szCs w:val="22"/>
            <w:lang w:eastAsia="en-US"/>
            <w14:ligatures w14:val="standardContextual"/>
          </w:rPr>
          <w:delText>  </w:delText>
        </w:r>
        <w:r w:rsidRPr="00766E73" w:rsidDel="006E631B">
          <w:rPr>
            <w:rFonts w:ascii="iCiel Avenir LT Std 35 Light" w:hAnsi="iCiel Avenir LT Std 35 Light" w:cs="iCiel Avenir LT Std 35 Light"/>
            <w:color w:val="000000"/>
            <w:sz w:val="22"/>
            <w:szCs w:val="22"/>
            <w:lang w:eastAsia="en-US"/>
            <w14:ligatures w14:val="standardContextual"/>
          </w:rPr>
          <w:delText> </w:delText>
        </w:r>
      </w:del>
    </w:p>
    <w:p w14:paraId="6D46273B" w14:textId="10E85929" w:rsidR="00D85019" w:rsidRPr="00766E73" w:rsidDel="006E631B" w:rsidRDefault="00D85019">
      <w:pPr>
        <w:rPr>
          <w:del w:id="10643" w:author="An Tran, ACA (BUV)" w:date="2024-09-12T11:05:00Z" w16du:dateUtc="2024-09-12T04:05:00Z"/>
          <w:rFonts w:eastAsia="Aptos" w:cs="Calibri"/>
          <w:szCs w:val="22"/>
          <w:lang w:eastAsia="en-US"/>
        </w:rPr>
        <w:pPrChange w:id="10644"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45" w:author="An Tran, ACA (BUV)" w:date="2024-09-12T11:05:00Z" w16du:dateUtc="2024-09-12T04:05:00Z">
        <w:r w:rsidRPr="00766E73" w:rsidDel="006E631B">
          <w:rPr>
            <w:rFonts w:ascii="iCiel Avenir LT Std 35 Light" w:eastAsia="Aptos" w:hAnsi="iCiel Avenir LT Std 35 Light" w:cs="Calibri"/>
            <w:color w:val="000000"/>
            <w:sz w:val="22"/>
            <w:szCs w:val="22"/>
            <w:lang w:eastAsia="en-US"/>
          </w:rPr>
          <w:delTex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delText>
        </w:r>
        <w:r w:rsidRPr="00766E73" w:rsidDel="006E631B">
          <w:rPr>
            <w:rFonts w:ascii="iCiel Avenir LT Std 35 Light" w:eastAsia="Aptos" w:hAnsi="iCiel Avenir LT Std 35 Light" w:cs="Calibri"/>
            <w:color w:val="000000"/>
            <w:sz w:val="22"/>
            <w:szCs w:val="22"/>
            <w:u w:val="single"/>
            <w:lang w:eastAsia="en-US"/>
          </w:rPr>
          <w:delText>psg@buv.edu.vn</w:delText>
        </w:r>
        <w:r w:rsidRPr="00766E73" w:rsidDel="006E631B">
          <w:rPr>
            <w:rFonts w:ascii="Arial" w:eastAsia="Aptos" w:hAnsi="Arial" w:cs="Arial"/>
            <w:color w:val="000000"/>
            <w:sz w:val="22"/>
            <w:szCs w:val="22"/>
            <w:lang w:eastAsia="en-US"/>
          </w:rPr>
          <w:delText> </w:delText>
        </w:r>
        <w:r w:rsidRPr="00766E73" w:rsidDel="006E631B">
          <w:rPr>
            <w:rFonts w:ascii="iCiel Avenir LT Std 35 Light" w:eastAsia="Aptos" w:hAnsi="iCiel Avenir LT Std 35 Light" w:cs="Calibri"/>
            <w:color w:val="000000"/>
            <w:sz w:val="22"/>
            <w:szCs w:val="22"/>
            <w:lang w:eastAsia="en-US"/>
          </w:rPr>
          <w:delText> </w:delText>
        </w:r>
      </w:del>
    </w:p>
    <w:p w14:paraId="375C069C" w14:textId="3CB13D2E" w:rsidR="00D85019" w:rsidRPr="00766E73" w:rsidDel="006E631B" w:rsidRDefault="00D85019">
      <w:pPr>
        <w:rPr>
          <w:del w:id="10646" w:author="An Tran, ACA (BUV)" w:date="2024-09-12T11:05:00Z" w16du:dateUtc="2024-09-12T04:05:00Z"/>
          <w:rFonts w:eastAsia="Aptos" w:cs="Calibri"/>
          <w:szCs w:val="22"/>
          <w:lang w:eastAsia="en-US"/>
        </w:rPr>
        <w:pPrChange w:id="10647"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p w14:paraId="60765208" w14:textId="0AF1B9A6" w:rsidR="00D85019" w:rsidRPr="00766E73" w:rsidDel="006E631B" w:rsidRDefault="00D85019">
      <w:pPr>
        <w:rPr>
          <w:del w:id="10648" w:author="An Tran, ACA (BUV)" w:date="2024-09-12T11:05:00Z" w16du:dateUtc="2024-09-12T04:05:00Z"/>
          <w:rFonts w:eastAsia="Aptos" w:cs="Calibri"/>
          <w:i/>
          <w:iCs/>
          <w:szCs w:val="22"/>
          <w:lang w:eastAsia="en-US"/>
        </w:rPr>
        <w:pPrChange w:id="10649"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50" w:author="An Tran, ACA (BUV)" w:date="2024-09-12T11:05:00Z" w16du:dateUtc="2024-09-12T04:05:00Z">
        <w:r w:rsidRPr="00766E73" w:rsidDel="006E631B">
          <w:rPr>
            <w:rFonts w:ascii="iCiel Avenir LT Std 35 Light" w:eastAsia="Aptos" w:hAnsi="iCiel Avenir LT Std 35 Light" w:cs="Calibri"/>
            <w:i/>
            <w:iCs/>
            <w:sz w:val="22"/>
            <w:szCs w:val="22"/>
            <w:lang w:eastAsia="en-US"/>
          </w:rPr>
          <w:delText xml:space="preserve">Sinh viên có thể dễ dàng theo dõi lịch sử hoạt động PSG đã tham gia và số điểm PSG của mình qua Cổng thông tin Sinh viên: </w:delText>
        </w:r>
        <w:r w:rsidR="006E631B" w:rsidDel="006E631B">
          <w:fldChar w:fldCharType="begin"/>
        </w:r>
        <w:r w:rsidR="006E631B" w:rsidDel="006E631B">
          <w:delInstrText>HYPERLINK "https://student.buv.edu.vn/signin"</w:delInstrText>
        </w:r>
        <w:r w:rsidR="006E631B" w:rsidDel="006E631B">
          <w:fldChar w:fldCharType="separate"/>
        </w:r>
        <w:r w:rsidRPr="00766E73" w:rsidDel="006E631B">
          <w:rPr>
            <w:rFonts w:ascii="iCiel Avenir LT Std 35 Light" w:eastAsia="Aptos" w:hAnsi="iCiel Avenir LT Std 35 Light" w:cs="Calibri"/>
            <w:i/>
            <w:iCs/>
            <w:color w:val="0000FF"/>
            <w:sz w:val="22"/>
            <w:szCs w:val="22"/>
            <w:u w:val="single"/>
            <w:lang w:eastAsia="en-US"/>
          </w:rPr>
          <w:delText>https://student.buv.edu.vn/signin</w:delText>
        </w:r>
        <w:r w:rsidR="006E631B" w:rsidDel="006E631B">
          <w:rPr>
            <w:rFonts w:ascii="iCiel Avenir LT Std 35 Light" w:eastAsia="Aptos" w:hAnsi="iCiel Avenir LT Std 35 Light" w:cs="Calibri"/>
            <w:i/>
            <w:iCs/>
            <w:color w:val="0000FF"/>
            <w:sz w:val="22"/>
            <w:szCs w:val="22"/>
            <w:u w:val="single"/>
            <w:lang w:eastAsia="en-US"/>
          </w:rPr>
          <w:fldChar w:fldCharType="end"/>
        </w:r>
      </w:del>
    </w:p>
    <w:p w14:paraId="3635E20F" w14:textId="493179C5" w:rsidR="00D85019" w:rsidRPr="00766E73" w:rsidDel="006E631B" w:rsidRDefault="00D85019">
      <w:pPr>
        <w:rPr>
          <w:del w:id="10651" w:author="An Tran, ACA (BUV)" w:date="2024-09-12T11:05:00Z" w16du:dateUtc="2024-09-12T04:05:00Z"/>
          <w:rFonts w:cs="Calibri"/>
          <w:i/>
          <w:iCs/>
          <w:szCs w:val="22"/>
          <w:lang w:eastAsia="en-US"/>
          <w14:ligatures w14:val="standardContextual"/>
        </w:rPr>
        <w:pPrChange w:id="10652"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53" w:author="An Tran, ACA (BUV)" w:date="2024-09-12T11:05:00Z" w16du:dateUtc="2024-09-12T04:05:00Z">
        <w:r w:rsidRPr="00766E73" w:rsidDel="006E631B">
          <w:rPr>
            <w:rFonts w:ascii="iCiel Avenir LT Std 35 Light" w:hAnsi="iCiel Avenir LT Std 35 Light" w:cs="Calibri"/>
            <w:b/>
            <w:bCs/>
            <w:i/>
            <w:iCs/>
            <w:sz w:val="22"/>
            <w:szCs w:val="22"/>
            <w:lang w:eastAsia="en-US"/>
            <w14:ligatures w14:val="standardContextual"/>
          </w:rPr>
          <w:delText>Bước 1:</w:delText>
        </w:r>
        <w:r w:rsidRPr="00766E73" w:rsidDel="006E631B">
          <w:rPr>
            <w:rFonts w:ascii="iCiel Avenir LT Std 35 Light" w:hAnsi="iCiel Avenir LT Std 35 Light" w:cs="Calibri"/>
            <w:i/>
            <w:iCs/>
            <w:sz w:val="22"/>
            <w:szCs w:val="22"/>
            <w:lang w:eastAsia="en-US"/>
            <w14:ligatures w14:val="standardContextual"/>
          </w:rPr>
          <w:delText xml:space="preserve"> Đăng nhập bằng email sinh viên BUV</w:delText>
        </w:r>
      </w:del>
    </w:p>
    <w:p w14:paraId="4C2E3B88" w14:textId="4703661E" w:rsidR="00D85019" w:rsidRPr="00766E73" w:rsidDel="006E631B" w:rsidRDefault="00D85019">
      <w:pPr>
        <w:rPr>
          <w:del w:id="10654" w:author="An Tran, ACA (BUV)" w:date="2024-09-12T11:05:00Z" w16du:dateUtc="2024-09-12T04:05:00Z"/>
          <w:rFonts w:cs="Calibri"/>
          <w:i/>
          <w:iCs/>
          <w:szCs w:val="22"/>
          <w:lang w:eastAsia="en-US"/>
          <w14:ligatures w14:val="standardContextual"/>
        </w:rPr>
        <w:pPrChange w:id="10655"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56" w:author="An Tran, ACA (BUV)" w:date="2024-09-12T11:05:00Z" w16du:dateUtc="2024-09-12T04:05:00Z">
        <w:r w:rsidRPr="00766E73" w:rsidDel="006E631B">
          <w:rPr>
            <w:rFonts w:ascii="iCiel Avenir LT Std 35 Light" w:hAnsi="iCiel Avenir LT Std 35 Light" w:cs="Calibri"/>
            <w:b/>
            <w:bCs/>
            <w:i/>
            <w:iCs/>
            <w:sz w:val="22"/>
            <w:szCs w:val="22"/>
            <w:lang w:eastAsia="en-US"/>
            <w14:ligatures w14:val="standardContextual"/>
          </w:rPr>
          <w:delText>Bước 2:</w:delText>
        </w:r>
        <w:r w:rsidRPr="00766E73" w:rsidDel="006E631B">
          <w:rPr>
            <w:rFonts w:ascii="iCiel Avenir LT Std 35 Light" w:hAnsi="iCiel Avenir LT Std 35 Light" w:cs="Calibri"/>
            <w:i/>
            <w:iCs/>
            <w:sz w:val="22"/>
            <w:szCs w:val="22"/>
            <w:lang w:eastAsia="en-US"/>
            <w14:ligatures w14:val="standardContextual"/>
          </w:rPr>
          <w:delText xml:space="preserve"> Truy cập vào mục ‘Student Experience’</w:delText>
        </w:r>
      </w:del>
    </w:p>
    <w:p w14:paraId="24AEA155" w14:textId="0686A612" w:rsidR="00D85019" w:rsidRPr="00766E73" w:rsidDel="006E631B" w:rsidRDefault="00D85019">
      <w:pPr>
        <w:rPr>
          <w:del w:id="10657" w:author="An Tran, ACA (BUV)" w:date="2024-09-12T11:05:00Z" w16du:dateUtc="2024-09-12T04:05:00Z"/>
          <w:rFonts w:cs="Calibri"/>
          <w:i/>
          <w:iCs/>
          <w:szCs w:val="22"/>
          <w:lang w:eastAsia="en-US"/>
          <w14:ligatures w14:val="standardContextual"/>
        </w:rPr>
        <w:pPrChange w:id="10658"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59" w:author="An Tran, ACA (BUV)" w:date="2024-09-12T11:05:00Z" w16du:dateUtc="2024-09-12T04:05:00Z">
        <w:r w:rsidRPr="00766E73" w:rsidDel="006E631B">
          <w:rPr>
            <w:rFonts w:ascii="iCiel Avenir LT Std 35 Light" w:hAnsi="iCiel Avenir LT Std 35 Light" w:cs="Calibri"/>
            <w:b/>
            <w:bCs/>
            <w:i/>
            <w:iCs/>
            <w:sz w:val="22"/>
            <w:szCs w:val="22"/>
            <w:lang w:eastAsia="en-US"/>
            <w14:ligatures w14:val="standardContextual"/>
          </w:rPr>
          <w:delText>Bước 3:</w:delText>
        </w:r>
        <w:r w:rsidRPr="00766E73" w:rsidDel="006E631B">
          <w:rPr>
            <w:rFonts w:ascii="iCiel Avenir LT Std 35 Light" w:hAnsi="iCiel Avenir LT Std 35 Light" w:cs="Calibri"/>
            <w:i/>
            <w:iCs/>
            <w:sz w:val="22"/>
            <w:szCs w:val="22"/>
            <w:lang w:eastAsia="en-US"/>
            <w14:ligatures w14:val="standardContextual"/>
          </w:rPr>
          <w:delText xml:space="preserve"> Nhấp vào ‘Activities Log’. Tất cả các hoạt động mà sinh viên đã tham gia và số điểm PSG tương ứng sẽ được hiển thị tại đây.</w:delText>
        </w:r>
        <w:r w:rsidRPr="00766E73" w:rsidDel="006E631B">
          <w:rPr>
            <w:rFonts w:ascii="Arial" w:hAnsi="Arial" w:cs="Arial"/>
            <w:i/>
            <w:iCs/>
            <w:sz w:val="22"/>
            <w:szCs w:val="22"/>
            <w:lang w:eastAsia="en-US"/>
            <w14:ligatures w14:val="standardContextual"/>
          </w:rPr>
          <w:delText>  </w:delText>
        </w:r>
      </w:del>
    </w:p>
    <w:p w14:paraId="5A6FF3F2" w14:textId="6D99AD6C" w:rsidR="00D85019" w:rsidRPr="00766E73" w:rsidDel="006E631B" w:rsidRDefault="00D85019">
      <w:pPr>
        <w:rPr>
          <w:del w:id="10660" w:author="An Tran, ACA (BUV)" w:date="2024-09-12T11:05:00Z" w16du:dateUtc="2024-09-12T04:05:00Z"/>
          <w:i/>
          <w:iCs/>
          <w:lang w:val="en-GB"/>
        </w:rPr>
        <w:pPrChange w:id="10661" w:author="An Tran, ACA (BUV)" w:date="2024-09-12T11:05:00Z" w16du:dateUtc="2024-09-12T04:05:00Z">
          <w:pPr>
            <w:pStyle w:val="Question"/>
            <w:numPr>
              <w:numId w:val="7"/>
            </w:numPr>
            <w:tabs>
              <w:tab w:val="left" w:pos="630"/>
              <w:tab w:val="left" w:pos="990"/>
            </w:tabs>
            <w:spacing w:before="100" w:line="400" w:lineRule="exact"/>
            <w:ind w:left="4950" w:hanging="360"/>
          </w:pPr>
        </w:pPrChange>
      </w:pPr>
      <w:del w:id="10662" w:author="An Tran, ACA (BUV)" w:date="2024-09-12T11:05:00Z" w16du:dateUtc="2024-09-12T04:05:00Z">
        <w:r w:rsidRPr="00766E73" w:rsidDel="006E631B">
          <w:rPr>
            <w:rFonts w:ascii="iCiel Avenir LT Std 35 Light" w:eastAsia="Aptos" w:hAnsi="iCiel Avenir LT Std 35 Light" w:cs="Calibri"/>
            <w:i/>
            <w:iCs/>
            <w:sz w:val="22"/>
            <w:szCs w:val="22"/>
            <w:lang w:eastAsia="en-US"/>
          </w:rPr>
          <w:delTex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delText>
        </w:r>
        <w:r w:rsidR="006E631B" w:rsidDel="006E631B">
          <w:fldChar w:fldCharType="begin"/>
        </w:r>
        <w:r w:rsidR="006E631B" w:rsidDel="006E631B">
          <w:delInstrText>HYPERLINK "mailto:psg@buv.edu.vn"</w:delInstrText>
        </w:r>
        <w:r w:rsidR="006E631B" w:rsidDel="006E631B">
          <w:fldChar w:fldCharType="separate"/>
        </w:r>
        <w:r w:rsidRPr="00766E73" w:rsidDel="006E631B">
          <w:rPr>
            <w:rFonts w:ascii="iCiel Avenir LT Std 35 Light" w:eastAsia="Aptos" w:hAnsi="iCiel Avenir LT Std 35 Light" w:cs="Calibri"/>
            <w:i/>
            <w:iCs/>
            <w:color w:val="0000FF"/>
            <w:sz w:val="22"/>
            <w:szCs w:val="22"/>
            <w:u w:val="single"/>
            <w:lang w:eastAsia="en-US"/>
          </w:rPr>
          <w:delText>psg@buv.edu.vn</w:delText>
        </w:r>
        <w:r w:rsidR="006E631B" w:rsidDel="006E631B">
          <w:rPr>
            <w:rFonts w:ascii="iCiel Avenir LT Std 35 Light" w:eastAsia="Aptos" w:hAnsi="iCiel Avenir LT Std 35 Light" w:cs="Calibri"/>
            <w:i/>
            <w:iCs/>
            <w:color w:val="0000FF"/>
            <w:sz w:val="22"/>
            <w:szCs w:val="22"/>
            <w:u w:val="single"/>
            <w:lang w:eastAsia="en-US"/>
          </w:rPr>
          <w:fldChar w:fldCharType="end"/>
        </w:r>
        <w:r w:rsidRPr="00766E73" w:rsidDel="006E631B">
          <w:rPr>
            <w:rFonts w:ascii="iCiel Avenir LT Std 35 Light" w:eastAsia="Aptos" w:hAnsi="iCiel Avenir LT Std 35 Light" w:cs="Calibri"/>
            <w:i/>
            <w:iCs/>
            <w:sz w:val="22"/>
            <w:szCs w:val="22"/>
            <w:lang w:eastAsia="en-US"/>
          </w:rPr>
          <w:delText>.</w:delText>
        </w:r>
      </w:del>
    </w:p>
    <w:p w14:paraId="1954EC40" w14:textId="0A80A288" w:rsidR="00AC0DCE" w:rsidRPr="004373E8" w:rsidRDefault="00AC0DCE">
      <w:pPr>
        <w:rPr>
          <w:rFonts w:eastAsiaTheme="minorHAnsi"/>
          <w:szCs w:val="22"/>
          <w:lang w:val="vi-VN"/>
        </w:rPr>
        <w:pPrChange w:id="10663" w:author="An Tran, ACA (BUV)" w:date="2024-09-12T11:05:00Z" w16du:dateUtc="2024-09-12T04:05:00Z">
          <w:pPr>
            <w:pStyle w:val="Question"/>
            <w:numPr>
              <w:numId w:val="7"/>
            </w:numPr>
            <w:tabs>
              <w:tab w:val="left" w:pos="630"/>
              <w:tab w:val="left" w:pos="990"/>
            </w:tabs>
            <w:spacing w:before="100" w:line="400" w:lineRule="exact"/>
            <w:ind w:left="4950" w:hanging="360"/>
          </w:pPr>
        </w:pPrChange>
      </w:pPr>
    </w:p>
    <w:sectPr w:rsidR="00AC0DCE" w:rsidRPr="004373E8" w:rsidSect="00BF1779">
      <w:headerReference w:type="default" r:id="rId48"/>
      <w:footerReference w:type="default" r:id="rId49"/>
      <w:pgSz w:w="11906" w:h="16838" w:code="9"/>
      <w:pgMar w:top="2092" w:right="1045" w:bottom="1440" w:left="938" w:header="0" w:footer="13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CBC85" w14:textId="77777777" w:rsidR="00BF1779" w:rsidRDefault="00BF1779">
      <w:r>
        <w:separator/>
      </w:r>
    </w:p>
  </w:endnote>
  <w:endnote w:type="continuationSeparator" w:id="0">
    <w:p w14:paraId="4050D815" w14:textId="77777777" w:rsidR="00BF1779" w:rsidRDefault="00BF1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Ciel Avenir LT Std 35 Light">
    <w:panose1 w:val="020B0402020203020204"/>
    <w:charset w:val="00"/>
    <w:family w:val="swiss"/>
    <w:pitch w:val="variable"/>
    <w:sig w:usb0="A00000EF" w:usb1="5000204A" w:usb2="00000000" w:usb3="00000000" w:csb0="000001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Brandon Grotesque Bold">
    <w:panose1 w:val="020B0803020203060202"/>
    <w:charset w:val="00"/>
    <w:family w:val="swiss"/>
    <w:notTrueType/>
    <w:pitch w:val="variable"/>
    <w:sig w:usb0="A00000EF" w:usb1="5000205B" w:usb2="00000000" w:usb3="00000000" w:csb0="0000019B"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venir Next LT Pro">
    <w:charset w:val="00"/>
    <w:family w:val="swiss"/>
    <w:pitch w:val="variable"/>
    <w:sig w:usb0="800000EF" w:usb1="5000204A" w:usb2="00000000" w:usb3="00000000" w:csb0="00000093" w:csb1="00000000"/>
  </w:font>
  <w:font w:name="iCiel Avenir LT Std 55 Roman">
    <w:panose1 w:val="020B0503020203020204"/>
    <w:charset w:val="00"/>
    <w:family w:val="swiss"/>
    <w:pitch w:val="variable"/>
    <w:sig w:usb0="A00000EF" w:usb1="5000204A" w:usb2="00000000" w:usb3="00000000" w:csb0="00000101" w:csb1="00000000"/>
  </w:font>
  <w:font w:name="Segoe UI">
    <w:panose1 w:val="020B0502040204020203"/>
    <w:charset w:val="00"/>
    <w:family w:val="swiss"/>
    <w:pitch w:val="variable"/>
    <w:sig w:usb0="E4002EFF" w:usb1="C000E47F" w:usb2="00000009" w:usb3="00000000" w:csb0="000001FF" w:csb1="00000000"/>
  </w:font>
  <w:font w:name="Avenir LT Std 35 Light">
    <w:panose1 w:val="020B0402020203020204"/>
    <w:charset w:val="00"/>
    <w:family w:val="swiss"/>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iCiel Avenir LT Std 45 Book">
    <w:panose1 w:val="020B0502020203020204"/>
    <w:charset w:val="00"/>
    <w:family w:val="swiss"/>
    <w:pitch w:val="variable"/>
    <w:sig w:usb0="A00000EF" w:usb1="5000204A"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C35F4" w14:textId="7103102A" w:rsidR="00BD4258" w:rsidRPr="00392BF9" w:rsidRDefault="00BF43A2" w:rsidP="00392BF9">
    <w:pPr>
      <w:pStyle w:val="Footer"/>
      <w:ind w:right="-319"/>
      <w:jc w:val="right"/>
      <w:rPr>
        <w:rFonts w:ascii="Avenir Next LT Pro" w:hAnsi="Avenir Next LT Pro"/>
        <w:sz w:val="20"/>
        <w:szCs w:val="20"/>
      </w:rPr>
    </w:pPr>
    <w:r w:rsidRPr="00392BF9">
      <w:rPr>
        <w:rFonts w:ascii="Avenir Next LT Pro" w:hAnsi="Avenir Next LT Pro"/>
        <w:noProof/>
        <w:sz w:val="20"/>
        <w:szCs w:val="20"/>
      </w:rPr>
      <mc:AlternateContent>
        <mc:Choice Requires="wps">
          <w:drawing>
            <wp:anchor distT="0" distB="0" distL="114300" distR="114300" simplePos="0" relativeHeight="251671552" behindDoc="0" locked="0" layoutInCell="1" allowOverlap="1" wp14:anchorId="434C6AA7" wp14:editId="0DEFF0CF">
              <wp:simplePos x="0" y="0"/>
              <wp:positionH relativeFrom="column">
                <wp:posOffset>-283845</wp:posOffset>
              </wp:positionH>
              <wp:positionV relativeFrom="paragraph">
                <wp:posOffset>200025</wp:posOffset>
              </wp:positionV>
              <wp:extent cx="379476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94760" cy="838200"/>
                      </a:xfrm>
                      <a:prstGeom prst="rect">
                        <a:avLst/>
                      </a:prstGeom>
                      <a:noFill/>
                      <a:ln w="6350">
                        <a:noFill/>
                      </a:ln>
                    </wps:spPr>
                    <wps:txbx>
                      <w:txbxContent>
                        <w:p w14:paraId="78CC97C5" w14:textId="4ABCC611" w:rsidR="00CE0E29" w:rsidRPr="00AF48C3" w:rsidRDefault="002D0FF5" w:rsidP="006F68CC">
                          <w:pPr>
                            <w:ind w:firstLine="0"/>
                            <w:rPr>
                              <w:rFonts w:ascii="Brandon Grotesque Bold" w:hAnsi="Brandon Grotesque Bold"/>
                              <w:b/>
                              <w:bCs/>
                              <w:sz w:val="20"/>
                              <w:szCs w:val="20"/>
                            </w:rPr>
                          </w:pPr>
                          <w:ins w:id="10664" w:author="Uyen Tran, SIO (BUV)" w:date="2024-09-13T18:32:00Z" w16du:dateUtc="2024-09-13T11:32:00Z">
                            <w:r>
                              <w:rPr>
                                <w:rFonts w:ascii="Brandon Grotesque Bold" w:hAnsi="Brandon Grotesque Bold"/>
                                <w:b/>
                                <w:bCs/>
                                <w:sz w:val="20"/>
                                <w:szCs w:val="20"/>
                              </w:rPr>
                              <w:t>IFP-</w:t>
                            </w:r>
                          </w:ins>
                          <w:del w:id="10665" w:author="Uyen Tran, SIO (BUV)" w:date="2024-09-13T18:32:00Z" w16du:dateUtc="2024-09-13T11:32:00Z">
                            <w:r w:rsidR="00445A5E" w:rsidDel="002D0FF5">
                              <w:rPr>
                                <w:rFonts w:ascii="Brandon Grotesque Bold" w:hAnsi="Brandon Grotesque Bold"/>
                                <w:b/>
                                <w:bCs/>
                                <w:sz w:val="20"/>
                                <w:szCs w:val="20"/>
                              </w:rPr>
                              <w:delText>SU</w:delText>
                            </w:r>
                          </w:del>
                          <w:r w:rsidR="00BF43A2">
                            <w:rPr>
                              <w:rFonts w:ascii="Brandon Grotesque Bold" w:hAnsi="Brandon Grotesque Bold"/>
                              <w:b/>
                              <w:bCs/>
                              <w:sz w:val="20"/>
                              <w:szCs w:val="20"/>
                            </w:rPr>
                            <w:t xml:space="preserve"> Students and Parents’ Frequently Asked Questions 202</w:t>
                          </w:r>
                          <w:r w:rsidR="0038636E">
                            <w:rPr>
                              <w:rFonts w:ascii="Brandon Grotesque Bold" w:hAnsi="Brandon Grotesque Bold"/>
                              <w:b/>
                              <w:bCs/>
                              <w:sz w:val="20"/>
                              <w:szCs w:val="20"/>
                            </w:rPr>
                            <w:t>4</w:t>
                          </w:r>
                          <w:del w:id="10666" w:author="Uyen Tran, SIO (BUV)" w:date="2024-09-13T20:38:00Z" w16du:dateUtc="2024-09-13T13:38:00Z">
                            <w:r w:rsidR="00BF43A2" w:rsidDel="0079723D">
                              <w:rPr>
                                <w:rFonts w:ascii="Brandon Grotesque Bold" w:hAnsi="Brandon Grotesque Bold"/>
                                <w:b/>
                                <w:bCs/>
                                <w:sz w:val="20"/>
                                <w:szCs w:val="20"/>
                              </w:rPr>
                              <w:delText xml:space="preserve"> (V</w:delText>
                            </w:r>
                            <w:r w:rsidR="001829CA" w:rsidDel="0079723D">
                              <w:rPr>
                                <w:rFonts w:ascii="Brandon Grotesque Bold" w:hAnsi="Brandon Grotesque Bold"/>
                                <w:b/>
                                <w:bCs/>
                                <w:sz w:val="20"/>
                                <w:szCs w:val="20"/>
                              </w:rPr>
                              <w:delText>3</w:delText>
                            </w:r>
                            <w:r w:rsidR="00BF43A2" w:rsidDel="0079723D">
                              <w:rPr>
                                <w:rFonts w:ascii="Brandon Grotesque Bold" w:hAnsi="Brandon Grotesque Bold"/>
                                <w:b/>
                                <w:bCs/>
                                <w:sz w:val="20"/>
                                <w:szCs w:val="20"/>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C6AA7" id="_x0000_t202" coordsize="21600,21600" o:spt="202" path="m,l,21600r21600,l21600,xe">
              <v:stroke joinstyle="miter"/>
              <v:path gradientshapeok="t" o:connecttype="rect"/>
            </v:shapetype>
            <v:shape id="Text Box 1" o:spid="_x0000_s1027" type="#_x0000_t202" style="position:absolute;left:0;text-align:left;margin-left:-22.35pt;margin-top:15.75pt;width:298.8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NG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" filled="f" stroked="f" strokeweight=".5pt">
              <v:textbox>
                <w:txbxContent>
                  <w:p w14:paraId="78CC97C5" w14:textId="4ABCC611" w:rsidR="00CE0E29" w:rsidRPr="00AF48C3" w:rsidRDefault="002D0FF5" w:rsidP="006F68CC">
                    <w:pPr>
                      <w:ind w:firstLine="0"/>
                      <w:rPr>
                        <w:rFonts w:ascii="Brandon Grotesque Bold" w:hAnsi="Brandon Grotesque Bold"/>
                        <w:b/>
                        <w:bCs/>
                        <w:sz w:val="20"/>
                        <w:szCs w:val="20"/>
                      </w:rPr>
                    </w:pPr>
                    <w:ins w:id="10667" w:author="Uyen Tran, SIO (BUV)" w:date="2024-09-13T18:32:00Z" w16du:dateUtc="2024-09-13T11:32:00Z">
                      <w:r>
                        <w:rPr>
                          <w:rFonts w:ascii="Brandon Grotesque Bold" w:hAnsi="Brandon Grotesque Bold"/>
                          <w:b/>
                          <w:bCs/>
                          <w:sz w:val="20"/>
                          <w:szCs w:val="20"/>
                        </w:rPr>
                        <w:t>IFP-</w:t>
                      </w:r>
                    </w:ins>
                    <w:del w:id="10668" w:author="Uyen Tran, SIO (BUV)" w:date="2024-09-13T18:32:00Z" w16du:dateUtc="2024-09-13T11:32:00Z">
                      <w:r w:rsidR="00445A5E" w:rsidDel="002D0FF5">
                        <w:rPr>
                          <w:rFonts w:ascii="Brandon Grotesque Bold" w:hAnsi="Brandon Grotesque Bold"/>
                          <w:b/>
                          <w:bCs/>
                          <w:sz w:val="20"/>
                          <w:szCs w:val="20"/>
                        </w:rPr>
                        <w:delText>SU</w:delText>
                      </w:r>
                    </w:del>
                    <w:r w:rsidR="00BF43A2">
                      <w:rPr>
                        <w:rFonts w:ascii="Brandon Grotesque Bold" w:hAnsi="Brandon Grotesque Bold"/>
                        <w:b/>
                        <w:bCs/>
                        <w:sz w:val="20"/>
                        <w:szCs w:val="20"/>
                      </w:rPr>
                      <w:t xml:space="preserve"> Students and Parents’ Frequently Asked Questions 202</w:t>
                    </w:r>
                    <w:r w:rsidR="0038636E">
                      <w:rPr>
                        <w:rFonts w:ascii="Brandon Grotesque Bold" w:hAnsi="Brandon Grotesque Bold"/>
                        <w:b/>
                        <w:bCs/>
                        <w:sz w:val="20"/>
                        <w:szCs w:val="20"/>
                      </w:rPr>
                      <w:t>4</w:t>
                    </w:r>
                    <w:del w:id="10669" w:author="Uyen Tran, SIO (BUV)" w:date="2024-09-13T20:38:00Z" w16du:dateUtc="2024-09-13T13:38:00Z">
                      <w:r w:rsidR="00BF43A2" w:rsidDel="0079723D">
                        <w:rPr>
                          <w:rFonts w:ascii="Brandon Grotesque Bold" w:hAnsi="Brandon Grotesque Bold"/>
                          <w:b/>
                          <w:bCs/>
                          <w:sz w:val="20"/>
                          <w:szCs w:val="20"/>
                        </w:rPr>
                        <w:delText xml:space="preserve"> (V</w:delText>
                      </w:r>
                      <w:r w:rsidR="001829CA" w:rsidDel="0079723D">
                        <w:rPr>
                          <w:rFonts w:ascii="Brandon Grotesque Bold" w:hAnsi="Brandon Grotesque Bold"/>
                          <w:b/>
                          <w:bCs/>
                          <w:sz w:val="20"/>
                          <w:szCs w:val="20"/>
                        </w:rPr>
                        <w:delText>3</w:delText>
                      </w:r>
                      <w:r w:rsidR="00BF43A2" w:rsidDel="0079723D">
                        <w:rPr>
                          <w:rFonts w:ascii="Brandon Grotesque Bold" w:hAnsi="Brandon Grotesque Bold"/>
                          <w:b/>
                          <w:bCs/>
                          <w:sz w:val="20"/>
                          <w:szCs w:val="20"/>
                        </w:rPr>
                        <w:delText>)</w:delText>
                      </w:r>
                    </w:del>
                  </w:p>
                </w:txbxContent>
              </v:textbox>
            </v:shape>
          </w:pict>
        </mc:Fallback>
      </mc:AlternateContent>
    </w:r>
    <w:sdt>
      <w:sdtPr>
        <w:rPr>
          <w:rFonts w:ascii="Avenir Next LT Pro" w:hAnsi="Avenir Next LT Pro"/>
          <w:sz w:val="20"/>
          <w:szCs w:val="20"/>
        </w:rPr>
        <w:id w:val="1198895003"/>
        <w:docPartObj>
          <w:docPartGallery w:val="Page Numbers (Bottom of Page)"/>
          <w:docPartUnique/>
        </w:docPartObj>
      </w:sdtPr>
      <w:sdtEndPr>
        <w:rPr>
          <w:noProof/>
        </w:rPr>
      </w:sdtEndPr>
      <w:sdtContent>
        <w:r w:rsidR="005D24DC" w:rsidRPr="00392BF9">
          <w:rPr>
            <w:rFonts w:ascii="Avenir Next LT Pro" w:hAnsi="Avenir Next LT Pro"/>
            <w:sz w:val="20"/>
            <w:szCs w:val="20"/>
            <w:lang w:val="vi-VN"/>
          </w:rPr>
          <w:t xml:space="preserve"> </w:t>
        </w:r>
        <w:r w:rsidR="00840425" w:rsidRPr="00392BF9">
          <w:rPr>
            <w:rFonts w:ascii="Avenir Next LT Pro" w:hAnsi="Avenir Next LT Pro"/>
            <w:sz w:val="20"/>
            <w:szCs w:val="20"/>
          </w:rPr>
          <w:fldChar w:fldCharType="begin"/>
        </w:r>
        <w:r w:rsidR="00840425" w:rsidRPr="00392BF9">
          <w:rPr>
            <w:rFonts w:ascii="Avenir Next LT Pro" w:hAnsi="Avenir Next LT Pro"/>
            <w:sz w:val="20"/>
            <w:szCs w:val="20"/>
          </w:rPr>
          <w:instrText xml:space="preserve"> PAGE   \* MERGEFORMAT </w:instrText>
        </w:r>
        <w:r w:rsidR="00840425" w:rsidRPr="00392BF9">
          <w:rPr>
            <w:rFonts w:ascii="Avenir Next LT Pro" w:hAnsi="Avenir Next LT Pro"/>
            <w:sz w:val="20"/>
            <w:szCs w:val="20"/>
          </w:rPr>
          <w:fldChar w:fldCharType="separate"/>
        </w:r>
        <w:r w:rsidR="00C93D4D" w:rsidRPr="00392BF9">
          <w:rPr>
            <w:rFonts w:ascii="Avenir Next LT Pro" w:hAnsi="Avenir Next LT Pro"/>
            <w:noProof/>
            <w:sz w:val="20"/>
            <w:szCs w:val="20"/>
          </w:rPr>
          <w:t>3</w:t>
        </w:r>
        <w:r w:rsidR="00840425" w:rsidRPr="00392BF9">
          <w:rPr>
            <w:rFonts w:ascii="Avenir Next LT Pro" w:hAnsi="Avenir Next LT Pro"/>
            <w:noProof/>
            <w:sz w:val="20"/>
            <w:szCs w:val="20"/>
          </w:rPr>
          <w:fldChar w:fldCharType="end"/>
        </w:r>
      </w:sdtContent>
    </w:sdt>
    <w:r w:rsidR="002D173E" w:rsidRPr="00392BF9">
      <w:rPr>
        <w:rFonts w:ascii="Avenir Next LT Pro" w:hAnsi="Avenir Next LT Pro"/>
        <w:noProof/>
        <w:sz w:val="20"/>
        <w:szCs w:val="20"/>
      </w:rPr>
      <w:drawing>
        <wp:anchor distT="0" distB="0" distL="114300" distR="114300" simplePos="0" relativeHeight="251666432" behindDoc="0" locked="0" layoutInCell="1" allowOverlap="1" wp14:anchorId="2F124F9B" wp14:editId="49609454">
          <wp:simplePos x="0" y="0"/>
          <wp:positionH relativeFrom="column">
            <wp:posOffset>-695484</wp:posOffset>
          </wp:positionH>
          <wp:positionV relativeFrom="paragraph">
            <wp:posOffset>220345</wp:posOffset>
          </wp:positionV>
          <wp:extent cx="7616507" cy="817880"/>
          <wp:effectExtent l="0" t="0" r="3810" b="0"/>
          <wp:wrapNone/>
          <wp:docPr id="34833721" name="Picture 3483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616507" cy="817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0F846" w14:textId="77777777" w:rsidR="00BF1779" w:rsidRDefault="00BF1779">
      <w:r>
        <w:t xml:space="preserve"> </w:t>
      </w:r>
      <w:r>
        <w:separator/>
      </w:r>
    </w:p>
  </w:footnote>
  <w:footnote w:type="continuationSeparator" w:id="0">
    <w:p w14:paraId="3408B3B9" w14:textId="77777777" w:rsidR="00BF1779" w:rsidRDefault="00BF1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5F780" w14:textId="61BD7672" w:rsidR="00BD4258" w:rsidRPr="00DB3E7A" w:rsidRDefault="003806D2" w:rsidP="00DB3E7A">
    <w:pPr>
      <w:pStyle w:val="Header"/>
    </w:pPr>
    <w:r w:rsidRPr="00813141">
      <w:rPr>
        <w:rFonts w:ascii="Brandon Grotesque Bold" w:hAnsi="Brandon Grotesque Bold"/>
        <w:b/>
        <w:bCs/>
        <w:noProof/>
        <w:sz w:val="40"/>
        <w:szCs w:val="40"/>
      </w:rPr>
      <mc:AlternateContent>
        <mc:Choice Requires="wps">
          <w:drawing>
            <wp:anchor distT="45720" distB="45720" distL="114300" distR="114300" simplePos="0" relativeHeight="251675648" behindDoc="1" locked="0" layoutInCell="1" allowOverlap="1" wp14:anchorId="3C75CCE1" wp14:editId="30268BA3">
              <wp:simplePos x="0" y="0"/>
              <wp:positionH relativeFrom="page">
                <wp:posOffset>-364490</wp:posOffset>
              </wp:positionH>
              <wp:positionV relativeFrom="paragraph">
                <wp:posOffset>160020</wp:posOffset>
              </wp:positionV>
              <wp:extent cx="5219700" cy="8229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822960"/>
                      </a:xfrm>
                      <a:prstGeom prst="rect">
                        <a:avLst/>
                      </a:prstGeom>
                      <a:noFill/>
                      <a:ln w="9525">
                        <a:noFill/>
                        <a:miter lim="800000"/>
                        <a:headEnd/>
                        <a:tailEnd/>
                      </a:ln>
                    </wps:spPr>
                    <wps:txb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5CCE1" id="_x0000_t202" coordsize="21600,21600" o:spt="202" path="m,l,21600r21600,l21600,xe">
              <v:stroke joinstyle="miter"/>
              <v:path gradientshapeok="t" o:connecttype="rect"/>
            </v:shapetype>
            <v:shape id="Text Box 2" o:spid="_x0000_s1026" type="#_x0000_t202" style="position:absolute;left:0;text-align:left;margin-left:-28.7pt;margin-top:12.6pt;width:411pt;height:64.8pt;z-index:-251640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" filled="f" stroked="f">
              <v:textbo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v:textbox>
              <w10:wrap anchorx="page"/>
            </v:shape>
          </w:pict>
        </mc:Fallback>
      </mc:AlternateContent>
    </w:r>
    <w:r w:rsidR="00DB3E7A" w:rsidRPr="00914832">
      <w:rPr>
        <w:rFonts w:ascii="Brandon Grotesque Bold" w:hAnsi="Brandon Grotesque Bold"/>
        <w:b/>
        <w:bCs/>
        <w:noProof/>
        <w:color w:val="FFFFFF" w:themeColor="background1"/>
        <w:sz w:val="40"/>
        <w:szCs w:val="40"/>
        <w:lang w:val="vi-VN"/>
      </w:rPr>
      <w:drawing>
        <wp:anchor distT="0" distB="0" distL="114300" distR="114300" simplePos="0" relativeHeight="251673600" behindDoc="1" locked="0" layoutInCell="1" allowOverlap="1" wp14:anchorId="2BB78423" wp14:editId="454EACFD">
          <wp:simplePos x="0" y="0"/>
          <wp:positionH relativeFrom="column">
            <wp:posOffset>-607747</wp:posOffset>
          </wp:positionH>
          <wp:positionV relativeFrom="paragraph">
            <wp:posOffset>0</wp:posOffset>
          </wp:positionV>
          <wp:extent cx="7570470" cy="1007745"/>
          <wp:effectExtent l="0" t="0" r="0" b="0"/>
          <wp:wrapNone/>
          <wp:docPr id="1928155844" name="Picture 192815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570470" cy="100774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bLNw5K/RtBTj6A" int2:id="zWrmVtcp">
      <int2:state int2:value="Rejected" int2:type="AugLoop_Text_Critique"/>
    </int2:textHash>
    <int2:textHash int2:hashCode="xZEbrDu1LBbuUo" int2:id="gVIypoe4">
      <int2:state int2:value="Rejected" int2:type="AugLoop_Text_Critique"/>
    </int2:textHash>
    <int2:textHash int2:hashCode="HEXtz+T4PyFSoL" int2:id="EIZi5kx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D5184"/>
    <w:multiLevelType w:val="hybridMultilevel"/>
    <w:tmpl w:val="E22A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51BBD"/>
    <w:multiLevelType w:val="multilevel"/>
    <w:tmpl w:val="58FACB3A"/>
    <w:styleLink w:val="CurrentList1"/>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2" w15:restartNumberingAfterBreak="0">
    <w:nsid w:val="0303326A"/>
    <w:multiLevelType w:val="hybridMultilevel"/>
    <w:tmpl w:val="A596DA04"/>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673169"/>
    <w:multiLevelType w:val="hybridMultilevel"/>
    <w:tmpl w:val="5EAC68E8"/>
    <w:lvl w:ilvl="0" w:tplc="29F88CB0">
      <w:start w:val="1"/>
      <w:numFmt w:val="decimal"/>
      <w:lvlText w:val="%1."/>
      <w:lvlJc w:val="left"/>
      <w:pPr>
        <w:ind w:left="4950" w:hanging="360"/>
      </w:pPr>
      <w:rPr>
        <w:rFonts w:hint="default"/>
        <w:b/>
        <w:bCs/>
        <w:i w:val="0"/>
        <w:i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D15A56"/>
    <w:multiLevelType w:val="hybridMultilevel"/>
    <w:tmpl w:val="AF12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A2CEE"/>
    <w:multiLevelType w:val="hybridMultilevel"/>
    <w:tmpl w:val="A3A0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50141"/>
    <w:multiLevelType w:val="hybridMultilevel"/>
    <w:tmpl w:val="1D56BF44"/>
    <w:lvl w:ilvl="0" w:tplc="0409000F">
      <w:start w:val="1"/>
      <w:numFmt w:val="decimal"/>
      <w:lvlText w:val="%1."/>
      <w:lvlJc w:val="left"/>
      <w:pPr>
        <w:ind w:left="36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7" w15:restartNumberingAfterBreak="0">
    <w:nsid w:val="08571DF6"/>
    <w:multiLevelType w:val="hybridMultilevel"/>
    <w:tmpl w:val="4B6026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C21F4A"/>
    <w:multiLevelType w:val="hybridMultilevel"/>
    <w:tmpl w:val="4470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99AC66"/>
    <w:multiLevelType w:val="hybridMultilevel"/>
    <w:tmpl w:val="475E48B6"/>
    <w:lvl w:ilvl="0" w:tplc="0642787C">
      <w:start w:val="1"/>
      <w:numFmt w:val="bullet"/>
      <w:lvlText w:val=""/>
      <w:lvlJc w:val="left"/>
      <w:pPr>
        <w:ind w:left="1080" w:hanging="360"/>
      </w:pPr>
      <w:rPr>
        <w:rFonts w:ascii="Symbol" w:hAnsi="Symbol" w:hint="default"/>
      </w:rPr>
    </w:lvl>
    <w:lvl w:ilvl="1" w:tplc="BA1C780E">
      <w:start w:val="1"/>
      <w:numFmt w:val="bullet"/>
      <w:lvlText w:val="o"/>
      <w:lvlJc w:val="left"/>
      <w:pPr>
        <w:ind w:left="1800" w:hanging="360"/>
      </w:pPr>
      <w:rPr>
        <w:rFonts w:ascii="Courier New" w:hAnsi="Courier New" w:hint="default"/>
      </w:rPr>
    </w:lvl>
    <w:lvl w:ilvl="2" w:tplc="1C74EBBE">
      <w:start w:val="1"/>
      <w:numFmt w:val="bullet"/>
      <w:lvlText w:val=""/>
      <w:lvlJc w:val="left"/>
      <w:pPr>
        <w:ind w:left="2520" w:hanging="360"/>
      </w:pPr>
      <w:rPr>
        <w:rFonts w:ascii="Wingdings" w:hAnsi="Wingdings" w:hint="default"/>
      </w:rPr>
    </w:lvl>
    <w:lvl w:ilvl="3" w:tplc="8BCA6FC0">
      <w:start w:val="1"/>
      <w:numFmt w:val="bullet"/>
      <w:lvlText w:val=""/>
      <w:lvlJc w:val="left"/>
      <w:pPr>
        <w:ind w:left="3240" w:hanging="360"/>
      </w:pPr>
      <w:rPr>
        <w:rFonts w:ascii="Symbol" w:hAnsi="Symbol" w:hint="default"/>
      </w:rPr>
    </w:lvl>
    <w:lvl w:ilvl="4" w:tplc="8F540A3C">
      <w:start w:val="1"/>
      <w:numFmt w:val="bullet"/>
      <w:lvlText w:val="o"/>
      <w:lvlJc w:val="left"/>
      <w:pPr>
        <w:ind w:left="3960" w:hanging="360"/>
      </w:pPr>
      <w:rPr>
        <w:rFonts w:ascii="Courier New" w:hAnsi="Courier New" w:hint="default"/>
      </w:rPr>
    </w:lvl>
    <w:lvl w:ilvl="5" w:tplc="1C789A9C">
      <w:start w:val="1"/>
      <w:numFmt w:val="bullet"/>
      <w:lvlText w:val=""/>
      <w:lvlJc w:val="left"/>
      <w:pPr>
        <w:ind w:left="4680" w:hanging="360"/>
      </w:pPr>
      <w:rPr>
        <w:rFonts w:ascii="Wingdings" w:hAnsi="Wingdings" w:hint="default"/>
      </w:rPr>
    </w:lvl>
    <w:lvl w:ilvl="6" w:tplc="BE9C01C0">
      <w:start w:val="1"/>
      <w:numFmt w:val="bullet"/>
      <w:lvlText w:val=""/>
      <w:lvlJc w:val="left"/>
      <w:pPr>
        <w:ind w:left="5400" w:hanging="360"/>
      </w:pPr>
      <w:rPr>
        <w:rFonts w:ascii="Symbol" w:hAnsi="Symbol" w:hint="default"/>
      </w:rPr>
    </w:lvl>
    <w:lvl w:ilvl="7" w:tplc="8960C04E">
      <w:start w:val="1"/>
      <w:numFmt w:val="bullet"/>
      <w:lvlText w:val="o"/>
      <w:lvlJc w:val="left"/>
      <w:pPr>
        <w:ind w:left="6120" w:hanging="360"/>
      </w:pPr>
      <w:rPr>
        <w:rFonts w:ascii="Courier New" w:hAnsi="Courier New" w:hint="default"/>
      </w:rPr>
    </w:lvl>
    <w:lvl w:ilvl="8" w:tplc="FC46A710">
      <w:start w:val="1"/>
      <w:numFmt w:val="bullet"/>
      <w:lvlText w:val=""/>
      <w:lvlJc w:val="left"/>
      <w:pPr>
        <w:ind w:left="6840" w:hanging="360"/>
      </w:pPr>
      <w:rPr>
        <w:rFonts w:ascii="Wingdings" w:hAnsi="Wingdings" w:hint="default"/>
      </w:rPr>
    </w:lvl>
  </w:abstractNum>
  <w:abstractNum w:abstractNumId="10" w15:restartNumberingAfterBreak="0">
    <w:nsid w:val="0CE139CE"/>
    <w:multiLevelType w:val="multilevel"/>
    <w:tmpl w:val="B1E2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E7358"/>
    <w:multiLevelType w:val="hybridMultilevel"/>
    <w:tmpl w:val="4C108B40"/>
    <w:lvl w:ilvl="0" w:tplc="7A6AA9BE">
      <w:start w:val="2"/>
      <w:numFmt w:val="bullet"/>
      <w:lvlText w:val="-"/>
      <w:lvlJc w:val="left"/>
      <w:pPr>
        <w:ind w:left="720" w:hanging="360"/>
      </w:pPr>
      <w:rPr>
        <w:rFonts w:ascii="iCiel Avenir LT Std 35 Light" w:eastAsia="Times New Roman" w:hAnsi="iCiel Avenir LT Std 35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0AA08E"/>
    <w:multiLevelType w:val="hybridMultilevel"/>
    <w:tmpl w:val="3BFC89C6"/>
    <w:lvl w:ilvl="0" w:tplc="F97CBFB6">
      <w:start w:val="1"/>
      <w:numFmt w:val="bullet"/>
      <w:lvlText w:val=""/>
      <w:lvlJc w:val="left"/>
      <w:pPr>
        <w:ind w:left="1080" w:hanging="360"/>
      </w:pPr>
      <w:rPr>
        <w:rFonts w:ascii="Symbol" w:hAnsi="Symbol" w:hint="default"/>
      </w:rPr>
    </w:lvl>
    <w:lvl w:ilvl="1" w:tplc="1F8E0C90">
      <w:start w:val="1"/>
      <w:numFmt w:val="bullet"/>
      <w:lvlText w:val="o"/>
      <w:lvlJc w:val="left"/>
      <w:pPr>
        <w:ind w:left="1800" w:hanging="360"/>
      </w:pPr>
      <w:rPr>
        <w:rFonts w:ascii="Courier New" w:hAnsi="Courier New" w:hint="default"/>
      </w:rPr>
    </w:lvl>
    <w:lvl w:ilvl="2" w:tplc="4014B246">
      <w:start w:val="1"/>
      <w:numFmt w:val="bullet"/>
      <w:lvlText w:val=""/>
      <w:lvlJc w:val="left"/>
      <w:pPr>
        <w:ind w:left="2520" w:hanging="360"/>
      </w:pPr>
      <w:rPr>
        <w:rFonts w:ascii="Wingdings" w:hAnsi="Wingdings" w:hint="default"/>
      </w:rPr>
    </w:lvl>
    <w:lvl w:ilvl="3" w:tplc="B1C440EE">
      <w:start w:val="1"/>
      <w:numFmt w:val="bullet"/>
      <w:lvlText w:val=""/>
      <w:lvlJc w:val="left"/>
      <w:pPr>
        <w:ind w:left="3240" w:hanging="360"/>
      </w:pPr>
      <w:rPr>
        <w:rFonts w:ascii="Symbol" w:hAnsi="Symbol" w:hint="default"/>
      </w:rPr>
    </w:lvl>
    <w:lvl w:ilvl="4" w:tplc="37C8736C">
      <w:start w:val="1"/>
      <w:numFmt w:val="bullet"/>
      <w:lvlText w:val="o"/>
      <w:lvlJc w:val="left"/>
      <w:pPr>
        <w:ind w:left="3960" w:hanging="360"/>
      </w:pPr>
      <w:rPr>
        <w:rFonts w:ascii="Courier New" w:hAnsi="Courier New" w:hint="default"/>
      </w:rPr>
    </w:lvl>
    <w:lvl w:ilvl="5" w:tplc="5658FAFC">
      <w:start w:val="1"/>
      <w:numFmt w:val="bullet"/>
      <w:lvlText w:val=""/>
      <w:lvlJc w:val="left"/>
      <w:pPr>
        <w:ind w:left="4680" w:hanging="360"/>
      </w:pPr>
      <w:rPr>
        <w:rFonts w:ascii="Wingdings" w:hAnsi="Wingdings" w:hint="default"/>
      </w:rPr>
    </w:lvl>
    <w:lvl w:ilvl="6" w:tplc="16E49FEE">
      <w:start w:val="1"/>
      <w:numFmt w:val="bullet"/>
      <w:lvlText w:val=""/>
      <w:lvlJc w:val="left"/>
      <w:pPr>
        <w:ind w:left="5400" w:hanging="360"/>
      </w:pPr>
      <w:rPr>
        <w:rFonts w:ascii="Symbol" w:hAnsi="Symbol" w:hint="default"/>
      </w:rPr>
    </w:lvl>
    <w:lvl w:ilvl="7" w:tplc="E40060F6">
      <w:start w:val="1"/>
      <w:numFmt w:val="bullet"/>
      <w:lvlText w:val="o"/>
      <w:lvlJc w:val="left"/>
      <w:pPr>
        <w:ind w:left="6120" w:hanging="360"/>
      </w:pPr>
      <w:rPr>
        <w:rFonts w:ascii="Courier New" w:hAnsi="Courier New" w:hint="default"/>
      </w:rPr>
    </w:lvl>
    <w:lvl w:ilvl="8" w:tplc="1BB45246">
      <w:start w:val="1"/>
      <w:numFmt w:val="bullet"/>
      <w:lvlText w:val=""/>
      <w:lvlJc w:val="left"/>
      <w:pPr>
        <w:ind w:left="6840" w:hanging="360"/>
      </w:pPr>
      <w:rPr>
        <w:rFonts w:ascii="Wingdings" w:hAnsi="Wingdings" w:hint="default"/>
      </w:rPr>
    </w:lvl>
  </w:abstractNum>
  <w:abstractNum w:abstractNumId="13" w15:restartNumberingAfterBreak="0">
    <w:nsid w:val="10472F39"/>
    <w:multiLevelType w:val="hybridMultilevel"/>
    <w:tmpl w:val="29B6AFAC"/>
    <w:lvl w:ilvl="0" w:tplc="FFFFFFFF">
      <w:start w:val="1"/>
      <w:numFmt w:val="decimal"/>
      <w:lvlText w:val="%1."/>
      <w:lvlJc w:val="left"/>
      <w:pPr>
        <w:ind w:left="38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4" w15:restartNumberingAfterBreak="0">
    <w:nsid w:val="114C1354"/>
    <w:multiLevelType w:val="hybridMultilevel"/>
    <w:tmpl w:val="81225E1C"/>
    <w:lvl w:ilvl="0" w:tplc="AB205920">
      <w:start w:val="1"/>
      <w:numFmt w:val="bullet"/>
      <w:lvlText w:val="-"/>
      <w:lvlJc w:val="left"/>
      <w:pPr>
        <w:ind w:left="1080" w:hanging="360"/>
      </w:pPr>
      <w:rPr>
        <w:rFonts w:ascii="Aptos" w:hAnsi="Aptos" w:hint="default"/>
      </w:rPr>
    </w:lvl>
    <w:lvl w:ilvl="1" w:tplc="7C94A3BC">
      <w:start w:val="1"/>
      <w:numFmt w:val="bullet"/>
      <w:lvlText w:val="o"/>
      <w:lvlJc w:val="left"/>
      <w:pPr>
        <w:ind w:left="1800" w:hanging="360"/>
      </w:pPr>
      <w:rPr>
        <w:rFonts w:ascii="Courier New" w:hAnsi="Courier New" w:hint="default"/>
      </w:rPr>
    </w:lvl>
    <w:lvl w:ilvl="2" w:tplc="E6028DFC">
      <w:start w:val="1"/>
      <w:numFmt w:val="bullet"/>
      <w:lvlText w:val=""/>
      <w:lvlJc w:val="left"/>
      <w:pPr>
        <w:ind w:left="2520" w:hanging="360"/>
      </w:pPr>
      <w:rPr>
        <w:rFonts w:ascii="Wingdings" w:hAnsi="Wingdings" w:hint="default"/>
      </w:rPr>
    </w:lvl>
    <w:lvl w:ilvl="3" w:tplc="A0E86BE4">
      <w:start w:val="1"/>
      <w:numFmt w:val="bullet"/>
      <w:lvlText w:val=""/>
      <w:lvlJc w:val="left"/>
      <w:pPr>
        <w:ind w:left="3240" w:hanging="360"/>
      </w:pPr>
      <w:rPr>
        <w:rFonts w:ascii="Symbol" w:hAnsi="Symbol" w:hint="default"/>
      </w:rPr>
    </w:lvl>
    <w:lvl w:ilvl="4" w:tplc="A4388866">
      <w:start w:val="1"/>
      <w:numFmt w:val="bullet"/>
      <w:lvlText w:val="o"/>
      <w:lvlJc w:val="left"/>
      <w:pPr>
        <w:ind w:left="3960" w:hanging="360"/>
      </w:pPr>
      <w:rPr>
        <w:rFonts w:ascii="Courier New" w:hAnsi="Courier New" w:hint="default"/>
      </w:rPr>
    </w:lvl>
    <w:lvl w:ilvl="5" w:tplc="461402AE">
      <w:start w:val="1"/>
      <w:numFmt w:val="bullet"/>
      <w:lvlText w:val=""/>
      <w:lvlJc w:val="left"/>
      <w:pPr>
        <w:ind w:left="4680" w:hanging="360"/>
      </w:pPr>
      <w:rPr>
        <w:rFonts w:ascii="Wingdings" w:hAnsi="Wingdings" w:hint="default"/>
      </w:rPr>
    </w:lvl>
    <w:lvl w:ilvl="6" w:tplc="334EBB54">
      <w:start w:val="1"/>
      <w:numFmt w:val="bullet"/>
      <w:lvlText w:val=""/>
      <w:lvlJc w:val="left"/>
      <w:pPr>
        <w:ind w:left="5400" w:hanging="360"/>
      </w:pPr>
      <w:rPr>
        <w:rFonts w:ascii="Symbol" w:hAnsi="Symbol" w:hint="default"/>
      </w:rPr>
    </w:lvl>
    <w:lvl w:ilvl="7" w:tplc="FAA070DA">
      <w:start w:val="1"/>
      <w:numFmt w:val="bullet"/>
      <w:lvlText w:val="o"/>
      <w:lvlJc w:val="left"/>
      <w:pPr>
        <w:ind w:left="6120" w:hanging="360"/>
      </w:pPr>
      <w:rPr>
        <w:rFonts w:ascii="Courier New" w:hAnsi="Courier New" w:hint="default"/>
      </w:rPr>
    </w:lvl>
    <w:lvl w:ilvl="8" w:tplc="CD7CCD86">
      <w:start w:val="1"/>
      <w:numFmt w:val="bullet"/>
      <w:lvlText w:val=""/>
      <w:lvlJc w:val="left"/>
      <w:pPr>
        <w:ind w:left="6840" w:hanging="360"/>
      </w:pPr>
      <w:rPr>
        <w:rFonts w:ascii="Wingdings" w:hAnsi="Wingdings" w:hint="default"/>
      </w:rPr>
    </w:lvl>
  </w:abstractNum>
  <w:abstractNum w:abstractNumId="15" w15:restartNumberingAfterBreak="0">
    <w:nsid w:val="1200466E"/>
    <w:multiLevelType w:val="hybridMultilevel"/>
    <w:tmpl w:val="5AAC1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0C58F8"/>
    <w:multiLevelType w:val="hybridMultilevel"/>
    <w:tmpl w:val="38161996"/>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13252697"/>
    <w:multiLevelType w:val="hybridMultilevel"/>
    <w:tmpl w:val="6646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1A6236"/>
    <w:multiLevelType w:val="hybridMultilevel"/>
    <w:tmpl w:val="0442D2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67839C4"/>
    <w:multiLevelType w:val="hybridMultilevel"/>
    <w:tmpl w:val="A9280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EF43EA"/>
    <w:multiLevelType w:val="hybridMultilevel"/>
    <w:tmpl w:val="4D56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2A0F13"/>
    <w:multiLevelType w:val="hybridMultilevel"/>
    <w:tmpl w:val="1B9A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0A2BF9"/>
    <w:multiLevelType w:val="hybridMultilevel"/>
    <w:tmpl w:val="29B6AFAC"/>
    <w:lvl w:ilvl="0" w:tplc="FFFFFFFF">
      <w:start w:val="1"/>
      <w:numFmt w:val="decimal"/>
      <w:lvlText w:val="%1."/>
      <w:lvlJc w:val="left"/>
      <w:pPr>
        <w:ind w:left="38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3" w15:restartNumberingAfterBreak="0">
    <w:nsid w:val="217D665F"/>
    <w:multiLevelType w:val="hybridMultilevel"/>
    <w:tmpl w:val="0D4A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9222AC"/>
    <w:multiLevelType w:val="hybridMultilevel"/>
    <w:tmpl w:val="B9A6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7D4838"/>
    <w:multiLevelType w:val="hybridMultilevel"/>
    <w:tmpl w:val="7AFC9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4685D92"/>
    <w:multiLevelType w:val="hybridMultilevel"/>
    <w:tmpl w:val="EEFE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863C29"/>
    <w:multiLevelType w:val="hybridMultilevel"/>
    <w:tmpl w:val="6C36C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345909"/>
    <w:multiLevelType w:val="hybridMultilevel"/>
    <w:tmpl w:val="FF840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862105"/>
    <w:multiLevelType w:val="hybridMultilevel"/>
    <w:tmpl w:val="C6100D3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0" w15:restartNumberingAfterBreak="0">
    <w:nsid w:val="2B784E04"/>
    <w:multiLevelType w:val="hybridMultilevel"/>
    <w:tmpl w:val="2758B166"/>
    <w:lvl w:ilvl="0" w:tplc="D89A28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2E8B4C1E"/>
    <w:multiLevelType w:val="hybridMultilevel"/>
    <w:tmpl w:val="F86AC22C"/>
    <w:lvl w:ilvl="0" w:tplc="AA923F2A">
      <w:start w:val="12"/>
      <w:numFmt w:val="decimal"/>
      <w:lvlText w:val="%1."/>
      <w:lvlJc w:val="left"/>
      <w:pPr>
        <w:ind w:left="1440" w:hanging="360"/>
      </w:pPr>
      <w:rPr>
        <w:rFonts w:hint="default"/>
        <w:b/>
        <w:bCs/>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2F7F4648"/>
    <w:multiLevelType w:val="hybridMultilevel"/>
    <w:tmpl w:val="82B4AB52"/>
    <w:lvl w:ilvl="0" w:tplc="F336E970">
      <w:start w:val="1"/>
      <w:numFmt w:val="bullet"/>
      <w:lvlText w:val=""/>
      <w:lvlJc w:val="left"/>
      <w:pPr>
        <w:ind w:left="1080" w:hanging="360"/>
      </w:pPr>
      <w:rPr>
        <w:rFonts w:ascii="Symbol" w:hAnsi="Symbol" w:hint="default"/>
      </w:rPr>
    </w:lvl>
    <w:lvl w:ilvl="1" w:tplc="2D149E30">
      <w:start w:val="1"/>
      <w:numFmt w:val="bullet"/>
      <w:lvlText w:val="o"/>
      <w:lvlJc w:val="left"/>
      <w:pPr>
        <w:ind w:left="1800" w:hanging="360"/>
      </w:pPr>
      <w:rPr>
        <w:rFonts w:ascii="Courier New" w:hAnsi="Courier New" w:hint="default"/>
      </w:rPr>
    </w:lvl>
    <w:lvl w:ilvl="2" w:tplc="0E183314">
      <w:start w:val="1"/>
      <w:numFmt w:val="bullet"/>
      <w:lvlText w:val=""/>
      <w:lvlJc w:val="left"/>
      <w:pPr>
        <w:ind w:left="2520" w:hanging="360"/>
      </w:pPr>
      <w:rPr>
        <w:rFonts w:ascii="Wingdings" w:hAnsi="Wingdings" w:hint="default"/>
      </w:rPr>
    </w:lvl>
    <w:lvl w:ilvl="3" w:tplc="E8B61652">
      <w:start w:val="1"/>
      <w:numFmt w:val="bullet"/>
      <w:lvlText w:val=""/>
      <w:lvlJc w:val="left"/>
      <w:pPr>
        <w:ind w:left="3240" w:hanging="360"/>
      </w:pPr>
      <w:rPr>
        <w:rFonts w:ascii="Symbol" w:hAnsi="Symbol" w:hint="default"/>
      </w:rPr>
    </w:lvl>
    <w:lvl w:ilvl="4" w:tplc="9BEC2BEE">
      <w:start w:val="1"/>
      <w:numFmt w:val="bullet"/>
      <w:lvlText w:val="o"/>
      <w:lvlJc w:val="left"/>
      <w:pPr>
        <w:ind w:left="3960" w:hanging="360"/>
      </w:pPr>
      <w:rPr>
        <w:rFonts w:ascii="Courier New" w:hAnsi="Courier New" w:hint="default"/>
      </w:rPr>
    </w:lvl>
    <w:lvl w:ilvl="5" w:tplc="922AF74E">
      <w:start w:val="1"/>
      <w:numFmt w:val="bullet"/>
      <w:lvlText w:val=""/>
      <w:lvlJc w:val="left"/>
      <w:pPr>
        <w:ind w:left="4680" w:hanging="360"/>
      </w:pPr>
      <w:rPr>
        <w:rFonts w:ascii="Wingdings" w:hAnsi="Wingdings" w:hint="default"/>
      </w:rPr>
    </w:lvl>
    <w:lvl w:ilvl="6" w:tplc="083663A4">
      <w:start w:val="1"/>
      <w:numFmt w:val="bullet"/>
      <w:lvlText w:val=""/>
      <w:lvlJc w:val="left"/>
      <w:pPr>
        <w:ind w:left="5400" w:hanging="360"/>
      </w:pPr>
      <w:rPr>
        <w:rFonts w:ascii="Symbol" w:hAnsi="Symbol" w:hint="default"/>
      </w:rPr>
    </w:lvl>
    <w:lvl w:ilvl="7" w:tplc="EF9A75CA">
      <w:start w:val="1"/>
      <w:numFmt w:val="bullet"/>
      <w:lvlText w:val="o"/>
      <w:lvlJc w:val="left"/>
      <w:pPr>
        <w:ind w:left="6120" w:hanging="360"/>
      </w:pPr>
      <w:rPr>
        <w:rFonts w:ascii="Courier New" w:hAnsi="Courier New" w:hint="default"/>
      </w:rPr>
    </w:lvl>
    <w:lvl w:ilvl="8" w:tplc="42926DA2">
      <w:start w:val="1"/>
      <w:numFmt w:val="bullet"/>
      <w:lvlText w:val=""/>
      <w:lvlJc w:val="left"/>
      <w:pPr>
        <w:ind w:left="6840" w:hanging="360"/>
      </w:pPr>
      <w:rPr>
        <w:rFonts w:ascii="Wingdings" w:hAnsi="Wingdings" w:hint="default"/>
      </w:rPr>
    </w:lvl>
  </w:abstractNum>
  <w:abstractNum w:abstractNumId="33" w15:restartNumberingAfterBreak="0">
    <w:nsid w:val="300E3C30"/>
    <w:multiLevelType w:val="hybridMultilevel"/>
    <w:tmpl w:val="82D6CC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0AD09B7"/>
    <w:multiLevelType w:val="hybridMultilevel"/>
    <w:tmpl w:val="CC046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FB3ACA"/>
    <w:multiLevelType w:val="hybridMultilevel"/>
    <w:tmpl w:val="3C4A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8C50B5"/>
    <w:multiLevelType w:val="hybridMultilevel"/>
    <w:tmpl w:val="1006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96307A"/>
    <w:multiLevelType w:val="hybridMultilevel"/>
    <w:tmpl w:val="07D2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A20D6A"/>
    <w:multiLevelType w:val="hybridMultilevel"/>
    <w:tmpl w:val="7B165AE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33C006B6"/>
    <w:multiLevelType w:val="hybridMultilevel"/>
    <w:tmpl w:val="29B6AFAC"/>
    <w:lvl w:ilvl="0" w:tplc="FFFFFFFF">
      <w:start w:val="1"/>
      <w:numFmt w:val="decimal"/>
      <w:lvlText w:val="%1."/>
      <w:lvlJc w:val="left"/>
      <w:pPr>
        <w:ind w:left="11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40" w15:restartNumberingAfterBreak="0">
    <w:nsid w:val="366919E9"/>
    <w:multiLevelType w:val="hybridMultilevel"/>
    <w:tmpl w:val="65AAB8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8572518"/>
    <w:multiLevelType w:val="hybridMultilevel"/>
    <w:tmpl w:val="96BA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CA557B"/>
    <w:multiLevelType w:val="hybridMultilevel"/>
    <w:tmpl w:val="548E5834"/>
    <w:lvl w:ilvl="0" w:tplc="E708BBD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8F95ED9"/>
    <w:multiLevelType w:val="hybridMultilevel"/>
    <w:tmpl w:val="FA1A74E8"/>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8FA1EE2"/>
    <w:multiLevelType w:val="hybridMultilevel"/>
    <w:tmpl w:val="7C6CAFF0"/>
    <w:lvl w:ilvl="0" w:tplc="0FC20C1A">
      <w:start w:val="1"/>
      <w:numFmt w:val="upperRoman"/>
      <w:lvlText w:val="%1."/>
      <w:lvlJc w:val="left"/>
      <w:pPr>
        <w:ind w:left="1350" w:hanging="720"/>
      </w:pPr>
      <w:rPr>
        <w:rFonts w:hint="default"/>
        <w:b/>
        <w:bCs w:val="0"/>
        <w:sz w:val="32"/>
        <w:szCs w:val="32"/>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5" w15:restartNumberingAfterBreak="0">
    <w:nsid w:val="3B0B638A"/>
    <w:multiLevelType w:val="hybridMultilevel"/>
    <w:tmpl w:val="06C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5E2C4C"/>
    <w:multiLevelType w:val="hybridMultilevel"/>
    <w:tmpl w:val="2B640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1FCDFB"/>
    <w:multiLevelType w:val="hybridMultilevel"/>
    <w:tmpl w:val="F41202B4"/>
    <w:lvl w:ilvl="0" w:tplc="0666B48C">
      <w:start w:val="1"/>
      <w:numFmt w:val="bullet"/>
      <w:lvlText w:val="-"/>
      <w:lvlJc w:val="left"/>
      <w:pPr>
        <w:ind w:left="1080" w:hanging="360"/>
      </w:pPr>
      <w:rPr>
        <w:rFonts w:ascii="Aptos" w:hAnsi="Aptos" w:hint="default"/>
      </w:rPr>
    </w:lvl>
    <w:lvl w:ilvl="1" w:tplc="CF8E310A">
      <w:start w:val="1"/>
      <w:numFmt w:val="bullet"/>
      <w:lvlText w:val="o"/>
      <w:lvlJc w:val="left"/>
      <w:pPr>
        <w:ind w:left="1800" w:hanging="360"/>
      </w:pPr>
      <w:rPr>
        <w:rFonts w:ascii="Courier New" w:hAnsi="Courier New" w:hint="default"/>
      </w:rPr>
    </w:lvl>
    <w:lvl w:ilvl="2" w:tplc="94A4BA66">
      <w:start w:val="1"/>
      <w:numFmt w:val="bullet"/>
      <w:lvlText w:val=""/>
      <w:lvlJc w:val="left"/>
      <w:pPr>
        <w:ind w:left="2520" w:hanging="360"/>
      </w:pPr>
      <w:rPr>
        <w:rFonts w:ascii="Wingdings" w:hAnsi="Wingdings" w:hint="default"/>
      </w:rPr>
    </w:lvl>
    <w:lvl w:ilvl="3" w:tplc="5DEA4CA2">
      <w:start w:val="1"/>
      <w:numFmt w:val="bullet"/>
      <w:lvlText w:val=""/>
      <w:lvlJc w:val="left"/>
      <w:pPr>
        <w:ind w:left="3240" w:hanging="360"/>
      </w:pPr>
      <w:rPr>
        <w:rFonts w:ascii="Symbol" w:hAnsi="Symbol" w:hint="default"/>
      </w:rPr>
    </w:lvl>
    <w:lvl w:ilvl="4" w:tplc="3D30CAFE">
      <w:start w:val="1"/>
      <w:numFmt w:val="bullet"/>
      <w:lvlText w:val="o"/>
      <w:lvlJc w:val="left"/>
      <w:pPr>
        <w:ind w:left="3960" w:hanging="360"/>
      </w:pPr>
      <w:rPr>
        <w:rFonts w:ascii="Courier New" w:hAnsi="Courier New" w:hint="default"/>
      </w:rPr>
    </w:lvl>
    <w:lvl w:ilvl="5" w:tplc="F5984968">
      <w:start w:val="1"/>
      <w:numFmt w:val="bullet"/>
      <w:lvlText w:val=""/>
      <w:lvlJc w:val="left"/>
      <w:pPr>
        <w:ind w:left="4680" w:hanging="360"/>
      </w:pPr>
      <w:rPr>
        <w:rFonts w:ascii="Wingdings" w:hAnsi="Wingdings" w:hint="default"/>
      </w:rPr>
    </w:lvl>
    <w:lvl w:ilvl="6" w:tplc="8F182EF6">
      <w:start w:val="1"/>
      <w:numFmt w:val="bullet"/>
      <w:lvlText w:val=""/>
      <w:lvlJc w:val="left"/>
      <w:pPr>
        <w:ind w:left="5400" w:hanging="360"/>
      </w:pPr>
      <w:rPr>
        <w:rFonts w:ascii="Symbol" w:hAnsi="Symbol" w:hint="default"/>
      </w:rPr>
    </w:lvl>
    <w:lvl w:ilvl="7" w:tplc="E102CA32">
      <w:start w:val="1"/>
      <w:numFmt w:val="bullet"/>
      <w:lvlText w:val="o"/>
      <w:lvlJc w:val="left"/>
      <w:pPr>
        <w:ind w:left="6120" w:hanging="360"/>
      </w:pPr>
      <w:rPr>
        <w:rFonts w:ascii="Courier New" w:hAnsi="Courier New" w:hint="default"/>
      </w:rPr>
    </w:lvl>
    <w:lvl w:ilvl="8" w:tplc="68D4252A">
      <w:start w:val="1"/>
      <w:numFmt w:val="bullet"/>
      <w:lvlText w:val=""/>
      <w:lvlJc w:val="left"/>
      <w:pPr>
        <w:ind w:left="6840" w:hanging="360"/>
      </w:pPr>
      <w:rPr>
        <w:rFonts w:ascii="Wingdings" w:hAnsi="Wingdings" w:hint="default"/>
      </w:rPr>
    </w:lvl>
  </w:abstractNum>
  <w:abstractNum w:abstractNumId="48" w15:restartNumberingAfterBreak="0">
    <w:nsid w:val="3F974967"/>
    <w:multiLevelType w:val="hybridMultilevel"/>
    <w:tmpl w:val="7122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0623BF8"/>
    <w:multiLevelType w:val="hybridMultilevel"/>
    <w:tmpl w:val="43767314"/>
    <w:lvl w:ilvl="0" w:tplc="3A681162">
      <w:start w:val="1"/>
      <w:numFmt w:val="decimal"/>
      <w:lvlText w:val="%1."/>
      <w:lvlJc w:val="left"/>
      <w:pPr>
        <w:ind w:left="720" w:hanging="360"/>
      </w:pPr>
      <w:rPr>
        <w:rFonts w:hint="default"/>
        <w:b/>
        <w:bCs/>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1D6020B"/>
    <w:multiLevelType w:val="hybridMultilevel"/>
    <w:tmpl w:val="FED6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7D464C"/>
    <w:multiLevelType w:val="hybridMultilevel"/>
    <w:tmpl w:val="34D8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A4338F"/>
    <w:multiLevelType w:val="hybridMultilevel"/>
    <w:tmpl w:val="78780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0102C1"/>
    <w:multiLevelType w:val="hybridMultilevel"/>
    <w:tmpl w:val="A54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67117DF"/>
    <w:multiLevelType w:val="hybridMultilevel"/>
    <w:tmpl w:val="3AB23452"/>
    <w:lvl w:ilvl="0" w:tplc="0409000F">
      <w:start w:val="1"/>
      <w:numFmt w:val="decimal"/>
      <w:lvlText w:val="%1."/>
      <w:lvlJc w:val="left"/>
      <w:pPr>
        <w:ind w:left="2062" w:hanging="360"/>
      </w:pPr>
      <w:rPr>
        <w:rFonts w:hint="default"/>
        <w:b/>
        <w:bCs/>
        <w:i w:val="0"/>
        <w:iCs w:val="0"/>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1080" w:hanging="360"/>
      </w:pPr>
    </w:lvl>
    <w:lvl w:ilvl="7" w:tplc="04090019" w:tentative="1">
      <w:start w:val="1"/>
      <w:numFmt w:val="lowerLetter"/>
      <w:lvlText w:val="%8."/>
      <w:lvlJc w:val="left"/>
      <w:pPr>
        <w:ind w:left="-360" w:hanging="360"/>
      </w:pPr>
    </w:lvl>
    <w:lvl w:ilvl="8" w:tplc="0409001B" w:tentative="1">
      <w:start w:val="1"/>
      <w:numFmt w:val="lowerRoman"/>
      <w:lvlText w:val="%9."/>
      <w:lvlJc w:val="right"/>
      <w:pPr>
        <w:ind w:left="360" w:hanging="180"/>
      </w:pPr>
    </w:lvl>
  </w:abstractNum>
  <w:abstractNum w:abstractNumId="55" w15:restartNumberingAfterBreak="0">
    <w:nsid w:val="47A13EFE"/>
    <w:multiLevelType w:val="hybridMultilevel"/>
    <w:tmpl w:val="C77097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4C2E75F9"/>
    <w:multiLevelType w:val="hybridMultilevel"/>
    <w:tmpl w:val="D1E00822"/>
    <w:lvl w:ilvl="0" w:tplc="6CFA1CF8">
      <w:start w:val="1"/>
      <w:numFmt w:val="bullet"/>
      <w:lvlText w:val=""/>
      <w:lvlJc w:val="left"/>
      <w:pPr>
        <w:ind w:left="1080" w:hanging="360"/>
      </w:pPr>
      <w:rPr>
        <w:rFonts w:ascii="Symbol" w:hAnsi="Symbol" w:hint="default"/>
      </w:rPr>
    </w:lvl>
    <w:lvl w:ilvl="1" w:tplc="B9E4E2F4">
      <w:start w:val="1"/>
      <w:numFmt w:val="bullet"/>
      <w:lvlText w:val="o"/>
      <w:lvlJc w:val="left"/>
      <w:pPr>
        <w:ind w:left="1800" w:hanging="360"/>
      </w:pPr>
      <w:rPr>
        <w:rFonts w:ascii="Courier New" w:hAnsi="Courier New" w:hint="default"/>
      </w:rPr>
    </w:lvl>
    <w:lvl w:ilvl="2" w:tplc="399ED400">
      <w:start w:val="1"/>
      <w:numFmt w:val="bullet"/>
      <w:lvlText w:val=""/>
      <w:lvlJc w:val="left"/>
      <w:pPr>
        <w:ind w:left="2520" w:hanging="360"/>
      </w:pPr>
      <w:rPr>
        <w:rFonts w:ascii="Wingdings" w:hAnsi="Wingdings" w:hint="default"/>
      </w:rPr>
    </w:lvl>
    <w:lvl w:ilvl="3" w:tplc="BE8ECCC8">
      <w:start w:val="1"/>
      <w:numFmt w:val="bullet"/>
      <w:lvlText w:val=""/>
      <w:lvlJc w:val="left"/>
      <w:pPr>
        <w:ind w:left="3240" w:hanging="360"/>
      </w:pPr>
      <w:rPr>
        <w:rFonts w:ascii="Symbol" w:hAnsi="Symbol" w:hint="default"/>
      </w:rPr>
    </w:lvl>
    <w:lvl w:ilvl="4" w:tplc="C31CC500">
      <w:start w:val="1"/>
      <w:numFmt w:val="bullet"/>
      <w:lvlText w:val="o"/>
      <w:lvlJc w:val="left"/>
      <w:pPr>
        <w:ind w:left="3960" w:hanging="360"/>
      </w:pPr>
      <w:rPr>
        <w:rFonts w:ascii="Courier New" w:hAnsi="Courier New" w:hint="default"/>
      </w:rPr>
    </w:lvl>
    <w:lvl w:ilvl="5" w:tplc="3BD60D26">
      <w:start w:val="1"/>
      <w:numFmt w:val="bullet"/>
      <w:lvlText w:val=""/>
      <w:lvlJc w:val="left"/>
      <w:pPr>
        <w:ind w:left="4680" w:hanging="360"/>
      </w:pPr>
      <w:rPr>
        <w:rFonts w:ascii="Wingdings" w:hAnsi="Wingdings" w:hint="default"/>
      </w:rPr>
    </w:lvl>
    <w:lvl w:ilvl="6" w:tplc="C54A4F12">
      <w:start w:val="1"/>
      <w:numFmt w:val="bullet"/>
      <w:lvlText w:val=""/>
      <w:lvlJc w:val="left"/>
      <w:pPr>
        <w:ind w:left="5400" w:hanging="360"/>
      </w:pPr>
      <w:rPr>
        <w:rFonts w:ascii="Symbol" w:hAnsi="Symbol" w:hint="default"/>
      </w:rPr>
    </w:lvl>
    <w:lvl w:ilvl="7" w:tplc="C0BEE1E2">
      <w:start w:val="1"/>
      <w:numFmt w:val="bullet"/>
      <w:lvlText w:val="o"/>
      <w:lvlJc w:val="left"/>
      <w:pPr>
        <w:ind w:left="6120" w:hanging="360"/>
      </w:pPr>
      <w:rPr>
        <w:rFonts w:ascii="Courier New" w:hAnsi="Courier New" w:hint="default"/>
      </w:rPr>
    </w:lvl>
    <w:lvl w:ilvl="8" w:tplc="3CF4A946">
      <w:start w:val="1"/>
      <w:numFmt w:val="bullet"/>
      <w:lvlText w:val=""/>
      <w:lvlJc w:val="left"/>
      <w:pPr>
        <w:ind w:left="6840" w:hanging="360"/>
      </w:pPr>
      <w:rPr>
        <w:rFonts w:ascii="Wingdings" w:hAnsi="Wingdings" w:hint="default"/>
      </w:rPr>
    </w:lvl>
  </w:abstractNum>
  <w:abstractNum w:abstractNumId="57" w15:restartNumberingAfterBreak="0">
    <w:nsid w:val="4D9053F9"/>
    <w:multiLevelType w:val="hybridMultilevel"/>
    <w:tmpl w:val="29B6AFAC"/>
    <w:lvl w:ilvl="0" w:tplc="F412EF04">
      <w:start w:val="1"/>
      <w:numFmt w:val="decimal"/>
      <w:lvlText w:val="%1."/>
      <w:lvlJc w:val="left"/>
      <w:pPr>
        <w:ind w:left="1170" w:hanging="360"/>
      </w:pPr>
      <w:rPr>
        <w:rFonts w:hint="default"/>
        <w:b/>
        <w:bCs/>
        <w:i w:val="0"/>
        <w:iCs w:val="0"/>
        <w:color w:val="2F5496" w:themeColor="accent1" w:themeShade="BF"/>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8" w15:restartNumberingAfterBreak="0">
    <w:nsid w:val="4FBF2139"/>
    <w:multiLevelType w:val="hybridMultilevel"/>
    <w:tmpl w:val="76BC6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5122562C"/>
    <w:multiLevelType w:val="hybridMultilevel"/>
    <w:tmpl w:val="49745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301507"/>
    <w:multiLevelType w:val="hybridMultilevel"/>
    <w:tmpl w:val="48204A9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2DCA286C">
      <w:start w:val="1"/>
      <w:numFmt w:val="bullet"/>
      <w:pStyle w:val="Headingtext2Blue"/>
      <w:lvlText w:val=""/>
      <w:lvlJc w:val="left"/>
      <w:pPr>
        <w:ind w:left="10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5D16AD7"/>
    <w:multiLevelType w:val="hybridMultilevel"/>
    <w:tmpl w:val="F0CC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511484"/>
    <w:multiLevelType w:val="multilevel"/>
    <w:tmpl w:val="E9283456"/>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770DB7"/>
    <w:multiLevelType w:val="multilevel"/>
    <w:tmpl w:val="58FACB3A"/>
    <w:styleLink w:val="CurrentList2"/>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64" w15:restartNumberingAfterBreak="0">
    <w:nsid w:val="5D0835F4"/>
    <w:multiLevelType w:val="hybridMultilevel"/>
    <w:tmpl w:val="3B0CB384"/>
    <w:lvl w:ilvl="0" w:tplc="772649B6">
      <w:start w:val="1"/>
      <w:numFmt w:val="bullet"/>
      <w:lvlText w:val=""/>
      <w:lvlJc w:val="left"/>
      <w:pPr>
        <w:ind w:left="1080" w:hanging="360"/>
      </w:pPr>
      <w:rPr>
        <w:rFonts w:ascii="Symbol" w:hAnsi="Symbol" w:hint="default"/>
      </w:rPr>
    </w:lvl>
    <w:lvl w:ilvl="1" w:tplc="35545456">
      <w:start w:val="1"/>
      <w:numFmt w:val="bullet"/>
      <w:lvlText w:val="o"/>
      <w:lvlJc w:val="left"/>
      <w:pPr>
        <w:ind w:left="1800" w:hanging="360"/>
      </w:pPr>
      <w:rPr>
        <w:rFonts w:ascii="Courier New" w:hAnsi="Courier New" w:hint="default"/>
      </w:rPr>
    </w:lvl>
    <w:lvl w:ilvl="2" w:tplc="D7820D22">
      <w:start w:val="1"/>
      <w:numFmt w:val="bullet"/>
      <w:lvlText w:val=""/>
      <w:lvlJc w:val="left"/>
      <w:pPr>
        <w:ind w:left="2520" w:hanging="360"/>
      </w:pPr>
      <w:rPr>
        <w:rFonts w:ascii="Wingdings" w:hAnsi="Wingdings" w:hint="default"/>
      </w:rPr>
    </w:lvl>
    <w:lvl w:ilvl="3" w:tplc="53C643BA">
      <w:start w:val="1"/>
      <w:numFmt w:val="bullet"/>
      <w:lvlText w:val=""/>
      <w:lvlJc w:val="left"/>
      <w:pPr>
        <w:ind w:left="3240" w:hanging="360"/>
      </w:pPr>
      <w:rPr>
        <w:rFonts w:ascii="Symbol" w:hAnsi="Symbol" w:hint="default"/>
      </w:rPr>
    </w:lvl>
    <w:lvl w:ilvl="4" w:tplc="966A01B4">
      <w:start w:val="1"/>
      <w:numFmt w:val="bullet"/>
      <w:lvlText w:val="o"/>
      <w:lvlJc w:val="left"/>
      <w:pPr>
        <w:ind w:left="3960" w:hanging="360"/>
      </w:pPr>
      <w:rPr>
        <w:rFonts w:ascii="Courier New" w:hAnsi="Courier New" w:hint="default"/>
      </w:rPr>
    </w:lvl>
    <w:lvl w:ilvl="5" w:tplc="AFD6144C">
      <w:start w:val="1"/>
      <w:numFmt w:val="bullet"/>
      <w:lvlText w:val=""/>
      <w:lvlJc w:val="left"/>
      <w:pPr>
        <w:ind w:left="4680" w:hanging="360"/>
      </w:pPr>
      <w:rPr>
        <w:rFonts w:ascii="Wingdings" w:hAnsi="Wingdings" w:hint="default"/>
      </w:rPr>
    </w:lvl>
    <w:lvl w:ilvl="6" w:tplc="241A6784">
      <w:start w:val="1"/>
      <w:numFmt w:val="bullet"/>
      <w:lvlText w:val=""/>
      <w:lvlJc w:val="left"/>
      <w:pPr>
        <w:ind w:left="5400" w:hanging="360"/>
      </w:pPr>
      <w:rPr>
        <w:rFonts w:ascii="Symbol" w:hAnsi="Symbol" w:hint="default"/>
      </w:rPr>
    </w:lvl>
    <w:lvl w:ilvl="7" w:tplc="A36E3740">
      <w:start w:val="1"/>
      <w:numFmt w:val="bullet"/>
      <w:lvlText w:val="o"/>
      <w:lvlJc w:val="left"/>
      <w:pPr>
        <w:ind w:left="6120" w:hanging="360"/>
      </w:pPr>
      <w:rPr>
        <w:rFonts w:ascii="Courier New" w:hAnsi="Courier New" w:hint="default"/>
      </w:rPr>
    </w:lvl>
    <w:lvl w:ilvl="8" w:tplc="F5C2AFA0">
      <w:start w:val="1"/>
      <w:numFmt w:val="bullet"/>
      <w:lvlText w:val=""/>
      <w:lvlJc w:val="left"/>
      <w:pPr>
        <w:ind w:left="6840" w:hanging="360"/>
      </w:pPr>
      <w:rPr>
        <w:rFonts w:ascii="Wingdings" w:hAnsi="Wingdings" w:hint="default"/>
      </w:rPr>
    </w:lvl>
  </w:abstractNum>
  <w:abstractNum w:abstractNumId="65" w15:restartNumberingAfterBreak="0">
    <w:nsid w:val="611E18B2"/>
    <w:multiLevelType w:val="hybridMultilevel"/>
    <w:tmpl w:val="2F9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20C257C"/>
    <w:multiLevelType w:val="hybridMultilevel"/>
    <w:tmpl w:val="694C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6CB3BB1"/>
    <w:multiLevelType w:val="hybridMultilevel"/>
    <w:tmpl w:val="74486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8247451"/>
    <w:multiLevelType w:val="hybridMultilevel"/>
    <w:tmpl w:val="319C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1861D7"/>
    <w:multiLevelType w:val="hybridMultilevel"/>
    <w:tmpl w:val="CAE2EFDE"/>
    <w:lvl w:ilvl="0" w:tplc="999C93D0">
      <w:start w:val="1"/>
      <w:numFmt w:val="bullet"/>
      <w:lvlText w:val=""/>
      <w:lvlJc w:val="left"/>
      <w:pPr>
        <w:ind w:left="1080" w:hanging="360"/>
      </w:pPr>
      <w:rPr>
        <w:rFonts w:ascii="Symbol" w:hAnsi="Symbol" w:hint="default"/>
      </w:rPr>
    </w:lvl>
    <w:lvl w:ilvl="1" w:tplc="30DAAC8A">
      <w:start w:val="1"/>
      <w:numFmt w:val="bullet"/>
      <w:lvlText w:val="o"/>
      <w:lvlJc w:val="left"/>
      <w:pPr>
        <w:ind w:left="1800" w:hanging="360"/>
      </w:pPr>
      <w:rPr>
        <w:rFonts w:ascii="Courier New" w:hAnsi="Courier New" w:hint="default"/>
      </w:rPr>
    </w:lvl>
    <w:lvl w:ilvl="2" w:tplc="C4DCBE12">
      <w:start w:val="1"/>
      <w:numFmt w:val="bullet"/>
      <w:lvlText w:val=""/>
      <w:lvlJc w:val="left"/>
      <w:pPr>
        <w:ind w:left="2520" w:hanging="360"/>
      </w:pPr>
      <w:rPr>
        <w:rFonts w:ascii="Wingdings" w:hAnsi="Wingdings" w:hint="default"/>
      </w:rPr>
    </w:lvl>
    <w:lvl w:ilvl="3" w:tplc="42D66B6C">
      <w:start w:val="1"/>
      <w:numFmt w:val="bullet"/>
      <w:lvlText w:val=""/>
      <w:lvlJc w:val="left"/>
      <w:pPr>
        <w:ind w:left="3240" w:hanging="360"/>
      </w:pPr>
      <w:rPr>
        <w:rFonts w:ascii="Symbol" w:hAnsi="Symbol" w:hint="default"/>
      </w:rPr>
    </w:lvl>
    <w:lvl w:ilvl="4" w:tplc="7DF221E8">
      <w:start w:val="1"/>
      <w:numFmt w:val="bullet"/>
      <w:lvlText w:val="o"/>
      <w:lvlJc w:val="left"/>
      <w:pPr>
        <w:ind w:left="3960" w:hanging="360"/>
      </w:pPr>
      <w:rPr>
        <w:rFonts w:ascii="Courier New" w:hAnsi="Courier New" w:hint="default"/>
      </w:rPr>
    </w:lvl>
    <w:lvl w:ilvl="5" w:tplc="242862F8">
      <w:start w:val="1"/>
      <w:numFmt w:val="bullet"/>
      <w:lvlText w:val=""/>
      <w:lvlJc w:val="left"/>
      <w:pPr>
        <w:ind w:left="4680" w:hanging="360"/>
      </w:pPr>
      <w:rPr>
        <w:rFonts w:ascii="Wingdings" w:hAnsi="Wingdings" w:hint="default"/>
      </w:rPr>
    </w:lvl>
    <w:lvl w:ilvl="6" w:tplc="44524FE6">
      <w:start w:val="1"/>
      <w:numFmt w:val="bullet"/>
      <w:lvlText w:val=""/>
      <w:lvlJc w:val="left"/>
      <w:pPr>
        <w:ind w:left="5400" w:hanging="360"/>
      </w:pPr>
      <w:rPr>
        <w:rFonts w:ascii="Symbol" w:hAnsi="Symbol" w:hint="default"/>
      </w:rPr>
    </w:lvl>
    <w:lvl w:ilvl="7" w:tplc="B6209290">
      <w:start w:val="1"/>
      <w:numFmt w:val="bullet"/>
      <w:lvlText w:val="o"/>
      <w:lvlJc w:val="left"/>
      <w:pPr>
        <w:ind w:left="6120" w:hanging="360"/>
      </w:pPr>
      <w:rPr>
        <w:rFonts w:ascii="Courier New" w:hAnsi="Courier New" w:hint="default"/>
      </w:rPr>
    </w:lvl>
    <w:lvl w:ilvl="8" w:tplc="0F2AFECA">
      <w:start w:val="1"/>
      <w:numFmt w:val="bullet"/>
      <w:lvlText w:val=""/>
      <w:lvlJc w:val="left"/>
      <w:pPr>
        <w:ind w:left="6840" w:hanging="360"/>
      </w:pPr>
      <w:rPr>
        <w:rFonts w:ascii="Wingdings" w:hAnsi="Wingdings" w:hint="default"/>
      </w:rPr>
    </w:lvl>
  </w:abstractNum>
  <w:abstractNum w:abstractNumId="70" w15:restartNumberingAfterBreak="0">
    <w:nsid w:val="6D4D024E"/>
    <w:multiLevelType w:val="hybridMultilevel"/>
    <w:tmpl w:val="4A56246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1" w15:restartNumberingAfterBreak="0">
    <w:nsid w:val="6EFF7A3C"/>
    <w:multiLevelType w:val="hybridMultilevel"/>
    <w:tmpl w:val="5CA82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4B51F4"/>
    <w:multiLevelType w:val="hybridMultilevel"/>
    <w:tmpl w:val="6AB40EF0"/>
    <w:lvl w:ilvl="0" w:tplc="703E54CE">
      <w:start w:val="1"/>
      <w:numFmt w:val="bullet"/>
      <w:lvlText w:val=""/>
      <w:lvlJc w:val="left"/>
      <w:pPr>
        <w:ind w:left="1080" w:hanging="360"/>
      </w:pPr>
      <w:rPr>
        <w:rFonts w:ascii="Symbol" w:hAnsi="Symbol" w:hint="default"/>
      </w:rPr>
    </w:lvl>
    <w:lvl w:ilvl="1" w:tplc="C2E41AF8">
      <w:start w:val="1"/>
      <w:numFmt w:val="bullet"/>
      <w:lvlText w:val="o"/>
      <w:lvlJc w:val="left"/>
      <w:pPr>
        <w:ind w:left="1800" w:hanging="360"/>
      </w:pPr>
      <w:rPr>
        <w:rFonts w:ascii="Courier New" w:hAnsi="Courier New" w:hint="default"/>
      </w:rPr>
    </w:lvl>
    <w:lvl w:ilvl="2" w:tplc="F4E492C0">
      <w:start w:val="1"/>
      <w:numFmt w:val="bullet"/>
      <w:lvlText w:val=""/>
      <w:lvlJc w:val="left"/>
      <w:pPr>
        <w:ind w:left="2520" w:hanging="360"/>
      </w:pPr>
      <w:rPr>
        <w:rFonts w:ascii="Wingdings" w:hAnsi="Wingdings" w:hint="default"/>
      </w:rPr>
    </w:lvl>
    <w:lvl w:ilvl="3" w:tplc="4B126602">
      <w:start w:val="1"/>
      <w:numFmt w:val="bullet"/>
      <w:lvlText w:val=""/>
      <w:lvlJc w:val="left"/>
      <w:pPr>
        <w:ind w:left="3240" w:hanging="360"/>
      </w:pPr>
      <w:rPr>
        <w:rFonts w:ascii="Symbol" w:hAnsi="Symbol" w:hint="default"/>
      </w:rPr>
    </w:lvl>
    <w:lvl w:ilvl="4" w:tplc="E8607290">
      <w:start w:val="1"/>
      <w:numFmt w:val="bullet"/>
      <w:lvlText w:val="o"/>
      <w:lvlJc w:val="left"/>
      <w:pPr>
        <w:ind w:left="3960" w:hanging="360"/>
      </w:pPr>
      <w:rPr>
        <w:rFonts w:ascii="Courier New" w:hAnsi="Courier New" w:hint="default"/>
      </w:rPr>
    </w:lvl>
    <w:lvl w:ilvl="5" w:tplc="746A7FCE">
      <w:start w:val="1"/>
      <w:numFmt w:val="bullet"/>
      <w:lvlText w:val=""/>
      <w:lvlJc w:val="left"/>
      <w:pPr>
        <w:ind w:left="4680" w:hanging="360"/>
      </w:pPr>
      <w:rPr>
        <w:rFonts w:ascii="Wingdings" w:hAnsi="Wingdings" w:hint="default"/>
      </w:rPr>
    </w:lvl>
    <w:lvl w:ilvl="6" w:tplc="97A4085A">
      <w:start w:val="1"/>
      <w:numFmt w:val="bullet"/>
      <w:lvlText w:val=""/>
      <w:lvlJc w:val="left"/>
      <w:pPr>
        <w:ind w:left="5400" w:hanging="360"/>
      </w:pPr>
      <w:rPr>
        <w:rFonts w:ascii="Symbol" w:hAnsi="Symbol" w:hint="default"/>
      </w:rPr>
    </w:lvl>
    <w:lvl w:ilvl="7" w:tplc="A874E7C4">
      <w:start w:val="1"/>
      <w:numFmt w:val="bullet"/>
      <w:lvlText w:val="o"/>
      <w:lvlJc w:val="left"/>
      <w:pPr>
        <w:ind w:left="6120" w:hanging="360"/>
      </w:pPr>
      <w:rPr>
        <w:rFonts w:ascii="Courier New" w:hAnsi="Courier New" w:hint="default"/>
      </w:rPr>
    </w:lvl>
    <w:lvl w:ilvl="8" w:tplc="CA42CF78">
      <w:start w:val="1"/>
      <w:numFmt w:val="bullet"/>
      <w:lvlText w:val=""/>
      <w:lvlJc w:val="left"/>
      <w:pPr>
        <w:ind w:left="6840" w:hanging="360"/>
      </w:pPr>
      <w:rPr>
        <w:rFonts w:ascii="Wingdings" w:hAnsi="Wingdings" w:hint="default"/>
      </w:rPr>
    </w:lvl>
  </w:abstractNum>
  <w:abstractNum w:abstractNumId="73" w15:restartNumberingAfterBreak="0">
    <w:nsid w:val="73DFD595"/>
    <w:multiLevelType w:val="hybridMultilevel"/>
    <w:tmpl w:val="57389C22"/>
    <w:lvl w:ilvl="0" w:tplc="5F62B442">
      <w:start w:val="1"/>
      <w:numFmt w:val="bullet"/>
      <w:lvlText w:val=""/>
      <w:lvlJc w:val="left"/>
      <w:pPr>
        <w:ind w:left="1080" w:hanging="360"/>
      </w:pPr>
      <w:rPr>
        <w:rFonts w:ascii="Symbol" w:hAnsi="Symbol" w:hint="default"/>
      </w:rPr>
    </w:lvl>
    <w:lvl w:ilvl="1" w:tplc="CD109072">
      <w:start w:val="1"/>
      <w:numFmt w:val="bullet"/>
      <w:lvlText w:val="o"/>
      <w:lvlJc w:val="left"/>
      <w:pPr>
        <w:ind w:left="1800" w:hanging="360"/>
      </w:pPr>
      <w:rPr>
        <w:rFonts w:ascii="Courier New" w:hAnsi="Courier New" w:hint="default"/>
      </w:rPr>
    </w:lvl>
    <w:lvl w:ilvl="2" w:tplc="E9DC229E">
      <w:start w:val="1"/>
      <w:numFmt w:val="bullet"/>
      <w:lvlText w:val=""/>
      <w:lvlJc w:val="left"/>
      <w:pPr>
        <w:ind w:left="2520" w:hanging="360"/>
      </w:pPr>
      <w:rPr>
        <w:rFonts w:ascii="Wingdings" w:hAnsi="Wingdings" w:hint="default"/>
      </w:rPr>
    </w:lvl>
    <w:lvl w:ilvl="3" w:tplc="53D80BBA">
      <w:start w:val="1"/>
      <w:numFmt w:val="bullet"/>
      <w:lvlText w:val=""/>
      <w:lvlJc w:val="left"/>
      <w:pPr>
        <w:ind w:left="3240" w:hanging="360"/>
      </w:pPr>
      <w:rPr>
        <w:rFonts w:ascii="Symbol" w:hAnsi="Symbol" w:hint="default"/>
      </w:rPr>
    </w:lvl>
    <w:lvl w:ilvl="4" w:tplc="5E8CBF98">
      <w:start w:val="1"/>
      <w:numFmt w:val="bullet"/>
      <w:lvlText w:val="o"/>
      <w:lvlJc w:val="left"/>
      <w:pPr>
        <w:ind w:left="3960" w:hanging="360"/>
      </w:pPr>
      <w:rPr>
        <w:rFonts w:ascii="Courier New" w:hAnsi="Courier New" w:hint="default"/>
      </w:rPr>
    </w:lvl>
    <w:lvl w:ilvl="5" w:tplc="D32E404A">
      <w:start w:val="1"/>
      <w:numFmt w:val="bullet"/>
      <w:lvlText w:val=""/>
      <w:lvlJc w:val="left"/>
      <w:pPr>
        <w:ind w:left="4680" w:hanging="360"/>
      </w:pPr>
      <w:rPr>
        <w:rFonts w:ascii="Wingdings" w:hAnsi="Wingdings" w:hint="default"/>
      </w:rPr>
    </w:lvl>
    <w:lvl w:ilvl="6" w:tplc="E7DA1D46">
      <w:start w:val="1"/>
      <w:numFmt w:val="bullet"/>
      <w:lvlText w:val=""/>
      <w:lvlJc w:val="left"/>
      <w:pPr>
        <w:ind w:left="5400" w:hanging="360"/>
      </w:pPr>
      <w:rPr>
        <w:rFonts w:ascii="Symbol" w:hAnsi="Symbol" w:hint="default"/>
      </w:rPr>
    </w:lvl>
    <w:lvl w:ilvl="7" w:tplc="6218C4FA">
      <w:start w:val="1"/>
      <w:numFmt w:val="bullet"/>
      <w:lvlText w:val="o"/>
      <w:lvlJc w:val="left"/>
      <w:pPr>
        <w:ind w:left="6120" w:hanging="360"/>
      </w:pPr>
      <w:rPr>
        <w:rFonts w:ascii="Courier New" w:hAnsi="Courier New" w:hint="default"/>
      </w:rPr>
    </w:lvl>
    <w:lvl w:ilvl="8" w:tplc="507CF8DE">
      <w:start w:val="1"/>
      <w:numFmt w:val="bullet"/>
      <w:lvlText w:val=""/>
      <w:lvlJc w:val="left"/>
      <w:pPr>
        <w:ind w:left="6840" w:hanging="360"/>
      </w:pPr>
      <w:rPr>
        <w:rFonts w:ascii="Wingdings" w:hAnsi="Wingdings" w:hint="default"/>
      </w:rPr>
    </w:lvl>
  </w:abstractNum>
  <w:abstractNum w:abstractNumId="74" w15:restartNumberingAfterBreak="0">
    <w:nsid w:val="74287871"/>
    <w:multiLevelType w:val="hybridMultilevel"/>
    <w:tmpl w:val="43767314"/>
    <w:lvl w:ilvl="0" w:tplc="FFFFFFFF">
      <w:start w:val="1"/>
      <w:numFmt w:val="decimal"/>
      <w:lvlText w:val="%1."/>
      <w:lvlJc w:val="left"/>
      <w:pPr>
        <w:ind w:left="720" w:hanging="360"/>
      </w:pPr>
      <w:rPr>
        <w:rFonts w:hint="default"/>
        <w:b/>
        <w:bCs/>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69B6AF9"/>
    <w:multiLevelType w:val="hybridMultilevel"/>
    <w:tmpl w:val="1E9CCDC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77CC1F54"/>
    <w:multiLevelType w:val="multilevel"/>
    <w:tmpl w:val="86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F13C53"/>
    <w:multiLevelType w:val="hybridMultilevel"/>
    <w:tmpl w:val="1DF2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8F50EAF"/>
    <w:multiLevelType w:val="hybridMultilevel"/>
    <w:tmpl w:val="3DCAE8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A013CD5"/>
    <w:multiLevelType w:val="hybridMultilevel"/>
    <w:tmpl w:val="E1F61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B30417D"/>
    <w:multiLevelType w:val="hybridMultilevel"/>
    <w:tmpl w:val="11262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C160CC"/>
    <w:multiLevelType w:val="hybridMultilevel"/>
    <w:tmpl w:val="7DACB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7D8C4A96"/>
    <w:multiLevelType w:val="hybridMultilevel"/>
    <w:tmpl w:val="28AA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651231">
    <w:abstractNumId w:val="42"/>
  </w:num>
  <w:num w:numId="2" w16cid:durableId="1901862735">
    <w:abstractNumId w:val="79"/>
  </w:num>
  <w:num w:numId="3" w16cid:durableId="2045017917">
    <w:abstractNumId w:val="2"/>
  </w:num>
  <w:num w:numId="4" w16cid:durableId="437332429">
    <w:abstractNumId w:val="43"/>
  </w:num>
  <w:num w:numId="5" w16cid:durableId="2017537169">
    <w:abstractNumId w:val="44"/>
  </w:num>
  <w:num w:numId="6" w16cid:durableId="1936859395">
    <w:abstractNumId w:val="54"/>
  </w:num>
  <w:num w:numId="7" w16cid:durableId="1764180455">
    <w:abstractNumId w:val="3"/>
  </w:num>
  <w:num w:numId="8" w16cid:durableId="253363358">
    <w:abstractNumId w:val="57"/>
  </w:num>
  <w:num w:numId="9" w16cid:durableId="969818991">
    <w:abstractNumId w:val="33"/>
  </w:num>
  <w:num w:numId="10" w16cid:durableId="194732436">
    <w:abstractNumId w:val="76"/>
  </w:num>
  <w:num w:numId="11" w16cid:durableId="150219352">
    <w:abstractNumId w:val="78"/>
  </w:num>
  <w:num w:numId="12" w16cid:durableId="258678448">
    <w:abstractNumId w:val="70"/>
  </w:num>
  <w:num w:numId="13" w16cid:durableId="1113791133">
    <w:abstractNumId w:val="6"/>
  </w:num>
  <w:num w:numId="14" w16cid:durableId="294065197">
    <w:abstractNumId w:val="26"/>
  </w:num>
  <w:num w:numId="15" w16cid:durableId="1497188281">
    <w:abstractNumId w:val="46"/>
  </w:num>
  <w:num w:numId="16" w16cid:durableId="350572051">
    <w:abstractNumId w:val="67"/>
  </w:num>
  <w:num w:numId="17" w16cid:durableId="653722958">
    <w:abstractNumId w:val="7"/>
  </w:num>
  <w:num w:numId="18" w16cid:durableId="2012947421">
    <w:abstractNumId w:val="18"/>
  </w:num>
  <w:num w:numId="19" w16cid:durableId="1010836148">
    <w:abstractNumId w:val="21"/>
  </w:num>
  <w:num w:numId="20" w16cid:durableId="1821458730">
    <w:abstractNumId w:val="38"/>
  </w:num>
  <w:num w:numId="21" w16cid:durableId="1493834131">
    <w:abstractNumId w:val="1"/>
  </w:num>
  <w:num w:numId="22" w16cid:durableId="1639334057">
    <w:abstractNumId w:val="63"/>
  </w:num>
  <w:num w:numId="23" w16cid:durableId="959191248">
    <w:abstractNumId w:val="75"/>
  </w:num>
  <w:num w:numId="24" w16cid:durableId="910509731">
    <w:abstractNumId w:val="22"/>
  </w:num>
  <w:num w:numId="25" w16cid:durableId="1004934144">
    <w:abstractNumId w:val="62"/>
  </w:num>
  <w:num w:numId="26" w16cid:durableId="565140535">
    <w:abstractNumId w:val="16"/>
  </w:num>
  <w:num w:numId="27" w16cid:durableId="1834225097">
    <w:abstractNumId w:val="19"/>
  </w:num>
  <w:num w:numId="28" w16cid:durableId="990792831">
    <w:abstractNumId w:val="80"/>
  </w:num>
  <w:num w:numId="29" w16cid:durableId="1134056939">
    <w:abstractNumId w:val="66"/>
  </w:num>
  <w:num w:numId="30" w16cid:durableId="1967465299">
    <w:abstractNumId w:val="65"/>
  </w:num>
  <w:num w:numId="31" w16cid:durableId="1857232307">
    <w:abstractNumId w:val="15"/>
  </w:num>
  <w:num w:numId="32" w16cid:durableId="264115592">
    <w:abstractNumId w:val="34"/>
  </w:num>
  <w:num w:numId="33" w16cid:durableId="1943607333">
    <w:abstractNumId w:val="68"/>
  </w:num>
  <w:num w:numId="34" w16cid:durableId="359208245">
    <w:abstractNumId w:val="51"/>
  </w:num>
  <w:num w:numId="35" w16cid:durableId="1883784449">
    <w:abstractNumId w:val="77"/>
  </w:num>
  <w:num w:numId="36" w16cid:durableId="22024915">
    <w:abstractNumId w:val="61"/>
  </w:num>
  <w:num w:numId="37" w16cid:durableId="483862611">
    <w:abstractNumId w:val="36"/>
  </w:num>
  <w:num w:numId="38" w16cid:durableId="790243057">
    <w:abstractNumId w:val="40"/>
  </w:num>
  <w:num w:numId="39" w16cid:durableId="1342970171">
    <w:abstractNumId w:val="60"/>
  </w:num>
  <w:num w:numId="40" w16cid:durableId="1763792916">
    <w:abstractNumId w:val="55"/>
  </w:num>
  <w:num w:numId="41" w16cid:durableId="1635789014">
    <w:abstractNumId w:val="59"/>
  </w:num>
  <w:num w:numId="42" w16cid:durableId="335613092">
    <w:abstractNumId w:val="23"/>
  </w:num>
  <w:num w:numId="43" w16cid:durableId="878011110">
    <w:abstractNumId w:val="41"/>
  </w:num>
  <w:num w:numId="44" w16cid:durableId="614672777">
    <w:abstractNumId w:val="39"/>
  </w:num>
  <w:num w:numId="45" w16cid:durableId="1044216580">
    <w:abstractNumId w:val="28"/>
  </w:num>
  <w:num w:numId="46" w16cid:durableId="1373727031">
    <w:abstractNumId w:val="48"/>
  </w:num>
  <w:num w:numId="47" w16cid:durableId="906691830">
    <w:abstractNumId w:val="0"/>
  </w:num>
  <w:num w:numId="48" w16cid:durableId="2096976449">
    <w:abstractNumId w:val="81"/>
  </w:num>
  <w:num w:numId="49" w16cid:durableId="1503665276">
    <w:abstractNumId w:val="58"/>
  </w:num>
  <w:num w:numId="50" w16cid:durableId="3752012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29536290">
    <w:abstractNumId w:val="52"/>
  </w:num>
  <w:num w:numId="52" w16cid:durableId="852114596">
    <w:abstractNumId w:val="27"/>
  </w:num>
  <w:num w:numId="53" w16cid:durableId="1291783737">
    <w:abstractNumId w:val="31"/>
  </w:num>
  <w:num w:numId="54" w16cid:durableId="557977870">
    <w:abstractNumId w:val="49"/>
  </w:num>
  <w:num w:numId="55" w16cid:durableId="65223650">
    <w:abstractNumId w:val="12"/>
  </w:num>
  <w:num w:numId="56" w16cid:durableId="1605727356">
    <w:abstractNumId w:val="9"/>
  </w:num>
  <w:num w:numId="57" w16cid:durableId="102771688">
    <w:abstractNumId w:val="69"/>
  </w:num>
  <w:num w:numId="58" w16cid:durableId="773133238">
    <w:abstractNumId w:val="56"/>
  </w:num>
  <w:num w:numId="59" w16cid:durableId="1915310970">
    <w:abstractNumId w:val="72"/>
  </w:num>
  <w:num w:numId="60" w16cid:durableId="985007852">
    <w:abstractNumId w:val="64"/>
  </w:num>
  <w:num w:numId="61" w16cid:durableId="41952229">
    <w:abstractNumId w:val="73"/>
  </w:num>
  <w:num w:numId="62" w16cid:durableId="469715790">
    <w:abstractNumId w:val="32"/>
  </w:num>
  <w:num w:numId="63" w16cid:durableId="187985197">
    <w:abstractNumId w:val="47"/>
  </w:num>
  <w:num w:numId="64" w16cid:durableId="1775633091">
    <w:abstractNumId w:val="14"/>
  </w:num>
  <w:num w:numId="65" w16cid:durableId="1086539984">
    <w:abstractNumId w:val="25"/>
  </w:num>
  <w:num w:numId="66" w16cid:durableId="1190800997">
    <w:abstractNumId w:val="20"/>
  </w:num>
  <w:num w:numId="67" w16cid:durableId="345596932">
    <w:abstractNumId w:val="35"/>
  </w:num>
  <w:num w:numId="68" w16cid:durableId="1908804918">
    <w:abstractNumId w:val="17"/>
  </w:num>
  <w:num w:numId="69" w16cid:durableId="1199439878">
    <w:abstractNumId w:val="8"/>
  </w:num>
  <w:num w:numId="70" w16cid:durableId="1024554306">
    <w:abstractNumId w:val="50"/>
  </w:num>
  <w:num w:numId="71" w16cid:durableId="890654328">
    <w:abstractNumId w:val="4"/>
  </w:num>
  <w:num w:numId="72" w16cid:durableId="1641223188">
    <w:abstractNumId w:val="82"/>
  </w:num>
  <w:num w:numId="73" w16cid:durableId="1675916719">
    <w:abstractNumId w:val="74"/>
  </w:num>
  <w:num w:numId="74" w16cid:durableId="728193314">
    <w:abstractNumId w:val="29"/>
  </w:num>
  <w:num w:numId="75" w16cid:durableId="420879929">
    <w:abstractNumId w:val="10"/>
  </w:num>
  <w:num w:numId="76" w16cid:durableId="1627156195">
    <w:abstractNumId w:val="11"/>
  </w:num>
  <w:num w:numId="77" w16cid:durableId="1195462540">
    <w:abstractNumId w:val="71"/>
  </w:num>
  <w:num w:numId="78" w16cid:durableId="565258716">
    <w:abstractNumId w:val="24"/>
  </w:num>
  <w:num w:numId="79" w16cid:durableId="1758868742">
    <w:abstractNumId w:val="13"/>
  </w:num>
  <w:num w:numId="80" w16cid:durableId="1858612654">
    <w:abstractNumId w:val="45"/>
  </w:num>
  <w:num w:numId="81" w16cid:durableId="1141340823">
    <w:abstractNumId w:val="37"/>
  </w:num>
  <w:num w:numId="82" w16cid:durableId="659191445">
    <w:abstractNumId w:val="5"/>
  </w:num>
  <w:num w:numId="83" w16cid:durableId="295184828">
    <w:abstractNumId w:val="53"/>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 Tran, ACA (BUV)">
    <w15:presenceInfo w15:providerId="None" w15:userId="An Tran, ACA (BUV)"/>
  </w15:person>
  <w15:person w15:author="Uyen Tran, SIO (BUV)">
    <w15:presenceInfo w15:providerId="AD" w15:userId="S::uyen.tt@buv.edu.vn::4413a833-8c07-459c-9592-445d2a47c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yMjExMTexNLM0NTNS0lEKTi0uzszPAykwrgUACO0IFSwAAAA="/>
  </w:docVars>
  <w:rsids>
    <w:rsidRoot w:val="007C61CE"/>
    <w:rsid w:val="000001BA"/>
    <w:rsid w:val="00000774"/>
    <w:rsid w:val="000029B1"/>
    <w:rsid w:val="00004A0B"/>
    <w:rsid w:val="000067B7"/>
    <w:rsid w:val="000067F6"/>
    <w:rsid w:val="00007E67"/>
    <w:rsid w:val="000147A4"/>
    <w:rsid w:val="00016826"/>
    <w:rsid w:val="00017E20"/>
    <w:rsid w:val="00024B8B"/>
    <w:rsid w:val="00024F79"/>
    <w:rsid w:val="00025ADB"/>
    <w:rsid w:val="00027302"/>
    <w:rsid w:val="000304D6"/>
    <w:rsid w:val="00030566"/>
    <w:rsid w:val="00033784"/>
    <w:rsid w:val="000337CF"/>
    <w:rsid w:val="00036025"/>
    <w:rsid w:val="0003673C"/>
    <w:rsid w:val="00036C1D"/>
    <w:rsid w:val="000373F6"/>
    <w:rsid w:val="000378CB"/>
    <w:rsid w:val="0004022E"/>
    <w:rsid w:val="000411B0"/>
    <w:rsid w:val="00041E25"/>
    <w:rsid w:val="00044AB2"/>
    <w:rsid w:val="0004760C"/>
    <w:rsid w:val="00051F69"/>
    <w:rsid w:val="00055CEE"/>
    <w:rsid w:val="0005656D"/>
    <w:rsid w:val="00057C09"/>
    <w:rsid w:val="00060FE0"/>
    <w:rsid w:val="00062313"/>
    <w:rsid w:val="000626C2"/>
    <w:rsid w:val="00064767"/>
    <w:rsid w:val="00064B2C"/>
    <w:rsid w:val="0006517A"/>
    <w:rsid w:val="00065413"/>
    <w:rsid w:val="00066998"/>
    <w:rsid w:val="00066B1B"/>
    <w:rsid w:val="0006701F"/>
    <w:rsid w:val="00067398"/>
    <w:rsid w:val="00074D22"/>
    <w:rsid w:val="0007525B"/>
    <w:rsid w:val="000775F3"/>
    <w:rsid w:val="00080A2C"/>
    <w:rsid w:val="00082363"/>
    <w:rsid w:val="000846D8"/>
    <w:rsid w:val="000860B6"/>
    <w:rsid w:val="000870A3"/>
    <w:rsid w:val="000910B2"/>
    <w:rsid w:val="00091494"/>
    <w:rsid w:val="00093944"/>
    <w:rsid w:val="00093B79"/>
    <w:rsid w:val="00094B0C"/>
    <w:rsid w:val="000969A0"/>
    <w:rsid w:val="000A0F76"/>
    <w:rsid w:val="000A45F4"/>
    <w:rsid w:val="000A6806"/>
    <w:rsid w:val="000A7452"/>
    <w:rsid w:val="000B0897"/>
    <w:rsid w:val="000B1540"/>
    <w:rsid w:val="000B19EE"/>
    <w:rsid w:val="000B3544"/>
    <w:rsid w:val="000B40E1"/>
    <w:rsid w:val="000B7BDA"/>
    <w:rsid w:val="000C07CA"/>
    <w:rsid w:val="000C1CE4"/>
    <w:rsid w:val="000C1F1E"/>
    <w:rsid w:val="000C51D2"/>
    <w:rsid w:val="000C535E"/>
    <w:rsid w:val="000C547C"/>
    <w:rsid w:val="000C711F"/>
    <w:rsid w:val="000D00BB"/>
    <w:rsid w:val="000D03CF"/>
    <w:rsid w:val="000D485D"/>
    <w:rsid w:val="000D6197"/>
    <w:rsid w:val="000D6210"/>
    <w:rsid w:val="000D709C"/>
    <w:rsid w:val="000D7518"/>
    <w:rsid w:val="000E2FB3"/>
    <w:rsid w:val="000E31F3"/>
    <w:rsid w:val="000E5114"/>
    <w:rsid w:val="000E51DD"/>
    <w:rsid w:val="000E7558"/>
    <w:rsid w:val="000E7627"/>
    <w:rsid w:val="000E79A9"/>
    <w:rsid w:val="000E7FAB"/>
    <w:rsid w:val="000F0D14"/>
    <w:rsid w:val="000F219E"/>
    <w:rsid w:val="000F22C4"/>
    <w:rsid w:val="000F55AB"/>
    <w:rsid w:val="000F690F"/>
    <w:rsid w:val="000F6B7A"/>
    <w:rsid w:val="000F74E7"/>
    <w:rsid w:val="00100254"/>
    <w:rsid w:val="001016D1"/>
    <w:rsid w:val="001017FD"/>
    <w:rsid w:val="0010202C"/>
    <w:rsid w:val="00104263"/>
    <w:rsid w:val="0010596F"/>
    <w:rsid w:val="00106491"/>
    <w:rsid w:val="0011053C"/>
    <w:rsid w:val="0011380A"/>
    <w:rsid w:val="00113812"/>
    <w:rsid w:val="00115443"/>
    <w:rsid w:val="00116CB9"/>
    <w:rsid w:val="001171F0"/>
    <w:rsid w:val="0011732D"/>
    <w:rsid w:val="0011799D"/>
    <w:rsid w:val="001201EC"/>
    <w:rsid w:val="00122FB2"/>
    <w:rsid w:val="00131CAB"/>
    <w:rsid w:val="00132AFB"/>
    <w:rsid w:val="001342BA"/>
    <w:rsid w:val="001350E7"/>
    <w:rsid w:val="001361ED"/>
    <w:rsid w:val="00136B17"/>
    <w:rsid w:val="001370FB"/>
    <w:rsid w:val="00137802"/>
    <w:rsid w:val="0014055C"/>
    <w:rsid w:val="0014124C"/>
    <w:rsid w:val="0014195F"/>
    <w:rsid w:val="00142ABB"/>
    <w:rsid w:val="00146235"/>
    <w:rsid w:val="00146348"/>
    <w:rsid w:val="00146605"/>
    <w:rsid w:val="00146F51"/>
    <w:rsid w:val="001477AF"/>
    <w:rsid w:val="001477F0"/>
    <w:rsid w:val="00150A32"/>
    <w:rsid w:val="00150DD7"/>
    <w:rsid w:val="001515AE"/>
    <w:rsid w:val="001516A1"/>
    <w:rsid w:val="00163471"/>
    <w:rsid w:val="00163C55"/>
    <w:rsid w:val="0016445F"/>
    <w:rsid w:val="00164CFE"/>
    <w:rsid w:val="00164E18"/>
    <w:rsid w:val="00165154"/>
    <w:rsid w:val="00166081"/>
    <w:rsid w:val="00170561"/>
    <w:rsid w:val="00171B76"/>
    <w:rsid w:val="00173548"/>
    <w:rsid w:val="00175E18"/>
    <w:rsid w:val="001766D0"/>
    <w:rsid w:val="00176912"/>
    <w:rsid w:val="00177849"/>
    <w:rsid w:val="00180562"/>
    <w:rsid w:val="0018080B"/>
    <w:rsid w:val="00180A57"/>
    <w:rsid w:val="001829CA"/>
    <w:rsid w:val="0018652B"/>
    <w:rsid w:val="00186DD2"/>
    <w:rsid w:val="001870CB"/>
    <w:rsid w:val="00187BDE"/>
    <w:rsid w:val="0019071B"/>
    <w:rsid w:val="00191362"/>
    <w:rsid w:val="00192035"/>
    <w:rsid w:val="0019492B"/>
    <w:rsid w:val="001960F0"/>
    <w:rsid w:val="00196B2D"/>
    <w:rsid w:val="0019714E"/>
    <w:rsid w:val="001A0718"/>
    <w:rsid w:val="001A2E05"/>
    <w:rsid w:val="001A7D81"/>
    <w:rsid w:val="001B18F6"/>
    <w:rsid w:val="001B1F0C"/>
    <w:rsid w:val="001B21D1"/>
    <w:rsid w:val="001B466A"/>
    <w:rsid w:val="001B5894"/>
    <w:rsid w:val="001B65C3"/>
    <w:rsid w:val="001B6F55"/>
    <w:rsid w:val="001C0070"/>
    <w:rsid w:val="001C38F0"/>
    <w:rsid w:val="001C51B8"/>
    <w:rsid w:val="001C5704"/>
    <w:rsid w:val="001C6364"/>
    <w:rsid w:val="001D1BC7"/>
    <w:rsid w:val="001D2D51"/>
    <w:rsid w:val="001D350F"/>
    <w:rsid w:val="001D48EC"/>
    <w:rsid w:val="001D5DED"/>
    <w:rsid w:val="001D676E"/>
    <w:rsid w:val="001D754A"/>
    <w:rsid w:val="001E01B3"/>
    <w:rsid w:val="001E07AB"/>
    <w:rsid w:val="001E128D"/>
    <w:rsid w:val="001E2894"/>
    <w:rsid w:val="001E441F"/>
    <w:rsid w:val="001E78BB"/>
    <w:rsid w:val="001E7CBA"/>
    <w:rsid w:val="001F0C9F"/>
    <w:rsid w:val="001F38A3"/>
    <w:rsid w:val="001F3D29"/>
    <w:rsid w:val="001F405F"/>
    <w:rsid w:val="001F569A"/>
    <w:rsid w:val="001F5E93"/>
    <w:rsid w:val="001F6978"/>
    <w:rsid w:val="00200010"/>
    <w:rsid w:val="00201EE9"/>
    <w:rsid w:val="002030D3"/>
    <w:rsid w:val="0020314F"/>
    <w:rsid w:val="0020459D"/>
    <w:rsid w:val="0020510A"/>
    <w:rsid w:val="00205217"/>
    <w:rsid w:val="002060BE"/>
    <w:rsid w:val="00206916"/>
    <w:rsid w:val="002072DE"/>
    <w:rsid w:val="00210A25"/>
    <w:rsid w:val="00212FFD"/>
    <w:rsid w:val="002145AB"/>
    <w:rsid w:val="00217F21"/>
    <w:rsid w:val="00220179"/>
    <w:rsid w:val="00220C1F"/>
    <w:rsid w:val="0022108E"/>
    <w:rsid w:val="00222B14"/>
    <w:rsid w:val="00224CFA"/>
    <w:rsid w:val="002276D6"/>
    <w:rsid w:val="00227956"/>
    <w:rsid w:val="00232DDC"/>
    <w:rsid w:val="00233EF8"/>
    <w:rsid w:val="0023476A"/>
    <w:rsid w:val="00235B25"/>
    <w:rsid w:val="00235BF7"/>
    <w:rsid w:val="0023621B"/>
    <w:rsid w:val="00237F2D"/>
    <w:rsid w:val="00240363"/>
    <w:rsid w:val="0024053F"/>
    <w:rsid w:val="00240CCC"/>
    <w:rsid w:val="00242328"/>
    <w:rsid w:val="00243368"/>
    <w:rsid w:val="00245A6C"/>
    <w:rsid w:val="002471D5"/>
    <w:rsid w:val="00247898"/>
    <w:rsid w:val="00247B59"/>
    <w:rsid w:val="0025052B"/>
    <w:rsid w:val="002520B3"/>
    <w:rsid w:val="00253BBF"/>
    <w:rsid w:val="00254445"/>
    <w:rsid w:val="00254631"/>
    <w:rsid w:val="00254D46"/>
    <w:rsid w:val="002559DF"/>
    <w:rsid w:val="002562A0"/>
    <w:rsid w:val="00256CE9"/>
    <w:rsid w:val="00256D2C"/>
    <w:rsid w:val="00256F6B"/>
    <w:rsid w:val="0026036C"/>
    <w:rsid w:val="00260905"/>
    <w:rsid w:val="00260BE0"/>
    <w:rsid w:val="002612D5"/>
    <w:rsid w:val="00262110"/>
    <w:rsid w:val="00262BD7"/>
    <w:rsid w:val="00262D6E"/>
    <w:rsid w:val="00263263"/>
    <w:rsid w:val="00263593"/>
    <w:rsid w:val="002638B3"/>
    <w:rsid w:val="0026566F"/>
    <w:rsid w:val="00265A85"/>
    <w:rsid w:val="0026684D"/>
    <w:rsid w:val="00267AF7"/>
    <w:rsid w:val="002704C3"/>
    <w:rsid w:val="00271A3C"/>
    <w:rsid w:val="00272CB7"/>
    <w:rsid w:val="002735C5"/>
    <w:rsid w:val="00273792"/>
    <w:rsid w:val="00273B8D"/>
    <w:rsid w:val="00274919"/>
    <w:rsid w:val="002763D8"/>
    <w:rsid w:val="002765D9"/>
    <w:rsid w:val="00277C2B"/>
    <w:rsid w:val="002802BB"/>
    <w:rsid w:val="002810EB"/>
    <w:rsid w:val="0028179B"/>
    <w:rsid w:val="00285932"/>
    <w:rsid w:val="00290FD5"/>
    <w:rsid w:val="00292371"/>
    <w:rsid w:val="002925F8"/>
    <w:rsid w:val="0029353A"/>
    <w:rsid w:val="00293CD6"/>
    <w:rsid w:val="00294004"/>
    <w:rsid w:val="0029534C"/>
    <w:rsid w:val="00297275"/>
    <w:rsid w:val="00297828"/>
    <w:rsid w:val="002A0D94"/>
    <w:rsid w:val="002A0FA4"/>
    <w:rsid w:val="002A1CEC"/>
    <w:rsid w:val="002A4072"/>
    <w:rsid w:val="002A7E4A"/>
    <w:rsid w:val="002B3C54"/>
    <w:rsid w:val="002B6CEA"/>
    <w:rsid w:val="002B764E"/>
    <w:rsid w:val="002B7A9B"/>
    <w:rsid w:val="002B7C89"/>
    <w:rsid w:val="002C4240"/>
    <w:rsid w:val="002C5C01"/>
    <w:rsid w:val="002C691E"/>
    <w:rsid w:val="002C6FEE"/>
    <w:rsid w:val="002C711C"/>
    <w:rsid w:val="002D0FF5"/>
    <w:rsid w:val="002D173E"/>
    <w:rsid w:val="002D4176"/>
    <w:rsid w:val="002D4A50"/>
    <w:rsid w:val="002D55AB"/>
    <w:rsid w:val="002D64E7"/>
    <w:rsid w:val="002E1419"/>
    <w:rsid w:val="002E1AD0"/>
    <w:rsid w:val="002E1F17"/>
    <w:rsid w:val="002E2C89"/>
    <w:rsid w:val="002E4465"/>
    <w:rsid w:val="002E6B8E"/>
    <w:rsid w:val="002F2D0E"/>
    <w:rsid w:val="002F3E68"/>
    <w:rsid w:val="002F4E9E"/>
    <w:rsid w:val="002F5887"/>
    <w:rsid w:val="002F6873"/>
    <w:rsid w:val="002F7490"/>
    <w:rsid w:val="002F7BC0"/>
    <w:rsid w:val="003027F7"/>
    <w:rsid w:val="0030691A"/>
    <w:rsid w:val="00307C44"/>
    <w:rsid w:val="00310639"/>
    <w:rsid w:val="00311111"/>
    <w:rsid w:val="00311887"/>
    <w:rsid w:val="00311F72"/>
    <w:rsid w:val="00312445"/>
    <w:rsid w:val="003127BD"/>
    <w:rsid w:val="003140AD"/>
    <w:rsid w:val="00314D8A"/>
    <w:rsid w:val="0031567A"/>
    <w:rsid w:val="00315854"/>
    <w:rsid w:val="00315940"/>
    <w:rsid w:val="003170DD"/>
    <w:rsid w:val="00320DE9"/>
    <w:rsid w:val="00321C9A"/>
    <w:rsid w:val="00322BC7"/>
    <w:rsid w:val="003244E8"/>
    <w:rsid w:val="00325E58"/>
    <w:rsid w:val="0032613B"/>
    <w:rsid w:val="00326586"/>
    <w:rsid w:val="00330474"/>
    <w:rsid w:val="00333D63"/>
    <w:rsid w:val="003361CB"/>
    <w:rsid w:val="003378E4"/>
    <w:rsid w:val="00337E60"/>
    <w:rsid w:val="00340932"/>
    <w:rsid w:val="003413AB"/>
    <w:rsid w:val="003429C1"/>
    <w:rsid w:val="00342F13"/>
    <w:rsid w:val="00343646"/>
    <w:rsid w:val="0034366E"/>
    <w:rsid w:val="003461AE"/>
    <w:rsid w:val="0034620E"/>
    <w:rsid w:val="00346B3A"/>
    <w:rsid w:val="0034740A"/>
    <w:rsid w:val="003503ED"/>
    <w:rsid w:val="00350991"/>
    <w:rsid w:val="00350B76"/>
    <w:rsid w:val="003513BE"/>
    <w:rsid w:val="0035171C"/>
    <w:rsid w:val="00353F82"/>
    <w:rsid w:val="00354F84"/>
    <w:rsid w:val="00355EB6"/>
    <w:rsid w:val="003577B6"/>
    <w:rsid w:val="00360897"/>
    <w:rsid w:val="00360A65"/>
    <w:rsid w:val="00363426"/>
    <w:rsid w:val="00363F39"/>
    <w:rsid w:val="003640AA"/>
    <w:rsid w:val="00364F9B"/>
    <w:rsid w:val="003662F2"/>
    <w:rsid w:val="00366AAA"/>
    <w:rsid w:val="00367BBC"/>
    <w:rsid w:val="00370856"/>
    <w:rsid w:val="00373618"/>
    <w:rsid w:val="00374FF1"/>
    <w:rsid w:val="0037692E"/>
    <w:rsid w:val="003773D4"/>
    <w:rsid w:val="003806D2"/>
    <w:rsid w:val="0038075D"/>
    <w:rsid w:val="00380AF3"/>
    <w:rsid w:val="00380F40"/>
    <w:rsid w:val="003824B8"/>
    <w:rsid w:val="0038636E"/>
    <w:rsid w:val="00387DFC"/>
    <w:rsid w:val="00392BF9"/>
    <w:rsid w:val="0039326E"/>
    <w:rsid w:val="00394372"/>
    <w:rsid w:val="00394D75"/>
    <w:rsid w:val="00395855"/>
    <w:rsid w:val="003A16D0"/>
    <w:rsid w:val="003A2253"/>
    <w:rsid w:val="003A2F0D"/>
    <w:rsid w:val="003A325C"/>
    <w:rsid w:val="003A6FEA"/>
    <w:rsid w:val="003A7157"/>
    <w:rsid w:val="003A732E"/>
    <w:rsid w:val="003B3DCC"/>
    <w:rsid w:val="003B68DC"/>
    <w:rsid w:val="003C0688"/>
    <w:rsid w:val="003C0C58"/>
    <w:rsid w:val="003C1225"/>
    <w:rsid w:val="003C20DD"/>
    <w:rsid w:val="003C54BB"/>
    <w:rsid w:val="003C59E2"/>
    <w:rsid w:val="003C5B90"/>
    <w:rsid w:val="003C6C5F"/>
    <w:rsid w:val="003D06C4"/>
    <w:rsid w:val="003D5078"/>
    <w:rsid w:val="003D507D"/>
    <w:rsid w:val="003D6352"/>
    <w:rsid w:val="003D6519"/>
    <w:rsid w:val="003D66E0"/>
    <w:rsid w:val="003E0B49"/>
    <w:rsid w:val="003E1B62"/>
    <w:rsid w:val="003E5BD2"/>
    <w:rsid w:val="003E6043"/>
    <w:rsid w:val="003E6279"/>
    <w:rsid w:val="003E7B45"/>
    <w:rsid w:val="003F2086"/>
    <w:rsid w:val="003F27B5"/>
    <w:rsid w:val="003F29A9"/>
    <w:rsid w:val="003F3F70"/>
    <w:rsid w:val="003F7769"/>
    <w:rsid w:val="003F78F7"/>
    <w:rsid w:val="00401081"/>
    <w:rsid w:val="00401313"/>
    <w:rsid w:val="00401823"/>
    <w:rsid w:val="0040259D"/>
    <w:rsid w:val="004035FC"/>
    <w:rsid w:val="004040E5"/>
    <w:rsid w:val="004048F9"/>
    <w:rsid w:val="00406E50"/>
    <w:rsid w:val="00407226"/>
    <w:rsid w:val="004074AB"/>
    <w:rsid w:val="00407AC8"/>
    <w:rsid w:val="00410254"/>
    <w:rsid w:val="00412EE1"/>
    <w:rsid w:val="00420565"/>
    <w:rsid w:val="004206AD"/>
    <w:rsid w:val="00421B3C"/>
    <w:rsid w:val="004221AF"/>
    <w:rsid w:val="00422A5C"/>
    <w:rsid w:val="00423211"/>
    <w:rsid w:val="0042405F"/>
    <w:rsid w:val="00425DEC"/>
    <w:rsid w:val="0042610F"/>
    <w:rsid w:val="00427249"/>
    <w:rsid w:val="00433234"/>
    <w:rsid w:val="00433305"/>
    <w:rsid w:val="00433AE6"/>
    <w:rsid w:val="004373E8"/>
    <w:rsid w:val="004403FB"/>
    <w:rsid w:val="00440681"/>
    <w:rsid w:val="00440BA3"/>
    <w:rsid w:val="004421B3"/>
    <w:rsid w:val="0044221D"/>
    <w:rsid w:val="00445A5E"/>
    <w:rsid w:val="0044799B"/>
    <w:rsid w:val="004502B8"/>
    <w:rsid w:val="00451280"/>
    <w:rsid w:val="0045155C"/>
    <w:rsid w:val="00452DC6"/>
    <w:rsid w:val="00454320"/>
    <w:rsid w:val="00455159"/>
    <w:rsid w:val="004556DC"/>
    <w:rsid w:val="00457AD8"/>
    <w:rsid w:val="00462707"/>
    <w:rsid w:val="00464123"/>
    <w:rsid w:val="00464CAD"/>
    <w:rsid w:val="00466E0E"/>
    <w:rsid w:val="00474E07"/>
    <w:rsid w:val="00476D8E"/>
    <w:rsid w:val="004775CC"/>
    <w:rsid w:val="0048083F"/>
    <w:rsid w:val="004808F6"/>
    <w:rsid w:val="00480D2A"/>
    <w:rsid w:val="00480F96"/>
    <w:rsid w:val="00481018"/>
    <w:rsid w:val="00481A03"/>
    <w:rsid w:val="00482BF2"/>
    <w:rsid w:val="00483ECA"/>
    <w:rsid w:val="00487C1E"/>
    <w:rsid w:val="00490315"/>
    <w:rsid w:val="00490DF8"/>
    <w:rsid w:val="004914B0"/>
    <w:rsid w:val="004919C1"/>
    <w:rsid w:val="00491E43"/>
    <w:rsid w:val="004923E4"/>
    <w:rsid w:val="004932FA"/>
    <w:rsid w:val="00493CA6"/>
    <w:rsid w:val="00494102"/>
    <w:rsid w:val="004A12B2"/>
    <w:rsid w:val="004A1BB4"/>
    <w:rsid w:val="004A3392"/>
    <w:rsid w:val="004A3396"/>
    <w:rsid w:val="004A5FF4"/>
    <w:rsid w:val="004A6C43"/>
    <w:rsid w:val="004B03A8"/>
    <w:rsid w:val="004B0768"/>
    <w:rsid w:val="004B0804"/>
    <w:rsid w:val="004B08D3"/>
    <w:rsid w:val="004B11E7"/>
    <w:rsid w:val="004B1972"/>
    <w:rsid w:val="004B25F3"/>
    <w:rsid w:val="004B3429"/>
    <w:rsid w:val="004B64BE"/>
    <w:rsid w:val="004B7321"/>
    <w:rsid w:val="004B77AA"/>
    <w:rsid w:val="004C0FF9"/>
    <w:rsid w:val="004C16BF"/>
    <w:rsid w:val="004C2D05"/>
    <w:rsid w:val="004C4B87"/>
    <w:rsid w:val="004D25FE"/>
    <w:rsid w:val="004D2B4A"/>
    <w:rsid w:val="004D3061"/>
    <w:rsid w:val="004D36A7"/>
    <w:rsid w:val="004D39DD"/>
    <w:rsid w:val="004D53DF"/>
    <w:rsid w:val="004D5990"/>
    <w:rsid w:val="004D640C"/>
    <w:rsid w:val="004D6EFD"/>
    <w:rsid w:val="004E0632"/>
    <w:rsid w:val="004E13ED"/>
    <w:rsid w:val="004E14E9"/>
    <w:rsid w:val="004E168C"/>
    <w:rsid w:val="004E2B40"/>
    <w:rsid w:val="004E3C65"/>
    <w:rsid w:val="004E4D48"/>
    <w:rsid w:val="004E4E48"/>
    <w:rsid w:val="004E67BE"/>
    <w:rsid w:val="004F192A"/>
    <w:rsid w:val="004F730E"/>
    <w:rsid w:val="00501365"/>
    <w:rsid w:val="00501605"/>
    <w:rsid w:val="005019AD"/>
    <w:rsid w:val="0050280B"/>
    <w:rsid w:val="005032E7"/>
    <w:rsid w:val="00503351"/>
    <w:rsid w:val="0050536E"/>
    <w:rsid w:val="00505D65"/>
    <w:rsid w:val="00506107"/>
    <w:rsid w:val="005061E8"/>
    <w:rsid w:val="005105A7"/>
    <w:rsid w:val="005140FA"/>
    <w:rsid w:val="0051681A"/>
    <w:rsid w:val="00516B16"/>
    <w:rsid w:val="00517E53"/>
    <w:rsid w:val="005208AB"/>
    <w:rsid w:val="00523A1A"/>
    <w:rsid w:val="00523BF3"/>
    <w:rsid w:val="0052528E"/>
    <w:rsid w:val="005319A6"/>
    <w:rsid w:val="00533983"/>
    <w:rsid w:val="00533EC4"/>
    <w:rsid w:val="005358E3"/>
    <w:rsid w:val="00535B26"/>
    <w:rsid w:val="00536644"/>
    <w:rsid w:val="00537716"/>
    <w:rsid w:val="00540689"/>
    <w:rsid w:val="00540A2E"/>
    <w:rsid w:val="0054138A"/>
    <w:rsid w:val="00541B7D"/>
    <w:rsid w:val="00541F5A"/>
    <w:rsid w:val="0054334D"/>
    <w:rsid w:val="00544101"/>
    <w:rsid w:val="0054484C"/>
    <w:rsid w:val="00545496"/>
    <w:rsid w:val="00546FC6"/>
    <w:rsid w:val="005471A2"/>
    <w:rsid w:val="00552D5D"/>
    <w:rsid w:val="00555100"/>
    <w:rsid w:val="005556B7"/>
    <w:rsid w:val="00560FEA"/>
    <w:rsid w:val="005645C9"/>
    <w:rsid w:val="00565BCE"/>
    <w:rsid w:val="005665C7"/>
    <w:rsid w:val="005679CF"/>
    <w:rsid w:val="00570471"/>
    <w:rsid w:val="00570D8D"/>
    <w:rsid w:val="00570F38"/>
    <w:rsid w:val="00571281"/>
    <w:rsid w:val="00571599"/>
    <w:rsid w:val="005743EC"/>
    <w:rsid w:val="00574EA8"/>
    <w:rsid w:val="00575954"/>
    <w:rsid w:val="005759BC"/>
    <w:rsid w:val="00577260"/>
    <w:rsid w:val="00580825"/>
    <w:rsid w:val="0058093A"/>
    <w:rsid w:val="005825EE"/>
    <w:rsid w:val="0058265D"/>
    <w:rsid w:val="005832E7"/>
    <w:rsid w:val="00591147"/>
    <w:rsid w:val="00591301"/>
    <w:rsid w:val="00592FFF"/>
    <w:rsid w:val="00594AA9"/>
    <w:rsid w:val="00594C42"/>
    <w:rsid w:val="00594E5D"/>
    <w:rsid w:val="005950EE"/>
    <w:rsid w:val="00595194"/>
    <w:rsid w:val="00595AD9"/>
    <w:rsid w:val="0059757A"/>
    <w:rsid w:val="005A03F2"/>
    <w:rsid w:val="005A17EE"/>
    <w:rsid w:val="005A1999"/>
    <w:rsid w:val="005A24F5"/>
    <w:rsid w:val="005A3797"/>
    <w:rsid w:val="005A60C1"/>
    <w:rsid w:val="005A6161"/>
    <w:rsid w:val="005A661C"/>
    <w:rsid w:val="005A6B0C"/>
    <w:rsid w:val="005A6B3F"/>
    <w:rsid w:val="005A6B9F"/>
    <w:rsid w:val="005B06DA"/>
    <w:rsid w:val="005B0D8A"/>
    <w:rsid w:val="005B4197"/>
    <w:rsid w:val="005B6005"/>
    <w:rsid w:val="005B7AD0"/>
    <w:rsid w:val="005B7FF2"/>
    <w:rsid w:val="005C0370"/>
    <w:rsid w:val="005C0DDC"/>
    <w:rsid w:val="005C36DA"/>
    <w:rsid w:val="005C40A2"/>
    <w:rsid w:val="005C4A50"/>
    <w:rsid w:val="005C4D77"/>
    <w:rsid w:val="005C5192"/>
    <w:rsid w:val="005C54A9"/>
    <w:rsid w:val="005D0323"/>
    <w:rsid w:val="005D24DC"/>
    <w:rsid w:val="005D2EB4"/>
    <w:rsid w:val="005D3B19"/>
    <w:rsid w:val="005D7942"/>
    <w:rsid w:val="005E2669"/>
    <w:rsid w:val="005E369A"/>
    <w:rsid w:val="005E589D"/>
    <w:rsid w:val="005E763A"/>
    <w:rsid w:val="005E7872"/>
    <w:rsid w:val="005F0EDF"/>
    <w:rsid w:val="005F0F77"/>
    <w:rsid w:val="005F35AD"/>
    <w:rsid w:val="005F5346"/>
    <w:rsid w:val="005F5F1E"/>
    <w:rsid w:val="005F7167"/>
    <w:rsid w:val="00602915"/>
    <w:rsid w:val="00602FC2"/>
    <w:rsid w:val="006046F4"/>
    <w:rsid w:val="00606CEC"/>
    <w:rsid w:val="00607754"/>
    <w:rsid w:val="00611156"/>
    <w:rsid w:val="006134DE"/>
    <w:rsid w:val="00613DA1"/>
    <w:rsid w:val="00616770"/>
    <w:rsid w:val="00616EF4"/>
    <w:rsid w:val="00620974"/>
    <w:rsid w:val="00620A3C"/>
    <w:rsid w:val="006215DF"/>
    <w:rsid w:val="006219B7"/>
    <w:rsid w:val="006231D6"/>
    <w:rsid w:val="00626A67"/>
    <w:rsid w:val="00626E93"/>
    <w:rsid w:val="00627120"/>
    <w:rsid w:val="006316DE"/>
    <w:rsid w:val="00631C49"/>
    <w:rsid w:val="00633664"/>
    <w:rsid w:val="00633A22"/>
    <w:rsid w:val="00635195"/>
    <w:rsid w:val="00635C06"/>
    <w:rsid w:val="00637308"/>
    <w:rsid w:val="006401D7"/>
    <w:rsid w:val="006420EB"/>
    <w:rsid w:val="0064296F"/>
    <w:rsid w:val="006430EE"/>
    <w:rsid w:val="0064326F"/>
    <w:rsid w:val="00643921"/>
    <w:rsid w:val="006529CC"/>
    <w:rsid w:val="00653F33"/>
    <w:rsid w:val="00654334"/>
    <w:rsid w:val="00654423"/>
    <w:rsid w:val="00654A40"/>
    <w:rsid w:val="00657145"/>
    <w:rsid w:val="00660CEB"/>
    <w:rsid w:val="0066182E"/>
    <w:rsid w:val="00661D05"/>
    <w:rsid w:val="00662B0A"/>
    <w:rsid w:val="00663CDA"/>
    <w:rsid w:val="00664283"/>
    <w:rsid w:val="00664F67"/>
    <w:rsid w:val="006658E0"/>
    <w:rsid w:val="00665F8A"/>
    <w:rsid w:val="00666C0E"/>
    <w:rsid w:val="00673165"/>
    <w:rsid w:val="00675900"/>
    <w:rsid w:val="006764B6"/>
    <w:rsid w:val="006766A5"/>
    <w:rsid w:val="006805CE"/>
    <w:rsid w:val="006820D7"/>
    <w:rsid w:val="006826C3"/>
    <w:rsid w:val="006846B4"/>
    <w:rsid w:val="00685206"/>
    <w:rsid w:val="006856FE"/>
    <w:rsid w:val="00685B88"/>
    <w:rsid w:val="0069120B"/>
    <w:rsid w:val="0069203F"/>
    <w:rsid w:val="00692FC6"/>
    <w:rsid w:val="00695845"/>
    <w:rsid w:val="00697D29"/>
    <w:rsid w:val="00697DCB"/>
    <w:rsid w:val="00697ECF"/>
    <w:rsid w:val="006A0A4C"/>
    <w:rsid w:val="006A1168"/>
    <w:rsid w:val="006A183B"/>
    <w:rsid w:val="006A1908"/>
    <w:rsid w:val="006A2807"/>
    <w:rsid w:val="006A2FFE"/>
    <w:rsid w:val="006A425D"/>
    <w:rsid w:val="006A4A65"/>
    <w:rsid w:val="006A5D72"/>
    <w:rsid w:val="006A7F30"/>
    <w:rsid w:val="006B057B"/>
    <w:rsid w:val="006B1329"/>
    <w:rsid w:val="006B3161"/>
    <w:rsid w:val="006B4E30"/>
    <w:rsid w:val="006B6790"/>
    <w:rsid w:val="006B6CED"/>
    <w:rsid w:val="006C026A"/>
    <w:rsid w:val="006C23C1"/>
    <w:rsid w:val="006C313E"/>
    <w:rsid w:val="006C6780"/>
    <w:rsid w:val="006C67D8"/>
    <w:rsid w:val="006D033E"/>
    <w:rsid w:val="006D0EAF"/>
    <w:rsid w:val="006D32D1"/>
    <w:rsid w:val="006D347D"/>
    <w:rsid w:val="006D51F7"/>
    <w:rsid w:val="006D61D4"/>
    <w:rsid w:val="006D721C"/>
    <w:rsid w:val="006D73FA"/>
    <w:rsid w:val="006D752C"/>
    <w:rsid w:val="006E0353"/>
    <w:rsid w:val="006E08BC"/>
    <w:rsid w:val="006E0E8F"/>
    <w:rsid w:val="006E1CC0"/>
    <w:rsid w:val="006E2F53"/>
    <w:rsid w:val="006E4AAB"/>
    <w:rsid w:val="006E5114"/>
    <w:rsid w:val="006E631B"/>
    <w:rsid w:val="006F1DBF"/>
    <w:rsid w:val="006F2314"/>
    <w:rsid w:val="006F3A1F"/>
    <w:rsid w:val="006F3B49"/>
    <w:rsid w:val="006F68CC"/>
    <w:rsid w:val="006F716E"/>
    <w:rsid w:val="006F7EEF"/>
    <w:rsid w:val="007022CF"/>
    <w:rsid w:val="00702798"/>
    <w:rsid w:val="007027B9"/>
    <w:rsid w:val="007028B4"/>
    <w:rsid w:val="00702FAF"/>
    <w:rsid w:val="007047F9"/>
    <w:rsid w:val="00705C70"/>
    <w:rsid w:val="00706F2A"/>
    <w:rsid w:val="007073D3"/>
    <w:rsid w:val="007075E8"/>
    <w:rsid w:val="0071102C"/>
    <w:rsid w:val="007111FB"/>
    <w:rsid w:val="00712150"/>
    <w:rsid w:val="007121D0"/>
    <w:rsid w:val="007124E9"/>
    <w:rsid w:val="007150C5"/>
    <w:rsid w:val="0071627D"/>
    <w:rsid w:val="00716CED"/>
    <w:rsid w:val="00721252"/>
    <w:rsid w:val="0072217B"/>
    <w:rsid w:val="00722AB5"/>
    <w:rsid w:val="00723B9E"/>
    <w:rsid w:val="00725EDD"/>
    <w:rsid w:val="00725F79"/>
    <w:rsid w:val="00727C3C"/>
    <w:rsid w:val="00727CA7"/>
    <w:rsid w:val="00730A4C"/>
    <w:rsid w:val="00730DCB"/>
    <w:rsid w:val="00731D29"/>
    <w:rsid w:val="00734BF5"/>
    <w:rsid w:val="0073501B"/>
    <w:rsid w:val="0073522B"/>
    <w:rsid w:val="007357C3"/>
    <w:rsid w:val="00736B0F"/>
    <w:rsid w:val="007379A7"/>
    <w:rsid w:val="00740CEB"/>
    <w:rsid w:val="0074133B"/>
    <w:rsid w:val="00744F88"/>
    <w:rsid w:val="007468F1"/>
    <w:rsid w:val="00746A7C"/>
    <w:rsid w:val="00752114"/>
    <w:rsid w:val="00754E38"/>
    <w:rsid w:val="00761206"/>
    <w:rsid w:val="00763AB1"/>
    <w:rsid w:val="00763E23"/>
    <w:rsid w:val="0076420C"/>
    <w:rsid w:val="007652AF"/>
    <w:rsid w:val="007655FD"/>
    <w:rsid w:val="007675C2"/>
    <w:rsid w:val="0077049D"/>
    <w:rsid w:val="00770783"/>
    <w:rsid w:val="00771C0D"/>
    <w:rsid w:val="00771CFF"/>
    <w:rsid w:val="0077334F"/>
    <w:rsid w:val="007733A7"/>
    <w:rsid w:val="00775193"/>
    <w:rsid w:val="007763E5"/>
    <w:rsid w:val="00776D4B"/>
    <w:rsid w:val="00785187"/>
    <w:rsid w:val="00787402"/>
    <w:rsid w:val="0079005D"/>
    <w:rsid w:val="00790B02"/>
    <w:rsid w:val="00791EC2"/>
    <w:rsid w:val="00792297"/>
    <w:rsid w:val="007928C0"/>
    <w:rsid w:val="00793878"/>
    <w:rsid w:val="0079723D"/>
    <w:rsid w:val="007A04AE"/>
    <w:rsid w:val="007A1C6D"/>
    <w:rsid w:val="007A7A1D"/>
    <w:rsid w:val="007B0095"/>
    <w:rsid w:val="007B01BE"/>
    <w:rsid w:val="007B39D8"/>
    <w:rsid w:val="007B545B"/>
    <w:rsid w:val="007B5F25"/>
    <w:rsid w:val="007B7887"/>
    <w:rsid w:val="007C1486"/>
    <w:rsid w:val="007C252F"/>
    <w:rsid w:val="007C2826"/>
    <w:rsid w:val="007C347A"/>
    <w:rsid w:val="007C590E"/>
    <w:rsid w:val="007C61CE"/>
    <w:rsid w:val="007C77F4"/>
    <w:rsid w:val="007D0CE3"/>
    <w:rsid w:val="007D0D5A"/>
    <w:rsid w:val="007D0F0D"/>
    <w:rsid w:val="007D1E53"/>
    <w:rsid w:val="007D1FE6"/>
    <w:rsid w:val="007D2004"/>
    <w:rsid w:val="007D2366"/>
    <w:rsid w:val="007D2C3B"/>
    <w:rsid w:val="007D2FFD"/>
    <w:rsid w:val="007D6C87"/>
    <w:rsid w:val="007E0A08"/>
    <w:rsid w:val="007E1A33"/>
    <w:rsid w:val="007E2006"/>
    <w:rsid w:val="007E2BD0"/>
    <w:rsid w:val="007F0B89"/>
    <w:rsid w:val="007F1D84"/>
    <w:rsid w:val="007F20D6"/>
    <w:rsid w:val="007F4E7B"/>
    <w:rsid w:val="007F6C07"/>
    <w:rsid w:val="00800AA0"/>
    <w:rsid w:val="00801595"/>
    <w:rsid w:val="008015B4"/>
    <w:rsid w:val="00801E5D"/>
    <w:rsid w:val="008027C9"/>
    <w:rsid w:val="00806B47"/>
    <w:rsid w:val="00813141"/>
    <w:rsid w:val="00813F21"/>
    <w:rsid w:val="00815254"/>
    <w:rsid w:val="0081599E"/>
    <w:rsid w:val="008164C1"/>
    <w:rsid w:val="00816543"/>
    <w:rsid w:val="00817E23"/>
    <w:rsid w:val="00822499"/>
    <w:rsid w:val="008226A1"/>
    <w:rsid w:val="00822D35"/>
    <w:rsid w:val="00825058"/>
    <w:rsid w:val="00825084"/>
    <w:rsid w:val="00825F6F"/>
    <w:rsid w:val="008347AD"/>
    <w:rsid w:val="008356F1"/>
    <w:rsid w:val="0084004F"/>
    <w:rsid w:val="00840425"/>
    <w:rsid w:val="00843917"/>
    <w:rsid w:val="00847085"/>
    <w:rsid w:val="00847B8D"/>
    <w:rsid w:val="00851E4B"/>
    <w:rsid w:val="00854218"/>
    <w:rsid w:val="00854E46"/>
    <w:rsid w:val="00857411"/>
    <w:rsid w:val="0085780D"/>
    <w:rsid w:val="0086067F"/>
    <w:rsid w:val="00861D98"/>
    <w:rsid w:val="00861EAB"/>
    <w:rsid w:val="0086292C"/>
    <w:rsid w:val="00863B99"/>
    <w:rsid w:val="0086425D"/>
    <w:rsid w:val="00866E1F"/>
    <w:rsid w:val="0086709A"/>
    <w:rsid w:val="008672DC"/>
    <w:rsid w:val="00867663"/>
    <w:rsid w:val="0087054E"/>
    <w:rsid w:val="00873594"/>
    <w:rsid w:val="00874009"/>
    <w:rsid w:val="00874CB1"/>
    <w:rsid w:val="0087612D"/>
    <w:rsid w:val="008769DF"/>
    <w:rsid w:val="00882292"/>
    <w:rsid w:val="00882A67"/>
    <w:rsid w:val="00882BCB"/>
    <w:rsid w:val="00885BB3"/>
    <w:rsid w:val="00886127"/>
    <w:rsid w:val="008862DE"/>
    <w:rsid w:val="0088697B"/>
    <w:rsid w:val="0089420D"/>
    <w:rsid w:val="00894329"/>
    <w:rsid w:val="008943C2"/>
    <w:rsid w:val="008A14A1"/>
    <w:rsid w:val="008A1BC9"/>
    <w:rsid w:val="008A2256"/>
    <w:rsid w:val="008A3990"/>
    <w:rsid w:val="008A3FF1"/>
    <w:rsid w:val="008A5B28"/>
    <w:rsid w:val="008A6618"/>
    <w:rsid w:val="008B0E1D"/>
    <w:rsid w:val="008B36F4"/>
    <w:rsid w:val="008B62BA"/>
    <w:rsid w:val="008C1344"/>
    <w:rsid w:val="008C1C11"/>
    <w:rsid w:val="008C202B"/>
    <w:rsid w:val="008C5340"/>
    <w:rsid w:val="008D0E1E"/>
    <w:rsid w:val="008D0E57"/>
    <w:rsid w:val="008D1BC6"/>
    <w:rsid w:val="008D2B5F"/>
    <w:rsid w:val="008D2CC3"/>
    <w:rsid w:val="008D2CED"/>
    <w:rsid w:val="008D3DAB"/>
    <w:rsid w:val="008D4B8B"/>
    <w:rsid w:val="008D7378"/>
    <w:rsid w:val="008E0ECC"/>
    <w:rsid w:val="008E13CE"/>
    <w:rsid w:val="008E18FE"/>
    <w:rsid w:val="008E4C34"/>
    <w:rsid w:val="008E67CF"/>
    <w:rsid w:val="008E6A2D"/>
    <w:rsid w:val="008E7152"/>
    <w:rsid w:val="008F1ED2"/>
    <w:rsid w:val="008F6CB2"/>
    <w:rsid w:val="00901327"/>
    <w:rsid w:val="0090158C"/>
    <w:rsid w:val="009015E8"/>
    <w:rsid w:val="009030DB"/>
    <w:rsid w:val="009039A0"/>
    <w:rsid w:val="00904101"/>
    <w:rsid w:val="00905A2C"/>
    <w:rsid w:val="009062DC"/>
    <w:rsid w:val="00906820"/>
    <w:rsid w:val="00906C11"/>
    <w:rsid w:val="00907B13"/>
    <w:rsid w:val="00907CA0"/>
    <w:rsid w:val="0091160B"/>
    <w:rsid w:val="00911A40"/>
    <w:rsid w:val="00911BEE"/>
    <w:rsid w:val="00912C4E"/>
    <w:rsid w:val="009132EB"/>
    <w:rsid w:val="009136F3"/>
    <w:rsid w:val="00914832"/>
    <w:rsid w:val="00915C72"/>
    <w:rsid w:val="009163DC"/>
    <w:rsid w:val="009204F9"/>
    <w:rsid w:val="00922270"/>
    <w:rsid w:val="00922493"/>
    <w:rsid w:val="00923414"/>
    <w:rsid w:val="0092348D"/>
    <w:rsid w:val="009239F6"/>
    <w:rsid w:val="00924090"/>
    <w:rsid w:val="009251A2"/>
    <w:rsid w:val="009257F4"/>
    <w:rsid w:val="00931827"/>
    <w:rsid w:val="0093203D"/>
    <w:rsid w:val="009332BC"/>
    <w:rsid w:val="00933306"/>
    <w:rsid w:val="00937C71"/>
    <w:rsid w:val="00937FE1"/>
    <w:rsid w:val="00941BDE"/>
    <w:rsid w:val="00942EC7"/>
    <w:rsid w:val="00943A04"/>
    <w:rsid w:val="00947588"/>
    <w:rsid w:val="00947A27"/>
    <w:rsid w:val="00950C35"/>
    <w:rsid w:val="009531DC"/>
    <w:rsid w:val="009548A5"/>
    <w:rsid w:val="00954FEC"/>
    <w:rsid w:val="009550F7"/>
    <w:rsid w:val="009551E7"/>
    <w:rsid w:val="0095649E"/>
    <w:rsid w:val="0096234B"/>
    <w:rsid w:val="00963593"/>
    <w:rsid w:val="00964A02"/>
    <w:rsid w:val="00964AE9"/>
    <w:rsid w:val="009658B2"/>
    <w:rsid w:val="00972B74"/>
    <w:rsid w:val="009749A5"/>
    <w:rsid w:val="00975A7F"/>
    <w:rsid w:val="009761AE"/>
    <w:rsid w:val="0098189E"/>
    <w:rsid w:val="00982F48"/>
    <w:rsid w:val="0098383E"/>
    <w:rsid w:val="00986B26"/>
    <w:rsid w:val="00990A29"/>
    <w:rsid w:val="00990CE0"/>
    <w:rsid w:val="009917A1"/>
    <w:rsid w:val="00993A02"/>
    <w:rsid w:val="00994BA2"/>
    <w:rsid w:val="009954DD"/>
    <w:rsid w:val="00995E9A"/>
    <w:rsid w:val="00996A3D"/>
    <w:rsid w:val="00996ADE"/>
    <w:rsid w:val="00996C7A"/>
    <w:rsid w:val="009A065F"/>
    <w:rsid w:val="009A08E8"/>
    <w:rsid w:val="009A1281"/>
    <w:rsid w:val="009A148B"/>
    <w:rsid w:val="009A1DB2"/>
    <w:rsid w:val="009A21F1"/>
    <w:rsid w:val="009A2AED"/>
    <w:rsid w:val="009A2C85"/>
    <w:rsid w:val="009A2F4F"/>
    <w:rsid w:val="009A4BC8"/>
    <w:rsid w:val="009B0344"/>
    <w:rsid w:val="009B3F5B"/>
    <w:rsid w:val="009B5946"/>
    <w:rsid w:val="009B5D4C"/>
    <w:rsid w:val="009B60AC"/>
    <w:rsid w:val="009B6B4F"/>
    <w:rsid w:val="009B6CEE"/>
    <w:rsid w:val="009B7AE7"/>
    <w:rsid w:val="009C0516"/>
    <w:rsid w:val="009C0661"/>
    <w:rsid w:val="009C177B"/>
    <w:rsid w:val="009C5EAD"/>
    <w:rsid w:val="009C6D37"/>
    <w:rsid w:val="009C7F61"/>
    <w:rsid w:val="009D068F"/>
    <w:rsid w:val="009D0711"/>
    <w:rsid w:val="009D3AB7"/>
    <w:rsid w:val="009D4E46"/>
    <w:rsid w:val="009D6E0A"/>
    <w:rsid w:val="009D7C1A"/>
    <w:rsid w:val="009E0F62"/>
    <w:rsid w:val="009E3228"/>
    <w:rsid w:val="009E57EB"/>
    <w:rsid w:val="009E5D22"/>
    <w:rsid w:val="009F02C7"/>
    <w:rsid w:val="009F378F"/>
    <w:rsid w:val="009F3B40"/>
    <w:rsid w:val="009F50B0"/>
    <w:rsid w:val="009F7020"/>
    <w:rsid w:val="00A0046D"/>
    <w:rsid w:val="00A017E1"/>
    <w:rsid w:val="00A0357B"/>
    <w:rsid w:val="00A03E62"/>
    <w:rsid w:val="00A03EC9"/>
    <w:rsid w:val="00A044F2"/>
    <w:rsid w:val="00A052B7"/>
    <w:rsid w:val="00A05736"/>
    <w:rsid w:val="00A05FBD"/>
    <w:rsid w:val="00A06D08"/>
    <w:rsid w:val="00A10D39"/>
    <w:rsid w:val="00A11B51"/>
    <w:rsid w:val="00A11CC0"/>
    <w:rsid w:val="00A1352F"/>
    <w:rsid w:val="00A1451B"/>
    <w:rsid w:val="00A1692C"/>
    <w:rsid w:val="00A171EB"/>
    <w:rsid w:val="00A17D59"/>
    <w:rsid w:val="00A20A7D"/>
    <w:rsid w:val="00A21058"/>
    <w:rsid w:val="00A2135D"/>
    <w:rsid w:val="00A2175A"/>
    <w:rsid w:val="00A21CF6"/>
    <w:rsid w:val="00A21F2D"/>
    <w:rsid w:val="00A22B01"/>
    <w:rsid w:val="00A22F1E"/>
    <w:rsid w:val="00A23426"/>
    <w:rsid w:val="00A27BF8"/>
    <w:rsid w:val="00A33191"/>
    <w:rsid w:val="00A35591"/>
    <w:rsid w:val="00A42757"/>
    <w:rsid w:val="00A448E1"/>
    <w:rsid w:val="00A460F1"/>
    <w:rsid w:val="00A52E03"/>
    <w:rsid w:val="00A531D1"/>
    <w:rsid w:val="00A548F8"/>
    <w:rsid w:val="00A54BF5"/>
    <w:rsid w:val="00A54DF7"/>
    <w:rsid w:val="00A60544"/>
    <w:rsid w:val="00A609C3"/>
    <w:rsid w:val="00A61221"/>
    <w:rsid w:val="00A61519"/>
    <w:rsid w:val="00A63227"/>
    <w:rsid w:val="00A63A31"/>
    <w:rsid w:val="00A6519A"/>
    <w:rsid w:val="00A66363"/>
    <w:rsid w:val="00A664AE"/>
    <w:rsid w:val="00A70B72"/>
    <w:rsid w:val="00A70C3D"/>
    <w:rsid w:val="00A73963"/>
    <w:rsid w:val="00A7460B"/>
    <w:rsid w:val="00A7465A"/>
    <w:rsid w:val="00A75226"/>
    <w:rsid w:val="00A77EE1"/>
    <w:rsid w:val="00A81761"/>
    <w:rsid w:val="00A8258F"/>
    <w:rsid w:val="00A8264F"/>
    <w:rsid w:val="00A834EE"/>
    <w:rsid w:val="00A85498"/>
    <w:rsid w:val="00A8642C"/>
    <w:rsid w:val="00A93AE1"/>
    <w:rsid w:val="00A93DD5"/>
    <w:rsid w:val="00A95B52"/>
    <w:rsid w:val="00A96645"/>
    <w:rsid w:val="00A968F7"/>
    <w:rsid w:val="00A97F30"/>
    <w:rsid w:val="00AA1358"/>
    <w:rsid w:val="00AA14EC"/>
    <w:rsid w:val="00AA1881"/>
    <w:rsid w:val="00AA2B51"/>
    <w:rsid w:val="00AA46EE"/>
    <w:rsid w:val="00AA58F5"/>
    <w:rsid w:val="00AA636D"/>
    <w:rsid w:val="00AA7C3A"/>
    <w:rsid w:val="00AB0F81"/>
    <w:rsid w:val="00AB4C37"/>
    <w:rsid w:val="00AB5A9A"/>
    <w:rsid w:val="00AC0151"/>
    <w:rsid w:val="00AC0839"/>
    <w:rsid w:val="00AC0DCE"/>
    <w:rsid w:val="00AC1087"/>
    <w:rsid w:val="00AC282C"/>
    <w:rsid w:val="00AC2DB9"/>
    <w:rsid w:val="00AC364F"/>
    <w:rsid w:val="00AC3A55"/>
    <w:rsid w:val="00AC3C95"/>
    <w:rsid w:val="00AC473C"/>
    <w:rsid w:val="00AC4892"/>
    <w:rsid w:val="00AC5386"/>
    <w:rsid w:val="00AC656F"/>
    <w:rsid w:val="00AC7CBC"/>
    <w:rsid w:val="00AD11F1"/>
    <w:rsid w:val="00AD3C6C"/>
    <w:rsid w:val="00AD4A28"/>
    <w:rsid w:val="00AD5A58"/>
    <w:rsid w:val="00AD6BDD"/>
    <w:rsid w:val="00AD7D13"/>
    <w:rsid w:val="00AE0450"/>
    <w:rsid w:val="00AE0FB8"/>
    <w:rsid w:val="00AE31A7"/>
    <w:rsid w:val="00AE5262"/>
    <w:rsid w:val="00AE5550"/>
    <w:rsid w:val="00AE5830"/>
    <w:rsid w:val="00AE5876"/>
    <w:rsid w:val="00AE5B5F"/>
    <w:rsid w:val="00AE63AC"/>
    <w:rsid w:val="00AE7292"/>
    <w:rsid w:val="00AF1184"/>
    <w:rsid w:val="00AF316F"/>
    <w:rsid w:val="00AF48C3"/>
    <w:rsid w:val="00AF4FD5"/>
    <w:rsid w:val="00AF521F"/>
    <w:rsid w:val="00AF6F4B"/>
    <w:rsid w:val="00B01A9B"/>
    <w:rsid w:val="00B01B24"/>
    <w:rsid w:val="00B01F50"/>
    <w:rsid w:val="00B02A0C"/>
    <w:rsid w:val="00B03AF2"/>
    <w:rsid w:val="00B06910"/>
    <w:rsid w:val="00B0724A"/>
    <w:rsid w:val="00B07F68"/>
    <w:rsid w:val="00B103A8"/>
    <w:rsid w:val="00B11350"/>
    <w:rsid w:val="00B138E3"/>
    <w:rsid w:val="00B1473D"/>
    <w:rsid w:val="00B155B1"/>
    <w:rsid w:val="00B16C03"/>
    <w:rsid w:val="00B16E01"/>
    <w:rsid w:val="00B20F70"/>
    <w:rsid w:val="00B212E9"/>
    <w:rsid w:val="00B22A85"/>
    <w:rsid w:val="00B23101"/>
    <w:rsid w:val="00B23242"/>
    <w:rsid w:val="00B2367F"/>
    <w:rsid w:val="00B238B5"/>
    <w:rsid w:val="00B258CA"/>
    <w:rsid w:val="00B25E4B"/>
    <w:rsid w:val="00B266BB"/>
    <w:rsid w:val="00B26AEE"/>
    <w:rsid w:val="00B328D3"/>
    <w:rsid w:val="00B332A2"/>
    <w:rsid w:val="00B34AD5"/>
    <w:rsid w:val="00B35FFC"/>
    <w:rsid w:val="00B3721B"/>
    <w:rsid w:val="00B41EF7"/>
    <w:rsid w:val="00B437C5"/>
    <w:rsid w:val="00B4625C"/>
    <w:rsid w:val="00B51EAA"/>
    <w:rsid w:val="00B5250D"/>
    <w:rsid w:val="00B525C1"/>
    <w:rsid w:val="00B52F41"/>
    <w:rsid w:val="00B556E7"/>
    <w:rsid w:val="00B560A2"/>
    <w:rsid w:val="00B614EB"/>
    <w:rsid w:val="00B61D3B"/>
    <w:rsid w:val="00B6236A"/>
    <w:rsid w:val="00B63CCA"/>
    <w:rsid w:val="00B64471"/>
    <w:rsid w:val="00B64B5B"/>
    <w:rsid w:val="00B656ED"/>
    <w:rsid w:val="00B6680F"/>
    <w:rsid w:val="00B67E84"/>
    <w:rsid w:val="00B73247"/>
    <w:rsid w:val="00B7669E"/>
    <w:rsid w:val="00B769D8"/>
    <w:rsid w:val="00B82DB3"/>
    <w:rsid w:val="00B8447E"/>
    <w:rsid w:val="00B871F4"/>
    <w:rsid w:val="00B91A57"/>
    <w:rsid w:val="00B938D5"/>
    <w:rsid w:val="00B93909"/>
    <w:rsid w:val="00B93D62"/>
    <w:rsid w:val="00B94884"/>
    <w:rsid w:val="00B94E46"/>
    <w:rsid w:val="00B95CF8"/>
    <w:rsid w:val="00BA05DF"/>
    <w:rsid w:val="00BA0924"/>
    <w:rsid w:val="00BA1FAA"/>
    <w:rsid w:val="00BA29BB"/>
    <w:rsid w:val="00BA2B6C"/>
    <w:rsid w:val="00BA3F88"/>
    <w:rsid w:val="00BA4645"/>
    <w:rsid w:val="00BA576A"/>
    <w:rsid w:val="00BA7428"/>
    <w:rsid w:val="00BB0E73"/>
    <w:rsid w:val="00BB24F9"/>
    <w:rsid w:val="00BB36F6"/>
    <w:rsid w:val="00BB3965"/>
    <w:rsid w:val="00BB3EA1"/>
    <w:rsid w:val="00BB4E33"/>
    <w:rsid w:val="00BB6302"/>
    <w:rsid w:val="00BB6E7E"/>
    <w:rsid w:val="00BC2E68"/>
    <w:rsid w:val="00BC304F"/>
    <w:rsid w:val="00BC3CB4"/>
    <w:rsid w:val="00BC74C7"/>
    <w:rsid w:val="00BC7D9D"/>
    <w:rsid w:val="00BD0B52"/>
    <w:rsid w:val="00BD12DF"/>
    <w:rsid w:val="00BD1548"/>
    <w:rsid w:val="00BD1657"/>
    <w:rsid w:val="00BD3CE9"/>
    <w:rsid w:val="00BD4258"/>
    <w:rsid w:val="00BD6EAE"/>
    <w:rsid w:val="00BD7464"/>
    <w:rsid w:val="00BE1657"/>
    <w:rsid w:val="00BE2C00"/>
    <w:rsid w:val="00BE3866"/>
    <w:rsid w:val="00BE51FE"/>
    <w:rsid w:val="00BF1779"/>
    <w:rsid w:val="00BF43A2"/>
    <w:rsid w:val="00BF4E75"/>
    <w:rsid w:val="00BF54C3"/>
    <w:rsid w:val="00BF6702"/>
    <w:rsid w:val="00BF7B96"/>
    <w:rsid w:val="00C021D9"/>
    <w:rsid w:val="00C03EEF"/>
    <w:rsid w:val="00C0418C"/>
    <w:rsid w:val="00C1013F"/>
    <w:rsid w:val="00C10B0A"/>
    <w:rsid w:val="00C10C75"/>
    <w:rsid w:val="00C12CCB"/>
    <w:rsid w:val="00C13410"/>
    <w:rsid w:val="00C1363F"/>
    <w:rsid w:val="00C13E15"/>
    <w:rsid w:val="00C15EA7"/>
    <w:rsid w:val="00C20244"/>
    <w:rsid w:val="00C204EB"/>
    <w:rsid w:val="00C22E27"/>
    <w:rsid w:val="00C248C0"/>
    <w:rsid w:val="00C2607E"/>
    <w:rsid w:val="00C268D5"/>
    <w:rsid w:val="00C27A4F"/>
    <w:rsid w:val="00C3028C"/>
    <w:rsid w:val="00C33B02"/>
    <w:rsid w:val="00C33C4E"/>
    <w:rsid w:val="00C34238"/>
    <w:rsid w:val="00C34723"/>
    <w:rsid w:val="00C421CE"/>
    <w:rsid w:val="00C42ABB"/>
    <w:rsid w:val="00C42AE9"/>
    <w:rsid w:val="00C46139"/>
    <w:rsid w:val="00C47B57"/>
    <w:rsid w:val="00C47C77"/>
    <w:rsid w:val="00C507ED"/>
    <w:rsid w:val="00C50EB1"/>
    <w:rsid w:val="00C5678C"/>
    <w:rsid w:val="00C60952"/>
    <w:rsid w:val="00C60AC0"/>
    <w:rsid w:val="00C62403"/>
    <w:rsid w:val="00C6305B"/>
    <w:rsid w:val="00C651B1"/>
    <w:rsid w:val="00C670DF"/>
    <w:rsid w:val="00C70495"/>
    <w:rsid w:val="00C707DD"/>
    <w:rsid w:val="00C74918"/>
    <w:rsid w:val="00C75109"/>
    <w:rsid w:val="00C76484"/>
    <w:rsid w:val="00C77453"/>
    <w:rsid w:val="00C77FA2"/>
    <w:rsid w:val="00C83304"/>
    <w:rsid w:val="00C86AD1"/>
    <w:rsid w:val="00C8714B"/>
    <w:rsid w:val="00C872E1"/>
    <w:rsid w:val="00C87A2A"/>
    <w:rsid w:val="00C91C40"/>
    <w:rsid w:val="00C93B62"/>
    <w:rsid w:val="00C93D4D"/>
    <w:rsid w:val="00C96478"/>
    <w:rsid w:val="00CA0AF1"/>
    <w:rsid w:val="00CA41A1"/>
    <w:rsid w:val="00CA6CC3"/>
    <w:rsid w:val="00CA6E93"/>
    <w:rsid w:val="00CA72F7"/>
    <w:rsid w:val="00CA787A"/>
    <w:rsid w:val="00CA79E2"/>
    <w:rsid w:val="00CB021C"/>
    <w:rsid w:val="00CB07C0"/>
    <w:rsid w:val="00CB0980"/>
    <w:rsid w:val="00CB1274"/>
    <w:rsid w:val="00CB2D8C"/>
    <w:rsid w:val="00CB3DAE"/>
    <w:rsid w:val="00CB3E89"/>
    <w:rsid w:val="00CB5BC0"/>
    <w:rsid w:val="00CB5C2C"/>
    <w:rsid w:val="00CB7A24"/>
    <w:rsid w:val="00CC49CB"/>
    <w:rsid w:val="00CC682C"/>
    <w:rsid w:val="00CC7FF2"/>
    <w:rsid w:val="00CD13E9"/>
    <w:rsid w:val="00CD19E1"/>
    <w:rsid w:val="00CD1A73"/>
    <w:rsid w:val="00CD1B1D"/>
    <w:rsid w:val="00CD2878"/>
    <w:rsid w:val="00CD3DA3"/>
    <w:rsid w:val="00CD41BA"/>
    <w:rsid w:val="00CD5E97"/>
    <w:rsid w:val="00CE0658"/>
    <w:rsid w:val="00CE0E29"/>
    <w:rsid w:val="00CE3C26"/>
    <w:rsid w:val="00CE45A1"/>
    <w:rsid w:val="00CE5A55"/>
    <w:rsid w:val="00CF3159"/>
    <w:rsid w:val="00CF3444"/>
    <w:rsid w:val="00CF4790"/>
    <w:rsid w:val="00CF5636"/>
    <w:rsid w:val="00CF5FAE"/>
    <w:rsid w:val="00CF6FE5"/>
    <w:rsid w:val="00D007E2"/>
    <w:rsid w:val="00D015C1"/>
    <w:rsid w:val="00D017FE"/>
    <w:rsid w:val="00D0188D"/>
    <w:rsid w:val="00D02428"/>
    <w:rsid w:val="00D028E9"/>
    <w:rsid w:val="00D041BB"/>
    <w:rsid w:val="00D04359"/>
    <w:rsid w:val="00D0441B"/>
    <w:rsid w:val="00D0465A"/>
    <w:rsid w:val="00D04C16"/>
    <w:rsid w:val="00D05DC8"/>
    <w:rsid w:val="00D10D07"/>
    <w:rsid w:val="00D11C8D"/>
    <w:rsid w:val="00D11FFF"/>
    <w:rsid w:val="00D134E4"/>
    <w:rsid w:val="00D16C25"/>
    <w:rsid w:val="00D16FBD"/>
    <w:rsid w:val="00D2117B"/>
    <w:rsid w:val="00D218B8"/>
    <w:rsid w:val="00D221E5"/>
    <w:rsid w:val="00D2312B"/>
    <w:rsid w:val="00D25D01"/>
    <w:rsid w:val="00D273B1"/>
    <w:rsid w:val="00D27AA0"/>
    <w:rsid w:val="00D27BA9"/>
    <w:rsid w:val="00D302AD"/>
    <w:rsid w:val="00D30460"/>
    <w:rsid w:val="00D42EBC"/>
    <w:rsid w:val="00D435E6"/>
    <w:rsid w:val="00D4536C"/>
    <w:rsid w:val="00D46038"/>
    <w:rsid w:val="00D46842"/>
    <w:rsid w:val="00D47492"/>
    <w:rsid w:val="00D474AD"/>
    <w:rsid w:val="00D501CE"/>
    <w:rsid w:val="00D51431"/>
    <w:rsid w:val="00D535B8"/>
    <w:rsid w:val="00D557CF"/>
    <w:rsid w:val="00D55E02"/>
    <w:rsid w:val="00D60D05"/>
    <w:rsid w:val="00D60DB7"/>
    <w:rsid w:val="00D62028"/>
    <w:rsid w:val="00D62A93"/>
    <w:rsid w:val="00D6530D"/>
    <w:rsid w:val="00D67FAD"/>
    <w:rsid w:val="00D704E0"/>
    <w:rsid w:val="00D720DD"/>
    <w:rsid w:val="00D7230A"/>
    <w:rsid w:val="00D732EA"/>
    <w:rsid w:val="00D80E0C"/>
    <w:rsid w:val="00D82035"/>
    <w:rsid w:val="00D82774"/>
    <w:rsid w:val="00D83597"/>
    <w:rsid w:val="00D84599"/>
    <w:rsid w:val="00D85019"/>
    <w:rsid w:val="00D85B02"/>
    <w:rsid w:val="00D85D73"/>
    <w:rsid w:val="00D87B25"/>
    <w:rsid w:val="00D901E6"/>
    <w:rsid w:val="00D9034C"/>
    <w:rsid w:val="00D9177F"/>
    <w:rsid w:val="00D9207C"/>
    <w:rsid w:val="00D92CA1"/>
    <w:rsid w:val="00D936D4"/>
    <w:rsid w:val="00D9597F"/>
    <w:rsid w:val="00D95B2F"/>
    <w:rsid w:val="00D96BDE"/>
    <w:rsid w:val="00D97087"/>
    <w:rsid w:val="00D97CD1"/>
    <w:rsid w:val="00DA3211"/>
    <w:rsid w:val="00DA36A1"/>
    <w:rsid w:val="00DA6573"/>
    <w:rsid w:val="00DA7997"/>
    <w:rsid w:val="00DB01D1"/>
    <w:rsid w:val="00DB1BAF"/>
    <w:rsid w:val="00DB274D"/>
    <w:rsid w:val="00DB3516"/>
    <w:rsid w:val="00DB3E7A"/>
    <w:rsid w:val="00DB6355"/>
    <w:rsid w:val="00DB6950"/>
    <w:rsid w:val="00DB7137"/>
    <w:rsid w:val="00DB79E6"/>
    <w:rsid w:val="00DB7E97"/>
    <w:rsid w:val="00DC4FE7"/>
    <w:rsid w:val="00DC5305"/>
    <w:rsid w:val="00DC5A69"/>
    <w:rsid w:val="00DC6FAD"/>
    <w:rsid w:val="00DD1456"/>
    <w:rsid w:val="00DD1874"/>
    <w:rsid w:val="00DD1E31"/>
    <w:rsid w:val="00DD22EB"/>
    <w:rsid w:val="00DD2519"/>
    <w:rsid w:val="00DD3599"/>
    <w:rsid w:val="00DD390A"/>
    <w:rsid w:val="00DD3DB7"/>
    <w:rsid w:val="00DD56EC"/>
    <w:rsid w:val="00DD59BF"/>
    <w:rsid w:val="00DD5BDE"/>
    <w:rsid w:val="00DD70E5"/>
    <w:rsid w:val="00DE1F1E"/>
    <w:rsid w:val="00DE2396"/>
    <w:rsid w:val="00DE2586"/>
    <w:rsid w:val="00DE41FD"/>
    <w:rsid w:val="00DE53E9"/>
    <w:rsid w:val="00DE5C16"/>
    <w:rsid w:val="00DE70E3"/>
    <w:rsid w:val="00DE780B"/>
    <w:rsid w:val="00DE7BE0"/>
    <w:rsid w:val="00DF0282"/>
    <w:rsid w:val="00DF1075"/>
    <w:rsid w:val="00DF77A4"/>
    <w:rsid w:val="00DF7AC4"/>
    <w:rsid w:val="00E05508"/>
    <w:rsid w:val="00E063CF"/>
    <w:rsid w:val="00E06AA4"/>
    <w:rsid w:val="00E118BF"/>
    <w:rsid w:val="00E11EF7"/>
    <w:rsid w:val="00E12082"/>
    <w:rsid w:val="00E1302D"/>
    <w:rsid w:val="00E13720"/>
    <w:rsid w:val="00E14C81"/>
    <w:rsid w:val="00E17E48"/>
    <w:rsid w:val="00E207B9"/>
    <w:rsid w:val="00E20BF9"/>
    <w:rsid w:val="00E218F3"/>
    <w:rsid w:val="00E21BA6"/>
    <w:rsid w:val="00E230F9"/>
    <w:rsid w:val="00E240DE"/>
    <w:rsid w:val="00E24B6B"/>
    <w:rsid w:val="00E26449"/>
    <w:rsid w:val="00E26E62"/>
    <w:rsid w:val="00E27BD4"/>
    <w:rsid w:val="00E27E2F"/>
    <w:rsid w:val="00E337DC"/>
    <w:rsid w:val="00E33DB9"/>
    <w:rsid w:val="00E352EC"/>
    <w:rsid w:val="00E36CF2"/>
    <w:rsid w:val="00E3734B"/>
    <w:rsid w:val="00E40355"/>
    <w:rsid w:val="00E4366B"/>
    <w:rsid w:val="00E43DA8"/>
    <w:rsid w:val="00E43FB8"/>
    <w:rsid w:val="00E44C16"/>
    <w:rsid w:val="00E45A51"/>
    <w:rsid w:val="00E5074C"/>
    <w:rsid w:val="00E52831"/>
    <w:rsid w:val="00E529FA"/>
    <w:rsid w:val="00E54BF8"/>
    <w:rsid w:val="00E56576"/>
    <w:rsid w:val="00E60209"/>
    <w:rsid w:val="00E60CC0"/>
    <w:rsid w:val="00E6198C"/>
    <w:rsid w:val="00E61A21"/>
    <w:rsid w:val="00E61E6B"/>
    <w:rsid w:val="00E635D9"/>
    <w:rsid w:val="00E63D24"/>
    <w:rsid w:val="00E64B20"/>
    <w:rsid w:val="00E66675"/>
    <w:rsid w:val="00E66B98"/>
    <w:rsid w:val="00E71EC2"/>
    <w:rsid w:val="00E746F6"/>
    <w:rsid w:val="00E76E3C"/>
    <w:rsid w:val="00E81D59"/>
    <w:rsid w:val="00E825EA"/>
    <w:rsid w:val="00E858BE"/>
    <w:rsid w:val="00E869B6"/>
    <w:rsid w:val="00E903C5"/>
    <w:rsid w:val="00E9049D"/>
    <w:rsid w:val="00E933DB"/>
    <w:rsid w:val="00E93AF8"/>
    <w:rsid w:val="00E95A57"/>
    <w:rsid w:val="00E95B34"/>
    <w:rsid w:val="00E95E82"/>
    <w:rsid w:val="00E965E2"/>
    <w:rsid w:val="00E96E5F"/>
    <w:rsid w:val="00EA2A62"/>
    <w:rsid w:val="00EA54BA"/>
    <w:rsid w:val="00EA7631"/>
    <w:rsid w:val="00EB33A3"/>
    <w:rsid w:val="00EB6375"/>
    <w:rsid w:val="00EB72E0"/>
    <w:rsid w:val="00EB7BA3"/>
    <w:rsid w:val="00EC171A"/>
    <w:rsid w:val="00EC3D3C"/>
    <w:rsid w:val="00EC4D59"/>
    <w:rsid w:val="00ED19F5"/>
    <w:rsid w:val="00ED1ABA"/>
    <w:rsid w:val="00ED3E5E"/>
    <w:rsid w:val="00EE07CA"/>
    <w:rsid w:val="00EE0CC6"/>
    <w:rsid w:val="00EE12D4"/>
    <w:rsid w:val="00EE19CB"/>
    <w:rsid w:val="00EE2411"/>
    <w:rsid w:val="00EE289C"/>
    <w:rsid w:val="00EE588E"/>
    <w:rsid w:val="00EE5D44"/>
    <w:rsid w:val="00EF1197"/>
    <w:rsid w:val="00EF2955"/>
    <w:rsid w:val="00EF38C6"/>
    <w:rsid w:val="00EF3D51"/>
    <w:rsid w:val="00EF4426"/>
    <w:rsid w:val="00EF46EF"/>
    <w:rsid w:val="00EF50EF"/>
    <w:rsid w:val="00EF6D40"/>
    <w:rsid w:val="00F008A0"/>
    <w:rsid w:val="00F021D2"/>
    <w:rsid w:val="00F02B4A"/>
    <w:rsid w:val="00F03176"/>
    <w:rsid w:val="00F031E3"/>
    <w:rsid w:val="00F03D3A"/>
    <w:rsid w:val="00F04795"/>
    <w:rsid w:val="00F06962"/>
    <w:rsid w:val="00F071D4"/>
    <w:rsid w:val="00F07C39"/>
    <w:rsid w:val="00F10293"/>
    <w:rsid w:val="00F139DF"/>
    <w:rsid w:val="00F1599C"/>
    <w:rsid w:val="00F1744D"/>
    <w:rsid w:val="00F17B1D"/>
    <w:rsid w:val="00F20706"/>
    <w:rsid w:val="00F20F5A"/>
    <w:rsid w:val="00F20F75"/>
    <w:rsid w:val="00F2136F"/>
    <w:rsid w:val="00F23872"/>
    <w:rsid w:val="00F23BE1"/>
    <w:rsid w:val="00F251B3"/>
    <w:rsid w:val="00F2774C"/>
    <w:rsid w:val="00F311B8"/>
    <w:rsid w:val="00F328DC"/>
    <w:rsid w:val="00F32B74"/>
    <w:rsid w:val="00F335DE"/>
    <w:rsid w:val="00F34077"/>
    <w:rsid w:val="00F34539"/>
    <w:rsid w:val="00F34E10"/>
    <w:rsid w:val="00F37430"/>
    <w:rsid w:val="00F4135D"/>
    <w:rsid w:val="00F419A0"/>
    <w:rsid w:val="00F43DBC"/>
    <w:rsid w:val="00F44560"/>
    <w:rsid w:val="00F4751A"/>
    <w:rsid w:val="00F5130F"/>
    <w:rsid w:val="00F52654"/>
    <w:rsid w:val="00F55E7A"/>
    <w:rsid w:val="00F6033C"/>
    <w:rsid w:val="00F60C36"/>
    <w:rsid w:val="00F622DD"/>
    <w:rsid w:val="00F62C81"/>
    <w:rsid w:val="00F633AF"/>
    <w:rsid w:val="00F64519"/>
    <w:rsid w:val="00F662E3"/>
    <w:rsid w:val="00F670D8"/>
    <w:rsid w:val="00F67F39"/>
    <w:rsid w:val="00F70633"/>
    <w:rsid w:val="00F714B4"/>
    <w:rsid w:val="00F714F1"/>
    <w:rsid w:val="00F71542"/>
    <w:rsid w:val="00F72B68"/>
    <w:rsid w:val="00F734F1"/>
    <w:rsid w:val="00F80BA3"/>
    <w:rsid w:val="00F80F0F"/>
    <w:rsid w:val="00F810BC"/>
    <w:rsid w:val="00F823DC"/>
    <w:rsid w:val="00F838A1"/>
    <w:rsid w:val="00F84755"/>
    <w:rsid w:val="00F84909"/>
    <w:rsid w:val="00F86060"/>
    <w:rsid w:val="00F86725"/>
    <w:rsid w:val="00F86F6D"/>
    <w:rsid w:val="00F90996"/>
    <w:rsid w:val="00F90BAA"/>
    <w:rsid w:val="00F918B8"/>
    <w:rsid w:val="00F91D69"/>
    <w:rsid w:val="00F92F24"/>
    <w:rsid w:val="00F97801"/>
    <w:rsid w:val="00F97BE8"/>
    <w:rsid w:val="00FA304E"/>
    <w:rsid w:val="00FA3638"/>
    <w:rsid w:val="00FA386D"/>
    <w:rsid w:val="00FA5543"/>
    <w:rsid w:val="00FA585C"/>
    <w:rsid w:val="00FA6EE5"/>
    <w:rsid w:val="00FA7ECE"/>
    <w:rsid w:val="00FB02A8"/>
    <w:rsid w:val="00FB0B8A"/>
    <w:rsid w:val="00FB0E8C"/>
    <w:rsid w:val="00FB1303"/>
    <w:rsid w:val="00FB1B34"/>
    <w:rsid w:val="00FB3E90"/>
    <w:rsid w:val="00FB5A09"/>
    <w:rsid w:val="00FB6568"/>
    <w:rsid w:val="00FD0CDB"/>
    <w:rsid w:val="00FD1647"/>
    <w:rsid w:val="00FD1E9D"/>
    <w:rsid w:val="00FD2743"/>
    <w:rsid w:val="00FD5D7D"/>
    <w:rsid w:val="00FD5E2F"/>
    <w:rsid w:val="00FD64B3"/>
    <w:rsid w:val="00FD6BC3"/>
    <w:rsid w:val="00FD7527"/>
    <w:rsid w:val="00FD78E5"/>
    <w:rsid w:val="00FE1A6D"/>
    <w:rsid w:val="00FE34F2"/>
    <w:rsid w:val="00FE3A1F"/>
    <w:rsid w:val="00FE571E"/>
    <w:rsid w:val="00FE6FBD"/>
    <w:rsid w:val="00FE78E7"/>
    <w:rsid w:val="00FE7B34"/>
    <w:rsid w:val="00FF1067"/>
    <w:rsid w:val="00FF4FEE"/>
    <w:rsid w:val="00FF565C"/>
    <w:rsid w:val="00FF6342"/>
    <w:rsid w:val="00FF6E56"/>
    <w:rsid w:val="00FF7DAF"/>
    <w:rsid w:val="018BB16D"/>
    <w:rsid w:val="0E2F8C39"/>
    <w:rsid w:val="0F890824"/>
    <w:rsid w:val="121BF796"/>
    <w:rsid w:val="14857C40"/>
    <w:rsid w:val="160720C0"/>
    <w:rsid w:val="1808467D"/>
    <w:rsid w:val="1857747D"/>
    <w:rsid w:val="1BECE7AB"/>
    <w:rsid w:val="24175036"/>
    <w:rsid w:val="25A8285A"/>
    <w:rsid w:val="27326858"/>
    <w:rsid w:val="27FC9657"/>
    <w:rsid w:val="2892BAF0"/>
    <w:rsid w:val="2EB7AA90"/>
    <w:rsid w:val="33EB18A3"/>
    <w:rsid w:val="340520F2"/>
    <w:rsid w:val="4B547AA5"/>
    <w:rsid w:val="4F5B05F9"/>
    <w:rsid w:val="502D7193"/>
    <w:rsid w:val="52F73E77"/>
    <w:rsid w:val="535C8D77"/>
    <w:rsid w:val="5496DDC4"/>
    <w:rsid w:val="5872AC09"/>
    <w:rsid w:val="5D198D07"/>
    <w:rsid w:val="5F5729F6"/>
    <w:rsid w:val="613A1C1C"/>
    <w:rsid w:val="633D2A96"/>
    <w:rsid w:val="66670FC4"/>
    <w:rsid w:val="691BD53B"/>
    <w:rsid w:val="6BABE852"/>
    <w:rsid w:val="75BF8526"/>
    <w:rsid w:val="7E01F2D5"/>
    <w:rsid w:val="7E021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DFC1EC"/>
  <w15:chartTrackingRefBased/>
  <w15:docId w15:val="{070C6DDF-BD4D-C645-BBB0-6FB89A852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400" w:lineRule="exact"/>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D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13141"/>
    <w:pPr>
      <w:keepNext/>
      <w:numPr>
        <w:numId w:val="1"/>
      </w:numPr>
      <w:spacing w:before="240" w:after="60"/>
      <w:outlineLvl w:val="0"/>
    </w:pPr>
    <w:rPr>
      <w:rFonts w:ascii="Brandon Grotesque Bold" w:hAnsi="Brandon Grotesque Bold"/>
      <w:b/>
      <w:bCs/>
      <w:kern w:val="32"/>
      <w:sz w:val="32"/>
      <w:szCs w:val="32"/>
      <w:lang w:val="en-GB" w:eastAsia="en-US"/>
    </w:rPr>
  </w:style>
  <w:style w:type="paragraph" w:styleId="Heading2">
    <w:name w:val="heading 2"/>
    <w:basedOn w:val="Normal"/>
    <w:next w:val="Normal"/>
    <w:link w:val="Heading2Char"/>
    <w:uiPriority w:val="9"/>
    <w:semiHidden/>
    <w:unhideWhenUsed/>
    <w:qFormat/>
    <w:rsid w:val="00BF43A2"/>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ko-KR"/>
    </w:rPr>
  </w:style>
  <w:style w:type="paragraph" w:styleId="Heading5">
    <w:name w:val="heading 5"/>
    <w:basedOn w:val="Normal"/>
    <w:next w:val="Normal"/>
    <w:link w:val="Heading5Char"/>
    <w:uiPriority w:val="9"/>
    <w:semiHidden/>
    <w:unhideWhenUsed/>
    <w:qFormat/>
    <w:rsid w:val="006E631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61CE"/>
    <w:pPr>
      <w:tabs>
        <w:tab w:val="center" w:pos="4513"/>
        <w:tab w:val="right" w:pos="9026"/>
      </w:tabs>
    </w:pPr>
    <w:rPr>
      <w:rFonts w:asciiTheme="minorHAnsi" w:eastAsiaTheme="minorEastAsia" w:hAnsiTheme="minorHAnsi" w:cstheme="minorBidi"/>
      <w:sz w:val="22"/>
      <w:szCs w:val="22"/>
      <w:lang w:val="en-GB" w:eastAsia="zh-CN"/>
    </w:rPr>
  </w:style>
  <w:style w:type="character" w:customStyle="1" w:styleId="FooterChar">
    <w:name w:val="Footer Char"/>
    <w:basedOn w:val="DefaultParagraphFont"/>
    <w:link w:val="Footer"/>
    <w:uiPriority w:val="99"/>
    <w:rsid w:val="007C61CE"/>
    <w:rPr>
      <w:rFonts w:eastAsiaTheme="minorEastAsia"/>
      <w:sz w:val="22"/>
      <w:szCs w:val="22"/>
      <w:lang w:val="en-GB" w:eastAsia="zh-CN"/>
    </w:rPr>
  </w:style>
  <w:style w:type="table" w:styleId="TableGrid">
    <w:name w:val="Table Grid"/>
    <w:basedOn w:val="TableNormal"/>
    <w:uiPriority w:val="39"/>
    <w:rsid w:val="007C61CE"/>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demodules--msteams-bridges-components-transcript-dist-es-src-transcripttranscripttextwhenenabledediting--2kco3">
    <w:name w:val="node_modules--msteams-bridges-components-transcript-dist-es-src-transcript__transcripttextwhenenabledediting--2kco3"/>
    <w:basedOn w:val="DefaultParagraphFont"/>
    <w:rsid w:val="007C61CE"/>
  </w:style>
  <w:style w:type="paragraph" w:styleId="ListParagraph">
    <w:name w:val="List Paragraph"/>
    <w:basedOn w:val="Normal"/>
    <w:link w:val="ListParagraphChar"/>
    <w:uiPriority w:val="34"/>
    <w:qFormat/>
    <w:rsid w:val="00776D4B"/>
    <w:pPr>
      <w:ind w:left="720"/>
      <w:contextualSpacing/>
    </w:pPr>
  </w:style>
  <w:style w:type="paragraph" w:styleId="Header">
    <w:name w:val="header"/>
    <w:basedOn w:val="Normal"/>
    <w:link w:val="HeaderChar"/>
    <w:uiPriority w:val="99"/>
    <w:unhideWhenUsed/>
    <w:rsid w:val="009F7020"/>
    <w:pPr>
      <w:tabs>
        <w:tab w:val="center" w:pos="4680"/>
        <w:tab w:val="right" w:pos="9360"/>
      </w:tabs>
    </w:pPr>
  </w:style>
  <w:style w:type="character" w:customStyle="1" w:styleId="HeaderChar">
    <w:name w:val="Header Char"/>
    <w:basedOn w:val="DefaultParagraphFont"/>
    <w:link w:val="Header"/>
    <w:uiPriority w:val="99"/>
    <w:rsid w:val="009F7020"/>
    <w:rPr>
      <w:rFonts w:ascii="Times New Roman" w:eastAsia="Times New Roman" w:hAnsi="Times New Roman" w:cs="Times New Roman"/>
      <w:lang w:eastAsia="en-GB"/>
    </w:rPr>
  </w:style>
  <w:style w:type="table" w:styleId="ListTable3">
    <w:name w:val="List Table 3"/>
    <w:basedOn w:val="TableNormal"/>
    <w:uiPriority w:val="48"/>
    <w:rsid w:val="00E27BD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1">
    <w:name w:val="List Table 31"/>
    <w:basedOn w:val="TableNormal"/>
    <w:next w:val="ListTable3"/>
    <w:uiPriority w:val="48"/>
    <w:rsid w:val="00F662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813141"/>
    <w:rPr>
      <w:rFonts w:ascii="Brandon Grotesque Bold" w:eastAsia="Times New Roman" w:hAnsi="Brandon Grotesque Bold" w:cs="Times New Roman"/>
      <w:b/>
      <w:bCs/>
      <w:kern w:val="32"/>
      <w:sz w:val="32"/>
      <w:szCs w:val="32"/>
      <w:lang w:val="en-GB"/>
    </w:rPr>
  </w:style>
  <w:style w:type="paragraph" w:styleId="TOCHeading">
    <w:name w:val="TOC Heading"/>
    <w:basedOn w:val="Heading1"/>
    <w:next w:val="Normal"/>
    <w:uiPriority w:val="39"/>
    <w:unhideWhenUsed/>
    <w:qFormat/>
    <w:rsid w:val="00BF43A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501365"/>
    <w:pPr>
      <w:tabs>
        <w:tab w:val="left" w:pos="1100"/>
        <w:tab w:val="right" w:pos="9913"/>
      </w:tabs>
    </w:pPr>
    <w:rPr>
      <w:rFonts w:ascii="Avenir Next LT Pro" w:hAnsi="Avenir Next LT Pro" w:cs="Arial"/>
      <w:b/>
      <w:bCs/>
      <w:noProof/>
    </w:rPr>
  </w:style>
  <w:style w:type="paragraph" w:styleId="TOC2">
    <w:name w:val="toc 2"/>
    <w:basedOn w:val="Normal"/>
    <w:next w:val="Normal"/>
    <w:autoRedefine/>
    <w:uiPriority w:val="39"/>
    <w:unhideWhenUsed/>
    <w:rsid w:val="00B23242"/>
    <w:pPr>
      <w:tabs>
        <w:tab w:val="right" w:leader="dot" w:pos="9913"/>
      </w:tabs>
      <w:ind w:left="240"/>
    </w:pPr>
    <w:rPr>
      <w:rFonts w:ascii="iCiel Avenir LT Std 55 Roman" w:eastAsiaTheme="majorEastAsia" w:hAnsi="iCiel Avenir LT Std 55 Roman" w:cs="Arial"/>
      <w:noProof/>
      <w:lang w:eastAsia="ko-KR"/>
    </w:rPr>
  </w:style>
  <w:style w:type="character" w:customStyle="1" w:styleId="Heading2Char">
    <w:name w:val="Heading 2 Char"/>
    <w:basedOn w:val="DefaultParagraphFont"/>
    <w:link w:val="Heading2"/>
    <w:uiPriority w:val="9"/>
    <w:semiHidden/>
    <w:rsid w:val="00BF43A2"/>
    <w:rPr>
      <w:rFonts w:asciiTheme="majorHAnsi" w:eastAsiaTheme="majorEastAsia" w:hAnsiTheme="majorHAnsi" w:cstheme="majorBidi"/>
      <w:color w:val="2F5496" w:themeColor="accent1" w:themeShade="BF"/>
      <w:sz w:val="26"/>
      <w:szCs w:val="26"/>
      <w:lang w:eastAsia="ko-KR"/>
    </w:rPr>
  </w:style>
  <w:style w:type="paragraph" w:customStyle="1" w:styleId="Department">
    <w:name w:val="Department"/>
    <w:basedOn w:val="Heading1"/>
    <w:link w:val="DepartmentChar"/>
    <w:qFormat/>
    <w:rsid w:val="00BF43A2"/>
    <w:pPr>
      <w:keepLines/>
      <w:numPr>
        <w:numId w:val="0"/>
      </w:numPr>
      <w:spacing w:after="0" w:line="259" w:lineRule="auto"/>
      <w:ind w:left="720"/>
    </w:pPr>
    <w:rPr>
      <w:rFonts w:ascii="Arial" w:eastAsiaTheme="majorEastAsia" w:hAnsi="Arial" w:cstheme="majorBidi"/>
      <w:bCs w:val="0"/>
      <w:color w:val="2F5496" w:themeColor="accent1" w:themeShade="BF"/>
      <w:kern w:val="0"/>
      <w:sz w:val="40"/>
      <w:lang w:val="en-US" w:eastAsia="ko-KR"/>
    </w:rPr>
  </w:style>
  <w:style w:type="paragraph" w:customStyle="1" w:styleId="Question">
    <w:name w:val="Question"/>
    <w:basedOn w:val="Heading2"/>
    <w:link w:val="QuestionChar"/>
    <w:qFormat/>
    <w:rsid w:val="00BF43A2"/>
    <w:rPr>
      <w:rFonts w:ascii="iCiel Avenir LT Std 35 Light" w:hAnsi="iCiel Avenir LT Std 35 Light"/>
      <w:b/>
      <w:sz w:val="22"/>
    </w:rPr>
  </w:style>
  <w:style w:type="character" w:customStyle="1" w:styleId="DepartmentChar">
    <w:name w:val="Department Char"/>
    <w:basedOn w:val="DefaultParagraphFont"/>
    <w:link w:val="Department"/>
    <w:rsid w:val="00BF43A2"/>
    <w:rPr>
      <w:rFonts w:ascii="Arial" w:eastAsiaTheme="majorEastAsia" w:hAnsi="Arial" w:cstheme="majorBidi"/>
      <w:b/>
      <w:color w:val="2F5496" w:themeColor="accent1" w:themeShade="BF"/>
      <w:sz w:val="40"/>
      <w:szCs w:val="32"/>
      <w:lang w:eastAsia="ko-KR"/>
    </w:rPr>
  </w:style>
  <w:style w:type="character" w:customStyle="1" w:styleId="QuestionChar">
    <w:name w:val="Question Char"/>
    <w:basedOn w:val="DepartmentChar"/>
    <w:link w:val="Question"/>
    <w:rsid w:val="00BF43A2"/>
    <w:rPr>
      <w:rFonts w:ascii="iCiel Avenir LT Std 35 Light" w:eastAsiaTheme="majorEastAsia" w:hAnsi="iCiel Avenir LT Std 35 Light" w:cstheme="majorBidi"/>
      <w:b/>
      <w:color w:val="2F5496" w:themeColor="accent1" w:themeShade="BF"/>
      <w:sz w:val="22"/>
      <w:szCs w:val="26"/>
      <w:lang w:eastAsia="ko-KR"/>
    </w:rPr>
  </w:style>
  <w:style w:type="paragraph" w:customStyle="1" w:styleId="paragraph">
    <w:name w:val="paragraph"/>
    <w:basedOn w:val="Normal"/>
    <w:rsid w:val="00BF43A2"/>
    <w:rPr>
      <w:lang w:eastAsia="en-US"/>
    </w:rPr>
  </w:style>
  <w:style w:type="character" w:customStyle="1" w:styleId="normaltextrun">
    <w:name w:val="normaltextrun"/>
    <w:basedOn w:val="DefaultParagraphFont"/>
    <w:rsid w:val="00BF43A2"/>
  </w:style>
  <w:style w:type="character" w:customStyle="1" w:styleId="eop">
    <w:name w:val="eop"/>
    <w:basedOn w:val="DefaultParagraphFont"/>
    <w:rsid w:val="00BF43A2"/>
  </w:style>
  <w:style w:type="character" w:styleId="Hyperlink">
    <w:name w:val="Hyperlink"/>
    <w:basedOn w:val="DefaultParagraphFont"/>
    <w:uiPriority w:val="99"/>
    <w:unhideWhenUsed/>
    <w:rsid w:val="00BF43A2"/>
    <w:rPr>
      <w:color w:val="0563C1" w:themeColor="hyperlink"/>
      <w:u w:val="single"/>
    </w:rPr>
  </w:style>
  <w:style w:type="character" w:customStyle="1" w:styleId="UnresolvedMention1">
    <w:name w:val="Unresolved Mention1"/>
    <w:basedOn w:val="DefaultParagraphFont"/>
    <w:uiPriority w:val="99"/>
    <w:semiHidden/>
    <w:unhideWhenUsed/>
    <w:rsid w:val="00BF43A2"/>
    <w:rPr>
      <w:color w:val="605E5C"/>
      <w:shd w:val="clear" w:color="auto" w:fill="E1DFDD"/>
    </w:rPr>
  </w:style>
  <w:style w:type="character" w:styleId="UnresolvedMention">
    <w:name w:val="Unresolved Mention"/>
    <w:basedOn w:val="DefaultParagraphFont"/>
    <w:uiPriority w:val="99"/>
    <w:semiHidden/>
    <w:unhideWhenUsed/>
    <w:rsid w:val="00BF43A2"/>
    <w:rPr>
      <w:color w:val="605E5C"/>
      <w:shd w:val="clear" w:color="auto" w:fill="E1DFDD"/>
    </w:rPr>
  </w:style>
  <w:style w:type="character" w:customStyle="1" w:styleId="ListParagraphChar">
    <w:name w:val="List Paragraph Char"/>
    <w:basedOn w:val="DefaultParagraphFont"/>
    <w:link w:val="ListParagraph"/>
    <w:uiPriority w:val="34"/>
    <w:rsid w:val="00BF43A2"/>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BF43A2"/>
    <w:rPr>
      <w:sz w:val="16"/>
      <w:szCs w:val="16"/>
    </w:rPr>
  </w:style>
  <w:style w:type="paragraph" w:styleId="CommentText">
    <w:name w:val="annotation text"/>
    <w:basedOn w:val="Normal"/>
    <w:link w:val="CommentTextChar"/>
    <w:uiPriority w:val="99"/>
    <w:unhideWhenUsed/>
    <w:rsid w:val="00BF43A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BF43A2"/>
    <w:rPr>
      <w:sz w:val="20"/>
      <w:szCs w:val="20"/>
    </w:rPr>
  </w:style>
  <w:style w:type="paragraph" w:styleId="NoSpacing">
    <w:name w:val="No Spacing"/>
    <w:uiPriority w:val="1"/>
    <w:qFormat/>
    <w:rsid w:val="00BF43A2"/>
    <w:rPr>
      <w:rFonts w:eastAsiaTheme="minorEastAsia"/>
      <w:sz w:val="22"/>
      <w:szCs w:val="22"/>
      <w:lang w:eastAsia="ko-KR"/>
    </w:rPr>
  </w:style>
  <w:style w:type="paragraph" w:styleId="BalloonText">
    <w:name w:val="Balloon Text"/>
    <w:basedOn w:val="Normal"/>
    <w:link w:val="BalloonTextChar"/>
    <w:uiPriority w:val="99"/>
    <w:semiHidden/>
    <w:unhideWhenUsed/>
    <w:rsid w:val="00BF43A2"/>
    <w:rPr>
      <w:rFonts w:eastAsiaTheme="minorEastAsia"/>
      <w:sz w:val="18"/>
      <w:szCs w:val="18"/>
      <w:lang w:eastAsia="ko-KR"/>
    </w:rPr>
  </w:style>
  <w:style w:type="character" w:customStyle="1" w:styleId="BalloonTextChar">
    <w:name w:val="Balloon Text Char"/>
    <w:basedOn w:val="DefaultParagraphFont"/>
    <w:link w:val="BalloonText"/>
    <w:uiPriority w:val="99"/>
    <w:semiHidden/>
    <w:rsid w:val="00BF43A2"/>
    <w:rPr>
      <w:rFonts w:ascii="Times New Roman" w:eastAsiaTheme="minorEastAsia" w:hAnsi="Times New Roman" w:cs="Times New Roman"/>
      <w:sz w:val="18"/>
      <w:szCs w:val="18"/>
      <w:lang w:eastAsia="ko-KR"/>
    </w:rPr>
  </w:style>
  <w:style w:type="paragraph" w:styleId="CommentSubject">
    <w:name w:val="annotation subject"/>
    <w:basedOn w:val="CommentText"/>
    <w:next w:val="CommentText"/>
    <w:link w:val="CommentSubjectChar"/>
    <w:uiPriority w:val="99"/>
    <w:semiHidden/>
    <w:unhideWhenUsed/>
    <w:rsid w:val="00BF43A2"/>
    <w:rPr>
      <w:rFonts w:eastAsiaTheme="minorEastAsia"/>
      <w:b/>
      <w:bCs/>
      <w:lang w:eastAsia="ko-KR"/>
    </w:rPr>
  </w:style>
  <w:style w:type="character" w:customStyle="1" w:styleId="CommentSubjectChar">
    <w:name w:val="Comment Subject Char"/>
    <w:basedOn w:val="CommentTextChar"/>
    <w:link w:val="CommentSubject"/>
    <w:uiPriority w:val="99"/>
    <w:semiHidden/>
    <w:rsid w:val="00BF43A2"/>
    <w:rPr>
      <w:rFonts w:eastAsiaTheme="minorEastAsia"/>
      <w:b/>
      <w:bCs/>
      <w:sz w:val="20"/>
      <w:szCs w:val="20"/>
      <w:lang w:eastAsia="ko-KR"/>
    </w:rPr>
  </w:style>
  <w:style w:type="paragraph" w:styleId="Revision">
    <w:name w:val="Revision"/>
    <w:hidden/>
    <w:uiPriority w:val="99"/>
    <w:semiHidden/>
    <w:rsid w:val="00BF43A2"/>
    <w:rPr>
      <w:rFonts w:eastAsiaTheme="minorEastAsia"/>
      <w:sz w:val="22"/>
      <w:szCs w:val="22"/>
      <w:lang w:eastAsia="ko-KR"/>
    </w:rPr>
  </w:style>
  <w:style w:type="paragraph" w:styleId="TOC3">
    <w:name w:val="toc 3"/>
    <w:basedOn w:val="Normal"/>
    <w:next w:val="Normal"/>
    <w:autoRedefine/>
    <w:uiPriority w:val="39"/>
    <w:unhideWhenUsed/>
    <w:rsid w:val="00BF43A2"/>
    <w:pPr>
      <w:spacing w:line="259" w:lineRule="auto"/>
      <w:ind w:left="440"/>
    </w:pPr>
    <w:rPr>
      <w:rFonts w:asciiTheme="minorHAnsi" w:eastAsiaTheme="minorEastAsia" w:hAnsiTheme="minorHAnsi" w:cstheme="minorBidi"/>
      <w:sz w:val="22"/>
      <w:szCs w:val="22"/>
      <w:lang w:eastAsia="en-US"/>
    </w:rPr>
  </w:style>
  <w:style w:type="paragraph" w:styleId="TOC4">
    <w:name w:val="toc 4"/>
    <w:basedOn w:val="Normal"/>
    <w:next w:val="Normal"/>
    <w:autoRedefine/>
    <w:uiPriority w:val="39"/>
    <w:unhideWhenUsed/>
    <w:rsid w:val="00BF43A2"/>
    <w:pPr>
      <w:spacing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BF43A2"/>
    <w:pPr>
      <w:spacing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F43A2"/>
    <w:pPr>
      <w:spacing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F43A2"/>
    <w:pPr>
      <w:spacing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F43A2"/>
    <w:pPr>
      <w:spacing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F43A2"/>
    <w:pPr>
      <w:spacing w:line="259" w:lineRule="auto"/>
      <w:ind w:left="1760"/>
    </w:pPr>
    <w:rPr>
      <w:rFonts w:asciiTheme="minorHAnsi" w:eastAsiaTheme="minorEastAsia" w:hAnsiTheme="minorHAnsi" w:cstheme="minorBidi"/>
      <w:sz w:val="22"/>
      <w:szCs w:val="22"/>
      <w:lang w:eastAsia="en-US"/>
    </w:rPr>
  </w:style>
  <w:style w:type="character" w:styleId="FollowedHyperlink">
    <w:name w:val="FollowedHyperlink"/>
    <w:basedOn w:val="DefaultParagraphFont"/>
    <w:uiPriority w:val="99"/>
    <w:semiHidden/>
    <w:unhideWhenUsed/>
    <w:rsid w:val="008D4B8B"/>
    <w:rPr>
      <w:color w:val="954F72" w:themeColor="followedHyperlink"/>
      <w:u w:val="single"/>
    </w:rPr>
  </w:style>
  <w:style w:type="character" w:customStyle="1" w:styleId="cf01">
    <w:name w:val="cf01"/>
    <w:basedOn w:val="DefaultParagraphFont"/>
    <w:rsid w:val="00F43DBC"/>
    <w:rPr>
      <w:rFonts w:ascii="Segoe UI" w:hAnsi="Segoe UI" w:cs="Segoe UI" w:hint="default"/>
      <w:color w:val="FF0000"/>
      <w:sz w:val="18"/>
      <w:szCs w:val="18"/>
    </w:rPr>
  </w:style>
  <w:style w:type="character" w:customStyle="1" w:styleId="cf11">
    <w:name w:val="cf11"/>
    <w:basedOn w:val="DefaultParagraphFont"/>
    <w:rsid w:val="0077049D"/>
    <w:rPr>
      <w:rFonts w:ascii="Segoe UI" w:hAnsi="Segoe UI" w:cs="Segoe UI" w:hint="default"/>
      <w:sz w:val="18"/>
      <w:szCs w:val="18"/>
      <w:shd w:val="clear" w:color="auto" w:fill="FFFF00"/>
    </w:rPr>
  </w:style>
  <w:style w:type="paragraph" w:styleId="NormalWeb">
    <w:name w:val="Normal (Web)"/>
    <w:basedOn w:val="Normal"/>
    <w:uiPriority w:val="99"/>
    <w:unhideWhenUsed/>
    <w:rsid w:val="00EF4426"/>
    <w:pPr>
      <w:spacing w:line="240" w:lineRule="auto"/>
      <w:ind w:firstLine="0"/>
      <w:jc w:val="left"/>
    </w:pPr>
    <w:rPr>
      <w:lang w:eastAsia="en-US"/>
    </w:rPr>
  </w:style>
  <w:style w:type="character" w:styleId="Strong">
    <w:name w:val="Strong"/>
    <w:basedOn w:val="DefaultParagraphFont"/>
    <w:uiPriority w:val="22"/>
    <w:qFormat/>
    <w:rsid w:val="00EF4426"/>
    <w:rPr>
      <w:b/>
      <w:bCs/>
    </w:rPr>
  </w:style>
  <w:style w:type="paragraph" w:customStyle="1" w:styleId="Default">
    <w:name w:val="Default"/>
    <w:rsid w:val="00712150"/>
    <w:pPr>
      <w:autoSpaceDE w:val="0"/>
      <w:autoSpaceDN w:val="0"/>
      <w:adjustRightInd w:val="0"/>
      <w:spacing w:before="0" w:beforeAutospacing="0" w:after="0" w:afterAutospacing="0" w:line="240" w:lineRule="auto"/>
      <w:ind w:firstLine="0"/>
      <w:jc w:val="left"/>
    </w:pPr>
    <w:rPr>
      <w:rFonts w:ascii="Avenir Next LT Pro" w:hAnsi="Avenir Next LT Pro" w:cs="Avenir Next LT Pro"/>
      <w:color w:val="000000"/>
    </w:rPr>
  </w:style>
  <w:style w:type="character" w:customStyle="1" w:styleId="markhex55ojfl">
    <w:name w:val="markhex55ojfl"/>
    <w:basedOn w:val="DefaultParagraphFont"/>
    <w:rsid w:val="00AC656F"/>
  </w:style>
  <w:style w:type="numbering" w:customStyle="1" w:styleId="CurrentList1">
    <w:name w:val="Current List1"/>
    <w:uiPriority w:val="99"/>
    <w:rsid w:val="00911BEE"/>
    <w:pPr>
      <w:numPr>
        <w:numId w:val="21"/>
      </w:numPr>
    </w:pPr>
  </w:style>
  <w:style w:type="numbering" w:customStyle="1" w:styleId="CurrentList2">
    <w:name w:val="Current List2"/>
    <w:uiPriority w:val="99"/>
    <w:rsid w:val="00911BEE"/>
    <w:pPr>
      <w:numPr>
        <w:numId w:val="22"/>
      </w:numPr>
    </w:pPr>
  </w:style>
  <w:style w:type="table" w:customStyle="1" w:styleId="TableGrid1">
    <w:name w:val="Table Grid1"/>
    <w:basedOn w:val="TableNormal"/>
    <w:next w:val="TableGrid"/>
    <w:uiPriority w:val="39"/>
    <w:rsid w:val="00315854"/>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5E8"/>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2F5887"/>
  </w:style>
  <w:style w:type="paragraph" w:customStyle="1" w:styleId="Headingtext2Blue">
    <w:name w:val="Heading text 2 + Blue"/>
    <w:basedOn w:val="Normal"/>
    <w:autoRedefine/>
    <w:rsid w:val="00EE588E"/>
    <w:pPr>
      <w:numPr>
        <w:ilvl w:val="3"/>
        <w:numId w:val="39"/>
      </w:numPr>
      <w:spacing w:before="0" w:beforeAutospacing="0" w:after="0" w:afterAutospacing="0" w:line="360" w:lineRule="auto"/>
      <w:ind w:firstLine="0"/>
      <w:contextualSpacing/>
    </w:pPr>
    <w:rPr>
      <w:i/>
      <w:color w:val="002060"/>
      <w:sz w:val="26"/>
      <w:szCs w:val="26"/>
      <w:lang w:eastAsia="en-US"/>
    </w:rPr>
  </w:style>
  <w:style w:type="table" w:customStyle="1" w:styleId="TableGrid3">
    <w:name w:val="Table Grid3"/>
    <w:basedOn w:val="TableNormal"/>
    <w:next w:val="TableGrid"/>
    <w:uiPriority w:val="39"/>
    <w:rsid w:val="003F29A9"/>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6E631B"/>
    <w:rPr>
      <w:rFonts w:asciiTheme="majorHAnsi" w:eastAsiaTheme="majorEastAsia" w:hAnsiTheme="majorHAnsi" w:cstheme="majorBidi"/>
      <w:color w:val="2F5496" w:themeColor="accent1" w:themeShade="BF"/>
      <w:lang w:eastAsia="en-GB"/>
    </w:rPr>
  </w:style>
  <w:style w:type="character" w:styleId="Mention">
    <w:name w:val="Mention"/>
    <w:basedOn w:val="DefaultParagraphFont"/>
    <w:uiPriority w:val="99"/>
    <w:unhideWhenUsed/>
    <w:rsid w:val="006E631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4099">
      <w:bodyDiv w:val="1"/>
      <w:marLeft w:val="0"/>
      <w:marRight w:val="0"/>
      <w:marTop w:val="0"/>
      <w:marBottom w:val="0"/>
      <w:divBdr>
        <w:top w:val="none" w:sz="0" w:space="0" w:color="auto"/>
        <w:left w:val="none" w:sz="0" w:space="0" w:color="auto"/>
        <w:bottom w:val="none" w:sz="0" w:space="0" w:color="auto"/>
        <w:right w:val="none" w:sz="0" w:space="0" w:color="auto"/>
      </w:divBdr>
    </w:div>
    <w:div w:id="118039733">
      <w:bodyDiv w:val="1"/>
      <w:marLeft w:val="0"/>
      <w:marRight w:val="0"/>
      <w:marTop w:val="0"/>
      <w:marBottom w:val="0"/>
      <w:divBdr>
        <w:top w:val="none" w:sz="0" w:space="0" w:color="auto"/>
        <w:left w:val="none" w:sz="0" w:space="0" w:color="auto"/>
        <w:bottom w:val="none" w:sz="0" w:space="0" w:color="auto"/>
        <w:right w:val="none" w:sz="0" w:space="0" w:color="auto"/>
      </w:divBdr>
    </w:div>
    <w:div w:id="246961708">
      <w:bodyDiv w:val="1"/>
      <w:marLeft w:val="0"/>
      <w:marRight w:val="0"/>
      <w:marTop w:val="0"/>
      <w:marBottom w:val="0"/>
      <w:divBdr>
        <w:top w:val="none" w:sz="0" w:space="0" w:color="auto"/>
        <w:left w:val="none" w:sz="0" w:space="0" w:color="auto"/>
        <w:bottom w:val="none" w:sz="0" w:space="0" w:color="auto"/>
        <w:right w:val="none" w:sz="0" w:space="0" w:color="auto"/>
      </w:divBdr>
    </w:div>
    <w:div w:id="252054350">
      <w:bodyDiv w:val="1"/>
      <w:marLeft w:val="0"/>
      <w:marRight w:val="0"/>
      <w:marTop w:val="0"/>
      <w:marBottom w:val="0"/>
      <w:divBdr>
        <w:top w:val="none" w:sz="0" w:space="0" w:color="auto"/>
        <w:left w:val="none" w:sz="0" w:space="0" w:color="auto"/>
        <w:bottom w:val="none" w:sz="0" w:space="0" w:color="auto"/>
        <w:right w:val="none" w:sz="0" w:space="0" w:color="auto"/>
      </w:divBdr>
    </w:div>
    <w:div w:id="253516800">
      <w:bodyDiv w:val="1"/>
      <w:marLeft w:val="0"/>
      <w:marRight w:val="0"/>
      <w:marTop w:val="0"/>
      <w:marBottom w:val="0"/>
      <w:divBdr>
        <w:top w:val="none" w:sz="0" w:space="0" w:color="auto"/>
        <w:left w:val="none" w:sz="0" w:space="0" w:color="auto"/>
        <w:bottom w:val="none" w:sz="0" w:space="0" w:color="auto"/>
        <w:right w:val="none" w:sz="0" w:space="0" w:color="auto"/>
      </w:divBdr>
    </w:div>
    <w:div w:id="326714828">
      <w:bodyDiv w:val="1"/>
      <w:marLeft w:val="0"/>
      <w:marRight w:val="0"/>
      <w:marTop w:val="0"/>
      <w:marBottom w:val="0"/>
      <w:divBdr>
        <w:top w:val="none" w:sz="0" w:space="0" w:color="auto"/>
        <w:left w:val="none" w:sz="0" w:space="0" w:color="auto"/>
        <w:bottom w:val="none" w:sz="0" w:space="0" w:color="auto"/>
        <w:right w:val="none" w:sz="0" w:space="0" w:color="auto"/>
      </w:divBdr>
    </w:div>
    <w:div w:id="430054683">
      <w:bodyDiv w:val="1"/>
      <w:marLeft w:val="0"/>
      <w:marRight w:val="0"/>
      <w:marTop w:val="0"/>
      <w:marBottom w:val="0"/>
      <w:divBdr>
        <w:top w:val="none" w:sz="0" w:space="0" w:color="auto"/>
        <w:left w:val="none" w:sz="0" w:space="0" w:color="auto"/>
        <w:bottom w:val="none" w:sz="0" w:space="0" w:color="auto"/>
        <w:right w:val="none" w:sz="0" w:space="0" w:color="auto"/>
      </w:divBdr>
    </w:div>
    <w:div w:id="438571216">
      <w:bodyDiv w:val="1"/>
      <w:marLeft w:val="0"/>
      <w:marRight w:val="0"/>
      <w:marTop w:val="0"/>
      <w:marBottom w:val="0"/>
      <w:divBdr>
        <w:top w:val="none" w:sz="0" w:space="0" w:color="auto"/>
        <w:left w:val="none" w:sz="0" w:space="0" w:color="auto"/>
        <w:bottom w:val="none" w:sz="0" w:space="0" w:color="auto"/>
        <w:right w:val="none" w:sz="0" w:space="0" w:color="auto"/>
      </w:divBdr>
    </w:div>
    <w:div w:id="728379099">
      <w:bodyDiv w:val="1"/>
      <w:marLeft w:val="0"/>
      <w:marRight w:val="0"/>
      <w:marTop w:val="0"/>
      <w:marBottom w:val="0"/>
      <w:divBdr>
        <w:top w:val="none" w:sz="0" w:space="0" w:color="auto"/>
        <w:left w:val="none" w:sz="0" w:space="0" w:color="auto"/>
        <w:bottom w:val="none" w:sz="0" w:space="0" w:color="auto"/>
        <w:right w:val="none" w:sz="0" w:space="0" w:color="auto"/>
      </w:divBdr>
    </w:div>
    <w:div w:id="859318969">
      <w:bodyDiv w:val="1"/>
      <w:marLeft w:val="0"/>
      <w:marRight w:val="0"/>
      <w:marTop w:val="0"/>
      <w:marBottom w:val="0"/>
      <w:divBdr>
        <w:top w:val="none" w:sz="0" w:space="0" w:color="auto"/>
        <w:left w:val="none" w:sz="0" w:space="0" w:color="auto"/>
        <w:bottom w:val="none" w:sz="0" w:space="0" w:color="auto"/>
        <w:right w:val="none" w:sz="0" w:space="0" w:color="auto"/>
      </w:divBdr>
    </w:div>
    <w:div w:id="1116295545">
      <w:bodyDiv w:val="1"/>
      <w:marLeft w:val="0"/>
      <w:marRight w:val="0"/>
      <w:marTop w:val="0"/>
      <w:marBottom w:val="0"/>
      <w:divBdr>
        <w:top w:val="none" w:sz="0" w:space="0" w:color="auto"/>
        <w:left w:val="none" w:sz="0" w:space="0" w:color="auto"/>
        <w:bottom w:val="none" w:sz="0" w:space="0" w:color="auto"/>
        <w:right w:val="none" w:sz="0" w:space="0" w:color="auto"/>
      </w:divBdr>
    </w:div>
    <w:div w:id="1256750487">
      <w:bodyDiv w:val="1"/>
      <w:marLeft w:val="0"/>
      <w:marRight w:val="0"/>
      <w:marTop w:val="0"/>
      <w:marBottom w:val="0"/>
      <w:divBdr>
        <w:top w:val="none" w:sz="0" w:space="0" w:color="auto"/>
        <w:left w:val="none" w:sz="0" w:space="0" w:color="auto"/>
        <w:bottom w:val="none" w:sz="0" w:space="0" w:color="auto"/>
        <w:right w:val="none" w:sz="0" w:space="0" w:color="auto"/>
      </w:divBdr>
    </w:div>
    <w:div w:id="1262910978">
      <w:bodyDiv w:val="1"/>
      <w:marLeft w:val="0"/>
      <w:marRight w:val="0"/>
      <w:marTop w:val="0"/>
      <w:marBottom w:val="0"/>
      <w:divBdr>
        <w:top w:val="none" w:sz="0" w:space="0" w:color="auto"/>
        <w:left w:val="none" w:sz="0" w:space="0" w:color="auto"/>
        <w:bottom w:val="none" w:sz="0" w:space="0" w:color="auto"/>
        <w:right w:val="none" w:sz="0" w:space="0" w:color="auto"/>
      </w:divBdr>
    </w:div>
    <w:div w:id="1356662729">
      <w:bodyDiv w:val="1"/>
      <w:marLeft w:val="0"/>
      <w:marRight w:val="0"/>
      <w:marTop w:val="0"/>
      <w:marBottom w:val="0"/>
      <w:divBdr>
        <w:top w:val="none" w:sz="0" w:space="0" w:color="auto"/>
        <w:left w:val="none" w:sz="0" w:space="0" w:color="auto"/>
        <w:bottom w:val="none" w:sz="0" w:space="0" w:color="auto"/>
        <w:right w:val="none" w:sz="0" w:space="0" w:color="auto"/>
      </w:divBdr>
    </w:div>
    <w:div w:id="1429083074">
      <w:bodyDiv w:val="1"/>
      <w:marLeft w:val="0"/>
      <w:marRight w:val="0"/>
      <w:marTop w:val="0"/>
      <w:marBottom w:val="0"/>
      <w:divBdr>
        <w:top w:val="none" w:sz="0" w:space="0" w:color="auto"/>
        <w:left w:val="none" w:sz="0" w:space="0" w:color="auto"/>
        <w:bottom w:val="none" w:sz="0" w:space="0" w:color="auto"/>
        <w:right w:val="none" w:sz="0" w:space="0" w:color="auto"/>
      </w:divBdr>
    </w:div>
    <w:div w:id="1498111331">
      <w:bodyDiv w:val="1"/>
      <w:marLeft w:val="0"/>
      <w:marRight w:val="0"/>
      <w:marTop w:val="0"/>
      <w:marBottom w:val="0"/>
      <w:divBdr>
        <w:top w:val="none" w:sz="0" w:space="0" w:color="auto"/>
        <w:left w:val="none" w:sz="0" w:space="0" w:color="auto"/>
        <w:bottom w:val="none" w:sz="0" w:space="0" w:color="auto"/>
        <w:right w:val="none" w:sz="0" w:space="0" w:color="auto"/>
      </w:divBdr>
    </w:div>
    <w:div w:id="1569923851">
      <w:bodyDiv w:val="1"/>
      <w:marLeft w:val="0"/>
      <w:marRight w:val="0"/>
      <w:marTop w:val="0"/>
      <w:marBottom w:val="0"/>
      <w:divBdr>
        <w:top w:val="none" w:sz="0" w:space="0" w:color="auto"/>
        <w:left w:val="none" w:sz="0" w:space="0" w:color="auto"/>
        <w:bottom w:val="none" w:sz="0" w:space="0" w:color="auto"/>
        <w:right w:val="none" w:sz="0" w:space="0" w:color="auto"/>
      </w:divBdr>
    </w:div>
    <w:div w:id="1638609557">
      <w:bodyDiv w:val="1"/>
      <w:marLeft w:val="0"/>
      <w:marRight w:val="0"/>
      <w:marTop w:val="0"/>
      <w:marBottom w:val="0"/>
      <w:divBdr>
        <w:top w:val="none" w:sz="0" w:space="0" w:color="auto"/>
        <w:left w:val="none" w:sz="0" w:space="0" w:color="auto"/>
        <w:bottom w:val="none" w:sz="0" w:space="0" w:color="auto"/>
        <w:right w:val="none" w:sz="0" w:space="0" w:color="auto"/>
      </w:divBdr>
    </w:div>
    <w:div w:id="1840848765">
      <w:bodyDiv w:val="1"/>
      <w:marLeft w:val="0"/>
      <w:marRight w:val="0"/>
      <w:marTop w:val="0"/>
      <w:marBottom w:val="0"/>
      <w:divBdr>
        <w:top w:val="none" w:sz="0" w:space="0" w:color="auto"/>
        <w:left w:val="none" w:sz="0" w:space="0" w:color="auto"/>
        <w:bottom w:val="none" w:sz="0" w:space="0" w:color="auto"/>
        <w:right w:val="none" w:sz="0" w:space="0" w:color="auto"/>
      </w:divBdr>
      <w:divsChild>
        <w:div w:id="1718579606">
          <w:marLeft w:val="0"/>
          <w:marRight w:val="0"/>
          <w:marTop w:val="0"/>
          <w:marBottom w:val="0"/>
          <w:divBdr>
            <w:top w:val="none" w:sz="0" w:space="0" w:color="auto"/>
            <w:left w:val="none" w:sz="0" w:space="0" w:color="auto"/>
            <w:bottom w:val="none" w:sz="0" w:space="0" w:color="auto"/>
            <w:right w:val="none" w:sz="0" w:space="0" w:color="auto"/>
          </w:divBdr>
          <w:divsChild>
            <w:div w:id="1770394941">
              <w:marLeft w:val="0"/>
              <w:marRight w:val="0"/>
              <w:marTop w:val="0"/>
              <w:marBottom w:val="0"/>
              <w:divBdr>
                <w:top w:val="none" w:sz="0" w:space="0" w:color="auto"/>
                <w:left w:val="none" w:sz="0" w:space="0" w:color="auto"/>
                <w:bottom w:val="none" w:sz="0" w:space="0" w:color="auto"/>
                <w:right w:val="none" w:sz="0" w:space="0" w:color="auto"/>
              </w:divBdr>
              <w:divsChild>
                <w:div w:id="19818052">
                  <w:marLeft w:val="0"/>
                  <w:marRight w:val="0"/>
                  <w:marTop w:val="0"/>
                  <w:marBottom w:val="0"/>
                  <w:divBdr>
                    <w:top w:val="none" w:sz="0" w:space="0" w:color="auto"/>
                    <w:left w:val="none" w:sz="0" w:space="0" w:color="auto"/>
                    <w:bottom w:val="none" w:sz="0" w:space="0" w:color="auto"/>
                    <w:right w:val="none" w:sz="0" w:space="0" w:color="auto"/>
                  </w:divBdr>
                  <w:divsChild>
                    <w:div w:id="1998727484">
                      <w:marLeft w:val="0"/>
                      <w:marRight w:val="0"/>
                      <w:marTop w:val="0"/>
                      <w:marBottom w:val="0"/>
                      <w:divBdr>
                        <w:top w:val="none" w:sz="0" w:space="0" w:color="auto"/>
                        <w:left w:val="none" w:sz="0" w:space="0" w:color="auto"/>
                        <w:bottom w:val="none" w:sz="0" w:space="0" w:color="auto"/>
                        <w:right w:val="none" w:sz="0" w:space="0" w:color="auto"/>
                      </w:divBdr>
                      <w:divsChild>
                        <w:div w:id="8017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353314">
          <w:marLeft w:val="0"/>
          <w:marRight w:val="0"/>
          <w:marTop w:val="0"/>
          <w:marBottom w:val="0"/>
          <w:divBdr>
            <w:top w:val="none" w:sz="0" w:space="0" w:color="auto"/>
            <w:left w:val="none" w:sz="0" w:space="0" w:color="auto"/>
            <w:bottom w:val="none" w:sz="0" w:space="0" w:color="auto"/>
            <w:right w:val="none" w:sz="0" w:space="0" w:color="auto"/>
          </w:divBdr>
          <w:divsChild>
            <w:div w:id="2087611979">
              <w:marLeft w:val="0"/>
              <w:marRight w:val="0"/>
              <w:marTop w:val="0"/>
              <w:marBottom w:val="0"/>
              <w:divBdr>
                <w:top w:val="none" w:sz="0" w:space="0" w:color="auto"/>
                <w:left w:val="none" w:sz="0" w:space="0" w:color="auto"/>
                <w:bottom w:val="none" w:sz="0" w:space="0" w:color="auto"/>
                <w:right w:val="none" w:sz="0" w:space="0" w:color="auto"/>
              </w:divBdr>
              <w:divsChild>
                <w:div w:id="1379164507">
                  <w:marLeft w:val="0"/>
                  <w:marRight w:val="0"/>
                  <w:marTop w:val="0"/>
                  <w:marBottom w:val="0"/>
                  <w:divBdr>
                    <w:top w:val="none" w:sz="0" w:space="0" w:color="auto"/>
                    <w:left w:val="none" w:sz="0" w:space="0" w:color="auto"/>
                    <w:bottom w:val="none" w:sz="0" w:space="0" w:color="auto"/>
                    <w:right w:val="none" w:sz="0" w:space="0" w:color="auto"/>
                  </w:divBdr>
                  <w:divsChild>
                    <w:div w:id="5332961">
                      <w:marLeft w:val="0"/>
                      <w:marRight w:val="0"/>
                      <w:marTop w:val="0"/>
                      <w:marBottom w:val="0"/>
                      <w:divBdr>
                        <w:top w:val="none" w:sz="0" w:space="0" w:color="auto"/>
                        <w:left w:val="none" w:sz="0" w:space="0" w:color="auto"/>
                        <w:bottom w:val="none" w:sz="0" w:space="0" w:color="auto"/>
                        <w:right w:val="none" w:sz="0" w:space="0" w:color="auto"/>
                      </w:divBdr>
                      <w:divsChild>
                        <w:div w:id="10674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868628">
      <w:bodyDiv w:val="1"/>
      <w:marLeft w:val="0"/>
      <w:marRight w:val="0"/>
      <w:marTop w:val="0"/>
      <w:marBottom w:val="0"/>
      <w:divBdr>
        <w:top w:val="none" w:sz="0" w:space="0" w:color="auto"/>
        <w:left w:val="none" w:sz="0" w:space="0" w:color="auto"/>
        <w:bottom w:val="none" w:sz="0" w:space="0" w:color="auto"/>
        <w:right w:val="none" w:sz="0" w:space="0" w:color="auto"/>
      </w:divBdr>
    </w:div>
    <w:div w:id="1950965069">
      <w:bodyDiv w:val="1"/>
      <w:marLeft w:val="0"/>
      <w:marRight w:val="0"/>
      <w:marTop w:val="0"/>
      <w:marBottom w:val="0"/>
      <w:divBdr>
        <w:top w:val="none" w:sz="0" w:space="0" w:color="auto"/>
        <w:left w:val="none" w:sz="0" w:space="0" w:color="auto"/>
        <w:bottom w:val="none" w:sz="0" w:space="0" w:color="auto"/>
        <w:right w:val="none" w:sz="0" w:space="0" w:color="auto"/>
      </w:divBdr>
      <w:divsChild>
        <w:div w:id="805120965">
          <w:marLeft w:val="0"/>
          <w:marRight w:val="0"/>
          <w:marTop w:val="0"/>
          <w:marBottom w:val="0"/>
          <w:divBdr>
            <w:top w:val="none" w:sz="0" w:space="0" w:color="auto"/>
            <w:left w:val="none" w:sz="0" w:space="0" w:color="auto"/>
            <w:bottom w:val="none" w:sz="0" w:space="0" w:color="auto"/>
            <w:right w:val="none" w:sz="0" w:space="0" w:color="auto"/>
          </w:divBdr>
          <w:divsChild>
            <w:div w:id="421269433">
              <w:marLeft w:val="0"/>
              <w:marRight w:val="0"/>
              <w:marTop w:val="0"/>
              <w:marBottom w:val="0"/>
              <w:divBdr>
                <w:top w:val="none" w:sz="0" w:space="0" w:color="auto"/>
                <w:left w:val="none" w:sz="0" w:space="0" w:color="auto"/>
                <w:bottom w:val="none" w:sz="0" w:space="0" w:color="auto"/>
                <w:right w:val="none" w:sz="0" w:space="0" w:color="auto"/>
              </w:divBdr>
              <w:divsChild>
                <w:div w:id="2142726989">
                  <w:marLeft w:val="0"/>
                  <w:marRight w:val="0"/>
                  <w:marTop w:val="0"/>
                  <w:marBottom w:val="0"/>
                  <w:divBdr>
                    <w:top w:val="none" w:sz="0" w:space="0" w:color="auto"/>
                    <w:left w:val="none" w:sz="0" w:space="0" w:color="auto"/>
                    <w:bottom w:val="none" w:sz="0" w:space="0" w:color="auto"/>
                    <w:right w:val="none" w:sz="0" w:space="0" w:color="auto"/>
                  </w:divBdr>
                  <w:divsChild>
                    <w:div w:id="459497572">
                      <w:marLeft w:val="0"/>
                      <w:marRight w:val="0"/>
                      <w:marTop w:val="0"/>
                      <w:marBottom w:val="0"/>
                      <w:divBdr>
                        <w:top w:val="none" w:sz="0" w:space="0" w:color="auto"/>
                        <w:left w:val="none" w:sz="0" w:space="0" w:color="auto"/>
                        <w:bottom w:val="none" w:sz="0" w:space="0" w:color="auto"/>
                        <w:right w:val="none" w:sz="0" w:space="0" w:color="auto"/>
                      </w:divBdr>
                      <w:divsChild>
                        <w:div w:id="12114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26217">
          <w:marLeft w:val="0"/>
          <w:marRight w:val="0"/>
          <w:marTop w:val="0"/>
          <w:marBottom w:val="0"/>
          <w:divBdr>
            <w:top w:val="none" w:sz="0" w:space="0" w:color="auto"/>
            <w:left w:val="none" w:sz="0" w:space="0" w:color="auto"/>
            <w:bottom w:val="none" w:sz="0" w:space="0" w:color="auto"/>
            <w:right w:val="none" w:sz="0" w:space="0" w:color="auto"/>
          </w:divBdr>
          <w:divsChild>
            <w:div w:id="1462461380">
              <w:marLeft w:val="0"/>
              <w:marRight w:val="0"/>
              <w:marTop w:val="0"/>
              <w:marBottom w:val="0"/>
              <w:divBdr>
                <w:top w:val="none" w:sz="0" w:space="0" w:color="auto"/>
                <w:left w:val="none" w:sz="0" w:space="0" w:color="auto"/>
                <w:bottom w:val="none" w:sz="0" w:space="0" w:color="auto"/>
                <w:right w:val="none" w:sz="0" w:space="0" w:color="auto"/>
              </w:divBdr>
              <w:divsChild>
                <w:div w:id="628433508">
                  <w:marLeft w:val="0"/>
                  <w:marRight w:val="0"/>
                  <w:marTop w:val="0"/>
                  <w:marBottom w:val="0"/>
                  <w:divBdr>
                    <w:top w:val="none" w:sz="0" w:space="0" w:color="auto"/>
                    <w:left w:val="none" w:sz="0" w:space="0" w:color="auto"/>
                    <w:bottom w:val="none" w:sz="0" w:space="0" w:color="auto"/>
                    <w:right w:val="none" w:sz="0" w:space="0" w:color="auto"/>
                  </w:divBdr>
                  <w:divsChild>
                    <w:div w:id="1640376317">
                      <w:marLeft w:val="0"/>
                      <w:marRight w:val="0"/>
                      <w:marTop w:val="0"/>
                      <w:marBottom w:val="0"/>
                      <w:divBdr>
                        <w:top w:val="none" w:sz="0" w:space="0" w:color="auto"/>
                        <w:left w:val="none" w:sz="0" w:space="0" w:color="auto"/>
                        <w:bottom w:val="none" w:sz="0" w:space="0" w:color="auto"/>
                        <w:right w:val="none" w:sz="0" w:space="0" w:color="auto"/>
                      </w:divBdr>
                      <w:divsChild>
                        <w:div w:id="6494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8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udentservice@buv.edu.vn" TargetMode="External"/><Relationship Id="rId18" Type="http://schemas.openxmlformats.org/officeDocument/2006/relationships/hyperlink" Target="mailto:studentservice@buv.edu.vn" TargetMode="External"/><Relationship Id="rId26" Type="http://schemas.openxmlformats.org/officeDocument/2006/relationships/hyperlink" Target="mailto:cais@buv.edu.vn" TargetMode="External"/><Relationship Id="rId39" Type="http://schemas.openxmlformats.org/officeDocument/2006/relationships/image" Target="media/image4.jpeg"/><Relationship Id="rId21" Type="http://schemas.openxmlformats.org/officeDocument/2006/relationships/image" Target="media/image1.png"/><Relationship Id="rId34" Type="http://schemas.openxmlformats.org/officeDocument/2006/relationships/hyperlink" Target="mailto:services@buv.edu.vn" TargetMode="External"/><Relationship Id="rId42" Type="http://schemas.openxmlformats.org/officeDocument/2006/relationships/hyperlink" Target="mailto:transportation@buv.edu.vn" TargetMode="External"/><Relationship Id="rId47" Type="http://schemas.openxmlformats.org/officeDocument/2006/relationships/image" Target="media/image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examoffice@buv.edu.vn" TargetMode="External"/><Relationship Id="rId29" Type="http://schemas.openxmlformats.org/officeDocument/2006/relationships/image" Target="media/image2.png"/><Relationship Id="rId11" Type="http://schemas.openxmlformats.org/officeDocument/2006/relationships/hyperlink" Target="mailto:studentservice@buv.edu.vn" TargetMode="External"/><Relationship Id="rId24" Type="http://schemas.openxmlformats.org/officeDocument/2006/relationships/hyperlink" Target="mailto:studentservice@buv.edu.vn" TargetMode="External"/><Relationship Id="rId32" Type="http://schemas.openxmlformats.org/officeDocument/2006/relationships/hyperlink" Target="http://adenvn-schools.com/vi" TargetMode="External"/><Relationship Id="rId37" Type="http://schemas.openxmlformats.org/officeDocument/2006/relationships/hyperlink" Target="mailto:transportation@buv.edu.vn" TargetMode="External"/><Relationship Id="rId40" Type="http://schemas.openxmlformats.org/officeDocument/2006/relationships/hyperlink" Target="mailto:transportation@buv.edu.vn" TargetMode="External"/><Relationship Id="rId45" Type="http://schemas.openxmlformats.org/officeDocument/2006/relationships/hyperlink" Target="mailto:transportation@buv.edu.vn"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yperlink" Target="mailto:studentservice@buv.edu.vn" TargetMode="External"/><Relationship Id="rId19" Type="http://schemas.openxmlformats.org/officeDocument/2006/relationships/hyperlink" Target="mailto:academic-support@buv.edu.vn" TargetMode="External"/><Relationship Id="rId31" Type="http://schemas.openxmlformats.org/officeDocument/2006/relationships/hyperlink" Target="https://adenvn-schools.com/en/" TargetMode="External"/><Relationship Id="rId44" Type="http://schemas.openxmlformats.org/officeDocument/2006/relationships/hyperlink" Target="mailto:transportation@buv.edu.v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tudentservice@buv.edu.vn" TargetMode="External"/><Relationship Id="rId14" Type="http://schemas.openxmlformats.org/officeDocument/2006/relationships/hyperlink" Target="https://buveduvn0-my.sharepoint.com/personal/studentservice_buv_edu_vn/_layouts/15/onedrive.aspx?view=0&amp;id=%2Fpersonal%2Fstudentservice%5Fbuv%5Fedu%5Fvn%2FDocuments%2F1%2DSIO%2F9%20%2D%20Template%2F1%2D%20Approved%20Absence%20Application%20Form" TargetMode="External"/><Relationship Id="rId22" Type="http://schemas.openxmlformats.org/officeDocument/2006/relationships/hyperlink" Target="https://buveduvn0-my.sharepoint.com/personal/studentservice_buv_edu_vn/_layouts/15/guestaccess.aspx?share=Enul4z_EOQhLrCG0w_qMySQBW70VkOmkjxvI38hD85mkdg&amp;e=7584bo" TargetMode="External"/><Relationship Id="rId27" Type="http://schemas.openxmlformats.org/officeDocument/2006/relationships/hyperlink" Target="mailto:cais@buv.edu.vn" TargetMode="External"/><Relationship Id="rId30" Type="http://schemas.openxmlformats.org/officeDocument/2006/relationships/image" Target="media/image3.png"/><Relationship Id="rId35" Type="http://schemas.openxmlformats.org/officeDocument/2006/relationships/hyperlink" Target="mailto:services@buv.edu.vn" TargetMode="External"/><Relationship Id="rId43" Type="http://schemas.openxmlformats.org/officeDocument/2006/relationships/hyperlink" Target="mailto:transportation@buv.edu.vn" TargetMode="External"/><Relationship Id="rId48" Type="http://schemas.openxmlformats.org/officeDocument/2006/relationships/header" Target="header1.xml"/><Relationship Id="rId8" Type="http://schemas.openxmlformats.org/officeDocument/2006/relationships/hyperlink" Target="mailto:studentservice@buv.edu.vn"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buveduvn0-my.sharepoint.com/personal/studentservice_buv_edu_vn/_layouts/15/onedrive.aspx?view=0&amp;id=%2Fpersonal%2Fstudentservice%5Fbuv%5Fedu%5Fvn%2FDocuments%2F1%2DSIO%2F9%20%2D%20Template%2F1%2D%20Approved%20Absence%20Application%20Form" TargetMode="External"/><Relationship Id="rId17" Type="http://schemas.openxmlformats.org/officeDocument/2006/relationships/hyperlink" Target="mailto:examoffice@buv.edu.vn" TargetMode="External"/><Relationship Id="rId25" Type="http://schemas.openxmlformats.org/officeDocument/2006/relationships/hyperlink" Target="mailto:cais@buv.edu.vn" TargetMode="External"/><Relationship Id="rId33" Type="http://schemas.openxmlformats.org/officeDocument/2006/relationships/hyperlink" Target="mailto:studentservice@buv.edu.vn" TargetMode="External"/><Relationship Id="rId38" Type="http://schemas.openxmlformats.org/officeDocument/2006/relationships/hyperlink" Target="mailto:transportation@buv.edu.vn" TargetMode="External"/><Relationship Id="rId46" Type="http://schemas.openxmlformats.org/officeDocument/2006/relationships/hyperlink" Target="mailto:transportation@buv.edu.vn" TargetMode="External"/><Relationship Id="rId20" Type="http://schemas.openxmlformats.org/officeDocument/2006/relationships/hyperlink" Target="mailto:academic-support@buv.edu.vn" TargetMode="External"/><Relationship Id="rId41" Type="http://schemas.openxmlformats.org/officeDocument/2006/relationships/hyperlink" Target="mailto:transportation@buv.ed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udentservice@buv.edu.vn" TargetMode="External"/><Relationship Id="rId23" Type="http://schemas.openxmlformats.org/officeDocument/2006/relationships/hyperlink" Target="mailto:studentservice@buv.edu.vn" TargetMode="External"/><Relationship Id="rId28" Type="http://schemas.openxmlformats.org/officeDocument/2006/relationships/hyperlink" Target="mailto:cais@buv.edu.vn" TargetMode="External"/><Relationship Id="rId36" Type="http://schemas.openxmlformats.org/officeDocument/2006/relationships/hyperlink" Target="mailto:transportation@buv.edu.vn" TargetMode="External"/><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88A8-ACCE-48F1-BCD9-390E8DBEB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79</Pages>
  <Words>28366</Words>
  <Characters>325727</Characters>
  <Application>Microsoft Office Word</Application>
  <DocSecurity>0</DocSecurity>
  <Lines>2714</Lines>
  <Paragraphs>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Tran, ACA Compliance (BUV)</dc:creator>
  <cp:keywords/>
  <dc:description/>
  <cp:lastModifiedBy>Uyen Tran, SIO (BUV)</cp:lastModifiedBy>
  <cp:revision>140</cp:revision>
  <cp:lastPrinted>2024-07-26T03:52:00Z</cp:lastPrinted>
  <dcterms:created xsi:type="dcterms:W3CDTF">2023-12-26T06:43:00Z</dcterms:created>
  <dcterms:modified xsi:type="dcterms:W3CDTF">2024-09-13T13:42:00Z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ab47aa1a31a8cb9d49a8fa65929532b894d6a71aea8eebcfbdc7c11ed203185d</vt:lpwstr>
  </property>
  <property fmtid="{D5CDD505-2E9C-101B-9397-08002B2CF9AE}" pid="3" name="_DocHome">
    <vt:i4>862698757</vt:i4>
  </property>
</Properties>
</file>